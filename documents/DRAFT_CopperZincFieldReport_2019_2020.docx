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2408992"/>
        <w:docPartObj>
          <w:docPartGallery w:val="Cover Pages"/>
          <w:docPartUnique/>
        </w:docPartObj>
      </w:sdt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89"/>
            <w:gridCol w:w="1949"/>
            <w:gridCol w:w="7842"/>
          </w:tblGrid>
          <w:tr w:rsidR="008421A4" w14:paraId="62B7D77C" w14:textId="77777777" w:rsidTr="00F95BA2">
            <w:trPr>
              <w:trHeight w:val="3960"/>
              <w:jc w:val="center"/>
            </w:trPr>
            <w:tc>
              <w:tcPr>
                <w:tcW w:w="143" w:type="pct"/>
                <w:tcBorders>
                  <w:top w:val="nil"/>
                  <w:left w:val="nil"/>
                  <w:bottom w:val="nil"/>
                  <w:right w:val="nil"/>
                </w:tcBorders>
                <w:shd w:val="clear" w:color="auto" w:fill="auto"/>
              </w:tcPr>
              <w:p w14:paraId="79C6EA92" w14:textId="77777777" w:rsidR="00A906E9" w:rsidRDefault="00A906E9" w:rsidP="004B6B4F">
                <w:pPr>
                  <w:pStyle w:val="NoSpacing"/>
                </w:pPr>
              </w:p>
              <w:p w14:paraId="5F21E2A4" w14:textId="77777777" w:rsidR="001E45DC" w:rsidRDefault="001E45DC" w:rsidP="004B6B4F">
                <w:pPr>
                  <w:pStyle w:val="NoSpacing"/>
                </w:pPr>
              </w:p>
              <w:p w14:paraId="3200944E" w14:textId="77777777" w:rsidR="001E45DC" w:rsidRDefault="001E45DC" w:rsidP="004B6B4F">
                <w:pPr>
                  <w:pStyle w:val="NoSpacing"/>
                </w:pPr>
              </w:p>
              <w:p w14:paraId="5B464F4C" w14:textId="77777777" w:rsidR="001E45DC" w:rsidRDefault="001E45DC" w:rsidP="004B6B4F">
                <w:pPr>
                  <w:pStyle w:val="NoSpacing"/>
                </w:pPr>
              </w:p>
              <w:p w14:paraId="335D0415" w14:textId="77777777" w:rsidR="001E45DC" w:rsidRDefault="001E45DC" w:rsidP="004B6B4F">
                <w:pPr>
                  <w:pStyle w:val="NoSpacing"/>
                </w:pPr>
              </w:p>
              <w:p w14:paraId="12725B92" w14:textId="77777777" w:rsidR="001E45DC" w:rsidRDefault="001E45DC" w:rsidP="004B6B4F">
                <w:pPr>
                  <w:pStyle w:val="NoSpacing"/>
                </w:pPr>
              </w:p>
              <w:p w14:paraId="482F9D85" w14:textId="77777777" w:rsidR="001E45DC" w:rsidRDefault="001E45DC" w:rsidP="004B6B4F">
                <w:pPr>
                  <w:pStyle w:val="NoSpacing"/>
                </w:pPr>
              </w:p>
              <w:p w14:paraId="65BADAF8" w14:textId="77777777" w:rsidR="001E45DC" w:rsidRDefault="001E45DC" w:rsidP="004B6B4F">
                <w:pPr>
                  <w:pStyle w:val="NoSpacing"/>
                </w:pPr>
              </w:p>
              <w:p w14:paraId="4C6F4C43" w14:textId="77777777" w:rsidR="001E45DC" w:rsidRDefault="001E45DC" w:rsidP="004B6B4F">
                <w:pPr>
                  <w:pStyle w:val="NoSpacing"/>
                </w:pPr>
              </w:p>
              <w:p w14:paraId="64CD7CF4" w14:textId="77777777" w:rsidR="001E45DC" w:rsidRDefault="001E45DC" w:rsidP="004B6B4F">
                <w:pPr>
                  <w:pStyle w:val="NoSpacing"/>
                </w:pPr>
              </w:p>
              <w:p w14:paraId="3A3F9BF2" w14:textId="77777777" w:rsidR="001E45DC" w:rsidRDefault="001E45DC" w:rsidP="004B6B4F">
                <w:pPr>
                  <w:pStyle w:val="NoSpacing"/>
                </w:pPr>
              </w:p>
            </w:tc>
            <w:tc>
              <w:tcPr>
                <w:tcW w:w="4857" w:type="pct"/>
                <w:gridSpan w:val="2"/>
                <w:tcBorders>
                  <w:top w:val="nil"/>
                  <w:left w:val="nil"/>
                  <w:bottom w:val="nil"/>
                  <w:right w:val="nil"/>
                </w:tcBorders>
                <w:shd w:val="clear" w:color="auto" w:fill="auto"/>
                <w:tcMar>
                  <w:left w:w="115" w:type="dxa"/>
                  <w:bottom w:w="115" w:type="dxa"/>
                </w:tcMar>
                <w:vAlign w:val="bottom"/>
              </w:tcPr>
              <w:p w14:paraId="354E5DB2" w14:textId="77777777" w:rsidR="00F95BA2" w:rsidRPr="004C7EBF" w:rsidRDefault="00307855" w:rsidP="00255424">
                <w:pPr>
                  <w:pStyle w:val="NoSpacing"/>
                  <w:jc w:val="center"/>
                  <w:rPr>
                    <w:rFonts w:asciiTheme="majorHAnsi" w:eastAsiaTheme="majorEastAsia" w:hAnsiTheme="majorHAnsi" w:cstheme="majorBidi"/>
                    <w:i/>
                    <w:caps/>
                    <w:sz w:val="52"/>
                    <w:szCs w:val="52"/>
                  </w:rPr>
                </w:pPr>
                <w:sdt>
                  <w:sdtPr>
                    <w:rPr>
                      <w:rFonts w:asciiTheme="majorHAnsi" w:eastAsiaTheme="majorEastAsia" w:hAnsiTheme="majorHAnsi" w:cstheme="majorBidi"/>
                      <w:caps/>
                      <w:sz w:val="64"/>
                      <w:szCs w:val="64"/>
                    </w:rPr>
                    <w:alias w:val="Title"/>
                    <w:id w:val="541102321"/>
                    <w:placeholder>
                      <w:docPart w:val="B3CAD3BE3C9C4ACBB4BFCF413EB2AB9B"/>
                    </w:placeholder>
                    <w:dataBinding w:prefixMappings="xmlns:ns0='http://schemas.openxmlformats.org/package/2006/metadata/core-properties' xmlns:ns1='http://purl.org/dc/elements/1.1/'" w:xpath="/ns0:coreProperties[1]/ns1:title[1]" w:storeItemID="{6C3C8BC8-F283-45AE-878A-BAB7291924A1}"/>
                    <w:text/>
                  </w:sdtPr>
                  <w:sdtContent>
                    <w:r w:rsidR="00FA0855">
                      <w:rPr>
                        <w:rFonts w:asciiTheme="majorHAnsi" w:eastAsiaTheme="majorEastAsia" w:hAnsiTheme="majorHAnsi" w:cstheme="majorBidi"/>
                        <w:caps/>
                        <w:sz w:val="64"/>
                        <w:szCs w:val="64"/>
                      </w:rPr>
                      <w:t>Status of Copper and Zinc Levels Throughout the Kenai River Watershed</w:t>
                    </w:r>
                  </w:sdtContent>
                </w:sdt>
              </w:p>
              <w:p w14:paraId="1A6D33C8" w14:textId="77777777" w:rsidR="001E45DC" w:rsidRDefault="001E45DC" w:rsidP="004B6B4F">
                <w:pPr>
                  <w:pStyle w:val="NoSpacing"/>
                  <w:rPr>
                    <w:rFonts w:asciiTheme="majorHAnsi" w:eastAsiaTheme="majorEastAsia" w:hAnsiTheme="majorHAnsi" w:cstheme="majorBidi"/>
                    <w:i/>
                    <w:caps/>
                    <w:color w:val="775F55" w:themeColor="text2"/>
                    <w:sz w:val="110"/>
                    <w:szCs w:val="110"/>
                  </w:rPr>
                </w:pPr>
              </w:p>
              <w:p w14:paraId="6A684962" w14:textId="77777777" w:rsidR="00F95BA2" w:rsidRPr="00705ACB" w:rsidRDefault="00255424" w:rsidP="00255424">
                <w:pPr>
                  <w:pStyle w:val="NoSpacing"/>
                  <w:jc w:val="center"/>
                  <w:rPr>
                    <w:rFonts w:asciiTheme="majorHAnsi" w:eastAsiaTheme="majorEastAsia" w:hAnsiTheme="majorHAnsi" w:cstheme="majorBidi"/>
                    <w:i/>
                    <w:caps/>
                    <w:color w:val="775F55" w:themeColor="text2"/>
                    <w:sz w:val="110"/>
                    <w:szCs w:val="110"/>
                  </w:rPr>
                </w:pPr>
                <w:r w:rsidRPr="00C735E0">
                  <w:rPr>
                    <w:rFonts w:asciiTheme="majorHAnsi" w:eastAsiaTheme="majorEastAsia" w:hAnsiTheme="majorHAnsi" w:cstheme="majorBidi"/>
                    <w:i/>
                    <w:caps/>
                    <w:noProof/>
                    <w:color w:val="775F55" w:themeColor="text2"/>
                    <w:sz w:val="110"/>
                    <w:szCs w:val="110"/>
                    <w:lang w:eastAsia="en-US"/>
                  </w:rPr>
                  <w:drawing>
                    <wp:inline distT="0" distB="0" distL="0" distR="0" wp14:anchorId="672248CA" wp14:editId="294F64AC">
                      <wp:extent cx="3810000" cy="2540000"/>
                      <wp:effectExtent l="95250" t="95250" r="95250"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1122" cy="25407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DD42A9D" w14:textId="77777777" w:rsidR="00F95BA2" w:rsidRDefault="00255424" w:rsidP="00C735E0">
                <w:pPr>
                  <w:pStyle w:val="NoSpacing"/>
                  <w:jc w:val="right"/>
                  <w:rPr>
                    <w:rFonts w:asciiTheme="majorHAnsi" w:eastAsiaTheme="majorEastAsia" w:hAnsiTheme="majorHAnsi" w:cstheme="majorBidi"/>
                    <w:i/>
                    <w:caps/>
                    <w:color w:val="775F55" w:themeColor="text2"/>
                    <w:sz w:val="110"/>
                    <w:szCs w:val="110"/>
                  </w:rPr>
                </w:pPr>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5376" behindDoc="0" locked="0" layoutInCell="1" allowOverlap="1" wp14:anchorId="65D5D48D" wp14:editId="57481CA8">
                      <wp:simplePos x="0" y="0"/>
                      <wp:positionH relativeFrom="column">
                        <wp:posOffset>4577080</wp:posOffset>
                      </wp:positionH>
                      <wp:positionV relativeFrom="paragraph">
                        <wp:posOffset>640715</wp:posOffset>
                      </wp:positionV>
                      <wp:extent cx="1571625" cy="855980"/>
                      <wp:effectExtent l="0" t="0" r="9525" b="1270"/>
                      <wp:wrapNone/>
                      <wp:docPr id="55" name="Picture 55"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1625" cy="855980"/>
                              </a:xfrm>
                              <a:prstGeom prst="rect">
                                <a:avLst/>
                              </a:prstGeom>
                              <a:noFill/>
                              <a:ln>
                                <a:noFill/>
                              </a:ln>
                            </pic:spPr>
                          </pic:pic>
                        </a:graphicData>
                      </a:graphic>
                    </wp:anchor>
                  </w:drawing>
                </w:r>
              </w:p>
              <w:p w14:paraId="0F73A619" w14:textId="77777777" w:rsidR="0031789F" w:rsidRPr="00705ACB" w:rsidRDefault="0031789F" w:rsidP="004B6B4F">
                <w:pPr>
                  <w:pStyle w:val="NoSpacing"/>
                  <w:rPr>
                    <w:rFonts w:asciiTheme="majorHAnsi" w:eastAsiaTheme="majorEastAsia" w:hAnsiTheme="majorHAnsi" w:cstheme="majorBidi"/>
                    <w:i/>
                    <w:caps/>
                    <w:color w:val="775F55" w:themeColor="text2"/>
                    <w:sz w:val="110"/>
                    <w:szCs w:val="110"/>
                  </w:rPr>
                </w:pPr>
              </w:p>
            </w:tc>
          </w:tr>
          <w:tr w:rsidR="008421A4" w14:paraId="2D489471" w14:textId="77777777" w:rsidTr="00F95BA2">
            <w:trPr>
              <w:trHeight w:val="1998"/>
              <w:jc w:val="center"/>
            </w:trPr>
            <w:tc>
              <w:tcPr>
                <w:tcW w:w="1110" w:type="pct"/>
                <w:gridSpan w:val="2"/>
                <w:tcBorders>
                  <w:top w:val="nil"/>
                  <w:left w:val="nil"/>
                  <w:bottom w:val="nil"/>
                </w:tcBorders>
                <w:shd w:val="clear" w:color="auto" w:fill="DD8047" w:themeFill="accent2"/>
                <w:vAlign w:val="center"/>
              </w:tcPr>
              <w:p w14:paraId="41D2980C" w14:textId="7DB91029" w:rsidR="00A906E9" w:rsidRDefault="00307855" w:rsidP="004A0BB1">
                <w:pPr>
                  <w:pStyle w:val="NoSpacing"/>
                  <w:jc w:val="center"/>
                  <w:rPr>
                    <w:color w:val="FFFFFF" w:themeColor="background1"/>
                    <w:sz w:val="32"/>
                    <w:szCs w:val="32"/>
                  </w:rPr>
                </w:pPr>
                <w:sdt>
                  <w:sdtPr>
                    <w:rPr>
                      <w:color w:val="FFFFFF" w:themeColor="background1"/>
                      <w:sz w:val="32"/>
                      <w:szCs w:val="32"/>
                    </w:rPr>
                    <w:alias w:val="Date"/>
                    <w:id w:val="541102334"/>
                    <w:dataBinding w:prefixMappings="xmlns:ns0='http://schemas.microsoft.com/office/2006/coverPageProps'" w:xpath="/ns0:CoverPageProperties[1]/ns0:PublishDate[1]" w:storeItemID="{55AF091B-3C7A-41E3-B477-F2FDAA23CFDA}"/>
                    <w:date w:fullDate="2021-04-29T00:00:00Z">
                      <w:dateFormat w:val="M/d/yyyy"/>
                      <w:lid w:val="en-US"/>
                      <w:storeMappedDataAs w:val="dateTime"/>
                      <w:calendar w:val="gregorian"/>
                    </w:date>
                  </w:sdtPr>
                  <w:sdtContent>
                    <w:r w:rsidR="005F1216">
                      <w:rPr>
                        <w:rFonts w:ascii="Times New Roman" w:hAnsi="Times New Roman"/>
                        <w:color w:val="FFFFFF" w:themeColor="background1"/>
                        <w:sz w:val="32"/>
                        <w:szCs w:val="32"/>
                      </w:rPr>
                      <w:t>4/29</w:t>
                    </w:r>
                    <w:r w:rsidR="00454C72">
                      <w:rPr>
                        <w:rFonts w:ascii="Times New Roman" w:hAnsi="Times New Roman"/>
                        <w:color w:val="FFFFFF" w:themeColor="background1"/>
                        <w:sz w:val="32"/>
                        <w:szCs w:val="32"/>
                      </w:rPr>
                      <w:t>/2021</w:t>
                    </w:r>
                  </w:sdtContent>
                </w:sdt>
              </w:p>
            </w:tc>
            <w:tc>
              <w:tcPr>
                <w:tcW w:w="3890" w:type="pct"/>
                <w:tcBorders>
                  <w:top w:val="nil"/>
                  <w:bottom w:val="nil"/>
                  <w:right w:val="nil"/>
                </w:tcBorders>
                <w:shd w:val="clear" w:color="auto" w:fill="94B6D2" w:themeFill="accent1"/>
                <w:tcMar>
                  <w:left w:w="216" w:type="dxa"/>
                </w:tcMar>
                <w:vAlign w:val="center"/>
              </w:tcPr>
              <w:p w14:paraId="471FE2B2" w14:textId="77777777" w:rsidR="00A906E9" w:rsidRPr="00705ACB" w:rsidRDefault="00307855" w:rsidP="004B6B4F">
                <w:pPr>
                  <w:pStyle w:val="NoSpacing"/>
                  <w:rPr>
                    <w:color w:val="FFFFFF" w:themeColor="background1"/>
                    <w:sz w:val="36"/>
                    <w:szCs w:val="36"/>
                  </w:rPr>
                </w:pPr>
                <w:sdt>
                  <w:sdtPr>
                    <w:rPr>
                      <w:color w:val="FFFFFF" w:themeColor="background1"/>
                      <w:sz w:val="36"/>
                      <w:szCs w:val="36"/>
                    </w:rPr>
                    <w:alias w:val="Subtitle"/>
                    <w:id w:val="541102329"/>
                    <w:dataBinding w:prefixMappings="xmlns:ns0='http://schemas.openxmlformats.org/package/2006/metadata/core-properties' xmlns:ns1='http://purl.org/dc/elements/1.1/'" w:xpath="/ns0:coreProperties[1]/ns1:subject[1]" w:storeItemID="{6C3C8BC8-F283-45AE-878A-BAB7291924A1}"/>
                    <w:text/>
                  </w:sdtPr>
                  <w:sdtContent>
                    <w:r w:rsidR="00FA0855">
                      <w:rPr>
                        <w:color w:val="FFFFFF" w:themeColor="background1"/>
                        <w:sz w:val="36"/>
                        <w:szCs w:val="36"/>
                      </w:rPr>
                      <w:t>Prepared by the Kenai Watershed Forum for the Alaska Department of Environmental Conservation under ACWA grant 19-02, FAIN: 00J84604</w:t>
                    </w:r>
                  </w:sdtContent>
                </w:sdt>
              </w:p>
            </w:tc>
          </w:tr>
        </w:tbl>
        <w:p w14:paraId="15454A94" w14:textId="585A7332" w:rsidR="00DD49A4" w:rsidRDefault="00DD49A4" w:rsidP="004B6B4F">
          <w:pPr>
            <w:rPr>
              <w:rFonts w:cs="Arial"/>
              <w:i/>
              <w:iCs/>
              <w:color w:val="222222"/>
              <w:shd w:val="clear" w:color="auto" w:fill="FFFFFF"/>
            </w:rPr>
          </w:pPr>
        </w:p>
        <w:p w14:paraId="61ED274D" w14:textId="740EE132" w:rsidR="00DD49A4" w:rsidRPr="00DD49A4" w:rsidRDefault="00DD49A4" w:rsidP="004B6B4F">
          <w:pPr>
            <w:rPr>
              <w:rFonts w:cs="Arial"/>
              <w:i/>
              <w:iCs/>
              <w:color w:val="222222"/>
              <w:sz w:val="24"/>
              <w:szCs w:val="24"/>
              <w:shd w:val="clear" w:color="auto" w:fill="FFFFFF"/>
            </w:rPr>
          </w:pPr>
          <w:r w:rsidRPr="00DD49A4">
            <w:rPr>
              <w:rFonts w:cs="Arial"/>
              <w:i/>
              <w:iCs/>
              <w:color w:val="222222"/>
              <w:sz w:val="24"/>
              <w:szCs w:val="24"/>
              <w:shd w:val="clear" w:color="auto" w:fill="FFFFFF"/>
            </w:rPr>
            <w:t xml:space="preserve">Note: </w:t>
          </w:r>
          <w:r w:rsidRPr="00DD49A4">
            <w:rPr>
              <w:i/>
              <w:sz w:val="24"/>
              <w:szCs w:val="24"/>
            </w:rPr>
            <w:t>This project has been funded wholly or in part by the United States EPA under assistance agreement number (00J84604) to the Department of Environmental Conservation through the Alaska Clean Water Actions (ACWA) program. The contents of this document do not necessarily reflect the views and policies of the EPA, nor does the EPA endorse trade names or recommend the use of commercial product mentioned in this document</w:t>
          </w:r>
          <w:r>
            <w:rPr>
              <w:i/>
              <w:sz w:val="24"/>
              <w:szCs w:val="24"/>
            </w:rPr>
            <w:t>.</w:t>
          </w:r>
        </w:p>
        <w:p w14:paraId="0EABCCAF" w14:textId="77777777" w:rsidR="003E173B" w:rsidRPr="00DD49A4" w:rsidRDefault="003E173B" w:rsidP="004B6B4F">
          <w:pPr>
            <w:rPr>
              <w:rFonts w:cs="Arial"/>
              <w:i/>
              <w:iCs/>
              <w:color w:val="222222"/>
              <w:sz w:val="24"/>
              <w:szCs w:val="24"/>
              <w:shd w:val="clear" w:color="auto" w:fill="FFFFFF"/>
            </w:rPr>
          </w:pPr>
        </w:p>
        <w:p w14:paraId="6FD8145D" w14:textId="77777777" w:rsidR="003E173B" w:rsidRDefault="003E173B" w:rsidP="004B6B4F">
          <w:pPr>
            <w:rPr>
              <w:rFonts w:cs="Arial"/>
              <w:i/>
              <w:iCs/>
              <w:color w:val="222222"/>
              <w:shd w:val="clear" w:color="auto" w:fill="FFFFFF"/>
            </w:rPr>
          </w:pPr>
        </w:p>
        <w:p w14:paraId="4F9215DE" w14:textId="77777777" w:rsidR="003E173B" w:rsidRDefault="003E173B" w:rsidP="004B6B4F">
          <w:pPr>
            <w:rPr>
              <w:rFonts w:cs="Arial"/>
              <w:i/>
              <w:iCs/>
              <w:color w:val="222222"/>
              <w:shd w:val="clear" w:color="auto" w:fill="FFFFFF"/>
            </w:rPr>
          </w:pPr>
        </w:p>
        <w:p w14:paraId="325DB6A6" w14:textId="77777777" w:rsidR="00035161" w:rsidRDefault="00035161" w:rsidP="004B6B4F">
          <w:pPr>
            <w:rPr>
              <w:rFonts w:cs="Arial"/>
              <w:i/>
              <w:iCs/>
              <w:color w:val="222222"/>
              <w:shd w:val="clear" w:color="auto" w:fill="FFFFFF"/>
            </w:rPr>
          </w:pPr>
        </w:p>
        <w:p w14:paraId="5034BF57" w14:textId="77777777" w:rsidR="00035161" w:rsidRDefault="00035161" w:rsidP="004B6B4F">
          <w:pPr>
            <w:rPr>
              <w:rFonts w:cs="Arial"/>
              <w:i/>
              <w:iCs/>
              <w:color w:val="222222"/>
              <w:shd w:val="clear" w:color="auto" w:fill="FFFFFF"/>
            </w:rPr>
          </w:pPr>
        </w:p>
        <w:p w14:paraId="129D5FEC" w14:textId="77777777" w:rsidR="00035161" w:rsidRDefault="00035161" w:rsidP="004B6B4F">
          <w:pPr>
            <w:rPr>
              <w:rFonts w:cs="Arial"/>
              <w:i/>
              <w:iCs/>
              <w:color w:val="222222"/>
              <w:shd w:val="clear" w:color="auto" w:fill="FFFFFF"/>
            </w:rPr>
          </w:pPr>
        </w:p>
        <w:p w14:paraId="3A75A91E" w14:textId="77777777" w:rsidR="00035161" w:rsidRDefault="00035161" w:rsidP="004B6B4F">
          <w:pPr>
            <w:rPr>
              <w:rFonts w:cs="Arial"/>
              <w:i/>
              <w:iCs/>
              <w:color w:val="222222"/>
              <w:shd w:val="clear" w:color="auto" w:fill="FFFFFF"/>
            </w:rPr>
          </w:pPr>
        </w:p>
        <w:p w14:paraId="4EE5A935" w14:textId="77777777" w:rsidR="00035161" w:rsidRDefault="00035161" w:rsidP="004B6B4F">
          <w:pPr>
            <w:rPr>
              <w:rFonts w:cs="Arial"/>
              <w:i/>
              <w:iCs/>
              <w:color w:val="222222"/>
              <w:shd w:val="clear" w:color="auto" w:fill="FFFFFF"/>
            </w:rPr>
          </w:pPr>
        </w:p>
        <w:p w14:paraId="5B9930C4" w14:textId="77777777" w:rsidR="00035161" w:rsidRDefault="00035161" w:rsidP="004B6B4F">
          <w:pPr>
            <w:rPr>
              <w:rFonts w:cs="Arial"/>
              <w:i/>
              <w:iCs/>
              <w:color w:val="222222"/>
              <w:shd w:val="clear" w:color="auto" w:fill="FFFFFF"/>
            </w:rPr>
          </w:pPr>
        </w:p>
        <w:p w14:paraId="1EF0B93B" w14:textId="77777777" w:rsidR="00035161" w:rsidRDefault="00035161" w:rsidP="004B6B4F">
          <w:pPr>
            <w:rPr>
              <w:rFonts w:cs="Arial"/>
              <w:i/>
              <w:iCs/>
              <w:color w:val="222222"/>
              <w:shd w:val="clear" w:color="auto" w:fill="FFFFFF"/>
            </w:rPr>
          </w:pPr>
        </w:p>
        <w:p w14:paraId="13FEC0BD" w14:textId="77777777" w:rsidR="00035161" w:rsidRDefault="00035161" w:rsidP="004B6B4F">
          <w:pPr>
            <w:rPr>
              <w:rFonts w:cs="Arial"/>
              <w:i/>
              <w:iCs/>
              <w:color w:val="222222"/>
              <w:shd w:val="clear" w:color="auto" w:fill="FFFFFF"/>
            </w:rPr>
          </w:pPr>
        </w:p>
        <w:p w14:paraId="2F34BDE5" w14:textId="77777777" w:rsidR="00035161" w:rsidRDefault="00035161" w:rsidP="004B6B4F">
          <w:pPr>
            <w:rPr>
              <w:rFonts w:cs="Arial"/>
              <w:i/>
              <w:iCs/>
              <w:color w:val="222222"/>
              <w:shd w:val="clear" w:color="auto" w:fill="FFFFFF"/>
            </w:rPr>
          </w:pPr>
        </w:p>
        <w:p w14:paraId="1565CC9E" w14:textId="77777777" w:rsidR="00035161" w:rsidRDefault="00035161" w:rsidP="004B6B4F">
          <w:pPr>
            <w:rPr>
              <w:rFonts w:cs="Arial"/>
              <w:i/>
              <w:iCs/>
              <w:color w:val="222222"/>
              <w:shd w:val="clear" w:color="auto" w:fill="FFFFFF"/>
            </w:rPr>
          </w:pPr>
        </w:p>
        <w:p w14:paraId="7D677561" w14:textId="77777777" w:rsidR="003E173B" w:rsidRDefault="003E173B" w:rsidP="004B6B4F"/>
        <w:p w14:paraId="050EFBFC" w14:textId="77777777" w:rsidR="0031789F" w:rsidRDefault="0031789F" w:rsidP="004B6B4F"/>
        <w:p w14:paraId="2AE59BD5" w14:textId="77777777" w:rsidR="0031789F" w:rsidRDefault="0031789F" w:rsidP="004B6B4F"/>
        <w:p w14:paraId="45981771" w14:textId="77777777" w:rsidR="0031789F" w:rsidRDefault="00255424" w:rsidP="004B6B4F">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7424" behindDoc="0" locked="0" layoutInCell="1" allowOverlap="1" wp14:anchorId="04804768" wp14:editId="48400340">
                <wp:simplePos x="0" y="0"/>
                <wp:positionH relativeFrom="margin">
                  <wp:posOffset>1295400</wp:posOffset>
                </wp:positionH>
                <wp:positionV relativeFrom="paragraph">
                  <wp:posOffset>249555</wp:posOffset>
                </wp:positionV>
                <wp:extent cx="3495675" cy="1905000"/>
                <wp:effectExtent l="0" t="0" r="9525" b="0"/>
                <wp:wrapTopAndBottom/>
                <wp:docPr id="56" name="Picture 56"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5675" cy="1905000"/>
                        </a:xfrm>
                        <a:prstGeom prst="rect">
                          <a:avLst/>
                        </a:prstGeom>
                        <a:noFill/>
                        <a:ln>
                          <a:noFill/>
                        </a:ln>
                      </pic:spPr>
                    </pic:pic>
                  </a:graphicData>
                </a:graphic>
              </wp:anchor>
            </w:drawing>
          </w:r>
        </w:p>
        <w:p w14:paraId="76C81474" w14:textId="77777777" w:rsidR="0031789F" w:rsidRDefault="0031789F" w:rsidP="004B6B4F"/>
        <w:p w14:paraId="74C58E23" w14:textId="77777777" w:rsidR="0031789F" w:rsidRDefault="0031789F" w:rsidP="004B6B4F"/>
        <w:p w14:paraId="59EAD969" w14:textId="77777777" w:rsidR="0031789F" w:rsidRDefault="0031789F" w:rsidP="004B6B4F"/>
        <w:p w14:paraId="21A3855C" w14:textId="77777777" w:rsidR="0031789F" w:rsidRDefault="0031789F" w:rsidP="004B6B4F"/>
        <w:p w14:paraId="193FE9B3" w14:textId="77777777" w:rsidR="0031789F" w:rsidRDefault="0031789F" w:rsidP="004B6B4F"/>
        <w:p w14:paraId="43F5323F" w14:textId="77777777" w:rsidR="0031789F" w:rsidRDefault="0031789F" w:rsidP="004B6B4F"/>
        <w:p w14:paraId="309579E6" w14:textId="77777777" w:rsidR="0031789F" w:rsidRDefault="0031789F" w:rsidP="004B6B4F"/>
        <w:p w14:paraId="71722C51" w14:textId="77777777" w:rsidR="0031789F" w:rsidRDefault="0031789F" w:rsidP="004B6B4F"/>
        <w:p w14:paraId="441B0F5E" w14:textId="77777777" w:rsidR="0031789F" w:rsidRDefault="0031789F" w:rsidP="004B6B4F"/>
        <w:p w14:paraId="5D29715F" w14:textId="77777777" w:rsidR="0031789F" w:rsidRDefault="0031789F" w:rsidP="004B6B4F"/>
        <w:p w14:paraId="19EF3CC1" w14:textId="77777777" w:rsidR="0031789F" w:rsidRDefault="0031789F" w:rsidP="004B6B4F"/>
        <w:p w14:paraId="09FA7988" w14:textId="77777777" w:rsidR="0031789F" w:rsidRDefault="0031789F" w:rsidP="004B6B4F"/>
        <w:p w14:paraId="6914F978" w14:textId="77777777" w:rsidR="00255424" w:rsidRDefault="00255424" w:rsidP="004B6B4F"/>
        <w:p w14:paraId="64B37118" w14:textId="77777777" w:rsidR="00255424" w:rsidRDefault="00255424" w:rsidP="004B6B4F"/>
        <w:p w14:paraId="53069343" w14:textId="77777777" w:rsidR="00255424" w:rsidRDefault="00255424" w:rsidP="004B6B4F"/>
        <w:p w14:paraId="13231066" w14:textId="5144941A" w:rsidR="006316F5" w:rsidRPr="00705ACB" w:rsidRDefault="006316F5" w:rsidP="004B6B4F">
          <w:pPr>
            <w:rPr>
              <w:sz w:val="28"/>
              <w:szCs w:val="28"/>
            </w:rPr>
          </w:pPr>
        </w:p>
        <w:p w14:paraId="4338D6B9" w14:textId="77777777" w:rsidR="00B56F8F" w:rsidRDefault="00B56F8F" w:rsidP="004B6B4F">
          <w:pPr>
            <w:rPr>
              <w:b/>
              <w:sz w:val="28"/>
              <w:szCs w:val="28"/>
            </w:rPr>
          </w:pPr>
          <w:r w:rsidRPr="00705ACB">
            <w:rPr>
              <w:b/>
              <w:sz w:val="28"/>
              <w:szCs w:val="28"/>
            </w:rPr>
            <w:t>Prepared by:</w:t>
          </w:r>
        </w:p>
        <w:p w14:paraId="76923D7D" w14:textId="2695B25A" w:rsidR="00255424" w:rsidRPr="00255424" w:rsidRDefault="00F523FC" w:rsidP="004B6B4F">
          <w:pPr>
            <w:rPr>
              <w:bCs/>
              <w:sz w:val="28"/>
              <w:szCs w:val="28"/>
            </w:rPr>
          </w:pPr>
          <w:r>
            <w:rPr>
              <w:bCs/>
              <w:sz w:val="28"/>
              <w:szCs w:val="28"/>
            </w:rPr>
            <w:t>Benjamin Meyer</w:t>
          </w:r>
        </w:p>
        <w:p w14:paraId="634DCCC9" w14:textId="44C66F4E" w:rsidR="00B56F8F" w:rsidRPr="00705ACB" w:rsidRDefault="00B56F8F" w:rsidP="004B6B4F">
          <w:pPr>
            <w:rPr>
              <w:sz w:val="28"/>
              <w:szCs w:val="28"/>
            </w:rPr>
          </w:pPr>
          <w:r w:rsidRPr="00705ACB">
            <w:rPr>
              <w:sz w:val="28"/>
              <w:szCs w:val="28"/>
            </w:rPr>
            <w:t>Environmental Scientist</w:t>
          </w:r>
        </w:p>
        <w:p w14:paraId="3AB615E8" w14:textId="77777777" w:rsidR="00F523FC" w:rsidRPr="00705ACB" w:rsidRDefault="00B56F8F" w:rsidP="004B6B4F">
          <w:pPr>
            <w:rPr>
              <w:sz w:val="28"/>
              <w:szCs w:val="28"/>
            </w:rPr>
          </w:pPr>
          <w:r w:rsidRPr="00705ACB">
            <w:rPr>
              <w:sz w:val="28"/>
              <w:szCs w:val="28"/>
            </w:rPr>
            <w:t>Kenai Watershed Forum</w:t>
          </w:r>
        </w:p>
        <w:p w14:paraId="76734BC8" w14:textId="77777777" w:rsidR="00B56F8F" w:rsidRPr="00705ACB" w:rsidRDefault="00B56F8F" w:rsidP="004B6B4F">
          <w:pPr>
            <w:rPr>
              <w:sz w:val="28"/>
              <w:szCs w:val="28"/>
            </w:rPr>
          </w:pPr>
          <w:r w:rsidRPr="00705ACB">
            <w:rPr>
              <w:sz w:val="28"/>
              <w:szCs w:val="28"/>
            </w:rPr>
            <w:t>(907) 260-5449 x1207</w:t>
          </w:r>
        </w:p>
        <w:p w14:paraId="402F2414" w14:textId="77777777" w:rsidR="00B56F8F" w:rsidRPr="00B56F8F" w:rsidRDefault="00B56F8F" w:rsidP="004B6B4F">
          <w:pPr>
            <w:rPr>
              <w:sz w:val="40"/>
              <w:szCs w:val="40"/>
            </w:rPr>
          </w:pPr>
          <w:r w:rsidRPr="00705ACB">
            <w:rPr>
              <w:sz w:val="28"/>
              <w:szCs w:val="28"/>
            </w:rPr>
            <w:t xml:space="preserve">www.kenaiwatershed.org </w:t>
          </w:r>
        </w:p>
      </w:sdtContent>
    </w:sdt>
    <w:p w14:paraId="6B87E6CF" w14:textId="77777777" w:rsidR="00B56F8F" w:rsidRDefault="00B56F8F" w:rsidP="004B6B4F">
      <w:pPr>
        <w:pStyle w:val="Title"/>
        <w:rPr>
          <w:rStyle w:val="SubtleEmphasis"/>
        </w:rPr>
      </w:pPr>
    </w:p>
    <w:p w14:paraId="3D4E63D6" w14:textId="156B65D7" w:rsidR="00255424" w:rsidRDefault="00B56F8F" w:rsidP="001533A0">
      <w:pPr>
        <w:pStyle w:val="Title"/>
        <w:rPr>
          <w:rStyle w:val="SubtleEmphasis"/>
          <w:color w:val="000000" w:themeColor="text1"/>
          <w:sz w:val="20"/>
          <w:szCs w:val="20"/>
        </w:rPr>
      </w:pPr>
      <w:r w:rsidRPr="006141DC">
        <w:rPr>
          <w:rStyle w:val="SubtleEmphasis"/>
          <w:color w:val="000000" w:themeColor="text1"/>
          <w:sz w:val="20"/>
          <w:szCs w:val="20"/>
        </w:rPr>
        <w:t>The Kenai Watershed Forum (KWF) is a 501(c)(3) non-profit and is recognized as the regional watershed organization of the Kenai Peninsula, successfully identifying and addressing the environmental needs of the region by providing high quality education, restoration and research programs. KWF is a dynamic organization dedicated to protecting the streams, rivers, and surrounding communities on the Kenai Pe</w:t>
      </w:r>
      <w:r w:rsidR="006316F5">
        <w:rPr>
          <w:rStyle w:val="SubtleEmphasis"/>
          <w:color w:val="000000" w:themeColor="text1"/>
          <w:sz w:val="20"/>
          <w:szCs w:val="20"/>
        </w:rPr>
        <w:t>ninsula.</w:t>
      </w:r>
    </w:p>
    <w:p w14:paraId="0358E788" w14:textId="77777777" w:rsidR="00255424" w:rsidRPr="001533A0" w:rsidRDefault="00255424" w:rsidP="001533A0">
      <w:pPr>
        <w:pStyle w:val="Title"/>
        <w:rPr>
          <w:i/>
          <w:color w:val="000000" w:themeColor="text1"/>
          <w:sz w:val="20"/>
          <w:szCs w:val="20"/>
        </w:rPr>
      </w:pPr>
    </w:p>
    <w:sdt>
      <w:sdtPr>
        <w:rPr>
          <w:rFonts w:asciiTheme="minorHAnsi" w:eastAsiaTheme="minorHAnsi" w:hAnsiTheme="minorHAnsi" w:cs="Times New Roman"/>
          <w:i/>
          <w:color w:val="auto"/>
          <w:kern w:val="24"/>
          <w:sz w:val="20"/>
          <w:szCs w:val="20"/>
          <w:lang w:eastAsia="ja-JP"/>
        </w:rPr>
        <w:id w:val="100627067"/>
        <w:docPartObj>
          <w:docPartGallery w:val="Table of Contents"/>
          <w:docPartUnique/>
        </w:docPartObj>
      </w:sdtPr>
      <w:sdtContent>
        <w:p w14:paraId="04B6F745" w14:textId="77777777" w:rsidR="00CF3F57" w:rsidRDefault="00CF3F57">
          <w:pPr>
            <w:pStyle w:val="TOCHeading"/>
          </w:pPr>
          <w:r>
            <w:t>Contents</w:t>
          </w:r>
        </w:p>
        <w:p w14:paraId="6CFF22DF" w14:textId="1C9AAF80" w:rsidR="00430E3E" w:rsidRPr="00454C72" w:rsidRDefault="00514749">
          <w:pPr>
            <w:pStyle w:val="TOC1"/>
            <w:rPr>
              <w:rFonts w:eastAsiaTheme="minorEastAsia" w:cstheme="minorBidi"/>
              <w:b w:val="0"/>
              <w:caps w:val="0"/>
              <w:color w:val="auto"/>
              <w:kern w:val="0"/>
              <w:sz w:val="24"/>
              <w:szCs w:val="24"/>
              <w:lang w:eastAsia="en-US"/>
            </w:rPr>
          </w:pPr>
          <w:r>
            <w:fldChar w:fldCharType="begin"/>
          </w:r>
          <w:r w:rsidR="00CF3F57">
            <w:instrText xml:space="preserve"> TOC \o "1-3" \h \z \u </w:instrText>
          </w:r>
          <w:r>
            <w:fldChar w:fldCharType="separate"/>
          </w:r>
          <w:hyperlink w:anchor="_Toc64271413" w:history="1">
            <w:r w:rsidR="00430E3E" w:rsidRPr="00454C72">
              <w:rPr>
                <w:rStyle w:val="Hyperlink"/>
                <w:sz w:val="24"/>
                <w:szCs w:val="24"/>
              </w:rPr>
              <w:t>list of figures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_Toc64271413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iii</w:t>
            </w:r>
            <w:r w:rsidR="00430E3E" w:rsidRPr="00454C72">
              <w:rPr>
                <w:webHidden/>
                <w:sz w:val="24"/>
                <w:szCs w:val="24"/>
              </w:rPr>
              <w:fldChar w:fldCharType="end"/>
            </w:r>
          </w:hyperlink>
        </w:p>
        <w:p w14:paraId="12E9C0F2" w14:textId="7879BB24" w:rsidR="00430E3E" w:rsidRPr="00454C72" w:rsidRDefault="00307855">
          <w:pPr>
            <w:pStyle w:val="TOC1"/>
            <w:rPr>
              <w:rFonts w:eastAsiaTheme="minorEastAsia" w:cstheme="minorBidi"/>
              <w:b w:val="0"/>
              <w:caps w:val="0"/>
              <w:color w:val="auto"/>
              <w:kern w:val="0"/>
              <w:sz w:val="24"/>
              <w:szCs w:val="24"/>
              <w:lang w:eastAsia="en-US"/>
            </w:rPr>
          </w:pPr>
          <w:hyperlink w:anchor="_Toc64271414" w:history="1">
            <w:r w:rsidR="00430E3E" w:rsidRPr="00454C72">
              <w:rPr>
                <w:rStyle w:val="Hyperlink"/>
                <w:sz w:val="24"/>
                <w:szCs w:val="24"/>
              </w:rPr>
              <w:t>list of Tables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_Toc64271414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iii</w:t>
            </w:r>
            <w:r w:rsidR="00430E3E" w:rsidRPr="00454C72">
              <w:rPr>
                <w:webHidden/>
                <w:sz w:val="24"/>
                <w:szCs w:val="24"/>
              </w:rPr>
              <w:fldChar w:fldCharType="end"/>
            </w:r>
          </w:hyperlink>
        </w:p>
        <w:p w14:paraId="2C9BC82D" w14:textId="49EE5BC3" w:rsidR="00430E3E" w:rsidRPr="00454C72" w:rsidRDefault="00307855">
          <w:pPr>
            <w:pStyle w:val="TOC1"/>
            <w:rPr>
              <w:rFonts w:eastAsiaTheme="minorEastAsia" w:cstheme="minorBidi"/>
              <w:b w:val="0"/>
              <w:caps w:val="0"/>
              <w:color w:val="auto"/>
              <w:kern w:val="0"/>
              <w:sz w:val="24"/>
              <w:szCs w:val="24"/>
              <w:lang w:eastAsia="en-US"/>
            </w:rPr>
          </w:pPr>
          <w:hyperlink w:anchor="_Toc64271415" w:history="1">
            <w:r w:rsidR="00430E3E" w:rsidRPr="00454C72">
              <w:rPr>
                <w:rStyle w:val="Hyperlink"/>
                <w:sz w:val="24"/>
                <w:szCs w:val="24"/>
              </w:rPr>
              <w:t>Purpose</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_Toc64271415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4</w:t>
            </w:r>
            <w:r w:rsidR="00430E3E" w:rsidRPr="00454C72">
              <w:rPr>
                <w:webHidden/>
                <w:sz w:val="24"/>
                <w:szCs w:val="24"/>
              </w:rPr>
              <w:fldChar w:fldCharType="end"/>
            </w:r>
          </w:hyperlink>
        </w:p>
        <w:p w14:paraId="6F5B2C07" w14:textId="50476E0A" w:rsidR="00430E3E" w:rsidRPr="00454C72" w:rsidRDefault="00307855">
          <w:pPr>
            <w:pStyle w:val="TOC2"/>
            <w:rPr>
              <w:rFonts w:eastAsiaTheme="minorEastAsia" w:cstheme="minorBidi"/>
              <w:kern w:val="0"/>
              <w:sz w:val="24"/>
              <w:szCs w:val="24"/>
              <w:lang w:eastAsia="en-US"/>
            </w:rPr>
          </w:pPr>
          <w:hyperlink w:anchor="_Toc64271416" w:history="1">
            <w:r w:rsidR="00430E3E" w:rsidRPr="00454C72">
              <w:rPr>
                <w:rStyle w:val="Hyperlink"/>
                <w:bCs/>
                <w:sz w:val="24"/>
                <w:szCs w:val="24"/>
              </w:rPr>
              <w:t>Acronyms &amp; Abbreviations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_Toc64271416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5</w:t>
            </w:r>
            <w:r w:rsidR="00430E3E" w:rsidRPr="00454C72">
              <w:rPr>
                <w:webHidden/>
                <w:sz w:val="24"/>
                <w:szCs w:val="24"/>
              </w:rPr>
              <w:fldChar w:fldCharType="end"/>
            </w:r>
          </w:hyperlink>
        </w:p>
        <w:p w14:paraId="17B505E7" w14:textId="5CA8BFE4" w:rsidR="00430E3E" w:rsidRPr="00454C72" w:rsidRDefault="00307855">
          <w:pPr>
            <w:pStyle w:val="TOC1"/>
            <w:rPr>
              <w:rFonts w:eastAsiaTheme="minorEastAsia" w:cstheme="minorBidi"/>
              <w:b w:val="0"/>
              <w:caps w:val="0"/>
              <w:color w:val="auto"/>
              <w:kern w:val="0"/>
              <w:sz w:val="24"/>
              <w:szCs w:val="24"/>
              <w:lang w:eastAsia="en-US"/>
            </w:rPr>
          </w:pPr>
          <w:hyperlink w:anchor="_Toc64271417" w:history="1">
            <w:r w:rsidR="00430E3E" w:rsidRPr="00454C72">
              <w:rPr>
                <w:rStyle w:val="Hyperlink"/>
                <w:bCs/>
                <w:sz w:val="24"/>
                <w:szCs w:val="24"/>
              </w:rPr>
              <w:t>Introduction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_Toc64271417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6</w:t>
            </w:r>
            <w:r w:rsidR="00430E3E" w:rsidRPr="00454C72">
              <w:rPr>
                <w:webHidden/>
                <w:sz w:val="24"/>
                <w:szCs w:val="24"/>
              </w:rPr>
              <w:fldChar w:fldCharType="end"/>
            </w:r>
          </w:hyperlink>
        </w:p>
        <w:p w14:paraId="16B01E0D" w14:textId="3DE7F7E1" w:rsidR="00430E3E" w:rsidRPr="00454C72" w:rsidRDefault="00307855">
          <w:pPr>
            <w:pStyle w:val="TOC1"/>
            <w:rPr>
              <w:rFonts w:eastAsiaTheme="minorEastAsia" w:cstheme="minorBidi"/>
              <w:b w:val="0"/>
              <w:caps w:val="0"/>
              <w:color w:val="auto"/>
              <w:kern w:val="0"/>
              <w:sz w:val="24"/>
              <w:szCs w:val="24"/>
              <w:lang w:eastAsia="en-US"/>
            </w:rPr>
          </w:pPr>
          <w:hyperlink w:anchor="_Toc64271418" w:history="1">
            <w:r w:rsidR="00430E3E" w:rsidRPr="00454C72">
              <w:rPr>
                <w:rStyle w:val="Hyperlink"/>
                <w:bCs/>
                <w:sz w:val="24"/>
                <w:szCs w:val="24"/>
              </w:rPr>
              <w:t>Methods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_Toc64271418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7</w:t>
            </w:r>
            <w:r w:rsidR="00430E3E" w:rsidRPr="00454C72">
              <w:rPr>
                <w:webHidden/>
                <w:sz w:val="24"/>
                <w:szCs w:val="24"/>
              </w:rPr>
              <w:fldChar w:fldCharType="end"/>
            </w:r>
          </w:hyperlink>
        </w:p>
        <w:p w14:paraId="7D7D95DC" w14:textId="3F36425E" w:rsidR="00430E3E" w:rsidRPr="00454C72" w:rsidRDefault="00307855">
          <w:pPr>
            <w:pStyle w:val="TOC2"/>
            <w:rPr>
              <w:rFonts w:eastAsiaTheme="minorEastAsia" w:cstheme="minorBidi"/>
              <w:kern w:val="0"/>
              <w:sz w:val="24"/>
              <w:szCs w:val="24"/>
              <w:lang w:eastAsia="en-US"/>
            </w:rPr>
          </w:pPr>
          <w:hyperlink w:anchor="_Toc64271419" w:history="1">
            <w:r w:rsidR="00430E3E" w:rsidRPr="00454C72">
              <w:rPr>
                <w:rStyle w:val="Hyperlink"/>
                <w:sz w:val="24"/>
                <w:szCs w:val="24"/>
              </w:rPr>
              <w:t>Copper and zinc sampling</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_Toc64271419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7</w:t>
            </w:r>
            <w:r w:rsidR="00430E3E" w:rsidRPr="00454C72">
              <w:rPr>
                <w:webHidden/>
                <w:sz w:val="24"/>
                <w:szCs w:val="24"/>
              </w:rPr>
              <w:fldChar w:fldCharType="end"/>
            </w:r>
          </w:hyperlink>
        </w:p>
        <w:p w14:paraId="55EB2184" w14:textId="3BFD3A6B" w:rsidR="00430E3E" w:rsidRPr="00454C72" w:rsidRDefault="00307855">
          <w:pPr>
            <w:pStyle w:val="TOC3"/>
            <w:rPr>
              <w:rFonts w:eastAsiaTheme="minorEastAsia" w:cstheme="minorBidi"/>
              <w:kern w:val="0"/>
              <w:sz w:val="24"/>
              <w:szCs w:val="24"/>
              <w:lang w:eastAsia="en-US"/>
            </w:rPr>
          </w:pPr>
          <w:hyperlink w:anchor="_Toc64271420" w:history="1">
            <w:r w:rsidR="00430E3E" w:rsidRPr="00454C72">
              <w:rPr>
                <w:rStyle w:val="Hyperlink"/>
                <w:sz w:val="24"/>
                <w:szCs w:val="24"/>
              </w:rPr>
              <w:t>Kenai River Baseline Water Quality Monitoring (KRBWQM)</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_Toc64271420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7</w:t>
            </w:r>
            <w:r w:rsidR="00430E3E" w:rsidRPr="00454C72">
              <w:rPr>
                <w:webHidden/>
                <w:sz w:val="24"/>
                <w:szCs w:val="24"/>
              </w:rPr>
              <w:fldChar w:fldCharType="end"/>
            </w:r>
          </w:hyperlink>
        </w:p>
        <w:p w14:paraId="3871A3E3" w14:textId="2D6A2C8D" w:rsidR="00430E3E" w:rsidRPr="00454C72" w:rsidRDefault="00307855">
          <w:pPr>
            <w:pStyle w:val="TOC3"/>
            <w:rPr>
              <w:rFonts w:eastAsiaTheme="minorEastAsia" w:cstheme="minorBidi"/>
              <w:kern w:val="0"/>
              <w:sz w:val="24"/>
              <w:szCs w:val="24"/>
              <w:lang w:eastAsia="en-US"/>
            </w:rPr>
          </w:pPr>
          <w:hyperlink w:anchor="_Toc64271421" w:history="1">
            <w:r w:rsidR="00430E3E" w:rsidRPr="00454C72">
              <w:rPr>
                <w:rStyle w:val="Hyperlink"/>
                <w:sz w:val="24"/>
                <w:szCs w:val="24"/>
              </w:rPr>
              <w:t>Copper and zinc-specific sampling events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_Toc64271421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8</w:t>
            </w:r>
            <w:r w:rsidR="00430E3E" w:rsidRPr="00454C72">
              <w:rPr>
                <w:webHidden/>
                <w:sz w:val="24"/>
                <w:szCs w:val="24"/>
              </w:rPr>
              <w:fldChar w:fldCharType="end"/>
            </w:r>
          </w:hyperlink>
        </w:p>
        <w:p w14:paraId="7AA91A9F" w14:textId="64623D6C" w:rsidR="00430E3E" w:rsidRPr="00454C72" w:rsidRDefault="00307855">
          <w:pPr>
            <w:pStyle w:val="TOC3"/>
            <w:rPr>
              <w:rFonts w:eastAsiaTheme="minorEastAsia" w:cstheme="minorBidi"/>
              <w:kern w:val="0"/>
              <w:sz w:val="24"/>
              <w:szCs w:val="24"/>
              <w:lang w:eastAsia="en-US"/>
            </w:rPr>
          </w:pPr>
          <w:hyperlink w:anchor="_Toc64271422" w:history="1">
            <w:r w:rsidR="00430E3E" w:rsidRPr="00454C72">
              <w:rPr>
                <w:rStyle w:val="Hyperlink"/>
                <w:sz w:val="24"/>
                <w:szCs w:val="24"/>
              </w:rPr>
              <w:t>Sample Accuracy and Precision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_Toc64271422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8</w:t>
            </w:r>
            <w:r w:rsidR="00430E3E" w:rsidRPr="00454C72">
              <w:rPr>
                <w:webHidden/>
                <w:sz w:val="24"/>
                <w:szCs w:val="24"/>
              </w:rPr>
              <w:fldChar w:fldCharType="end"/>
            </w:r>
          </w:hyperlink>
        </w:p>
        <w:p w14:paraId="446F39D3" w14:textId="6F4DD535" w:rsidR="00430E3E" w:rsidRPr="00454C72" w:rsidRDefault="00307855">
          <w:pPr>
            <w:pStyle w:val="TOC3"/>
            <w:rPr>
              <w:rFonts w:eastAsiaTheme="minorEastAsia" w:cstheme="minorBidi"/>
              <w:kern w:val="0"/>
              <w:sz w:val="24"/>
              <w:szCs w:val="24"/>
              <w:lang w:eastAsia="en-US"/>
            </w:rPr>
          </w:pPr>
          <w:hyperlink w:anchor="_Toc64271423" w:history="1">
            <w:r w:rsidR="00430E3E" w:rsidRPr="00454C72">
              <w:rPr>
                <w:rStyle w:val="Hyperlink"/>
                <w:sz w:val="24"/>
                <w:szCs w:val="24"/>
              </w:rPr>
              <w:t>2019 Hardness values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_Toc64271423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8</w:t>
            </w:r>
            <w:r w:rsidR="00430E3E" w:rsidRPr="00454C72">
              <w:rPr>
                <w:webHidden/>
                <w:sz w:val="24"/>
                <w:szCs w:val="24"/>
              </w:rPr>
              <w:fldChar w:fldCharType="end"/>
            </w:r>
          </w:hyperlink>
        </w:p>
        <w:p w14:paraId="7A0A3B6D" w14:textId="408AB05C" w:rsidR="00430E3E" w:rsidRPr="00454C72" w:rsidRDefault="00307855">
          <w:pPr>
            <w:pStyle w:val="TOC2"/>
            <w:rPr>
              <w:rFonts w:eastAsiaTheme="minorEastAsia" w:cstheme="minorBidi"/>
              <w:kern w:val="0"/>
              <w:sz w:val="24"/>
              <w:szCs w:val="24"/>
              <w:lang w:eastAsia="en-US"/>
            </w:rPr>
          </w:pPr>
          <w:hyperlink w:anchor="_Toc64271424" w:history="1">
            <w:r w:rsidR="00430E3E" w:rsidRPr="00454C72">
              <w:rPr>
                <w:rStyle w:val="Hyperlink"/>
                <w:sz w:val="24"/>
                <w:szCs w:val="24"/>
              </w:rPr>
              <w:t>Mapping potential sources of copper and 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_Toc64271424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7596B463" w14:textId="16FF45C7" w:rsidR="00430E3E" w:rsidRPr="00454C72" w:rsidRDefault="00307855">
          <w:pPr>
            <w:pStyle w:val="TOC3"/>
            <w:rPr>
              <w:rFonts w:eastAsiaTheme="minorEastAsia" w:cstheme="minorBidi"/>
              <w:kern w:val="0"/>
              <w:sz w:val="24"/>
              <w:szCs w:val="24"/>
              <w:lang w:eastAsia="en-US"/>
            </w:rPr>
          </w:pPr>
          <w:hyperlink w:anchor="_Toc64271425" w:history="1">
            <w:r w:rsidR="00430E3E" w:rsidRPr="00454C72">
              <w:rPr>
                <w:rStyle w:val="Hyperlink"/>
                <w:sz w:val="24"/>
                <w:szCs w:val="24"/>
              </w:rPr>
              <w:t>Potential sources on the Kenai River</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_Toc64271425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31933A78" w14:textId="5D9436DC" w:rsidR="00430E3E" w:rsidRPr="00454C72" w:rsidRDefault="00307855">
          <w:pPr>
            <w:pStyle w:val="TOC3"/>
            <w:rPr>
              <w:rFonts w:eastAsiaTheme="minorEastAsia" w:cstheme="minorBidi"/>
              <w:kern w:val="0"/>
              <w:sz w:val="24"/>
              <w:szCs w:val="24"/>
              <w:lang w:eastAsia="en-US"/>
            </w:rPr>
          </w:pPr>
          <w:hyperlink w:anchor="_Toc64271426" w:history="1">
            <w:r w:rsidR="00430E3E" w:rsidRPr="00454C72">
              <w:rPr>
                <w:rStyle w:val="Hyperlink"/>
                <w:sz w:val="24"/>
                <w:szCs w:val="24"/>
              </w:rPr>
              <w:t>Potential sources throughout the Kenai River watershed</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_Toc64271426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7836D4D9" w14:textId="42C2482E" w:rsidR="00430E3E" w:rsidRPr="00454C72" w:rsidRDefault="00307855">
          <w:pPr>
            <w:pStyle w:val="TOC1"/>
            <w:rPr>
              <w:rFonts w:eastAsiaTheme="minorEastAsia" w:cstheme="minorBidi"/>
              <w:b w:val="0"/>
              <w:caps w:val="0"/>
              <w:color w:val="auto"/>
              <w:kern w:val="0"/>
              <w:sz w:val="24"/>
              <w:szCs w:val="24"/>
              <w:lang w:eastAsia="en-US"/>
            </w:rPr>
          </w:pPr>
          <w:hyperlink w:anchor="_Toc64271427" w:history="1">
            <w:r w:rsidR="00430E3E" w:rsidRPr="00454C72">
              <w:rPr>
                <w:rStyle w:val="Hyperlink"/>
                <w:sz w:val="24"/>
                <w:szCs w:val="24"/>
              </w:rPr>
              <w:t>RESULTS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_Toc64271427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6A907F11" w14:textId="17917374" w:rsidR="00430E3E" w:rsidRPr="00454C72" w:rsidRDefault="00307855">
          <w:pPr>
            <w:pStyle w:val="TOC2"/>
            <w:rPr>
              <w:rFonts w:eastAsiaTheme="minorEastAsia" w:cstheme="minorBidi"/>
              <w:kern w:val="0"/>
              <w:sz w:val="24"/>
              <w:szCs w:val="24"/>
              <w:lang w:eastAsia="en-US"/>
            </w:rPr>
          </w:pPr>
          <w:hyperlink w:anchor="_Toc64271428" w:history="1">
            <w:r w:rsidR="00430E3E" w:rsidRPr="00454C72">
              <w:rPr>
                <w:rStyle w:val="Hyperlink"/>
                <w:sz w:val="24"/>
                <w:szCs w:val="24"/>
              </w:rPr>
              <w:t>Copper and zinc sampling</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_Toc64271428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4467A14B" w14:textId="37EB22D4" w:rsidR="00430E3E" w:rsidRPr="00454C72" w:rsidRDefault="00307855">
          <w:pPr>
            <w:pStyle w:val="TOC3"/>
            <w:rPr>
              <w:rFonts w:eastAsiaTheme="minorEastAsia" w:cstheme="minorBidi"/>
              <w:kern w:val="0"/>
              <w:sz w:val="24"/>
              <w:szCs w:val="24"/>
              <w:lang w:eastAsia="en-US"/>
            </w:rPr>
          </w:pPr>
          <w:hyperlink w:anchor="_Toc64271429" w:history="1">
            <w:r w:rsidR="00430E3E" w:rsidRPr="00454C72">
              <w:rPr>
                <w:rStyle w:val="Hyperlink"/>
                <w:sz w:val="24"/>
                <w:szCs w:val="24"/>
              </w:rPr>
              <w:t>Copper</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_Toc64271429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56A38639" w14:textId="4962E248" w:rsidR="00430E3E" w:rsidRPr="00454C72" w:rsidRDefault="00307855">
          <w:pPr>
            <w:pStyle w:val="TOC3"/>
            <w:rPr>
              <w:rFonts w:eastAsiaTheme="minorEastAsia" w:cstheme="minorBidi"/>
              <w:kern w:val="0"/>
              <w:sz w:val="24"/>
              <w:szCs w:val="24"/>
              <w:lang w:eastAsia="en-US"/>
            </w:rPr>
          </w:pPr>
          <w:hyperlink w:anchor="_Toc64271430" w:history="1">
            <w:r w:rsidR="00430E3E" w:rsidRPr="00454C72">
              <w:rPr>
                <w:rStyle w:val="Hyperlink"/>
                <w:sz w:val="24"/>
                <w:szCs w:val="24"/>
              </w:rPr>
              <w:t>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_Toc64271430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5A611997" w14:textId="6BA687FC" w:rsidR="00430E3E" w:rsidRPr="00454C72" w:rsidRDefault="00307855">
          <w:pPr>
            <w:pStyle w:val="TOC3"/>
            <w:rPr>
              <w:rFonts w:eastAsiaTheme="minorEastAsia" w:cstheme="minorBidi"/>
              <w:kern w:val="0"/>
              <w:sz w:val="24"/>
              <w:szCs w:val="24"/>
              <w:lang w:eastAsia="en-US"/>
            </w:rPr>
          </w:pPr>
          <w:hyperlink w:anchor="_Toc64271431" w:history="1">
            <w:r w:rsidR="00430E3E" w:rsidRPr="00454C72">
              <w:rPr>
                <w:rStyle w:val="Hyperlink"/>
                <w:sz w:val="24"/>
                <w:szCs w:val="24"/>
              </w:rPr>
              <w:t>Variation among replicate samples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_Toc64271431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5A1F8A60" w14:textId="43C6EDEA" w:rsidR="00430E3E" w:rsidRPr="00454C72" w:rsidRDefault="00307855">
          <w:pPr>
            <w:pStyle w:val="TOC2"/>
            <w:rPr>
              <w:rFonts w:eastAsiaTheme="minorEastAsia" w:cstheme="minorBidi"/>
              <w:kern w:val="0"/>
              <w:sz w:val="24"/>
              <w:szCs w:val="24"/>
              <w:lang w:eastAsia="en-US"/>
            </w:rPr>
          </w:pPr>
          <w:hyperlink w:anchor="_Toc64271432" w:history="1">
            <w:r w:rsidR="00430E3E" w:rsidRPr="00454C72">
              <w:rPr>
                <w:rStyle w:val="Hyperlink"/>
                <w:sz w:val="24"/>
                <w:szCs w:val="24"/>
              </w:rPr>
              <w:t>Mapping potential sources of copper and 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_Toc64271432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070C5A86" w14:textId="066F32CA" w:rsidR="00430E3E" w:rsidRPr="00454C72" w:rsidRDefault="00307855">
          <w:pPr>
            <w:pStyle w:val="TOC3"/>
            <w:rPr>
              <w:rFonts w:eastAsiaTheme="minorEastAsia" w:cstheme="minorBidi"/>
              <w:kern w:val="0"/>
              <w:sz w:val="24"/>
              <w:szCs w:val="24"/>
              <w:lang w:eastAsia="en-US"/>
            </w:rPr>
          </w:pPr>
          <w:hyperlink w:anchor="_Toc64271433" w:history="1">
            <w:r w:rsidR="00430E3E" w:rsidRPr="00454C72">
              <w:rPr>
                <w:rStyle w:val="Hyperlink"/>
                <w:sz w:val="24"/>
                <w:szCs w:val="24"/>
              </w:rPr>
              <w:t>Potential sources on the Kenai River mainstem</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_Toc64271433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7FF96B64" w14:textId="6545BA78" w:rsidR="00430E3E" w:rsidRPr="00454C72" w:rsidRDefault="00307855">
          <w:pPr>
            <w:pStyle w:val="TOC3"/>
            <w:rPr>
              <w:rFonts w:eastAsiaTheme="minorEastAsia" w:cstheme="minorBidi"/>
              <w:kern w:val="0"/>
              <w:sz w:val="24"/>
              <w:szCs w:val="24"/>
              <w:lang w:eastAsia="en-US"/>
            </w:rPr>
          </w:pPr>
          <w:hyperlink w:anchor="_Toc64271434" w:history="1">
            <w:r w:rsidR="00430E3E" w:rsidRPr="00454C72">
              <w:rPr>
                <w:rStyle w:val="Hyperlink"/>
                <w:sz w:val="24"/>
                <w:szCs w:val="24"/>
              </w:rPr>
              <w:t>Potential sources throughout the Kenai River watershed</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_Toc64271434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1E99DBAF" w14:textId="628640C3" w:rsidR="00430E3E" w:rsidRPr="00454C72" w:rsidRDefault="00307855">
          <w:pPr>
            <w:pStyle w:val="TOC1"/>
            <w:rPr>
              <w:rFonts w:eastAsiaTheme="minorEastAsia" w:cstheme="minorBidi"/>
              <w:b w:val="0"/>
              <w:caps w:val="0"/>
              <w:color w:val="auto"/>
              <w:kern w:val="0"/>
              <w:sz w:val="24"/>
              <w:szCs w:val="24"/>
              <w:lang w:eastAsia="en-US"/>
            </w:rPr>
          </w:pPr>
          <w:hyperlink w:anchor="_Toc64271435" w:history="1">
            <w:r w:rsidR="00430E3E" w:rsidRPr="00454C72">
              <w:rPr>
                <w:rStyle w:val="Hyperlink"/>
                <w:sz w:val="24"/>
                <w:szCs w:val="24"/>
              </w:rPr>
              <w:t>DISCUSSION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_Toc64271435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11</w:t>
            </w:r>
            <w:r w:rsidR="00430E3E" w:rsidRPr="00454C72">
              <w:rPr>
                <w:webHidden/>
                <w:sz w:val="24"/>
                <w:szCs w:val="24"/>
              </w:rPr>
              <w:fldChar w:fldCharType="end"/>
            </w:r>
          </w:hyperlink>
        </w:p>
        <w:p w14:paraId="0F8D81E6" w14:textId="465A8D00" w:rsidR="00430E3E" w:rsidRPr="00454C72" w:rsidRDefault="00307855">
          <w:pPr>
            <w:pStyle w:val="TOC2"/>
            <w:rPr>
              <w:rFonts w:eastAsiaTheme="minorEastAsia" w:cstheme="minorBidi"/>
              <w:kern w:val="0"/>
              <w:sz w:val="24"/>
              <w:szCs w:val="24"/>
              <w:lang w:eastAsia="en-US"/>
            </w:rPr>
          </w:pPr>
          <w:hyperlink w:anchor="_Toc64271436" w:history="1">
            <w:r w:rsidR="00430E3E" w:rsidRPr="00454C72">
              <w:rPr>
                <w:rStyle w:val="Hyperlink"/>
                <w:sz w:val="24"/>
                <w:szCs w:val="24"/>
              </w:rPr>
              <w:t>Copper and zinc sampling</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_Toc64271436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11</w:t>
            </w:r>
            <w:r w:rsidR="00430E3E" w:rsidRPr="00454C72">
              <w:rPr>
                <w:webHidden/>
                <w:sz w:val="24"/>
                <w:szCs w:val="24"/>
              </w:rPr>
              <w:fldChar w:fldCharType="end"/>
            </w:r>
          </w:hyperlink>
        </w:p>
        <w:p w14:paraId="42BD064F" w14:textId="183354E2" w:rsidR="00430E3E" w:rsidRPr="00454C72" w:rsidRDefault="00307855">
          <w:pPr>
            <w:pStyle w:val="TOC3"/>
            <w:rPr>
              <w:rFonts w:eastAsiaTheme="minorEastAsia" w:cstheme="minorBidi"/>
              <w:kern w:val="0"/>
              <w:sz w:val="24"/>
              <w:szCs w:val="24"/>
              <w:lang w:eastAsia="en-US"/>
            </w:rPr>
          </w:pPr>
          <w:hyperlink w:anchor="_Toc64271437" w:history="1">
            <w:r w:rsidR="00430E3E" w:rsidRPr="00454C72">
              <w:rPr>
                <w:rStyle w:val="Hyperlink"/>
                <w:sz w:val="24"/>
                <w:szCs w:val="24"/>
              </w:rPr>
              <w:t>Copper</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_Toc64271437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11</w:t>
            </w:r>
            <w:r w:rsidR="00430E3E" w:rsidRPr="00454C72">
              <w:rPr>
                <w:webHidden/>
                <w:sz w:val="24"/>
                <w:szCs w:val="24"/>
              </w:rPr>
              <w:fldChar w:fldCharType="end"/>
            </w:r>
          </w:hyperlink>
        </w:p>
        <w:p w14:paraId="68A7CF8D" w14:textId="55D2569B" w:rsidR="00430E3E" w:rsidRPr="00454C72" w:rsidRDefault="00307855">
          <w:pPr>
            <w:pStyle w:val="TOC3"/>
            <w:rPr>
              <w:rFonts w:eastAsiaTheme="minorEastAsia" w:cstheme="minorBidi"/>
              <w:kern w:val="0"/>
              <w:sz w:val="24"/>
              <w:szCs w:val="24"/>
              <w:lang w:eastAsia="en-US"/>
            </w:rPr>
          </w:pPr>
          <w:hyperlink w:anchor="_Toc64271438" w:history="1">
            <w:r w:rsidR="00430E3E" w:rsidRPr="00454C72">
              <w:rPr>
                <w:rStyle w:val="Hyperlink"/>
                <w:sz w:val="24"/>
                <w:szCs w:val="24"/>
              </w:rPr>
              <w:t>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_Toc64271438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11</w:t>
            </w:r>
            <w:r w:rsidR="00430E3E" w:rsidRPr="00454C72">
              <w:rPr>
                <w:webHidden/>
                <w:sz w:val="24"/>
                <w:szCs w:val="24"/>
              </w:rPr>
              <w:fldChar w:fldCharType="end"/>
            </w:r>
          </w:hyperlink>
        </w:p>
        <w:p w14:paraId="08D23FAC" w14:textId="245832E6" w:rsidR="00430E3E" w:rsidRPr="00454C72" w:rsidRDefault="00307855">
          <w:pPr>
            <w:pStyle w:val="TOC3"/>
            <w:rPr>
              <w:rFonts w:eastAsiaTheme="minorEastAsia" w:cstheme="minorBidi"/>
              <w:kern w:val="0"/>
              <w:sz w:val="24"/>
              <w:szCs w:val="24"/>
              <w:lang w:eastAsia="en-US"/>
            </w:rPr>
          </w:pPr>
          <w:hyperlink w:anchor="_Toc64271439" w:history="1">
            <w:r w:rsidR="00430E3E" w:rsidRPr="00454C72">
              <w:rPr>
                <w:rStyle w:val="Hyperlink"/>
                <w:sz w:val="24"/>
                <w:szCs w:val="24"/>
              </w:rPr>
              <w:t>Variation among replicate samples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_Toc64271439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12</w:t>
            </w:r>
            <w:r w:rsidR="00430E3E" w:rsidRPr="00454C72">
              <w:rPr>
                <w:webHidden/>
                <w:sz w:val="24"/>
                <w:szCs w:val="24"/>
              </w:rPr>
              <w:fldChar w:fldCharType="end"/>
            </w:r>
          </w:hyperlink>
        </w:p>
        <w:p w14:paraId="04E16F19" w14:textId="147EE6C2" w:rsidR="00430E3E" w:rsidRPr="00454C72" w:rsidRDefault="00307855">
          <w:pPr>
            <w:pStyle w:val="TOC3"/>
            <w:rPr>
              <w:rFonts w:eastAsiaTheme="minorEastAsia" w:cstheme="minorBidi"/>
              <w:kern w:val="0"/>
              <w:sz w:val="24"/>
              <w:szCs w:val="24"/>
              <w:lang w:eastAsia="en-US"/>
            </w:rPr>
          </w:pPr>
          <w:hyperlink w:anchor="_Toc64271440" w:history="1">
            <w:r w:rsidR="00430E3E" w:rsidRPr="00454C72">
              <w:rPr>
                <w:rStyle w:val="Hyperlink"/>
                <w:sz w:val="24"/>
                <w:szCs w:val="24"/>
              </w:rPr>
              <w:t>Potential Drivers of copper and zinc exceedances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_Toc64271440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12</w:t>
            </w:r>
            <w:r w:rsidR="00430E3E" w:rsidRPr="00454C72">
              <w:rPr>
                <w:webHidden/>
                <w:sz w:val="24"/>
                <w:szCs w:val="24"/>
              </w:rPr>
              <w:fldChar w:fldCharType="end"/>
            </w:r>
          </w:hyperlink>
        </w:p>
        <w:p w14:paraId="576FBBBE" w14:textId="4ECCC495" w:rsidR="00430E3E" w:rsidRPr="00454C72" w:rsidRDefault="00307855">
          <w:pPr>
            <w:pStyle w:val="TOC3"/>
            <w:rPr>
              <w:rFonts w:eastAsiaTheme="minorEastAsia" w:cstheme="minorBidi"/>
              <w:kern w:val="0"/>
              <w:sz w:val="24"/>
              <w:szCs w:val="24"/>
              <w:lang w:eastAsia="en-US"/>
            </w:rPr>
          </w:pPr>
          <w:hyperlink w:anchor="_Toc64271441" w:history="1">
            <w:r w:rsidR="00430E3E" w:rsidRPr="00454C72">
              <w:rPr>
                <w:rStyle w:val="Hyperlink"/>
                <w:sz w:val="24"/>
                <w:szCs w:val="24"/>
              </w:rPr>
              <w:t>Mapping potential sources of copper and 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_Toc64271441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13</w:t>
            </w:r>
            <w:r w:rsidR="00430E3E" w:rsidRPr="00454C72">
              <w:rPr>
                <w:webHidden/>
                <w:sz w:val="24"/>
                <w:szCs w:val="24"/>
              </w:rPr>
              <w:fldChar w:fldCharType="end"/>
            </w:r>
          </w:hyperlink>
        </w:p>
        <w:p w14:paraId="7482418F" w14:textId="6D5F16AD" w:rsidR="00430E3E" w:rsidRPr="00454C72" w:rsidRDefault="00307855">
          <w:pPr>
            <w:pStyle w:val="TOC3"/>
            <w:rPr>
              <w:rFonts w:eastAsiaTheme="minorEastAsia" w:cstheme="minorBidi"/>
              <w:kern w:val="0"/>
              <w:sz w:val="24"/>
              <w:szCs w:val="24"/>
              <w:lang w:eastAsia="en-US"/>
            </w:rPr>
          </w:pPr>
          <w:hyperlink w:anchor="_Toc64271442" w:history="1">
            <w:r w:rsidR="00430E3E" w:rsidRPr="00454C72">
              <w:rPr>
                <w:rStyle w:val="Hyperlink"/>
                <w:sz w:val="24"/>
                <w:szCs w:val="24"/>
              </w:rPr>
              <w:t>Potential sources on the Kenai River</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_Toc64271442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13</w:t>
            </w:r>
            <w:r w:rsidR="00430E3E" w:rsidRPr="00454C72">
              <w:rPr>
                <w:webHidden/>
                <w:sz w:val="24"/>
                <w:szCs w:val="24"/>
              </w:rPr>
              <w:fldChar w:fldCharType="end"/>
            </w:r>
          </w:hyperlink>
        </w:p>
        <w:p w14:paraId="441A0D79" w14:textId="7F634592" w:rsidR="00430E3E" w:rsidRPr="00454C72" w:rsidRDefault="00307855">
          <w:pPr>
            <w:pStyle w:val="TOC3"/>
            <w:rPr>
              <w:rFonts w:eastAsiaTheme="minorEastAsia" w:cstheme="minorBidi"/>
              <w:kern w:val="0"/>
              <w:sz w:val="24"/>
              <w:szCs w:val="24"/>
              <w:lang w:eastAsia="en-US"/>
            </w:rPr>
          </w:pPr>
          <w:hyperlink w:anchor="_Toc64271443" w:history="1">
            <w:r w:rsidR="00430E3E" w:rsidRPr="00454C72">
              <w:rPr>
                <w:rStyle w:val="Hyperlink"/>
                <w:sz w:val="24"/>
                <w:szCs w:val="24"/>
              </w:rPr>
              <w:t>Potential sources throughout the Kenai River watershed</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_Toc64271443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14</w:t>
            </w:r>
            <w:r w:rsidR="00430E3E" w:rsidRPr="00454C72">
              <w:rPr>
                <w:webHidden/>
                <w:sz w:val="24"/>
                <w:szCs w:val="24"/>
              </w:rPr>
              <w:fldChar w:fldCharType="end"/>
            </w:r>
          </w:hyperlink>
        </w:p>
        <w:p w14:paraId="3683C4FB" w14:textId="3501DB9D" w:rsidR="00430E3E" w:rsidRPr="00454C72" w:rsidRDefault="00307855">
          <w:pPr>
            <w:pStyle w:val="TOC1"/>
            <w:rPr>
              <w:rFonts w:eastAsiaTheme="minorEastAsia" w:cstheme="minorBidi"/>
              <w:b w:val="0"/>
              <w:caps w:val="0"/>
              <w:color w:val="auto"/>
              <w:kern w:val="0"/>
              <w:sz w:val="24"/>
              <w:szCs w:val="24"/>
              <w:lang w:eastAsia="en-US"/>
            </w:rPr>
          </w:pPr>
          <w:hyperlink w:anchor="_Toc64271444" w:history="1">
            <w:r w:rsidR="00430E3E" w:rsidRPr="00454C72">
              <w:rPr>
                <w:rStyle w:val="Hyperlink"/>
                <w:sz w:val="24"/>
                <w:szCs w:val="24"/>
              </w:rPr>
              <w:t>CONCLUSION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_Toc64271444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14</w:t>
            </w:r>
            <w:r w:rsidR="00430E3E" w:rsidRPr="00454C72">
              <w:rPr>
                <w:webHidden/>
                <w:sz w:val="24"/>
                <w:szCs w:val="24"/>
              </w:rPr>
              <w:fldChar w:fldCharType="end"/>
            </w:r>
          </w:hyperlink>
        </w:p>
        <w:p w14:paraId="7828ABD8" w14:textId="37FAD290" w:rsidR="00430E3E" w:rsidRPr="00454C72" w:rsidRDefault="00307855">
          <w:pPr>
            <w:pStyle w:val="TOC3"/>
            <w:rPr>
              <w:rFonts w:eastAsiaTheme="minorEastAsia" w:cstheme="minorBidi"/>
              <w:kern w:val="0"/>
              <w:sz w:val="24"/>
              <w:szCs w:val="24"/>
              <w:lang w:eastAsia="en-US"/>
            </w:rPr>
          </w:pPr>
          <w:hyperlink w:anchor="_Toc64271445" w:history="1">
            <w:r w:rsidR="00430E3E" w:rsidRPr="00454C72">
              <w:rPr>
                <w:rStyle w:val="Hyperlink"/>
                <w:sz w:val="24"/>
                <w:szCs w:val="24"/>
              </w:rPr>
              <w:t>From information to action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_Toc64271445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15</w:t>
            </w:r>
            <w:r w:rsidR="00430E3E" w:rsidRPr="00454C72">
              <w:rPr>
                <w:webHidden/>
                <w:sz w:val="24"/>
                <w:szCs w:val="24"/>
              </w:rPr>
              <w:fldChar w:fldCharType="end"/>
            </w:r>
          </w:hyperlink>
        </w:p>
        <w:p w14:paraId="4B55756E" w14:textId="1952B45A" w:rsidR="00430E3E" w:rsidRPr="00454C72" w:rsidRDefault="00307855">
          <w:pPr>
            <w:pStyle w:val="TOC1"/>
            <w:rPr>
              <w:rFonts w:eastAsiaTheme="minorEastAsia" w:cstheme="minorBidi"/>
              <w:b w:val="0"/>
              <w:caps w:val="0"/>
              <w:color w:val="auto"/>
              <w:kern w:val="0"/>
              <w:sz w:val="24"/>
              <w:szCs w:val="24"/>
              <w:lang w:eastAsia="en-US"/>
            </w:rPr>
          </w:pPr>
          <w:hyperlink w:anchor="_Toc64271446" w:history="1">
            <w:r w:rsidR="00430E3E" w:rsidRPr="00454C72">
              <w:rPr>
                <w:rStyle w:val="Hyperlink"/>
                <w:sz w:val="24"/>
                <w:szCs w:val="24"/>
              </w:rPr>
              <w:t>Data availability</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_Toc64271446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15</w:t>
            </w:r>
            <w:r w:rsidR="00430E3E" w:rsidRPr="00454C72">
              <w:rPr>
                <w:webHidden/>
                <w:sz w:val="24"/>
                <w:szCs w:val="24"/>
              </w:rPr>
              <w:fldChar w:fldCharType="end"/>
            </w:r>
          </w:hyperlink>
        </w:p>
        <w:p w14:paraId="2886CF75" w14:textId="0107E6AE" w:rsidR="00430E3E" w:rsidRPr="00454C72" w:rsidRDefault="00307855">
          <w:pPr>
            <w:pStyle w:val="TOC1"/>
            <w:rPr>
              <w:rFonts w:eastAsiaTheme="minorEastAsia" w:cstheme="minorBidi"/>
              <w:b w:val="0"/>
              <w:caps w:val="0"/>
              <w:color w:val="auto"/>
              <w:kern w:val="0"/>
              <w:sz w:val="24"/>
              <w:szCs w:val="24"/>
              <w:lang w:eastAsia="en-US"/>
            </w:rPr>
          </w:pPr>
          <w:hyperlink w:anchor="_Toc64271447" w:history="1">
            <w:r w:rsidR="00430E3E" w:rsidRPr="00454C72">
              <w:rPr>
                <w:rStyle w:val="Hyperlink"/>
                <w:sz w:val="24"/>
                <w:szCs w:val="24"/>
              </w:rPr>
              <w:t>References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_Toc64271447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16</w:t>
            </w:r>
            <w:r w:rsidR="00430E3E" w:rsidRPr="00454C72">
              <w:rPr>
                <w:webHidden/>
                <w:sz w:val="24"/>
                <w:szCs w:val="24"/>
              </w:rPr>
              <w:fldChar w:fldCharType="end"/>
            </w:r>
          </w:hyperlink>
        </w:p>
        <w:p w14:paraId="56D194D1" w14:textId="26FB7D6C" w:rsidR="00430E3E" w:rsidRPr="00454C72" w:rsidRDefault="00307855">
          <w:pPr>
            <w:pStyle w:val="TOC1"/>
            <w:rPr>
              <w:rFonts w:eastAsiaTheme="minorEastAsia" w:cstheme="minorBidi"/>
              <w:b w:val="0"/>
              <w:caps w:val="0"/>
              <w:color w:val="auto"/>
              <w:kern w:val="0"/>
              <w:sz w:val="24"/>
              <w:szCs w:val="24"/>
              <w:lang w:eastAsia="en-US"/>
            </w:rPr>
          </w:pPr>
          <w:hyperlink w:anchor="_Toc64271448" w:history="1">
            <w:r w:rsidR="00430E3E" w:rsidRPr="00454C72">
              <w:rPr>
                <w:rStyle w:val="Hyperlink"/>
                <w:sz w:val="24"/>
                <w:szCs w:val="24"/>
              </w:rPr>
              <w:t>appendix a: figures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_Toc64271448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17</w:t>
            </w:r>
            <w:r w:rsidR="00430E3E" w:rsidRPr="00454C72">
              <w:rPr>
                <w:webHidden/>
                <w:sz w:val="24"/>
                <w:szCs w:val="24"/>
              </w:rPr>
              <w:fldChar w:fldCharType="end"/>
            </w:r>
          </w:hyperlink>
        </w:p>
        <w:p w14:paraId="7964F1AF" w14:textId="77777777" w:rsidR="00454C72" w:rsidRDefault="00454C72">
          <w:pPr>
            <w:pStyle w:val="TOC1"/>
            <w:rPr>
              <w:sz w:val="24"/>
              <w:szCs w:val="24"/>
            </w:rPr>
          </w:pPr>
        </w:p>
        <w:p w14:paraId="4147038C" w14:textId="6589FABC" w:rsidR="00430E3E" w:rsidRDefault="00307855">
          <w:pPr>
            <w:pStyle w:val="TOC1"/>
            <w:rPr>
              <w:rFonts w:eastAsiaTheme="minorEastAsia" w:cstheme="minorBidi"/>
              <w:b w:val="0"/>
              <w:caps w:val="0"/>
              <w:color w:val="auto"/>
              <w:kern w:val="0"/>
              <w:sz w:val="22"/>
              <w:szCs w:val="22"/>
              <w:lang w:eastAsia="en-US"/>
            </w:rPr>
          </w:pPr>
          <w:hyperlink w:anchor="_Toc64271449" w:history="1">
            <w:r w:rsidR="00430E3E" w:rsidRPr="00454C72">
              <w:rPr>
                <w:rStyle w:val="Hyperlink"/>
                <w:sz w:val="24"/>
                <w:szCs w:val="24"/>
              </w:rPr>
              <w:t>appendix B: Tables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_Toc64271449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23</w:t>
            </w:r>
            <w:r w:rsidR="00430E3E" w:rsidRPr="00454C72">
              <w:rPr>
                <w:webHidden/>
                <w:sz w:val="24"/>
                <w:szCs w:val="24"/>
              </w:rPr>
              <w:fldChar w:fldCharType="end"/>
            </w:r>
          </w:hyperlink>
        </w:p>
        <w:p w14:paraId="10FE2CA6" w14:textId="68FE18E1" w:rsidR="003B4EC2" w:rsidRDefault="00514749" w:rsidP="00454C72">
          <w:r>
            <w:fldChar w:fldCharType="end"/>
          </w:r>
        </w:p>
      </w:sdtContent>
    </w:sdt>
    <w:p w14:paraId="1A4D6ABB" w14:textId="7B954474" w:rsidR="003B4EC2" w:rsidRDefault="003B4EC2" w:rsidP="005505C8">
      <w:pPr>
        <w:pStyle w:val="Heading1"/>
      </w:pPr>
    </w:p>
    <w:p w14:paraId="2704587C" w14:textId="77777777" w:rsidR="005758E6" w:rsidRDefault="006428B4" w:rsidP="005758E6">
      <w:pPr>
        <w:pStyle w:val="Heading1"/>
      </w:pPr>
      <w:bookmarkStart w:id="0" w:name="_Toc64271413"/>
      <w:r>
        <w:t>list</w:t>
      </w:r>
      <w:r w:rsidR="005505C8">
        <w:t xml:space="preserve"> of </w:t>
      </w:r>
      <w:r w:rsidR="005758E6">
        <w:t>figures</w:t>
      </w:r>
      <w:bookmarkEnd w:id="0"/>
    </w:p>
    <w:p w14:paraId="6CC34AA3" w14:textId="77777777" w:rsidR="005758E6" w:rsidRPr="005758E6" w:rsidRDefault="005758E6" w:rsidP="005758E6"/>
    <w:p w14:paraId="6FC86C3F" w14:textId="146A0C60" w:rsidR="00675E59" w:rsidRPr="00454C72" w:rsidRDefault="00514749">
      <w:pPr>
        <w:pStyle w:val="TableofFigures"/>
        <w:tabs>
          <w:tab w:val="right" w:leader="dot" w:pos="10070"/>
        </w:tabs>
        <w:rPr>
          <w:rFonts w:eastAsiaTheme="minorEastAsia" w:cstheme="minorBidi"/>
          <w:noProof/>
          <w:kern w:val="0"/>
          <w:sz w:val="24"/>
          <w:szCs w:val="24"/>
          <w:lang w:eastAsia="en-US"/>
        </w:rPr>
      </w:pPr>
      <w:r w:rsidRPr="00454C72">
        <w:rPr>
          <w:sz w:val="24"/>
          <w:szCs w:val="24"/>
        </w:rPr>
        <w:fldChar w:fldCharType="begin"/>
      </w:r>
      <w:r w:rsidR="005758E6" w:rsidRPr="00454C72">
        <w:rPr>
          <w:sz w:val="24"/>
          <w:szCs w:val="24"/>
        </w:rPr>
        <w:instrText xml:space="preserve"> TOC \h \z \c "Figure" </w:instrText>
      </w:r>
      <w:r w:rsidRPr="00454C72">
        <w:rPr>
          <w:sz w:val="24"/>
          <w:szCs w:val="24"/>
        </w:rPr>
        <w:fldChar w:fldCharType="separate"/>
      </w:r>
      <w:hyperlink w:anchor="_Toc57830637" w:history="1">
        <w:r w:rsidR="00675E59" w:rsidRPr="00454C72">
          <w:rPr>
            <w:rStyle w:val="Hyperlink"/>
            <w:noProof/>
            <w:sz w:val="24"/>
            <w:szCs w:val="24"/>
          </w:rPr>
          <w:t>Figure 1. Division of the Kenai River watershed (lower, middle, and upper Kenai River)</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_Toc57830637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15</w:t>
        </w:r>
        <w:r w:rsidR="00675E59" w:rsidRPr="00454C72">
          <w:rPr>
            <w:noProof/>
            <w:webHidden/>
            <w:sz w:val="24"/>
            <w:szCs w:val="24"/>
          </w:rPr>
          <w:fldChar w:fldCharType="end"/>
        </w:r>
      </w:hyperlink>
    </w:p>
    <w:p w14:paraId="76EDA8D1" w14:textId="785BA6A2" w:rsidR="00675E59" w:rsidRPr="00454C72" w:rsidRDefault="00307855">
      <w:pPr>
        <w:pStyle w:val="TableofFigures"/>
        <w:tabs>
          <w:tab w:val="right" w:leader="dot" w:pos="10070"/>
        </w:tabs>
        <w:rPr>
          <w:rFonts w:eastAsiaTheme="minorEastAsia" w:cstheme="minorBidi"/>
          <w:noProof/>
          <w:kern w:val="0"/>
          <w:sz w:val="24"/>
          <w:szCs w:val="24"/>
          <w:lang w:eastAsia="en-US"/>
        </w:rPr>
      </w:pPr>
      <w:hyperlink w:anchor="_Toc57830638" w:history="1">
        <w:r w:rsidR="00675E59" w:rsidRPr="00454C72">
          <w:rPr>
            <w:rStyle w:val="Hyperlink"/>
            <w:noProof/>
            <w:sz w:val="24"/>
            <w:szCs w:val="24"/>
          </w:rPr>
          <w:t>Figure 2.</w:t>
        </w:r>
        <w:r w:rsidR="00C64020" w:rsidRPr="00454C72">
          <w:rPr>
            <w:rStyle w:val="Hyperlink"/>
            <w:noProof/>
            <w:sz w:val="24"/>
            <w:szCs w:val="24"/>
          </w:rPr>
          <w:t xml:space="preserve"> 2019-2020 sampling locations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_Toc57830638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16</w:t>
        </w:r>
        <w:r w:rsidR="00675E59" w:rsidRPr="00454C72">
          <w:rPr>
            <w:noProof/>
            <w:webHidden/>
            <w:sz w:val="24"/>
            <w:szCs w:val="24"/>
          </w:rPr>
          <w:fldChar w:fldCharType="end"/>
        </w:r>
      </w:hyperlink>
    </w:p>
    <w:p w14:paraId="1672448D" w14:textId="52147286" w:rsidR="00675E59" w:rsidRPr="00454C72" w:rsidRDefault="00307855">
      <w:pPr>
        <w:pStyle w:val="TableofFigures"/>
        <w:tabs>
          <w:tab w:val="right" w:leader="dot" w:pos="10070"/>
        </w:tabs>
        <w:rPr>
          <w:rFonts w:eastAsiaTheme="minorEastAsia" w:cstheme="minorBidi"/>
          <w:noProof/>
          <w:kern w:val="0"/>
          <w:sz w:val="24"/>
          <w:szCs w:val="24"/>
          <w:lang w:eastAsia="en-US"/>
        </w:rPr>
      </w:pPr>
      <w:hyperlink w:anchor="_Toc57830639" w:history="1">
        <w:r w:rsidR="00C64020" w:rsidRPr="00454C72">
          <w:rPr>
            <w:rStyle w:val="Hyperlink"/>
            <w:noProof/>
            <w:sz w:val="24"/>
            <w:szCs w:val="24"/>
          </w:rPr>
          <w:t>Figure 3. Kenai River m</w:t>
        </w:r>
        <w:r w:rsidR="00675E59" w:rsidRPr="00454C72">
          <w:rPr>
            <w:rStyle w:val="Hyperlink"/>
            <w:noProof/>
            <w:sz w:val="24"/>
            <w:szCs w:val="24"/>
          </w:rPr>
          <w:t>ainstem sites copper concentrations and criterion values.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_Toc57830639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17</w:t>
        </w:r>
        <w:r w:rsidR="00675E59" w:rsidRPr="00454C72">
          <w:rPr>
            <w:noProof/>
            <w:webHidden/>
            <w:sz w:val="24"/>
            <w:szCs w:val="24"/>
          </w:rPr>
          <w:fldChar w:fldCharType="end"/>
        </w:r>
      </w:hyperlink>
    </w:p>
    <w:p w14:paraId="38BC9AFB" w14:textId="68B84B24" w:rsidR="00675E59" w:rsidRPr="00454C72" w:rsidRDefault="00307855">
      <w:pPr>
        <w:pStyle w:val="TableofFigures"/>
        <w:tabs>
          <w:tab w:val="right" w:leader="dot" w:pos="10070"/>
        </w:tabs>
        <w:rPr>
          <w:rFonts w:eastAsiaTheme="minorEastAsia" w:cstheme="minorBidi"/>
          <w:noProof/>
          <w:kern w:val="0"/>
          <w:sz w:val="24"/>
          <w:szCs w:val="24"/>
          <w:lang w:eastAsia="en-US"/>
        </w:rPr>
      </w:pPr>
      <w:hyperlink w:anchor="_Toc57830640" w:history="1">
        <w:r w:rsidR="00C64020" w:rsidRPr="00454C72">
          <w:rPr>
            <w:rStyle w:val="Hyperlink"/>
            <w:noProof/>
            <w:sz w:val="24"/>
            <w:szCs w:val="24"/>
          </w:rPr>
          <w:t>Figure 4. Kenai R</w:t>
        </w:r>
        <w:r w:rsidR="00675E59" w:rsidRPr="00454C72">
          <w:rPr>
            <w:rStyle w:val="Hyperlink"/>
            <w:noProof/>
            <w:sz w:val="24"/>
            <w:szCs w:val="24"/>
          </w:rPr>
          <w:t>iver tributary sites copper concentrations and criterion values.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_Toc57830640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18</w:t>
        </w:r>
        <w:r w:rsidR="00675E59" w:rsidRPr="00454C72">
          <w:rPr>
            <w:noProof/>
            <w:webHidden/>
            <w:sz w:val="24"/>
            <w:szCs w:val="24"/>
          </w:rPr>
          <w:fldChar w:fldCharType="end"/>
        </w:r>
      </w:hyperlink>
    </w:p>
    <w:p w14:paraId="36926D25" w14:textId="59DC696E" w:rsidR="00675E59" w:rsidRPr="00454C72" w:rsidRDefault="00307855">
      <w:pPr>
        <w:pStyle w:val="TableofFigures"/>
        <w:tabs>
          <w:tab w:val="right" w:leader="dot" w:pos="10070"/>
        </w:tabs>
        <w:rPr>
          <w:rFonts w:eastAsiaTheme="minorEastAsia" w:cstheme="minorBidi"/>
          <w:noProof/>
          <w:kern w:val="0"/>
          <w:sz w:val="24"/>
          <w:szCs w:val="24"/>
          <w:lang w:eastAsia="en-US"/>
        </w:rPr>
      </w:pPr>
      <w:hyperlink w:anchor="_Toc57830641" w:history="1">
        <w:r w:rsidR="00C64020" w:rsidRPr="00454C72">
          <w:rPr>
            <w:rStyle w:val="Hyperlink"/>
            <w:noProof/>
            <w:sz w:val="24"/>
            <w:szCs w:val="24"/>
          </w:rPr>
          <w:t xml:space="preserve">Figure 5. </w:t>
        </w:r>
        <w:r w:rsidR="00675E59" w:rsidRPr="00454C72">
          <w:rPr>
            <w:rStyle w:val="Hyperlink"/>
            <w:noProof/>
            <w:sz w:val="24"/>
            <w:szCs w:val="24"/>
          </w:rPr>
          <w:t>Kenai River mainstem sites zinc concentrations and criterion values.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_Toc57830641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19</w:t>
        </w:r>
        <w:r w:rsidR="00675E59" w:rsidRPr="00454C72">
          <w:rPr>
            <w:noProof/>
            <w:webHidden/>
            <w:sz w:val="24"/>
            <w:szCs w:val="24"/>
          </w:rPr>
          <w:fldChar w:fldCharType="end"/>
        </w:r>
      </w:hyperlink>
    </w:p>
    <w:p w14:paraId="2A71F5BE" w14:textId="2A7A9334" w:rsidR="00675E59" w:rsidRPr="00454C72" w:rsidRDefault="00307855">
      <w:pPr>
        <w:pStyle w:val="TableofFigures"/>
        <w:tabs>
          <w:tab w:val="right" w:leader="dot" w:pos="10070"/>
        </w:tabs>
        <w:rPr>
          <w:rFonts w:eastAsiaTheme="minorEastAsia" w:cstheme="minorBidi"/>
          <w:noProof/>
          <w:kern w:val="0"/>
          <w:sz w:val="24"/>
          <w:szCs w:val="24"/>
          <w:lang w:eastAsia="en-US"/>
        </w:rPr>
      </w:pPr>
      <w:hyperlink w:anchor="_Toc57830642" w:history="1">
        <w:r w:rsidR="00C64020" w:rsidRPr="00454C72">
          <w:rPr>
            <w:rStyle w:val="Hyperlink"/>
            <w:noProof/>
            <w:sz w:val="24"/>
            <w:szCs w:val="24"/>
          </w:rPr>
          <w:t>Figure 6. Kenai Ri</w:t>
        </w:r>
        <w:r w:rsidR="00675E59" w:rsidRPr="00454C72">
          <w:rPr>
            <w:rStyle w:val="Hyperlink"/>
            <w:noProof/>
            <w:sz w:val="24"/>
            <w:szCs w:val="24"/>
          </w:rPr>
          <w:t>ver tributary sites zinc concentrations and criterion values.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_Toc57830642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20</w:t>
        </w:r>
        <w:r w:rsidR="00675E59" w:rsidRPr="00454C72">
          <w:rPr>
            <w:noProof/>
            <w:webHidden/>
            <w:sz w:val="24"/>
            <w:szCs w:val="24"/>
          </w:rPr>
          <w:fldChar w:fldCharType="end"/>
        </w:r>
      </w:hyperlink>
    </w:p>
    <w:p w14:paraId="4B89E2CD" w14:textId="62B5B407" w:rsidR="005758E6" w:rsidRPr="00454C72" w:rsidRDefault="00514749" w:rsidP="005758E6">
      <w:pPr>
        <w:pStyle w:val="TableofFigures"/>
        <w:tabs>
          <w:tab w:val="right" w:leader="dot" w:pos="10070"/>
        </w:tabs>
        <w:rPr>
          <w:sz w:val="24"/>
          <w:szCs w:val="24"/>
        </w:rPr>
      </w:pPr>
      <w:r w:rsidRPr="00454C72">
        <w:rPr>
          <w:sz w:val="24"/>
          <w:szCs w:val="24"/>
        </w:rPr>
        <w:fldChar w:fldCharType="end"/>
      </w:r>
    </w:p>
    <w:p w14:paraId="2B81618E" w14:textId="397B6758" w:rsidR="005758E6" w:rsidRDefault="005758E6" w:rsidP="005758E6">
      <w:pPr>
        <w:pStyle w:val="Heading1"/>
      </w:pPr>
    </w:p>
    <w:p w14:paraId="1D8845ED" w14:textId="77777777" w:rsidR="005758E6" w:rsidRDefault="005758E6" w:rsidP="005758E6">
      <w:pPr>
        <w:pStyle w:val="Heading1"/>
      </w:pPr>
      <w:bookmarkStart w:id="1" w:name="_Toc64271414"/>
      <w:r>
        <w:t>list of Tables</w:t>
      </w:r>
      <w:bookmarkEnd w:id="1"/>
    </w:p>
    <w:p w14:paraId="0FEF5790" w14:textId="77777777" w:rsidR="000C461A" w:rsidRPr="000C461A" w:rsidRDefault="000C461A" w:rsidP="000C461A"/>
    <w:p w14:paraId="419F1C1B" w14:textId="58F5D21B" w:rsidR="00C64020" w:rsidRPr="00454C72" w:rsidRDefault="00514749">
      <w:pPr>
        <w:pStyle w:val="TableofFigures"/>
        <w:tabs>
          <w:tab w:val="right" w:leader="dot" w:pos="10070"/>
        </w:tabs>
        <w:rPr>
          <w:rFonts w:eastAsiaTheme="minorEastAsia" w:cstheme="minorBidi"/>
          <w:noProof/>
          <w:kern w:val="0"/>
          <w:sz w:val="24"/>
          <w:szCs w:val="24"/>
          <w:lang w:eastAsia="en-US"/>
        </w:rPr>
      </w:pPr>
      <w:r w:rsidRPr="000C461A">
        <w:rPr>
          <w:sz w:val="24"/>
          <w:szCs w:val="24"/>
        </w:rPr>
        <w:fldChar w:fldCharType="begin"/>
      </w:r>
      <w:r w:rsidR="000C461A" w:rsidRPr="000C461A">
        <w:rPr>
          <w:sz w:val="24"/>
          <w:szCs w:val="24"/>
        </w:rPr>
        <w:instrText xml:space="preserve"> TOC \h \z \c "Table" </w:instrText>
      </w:r>
      <w:r w:rsidRPr="000C461A">
        <w:rPr>
          <w:sz w:val="24"/>
          <w:szCs w:val="24"/>
        </w:rPr>
        <w:fldChar w:fldCharType="separate"/>
      </w:r>
      <w:hyperlink w:anchor="_Toc58231538" w:history="1">
        <w:r w:rsidR="00C64020" w:rsidRPr="00454C72">
          <w:rPr>
            <w:rStyle w:val="Hyperlink"/>
            <w:noProof/>
            <w:sz w:val="24"/>
            <w:szCs w:val="24"/>
          </w:rPr>
          <w:t xml:space="preserve">Table 1. ADEC </w:t>
        </w:r>
        <w:r w:rsidR="00F524A8" w:rsidRPr="00454C72">
          <w:rPr>
            <w:rStyle w:val="Hyperlink"/>
            <w:noProof/>
            <w:sz w:val="24"/>
            <w:szCs w:val="24"/>
          </w:rPr>
          <w:t>water quality standards and</w:t>
        </w:r>
        <w:r w:rsidR="00C64020" w:rsidRPr="00454C72">
          <w:rPr>
            <w:rStyle w:val="Hyperlink"/>
            <w:noProof/>
            <w:sz w:val="24"/>
            <w:szCs w:val="24"/>
          </w:rPr>
          <w:t xml:space="preserve"> calculations..</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_Toc58231538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22</w:t>
        </w:r>
        <w:r w:rsidR="00C64020" w:rsidRPr="00454C72">
          <w:rPr>
            <w:noProof/>
            <w:webHidden/>
            <w:sz w:val="24"/>
            <w:szCs w:val="24"/>
          </w:rPr>
          <w:fldChar w:fldCharType="end"/>
        </w:r>
      </w:hyperlink>
    </w:p>
    <w:p w14:paraId="10061A31" w14:textId="0C676FA1" w:rsidR="00C64020" w:rsidRPr="00454C72" w:rsidRDefault="00307855">
      <w:pPr>
        <w:pStyle w:val="TableofFigures"/>
        <w:tabs>
          <w:tab w:val="right" w:leader="dot" w:pos="10070"/>
        </w:tabs>
        <w:rPr>
          <w:rFonts w:eastAsiaTheme="minorEastAsia" w:cstheme="minorBidi"/>
          <w:noProof/>
          <w:kern w:val="0"/>
          <w:sz w:val="24"/>
          <w:szCs w:val="24"/>
          <w:lang w:eastAsia="en-US"/>
        </w:rPr>
      </w:pPr>
      <w:hyperlink w:anchor="_Toc58231539" w:history="1">
        <w:r w:rsidR="00C64020" w:rsidRPr="00454C72">
          <w:rPr>
            <w:rStyle w:val="Hyperlink"/>
            <w:noProof/>
            <w:sz w:val="24"/>
            <w:szCs w:val="24"/>
          </w:rPr>
          <w:t>Tab</w:t>
        </w:r>
        <w:r w:rsidR="002A3367" w:rsidRPr="00454C72">
          <w:rPr>
            <w:rStyle w:val="Hyperlink"/>
            <w:noProof/>
            <w:sz w:val="24"/>
            <w:szCs w:val="24"/>
          </w:rPr>
          <w:t>le 2. Sampling site coordinates</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_Toc58231539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23</w:t>
        </w:r>
        <w:r w:rsidR="00C64020" w:rsidRPr="00454C72">
          <w:rPr>
            <w:noProof/>
            <w:webHidden/>
            <w:sz w:val="24"/>
            <w:szCs w:val="24"/>
          </w:rPr>
          <w:fldChar w:fldCharType="end"/>
        </w:r>
      </w:hyperlink>
    </w:p>
    <w:p w14:paraId="5527903B" w14:textId="34DD2DD3" w:rsidR="00C64020" w:rsidRPr="00454C72" w:rsidRDefault="00307855">
      <w:pPr>
        <w:pStyle w:val="TableofFigures"/>
        <w:tabs>
          <w:tab w:val="right" w:leader="dot" w:pos="10070"/>
        </w:tabs>
        <w:rPr>
          <w:rFonts w:eastAsiaTheme="minorEastAsia" w:cstheme="minorBidi"/>
          <w:noProof/>
          <w:kern w:val="0"/>
          <w:sz w:val="24"/>
          <w:szCs w:val="24"/>
          <w:lang w:eastAsia="en-US"/>
        </w:rPr>
      </w:pPr>
      <w:hyperlink w:anchor="_Toc58231540" w:history="1">
        <w:r w:rsidR="00C64020" w:rsidRPr="00454C72">
          <w:rPr>
            <w:rStyle w:val="Hyperlink"/>
            <w:noProof/>
            <w:sz w:val="24"/>
            <w:szCs w:val="24"/>
          </w:rPr>
          <w:t>Table 3. Instances where zinc</w:t>
        </w:r>
        <w:r w:rsidR="00F524A8" w:rsidRPr="00454C72">
          <w:rPr>
            <w:rStyle w:val="Hyperlink"/>
            <w:noProof/>
            <w:sz w:val="24"/>
            <w:szCs w:val="24"/>
          </w:rPr>
          <w:t xml:space="preserve"> and copper data differs from pa</w:t>
        </w:r>
        <w:r w:rsidR="00C64020" w:rsidRPr="00454C72">
          <w:rPr>
            <w:rStyle w:val="Hyperlink"/>
            <w:noProof/>
            <w:sz w:val="24"/>
            <w:szCs w:val="24"/>
          </w:rPr>
          <w:t>ired calcium and magnesium data.</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_Toc58231540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24</w:t>
        </w:r>
        <w:r w:rsidR="00C64020" w:rsidRPr="00454C72">
          <w:rPr>
            <w:noProof/>
            <w:webHidden/>
            <w:sz w:val="24"/>
            <w:szCs w:val="24"/>
          </w:rPr>
          <w:fldChar w:fldCharType="end"/>
        </w:r>
      </w:hyperlink>
    </w:p>
    <w:p w14:paraId="69D51DBE" w14:textId="379B1490" w:rsidR="00C64020" w:rsidRPr="00454C72" w:rsidRDefault="00307855">
      <w:pPr>
        <w:pStyle w:val="TableofFigures"/>
        <w:tabs>
          <w:tab w:val="right" w:leader="dot" w:pos="10070"/>
        </w:tabs>
        <w:rPr>
          <w:rFonts w:eastAsiaTheme="minorEastAsia" w:cstheme="minorBidi"/>
          <w:noProof/>
          <w:kern w:val="0"/>
          <w:sz w:val="24"/>
          <w:szCs w:val="24"/>
          <w:lang w:eastAsia="en-US"/>
        </w:rPr>
      </w:pPr>
      <w:hyperlink w:anchor="_Toc58231541" w:history="1">
        <w:r w:rsidR="00C64020" w:rsidRPr="00454C72">
          <w:rPr>
            <w:rStyle w:val="Hyperlink"/>
            <w:noProof/>
            <w:sz w:val="24"/>
            <w:szCs w:val="24"/>
          </w:rPr>
          <w:t>Table 4. Copper and zinc levels and hardness-dependent criterion standards.</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_Toc58231541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25</w:t>
        </w:r>
        <w:r w:rsidR="00C64020" w:rsidRPr="00454C72">
          <w:rPr>
            <w:noProof/>
            <w:webHidden/>
            <w:sz w:val="24"/>
            <w:szCs w:val="24"/>
          </w:rPr>
          <w:fldChar w:fldCharType="end"/>
        </w:r>
      </w:hyperlink>
    </w:p>
    <w:p w14:paraId="2FE2FAF6" w14:textId="77A0C021" w:rsidR="00C64020" w:rsidRPr="00454C72" w:rsidRDefault="00307855">
      <w:pPr>
        <w:pStyle w:val="TableofFigures"/>
        <w:tabs>
          <w:tab w:val="right" w:leader="dot" w:pos="10070"/>
        </w:tabs>
        <w:rPr>
          <w:rFonts w:eastAsiaTheme="minorEastAsia" w:cstheme="minorBidi"/>
          <w:noProof/>
          <w:kern w:val="0"/>
          <w:sz w:val="24"/>
          <w:szCs w:val="24"/>
          <w:lang w:eastAsia="en-US"/>
        </w:rPr>
      </w:pPr>
      <w:hyperlink w:anchor="_Toc58231542" w:history="1">
        <w:r w:rsidR="00C64020" w:rsidRPr="00454C72">
          <w:rPr>
            <w:rStyle w:val="Hyperlink"/>
            <w:noProof/>
            <w:sz w:val="24"/>
            <w:szCs w:val="24"/>
          </w:rPr>
          <w:t>Table 5. Relative difference levels of duplicate samples by site and date</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_Toc58231542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28</w:t>
        </w:r>
        <w:r w:rsidR="00C64020" w:rsidRPr="00454C72">
          <w:rPr>
            <w:noProof/>
            <w:webHidden/>
            <w:sz w:val="24"/>
            <w:szCs w:val="24"/>
          </w:rPr>
          <w:fldChar w:fldCharType="end"/>
        </w:r>
      </w:hyperlink>
    </w:p>
    <w:p w14:paraId="31C2694A" w14:textId="2FD99F1E" w:rsidR="00C64020" w:rsidRPr="00454C72" w:rsidRDefault="00307855">
      <w:pPr>
        <w:pStyle w:val="TableofFigures"/>
        <w:tabs>
          <w:tab w:val="right" w:leader="dot" w:pos="10070"/>
        </w:tabs>
        <w:rPr>
          <w:rFonts w:eastAsiaTheme="minorEastAsia" w:cstheme="minorBidi"/>
          <w:noProof/>
          <w:kern w:val="0"/>
          <w:sz w:val="24"/>
          <w:szCs w:val="24"/>
          <w:lang w:eastAsia="en-US"/>
        </w:rPr>
      </w:pPr>
      <w:hyperlink w:anchor="_Toc58231543" w:history="1">
        <w:r w:rsidR="00C64020" w:rsidRPr="00454C72">
          <w:rPr>
            <w:rStyle w:val="Hyperlink"/>
            <w:noProof/>
            <w:sz w:val="24"/>
            <w:szCs w:val="24"/>
          </w:rPr>
          <w:t>Table 6. Average hardness values for 2000 – 2014</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_Toc58231543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29</w:t>
        </w:r>
        <w:r w:rsidR="00C64020" w:rsidRPr="00454C72">
          <w:rPr>
            <w:noProof/>
            <w:webHidden/>
            <w:sz w:val="24"/>
            <w:szCs w:val="24"/>
          </w:rPr>
          <w:fldChar w:fldCharType="end"/>
        </w:r>
      </w:hyperlink>
    </w:p>
    <w:p w14:paraId="7F566E9A" w14:textId="75510E50" w:rsidR="004E2752" w:rsidRDefault="00514749" w:rsidP="00494D2F">
      <w:pPr>
        <w:spacing w:line="360" w:lineRule="auto"/>
      </w:pPr>
      <w:r w:rsidRPr="000C461A">
        <w:rPr>
          <w:sz w:val="24"/>
          <w:szCs w:val="24"/>
        </w:rPr>
        <w:fldChar w:fldCharType="end"/>
      </w:r>
    </w:p>
    <w:p w14:paraId="31DDFB17" w14:textId="47140151" w:rsidR="005758E6" w:rsidRDefault="005758E6" w:rsidP="004B6B4F"/>
    <w:p w14:paraId="65836341" w14:textId="6142F883" w:rsidR="00430E3E" w:rsidRDefault="00430E3E" w:rsidP="004B6B4F"/>
    <w:p w14:paraId="494B5E72" w14:textId="0ED0FA0A" w:rsidR="00430E3E" w:rsidRDefault="00430E3E" w:rsidP="00430E3E">
      <w:pPr>
        <w:pStyle w:val="Heading1"/>
      </w:pPr>
      <w:r>
        <w:t>list of acronyms</w:t>
      </w:r>
    </w:p>
    <w:p w14:paraId="0214F84D" w14:textId="77777777" w:rsidR="00430E3E" w:rsidRPr="00430E3E" w:rsidRDefault="00430E3E" w:rsidP="00430E3E"/>
    <w:p w14:paraId="6B7307D7"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ADF&amp;G</w:t>
      </w:r>
      <w:r w:rsidRPr="00454C72">
        <w:rPr>
          <w:rFonts w:asciiTheme="minorHAnsi" w:hAnsiTheme="minorHAnsi"/>
          <w:color w:val="000000"/>
        </w:rPr>
        <w:t xml:space="preserve"> - Alaska Department of Fish &amp; Game</w:t>
      </w:r>
    </w:p>
    <w:p w14:paraId="5ECA0A11" w14:textId="77777777" w:rsidR="001F5D99" w:rsidRPr="00454C72" w:rsidRDefault="00430E3E" w:rsidP="00430E3E">
      <w:pPr>
        <w:pStyle w:val="NormalWeb"/>
        <w:spacing w:before="0" w:beforeAutospacing="0" w:after="0" w:afterAutospacing="0"/>
        <w:rPr>
          <w:ins w:id="2" w:author="Benjamin Meyer" w:date="2021-02-19T16:13:00Z"/>
          <w:rFonts w:asciiTheme="minorHAnsi" w:hAnsiTheme="minorHAnsi"/>
          <w:color w:val="000000"/>
        </w:rPr>
      </w:pPr>
      <w:r w:rsidRPr="00454C72">
        <w:rPr>
          <w:rFonts w:asciiTheme="minorHAnsi" w:hAnsiTheme="minorHAnsi"/>
          <w:b/>
          <w:bCs/>
          <w:color w:val="000000"/>
        </w:rPr>
        <w:t>ADEC</w:t>
      </w:r>
      <w:r w:rsidRPr="00454C72">
        <w:rPr>
          <w:rFonts w:asciiTheme="minorHAnsi" w:hAnsiTheme="minorHAnsi"/>
          <w:color w:val="000000"/>
        </w:rPr>
        <w:t xml:space="preserve"> - Alaska Department of Environmental Conservation</w:t>
      </w:r>
    </w:p>
    <w:p w14:paraId="3700A76F" w14:textId="66D3C070" w:rsidR="00430E3E" w:rsidRPr="00454C72" w:rsidRDefault="001F5D99" w:rsidP="00430E3E">
      <w:pPr>
        <w:pStyle w:val="NormalWeb"/>
        <w:spacing w:before="0" w:beforeAutospacing="0" w:after="0" w:afterAutospacing="0"/>
        <w:rPr>
          <w:rFonts w:asciiTheme="minorHAnsi" w:hAnsiTheme="minorHAnsi"/>
        </w:rPr>
      </w:pPr>
      <w:r w:rsidRPr="00454C72">
        <w:rPr>
          <w:rFonts w:asciiTheme="minorHAnsi" w:hAnsiTheme="minorHAnsi"/>
          <w:b/>
          <w:color w:val="000000"/>
        </w:rPr>
        <w:t xml:space="preserve">CCC - </w:t>
      </w:r>
      <w:r w:rsidRPr="00454C72">
        <w:rPr>
          <w:rFonts w:asciiTheme="minorHAnsi" w:hAnsiTheme="minorHAnsi"/>
        </w:rPr>
        <w:t>Criterion Chronic Concentration</w:t>
      </w:r>
    </w:p>
    <w:p w14:paraId="2F242F8E"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CWA</w:t>
      </w:r>
      <w:r w:rsidRPr="00454C72">
        <w:rPr>
          <w:rFonts w:asciiTheme="minorHAnsi" w:hAnsiTheme="minorHAnsi"/>
          <w:color w:val="000000"/>
        </w:rPr>
        <w:t xml:space="preserve"> - Clean Water Act</w:t>
      </w:r>
    </w:p>
    <w:p w14:paraId="1A413973"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EPA - </w:t>
      </w:r>
      <w:r w:rsidRPr="00454C72">
        <w:rPr>
          <w:rFonts w:asciiTheme="minorHAnsi" w:hAnsiTheme="minorHAnsi"/>
          <w:color w:val="000000"/>
        </w:rPr>
        <w:t>United States Environmental Protection Agency</w:t>
      </w:r>
    </w:p>
    <w:p w14:paraId="5345A29B"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KPB</w:t>
      </w:r>
      <w:r w:rsidRPr="00454C72">
        <w:rPr>
          <w:rFonts w:asciiTheme="minorHAnsi" w:hAnsiTheme="minorHAnsi"/>
          <w:color w:val="000000"/>
        </w:rPr>
        <w:t xml:space="preserve"> - Kenai Peninsula Borough</w:t>
      </w:r>
    </w:p>
    <w:p w14:paraId="317BE622"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KPFHP </w:t>
      </w:r>
      <w:r w:rsidRPr="00454C72">
        <w:rPr>
          <w:rFonts w:asciiTheme="minorHAnsi" w:hAnsiTheme="minorHAnsi"/>
          <w:color w:val="000000"/>
        </w:rPr>
        <w:t>- Kenai Peninsula Fish Habitat Partnership</w:t>
      </w:r>
    </w:p>
    <w:p w14:paraId="79386750"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KRBWQM</w:t>
      </w:r>
      <w:r w:rsidRPr="00454C72">
        <w:rPr>
          <w:rFonts w:asciiTheme="minorHAnsi" w:hAnsiTheme="minorHAnsi"/>
          <w:color w:val="000000"/>
        </w:rPr>
        <w:t xml:space="preserve"> - Kenai River Baseline Water Quality Monitoring </w:t>
      </w:r>
    </w:p>
    <w:p w14:paraId="03E0546A"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KRCMP </w:t>
      </w:r>
      <w:r w:rsidRPr="00454C72">
        <w:rPr>
          <w:rFonts w:asciiTheme="minorHAnsi" w:hAnsiTheme="minorHAnsi"/>
          <w:color w:val="000000"/>
        </w:rPr>
        <w:t>- Kenai River Comprehensive Management Plan</w:t>
      </w:r>
    </w:p>
    <w:p w14:paraId="50130CCC"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KRSMA</w:t>
      </w:r>
      <w:r w:rsidRPr="00454C72">
        <w:rPr>
          <w:rFonts w:asciiTheme="minorHAnsi" w:hAnsiTheme="minorHAnsi"/>
          <w:color w:val="000000"/>
        </w:rPr>
        <w:t xml:space="preserve"> - Kenai River Special Management Area </w:t>
      </w:r>
    </w:p>
    <w:p w14:paraId="05DEC0FC"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KWF</w:t>
      </w:r>
      <w:r w:rsidRPr="00454C72">
        <w:rPr>
          <w:rFonts w:asciiTheme="minorHAnsi" w:hAnsiTheme="minorHAnsi"/>
          <w:color w:val="000000"/>
        </w:rPr>
        <w:t xml:space="preserve"> - Kenai Watershed Forum </w:t>
      </w:r>
    </w:p>
    <w:p w14:paraId="4D9E32FA" w14:textId="0A5E4AC8" w:rsidR="00430E3E" w:rsidRPr="00454C72" w:rsidRDefault="00430E3E" w:rsidP="00430E3E">
      <w:pPr>
        <w:pStyle w:val="NormalWeb"/>
        <w:spacing w:before="0" w:beforeAutospacing="0" w:after="0" w:afterAutospacing="0"/>
        <w:rPr>
          <w:rFonts w:asciiTheme="minorHAnsi" w:hAnsiTheme="minorHAnsi"/>
          <w:color w:val="000000"/>
        </w:rPr>
      </w:pPr>
      <w:r w:rsidRPr="00454C72">
        <w:rPr>
          <w:rFonts w:asciiTheme="minorHAnsi" w:hAnsiTheme="minorHAnsi"/>
          <w:b/>
          <w:bCs/>
          <w:color w:val="000000"/>
        </w:rPr>
        <w:t>QAPP</w:t>
      </w:r>
      <w:r w:rsidRPr="00454C72">
        <w:rPr>
          <w:rFonts w:asciiTheme="minorHAnsi" w:hAnsiTheme="minorHAnsi"/>
          <w:color w:val="000000"/>
        </w:rPr>
        <w:t xml:space="preserve"> - Quality Assurance Project Plan</w:t>
      </w:r>
    </w:p>
    <w:p w14:paraId="5E6795B3" w14:textId="221EBE92" w:rsidR="00F33294" w:rsidRPr="00454C72" w:rsidRDefault="00F33294" w:rsidP="00430E3E">
      <w:pPr>
        <w:pStyle w:val="NormalWeb"/>
        <w:spacing w:before="0" w:beforeAutospacing="0" w:after="0" w:afterAutospacing="0"/>
        <w:rPr>
          <w:rFonts w:asciiTheme="minorHAnsi" w:hAnsiTheme="minorHAnsi"/>
        </w:rPr>
      </w:pPr>
      <w:r w:rsidRPr="00454C72">
        <w:rPr>
          <w:rFonts w:asciiTheme="minorHAnsi" w:hAnsiTheme="minorHAnsi"/>
          <w:b/>
        </w:rPr>
        <w:t>RPD</w:t>
      </w:r>
      <w:r w:rsidRPr="00454C72">
        <w:rPr>
          <w:rFonts w:asciiTheme="minorHAnsi" w:hAnsiTheme="minorHAnsi"/>
        </w:rPr>
        <w:t xml:space="preserve"> – Relative Percent Difference</w:t>
      </w:r>
    </w:p>
    <w:p w14:paraId="491679D6"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USFS - </w:t>
      </w:r>
      <w:r w:rsidRPr="00454C72">
        <w:rPr>
          <w:rFonts w:asciiTheme="minorHAnsi" w:hAnsiTheme="minorHAnsi"/>
          <w:color w:val="000000"/>
        </w:rPr>
        <w:t>United States Forest Service</w:t>
      </w:r>
    </w:p>
    <w:p w14:paraId="7E4CD87C" w14:textId="77777777" w:rsidR="00430E3E" w:rsidRPr="00454C72" w:rsidRDefault="00430E3E" w:rsidP="00430E3E">
      <w:pPr>
        <w:pStyle w:val="NormalWeb"/>
        <w:spacing w:before="0" w:beforeAutospacing="0" w:after="0" w:afterAutospacing="0"/>
        <w:rPr>
          <w:rFonts w:asciiTheme="minorHAnsi" w:hAnsiTheme="minorHAnsi"/>
          <w:color w:val="000000"/>
        </w:rPr>
      </w:pPr>
      <w:r w:rsidRPr="00454C72">
        <w:rPr>
          <w:rFonts w:asciiTheme="minorHAnsi" w:hAnsiTheme="minorHAnsi"/>
          <w:b/>
          <w:bCs/>
          <w:color w:val="000000"/>
        </w:rPr>
        <w:t>USGS</w:t>
      </w:r>
      <w:r w:rsidRPr="00454C72">
        <w:rPr>
          <w:rFonts w:asciiTheme="minorHAnsi" w:hAnsiTheme="minorHAnsi"/>
          <w:color w:val="000000"/>
        </w:rPr>
        <w:t xml:space="preserve"> - United States Geological Survey</w:t>
      </w:r>
    </w:p>
    <w:p w14:paraId="6144B61E" w14:textId="77777777" w:rsidR="00430E3E" w:rsidRDefault="00430E3E" w:rsidP="004B6B4F">
      <w:pPr>
        <w:sectPr w:rsidR="00430E3E" w:rsidSect="005F7DDC">
          <w:headerReference w:type="even" r:id="rId13"/>
          <w:headerReference w:type="default" r:id="rId14"/>
          <w:footerReference w:type="even" r:id="rId15"/>
          <w:footerReference w:type="default" r:id="rId16"/>
          <w:headerReference w:type="first" r:id="rId17"/>
          <w:footerReference w:type="first" r:id="rId18"/>
          <w:pgSz w:w="12240" w:h="15840"/>
          <w:pgMar w:top="1080" w:right="1080" w:bottom="1080" w:left="1080" w:header="720" w:footer="720" w:gutter="0"/>
          <w:pgNumType w:fmt="lowerRoman" w:start="0"/>
          <w:cols w:space="720"/>
          <w:titlePg/>
          <w:docGrid w:linePitch="360"/>
        </w:sectPr>
      </w:pPr>
    </w:p>
    <w:p w14:paraId="2BF65F9F" w14:textId="5397B924" w:rsidR="00C31CF5" w:rsidRDefault="00035161" w:rsidP="005505C8">
      <w:pPr>
        <w:pStyle w:val="Heading1"/>
      </w:pPr>
      <w:bookmarkStart w:id="3" w:name="_Toc64271415"/>
      <w:commentRangeStart w:id="4"/>
      <w:commentRangeStart w:id="5"/>
      <w:commentRangeStart w:id="6"/>
      <w:r>
        <w:lastRenderedPageBreak/>
        <w:t>P</w:t>
      </w:r>
      <w:r w:rsidR="003E173B">
        <w:t>urpose</w:t>
      </w:r>
      <w:commentRangeEnd w:id="4"/>
      <w:r w:rsidR="000E534D">
        <w:rPr>
          <w:rStyle w:val="CommentReference"/>
          <w:rFonts w:asciiTheme="minorHAnsi" w:hAnsiTheme="minorHAnsi"/>
          <w:caps w:val="0"/>
        </w:rPr>
        <w:commentReference w:id="4"/>
      </w:r>
      <w:commentRangeEnd w:id="5"/>
      <w:r w:rsidR="00CA538C">
        <w:rPr>
          <w:rStyle w:val="CommentReference"/>
          <w:rFonts w:asciiTheme="minorHAnsi" w:hAnsiTheme="minorHAnsi"/>
          <w:caps w:val="0"/>
        </w:rPr>
        <w:commentReference w:id="5"/>
      </w:r>
      <w:commentRangeEnd w:id="6"/>
      <w:r w:rsidR="00A03C7E">
        <w:rPr>
          <w:rStyle w:val="CommentReference"/>
          <w:rFonts w:asciiTheme="minorHAnsi" w:hAnsiTheme="minorHAnsi"/>
          <w:caps w:val="0"/>
        </w:rPr>
        <w:commentReference w:id="6"/>
      </w:r>
      <w:bookmarkEnd w:id="3"/>
      <w:ins w:id="7" w:author="Benjamin Meyer [2]" w:date="2020-11-28T19:56:00Z">
        <w:r w:rsidR="009C0C0A">
          <w:t xml:space="preserve"> </w:t>
        </w:r>
      </w:ins>
    </w:p>
    <w:p w14:paraId="25BF2E6E" w14:textId="77777777" w:rsidR="000C461A" w:rsidRPr="000C461A" w:rsidRDefault="000C461A" w:rsidP="000C461A"/>
    <w:p w14:paraId="3264F95E" w14:textId="293118C2" w:rsidR="000F2469" w:rsidRPr="00CE73AF" w:rsidRDefault="00EF0F35" w:rsidP="00EF0F35">
      <w:pPr>
        <w:rPr>
          <w:sz w:val="24"/>
          <w:szCs w:val="24"/>
        </w:rPr>
      </w:pPr>
      <w:r w:rsidRPr="00831865">
        <w:rPr>
          <w:sz w:val="24"/>
          <w:szCs w:val="24"/>
        </w:rPr>
        <w:t xml:space="preserve">This </w:t>
      </w:r>
      <w:ins w:id="8" w:author="Benjamin Meyer" w:date="2021-01-26T08:40:00Z">
        <w:r w:rsidR="00723CCF">
          <w:rPr>
            <w:sz w:val="24"/>
            <w:szCs w:val="24"/>
          </w:rPr>
          <w:t xml:space="preserve">field </w:t>
        </w:r>
      </w:ins>
      <w:r w:rsidR="00DF4B79">
        <w:rPr>
          <w:sz w:val="24"/>
          <w:szCs w:val="24"/>
        </w:rPr>
        <w:t>report</w:t>
      </w:r>
      <w:r w:rsidR="009D280B" w:rsidRPr="00831865">
        <w:rPr>
          <w:sz w:val="24"/>
          <w:szCs w:val="24"/>
        </w:rPr>
        <w:t xml:space="preserve"> </w:t>
      </w:r>
      <w:r w:rsidR="00FE0429" w:rsidRPr="00831865">
        <w:rPr>
          <w:sz w:val="24"/>
          <w:szCs w:val="24"/>
        </w:rPr>
        <w:t>highlight</w:t>
      </w:r>
      <w:r w:rsidR="00DF4B79">
        <w:rPr>
          <w:sz w:val="24"/>
          <w:szCs w:val="24"/>
        </w:rPr>
        <w:t>s</w:t>
      </w:r>
      <w:r w:rsidR="00723CCF">
        <w:rPr>
          <w:sz w:val="24"/>
          <w:szCs w:val="24"/>
        </w:rPr>
        <w:t xml:space="preserve"> </w:t>
      </w:r>
      <w:r w:rsidR="00255424" w:rsidRPr="00CE73AF">
        <w:rPr>
          <w:sz w:val="24"/>
          <w:szCs w:val="24"/>
        </w:rPr>
        <w:t xml:space="preserve">efforts conducted to </w:t>
      </w:r>
      <w:r w:rsidR="00831865" w:rsidRPr="00CE73AF">
        <w:rPr>
          <w:sz w:val="24"/>
          <w:szCs w:val="24"/>
        </w:rPr>
        <w:t>assess levels of copper and zinc, as well as to their potential sources</w:t>
      </w:r>
      <w:r w:rsidR="00C94F24">
        <w:rPr>
          <w:sz w:val="24"/>
          <w:szCs w:val="24"/>
        </w:rPr>
        <w:t xml:space="preserve"> </w:t>
      </w:r>
      <w:ins w:id="9" w:author="Benjamin Meyer" w:date="2021-01-26T08:41:00Z">
        <w:r w:rsidR="00723CCF">
          <w:rPr>
            <w:sz w:val="24"/>
            <w:szCs w:val="24"/>
          </w:rPr>
          <w:t xml:space="preserve">in surface water </w:t>
        </w:r>
      </w:ins>
      <w:r w:rsidR="00255424" w:rsidRPr="00CE73AF">
        <w:rPr>
          <w:sz w:val="24"/>
          <w:szCs w:val="24"/>
        </w:rPr>
        <w:t xml:space="preserve">throughout the </w:t>
      </w:r>
      <w:r w:rsidR="00FE0429" w:rsidRPr="00CE73AF">
        <w:rPr>
          <w:sz w:val="24"/>
          <w:szCs w:val="24"/>
        </w:rPr>
        <w:t>Kenai River watershed</w:t>
      </w:r>
      <w:r w:rsidR="000F37DC" w:rsidRPr="00CE73AF">
        <w:rPr>
          <w:sz w:val="24"/>
          <w:szCs w:val="24"/>
        </w:rPr>
        <w:t>.</w:t>
      </w:r>
      <w:r w:rsidR="00FE0429" w:rsidRPr="00CE73AF">
        <w:rPr>
          <w:sz w:val="24"/>
          <w:szCs w:val="24"/>
        </w:rPr>
        <w:t xml:space="preserve"> </w:t>
      </w:r>
      <w:commentRangeStart w:id="10"/>
      <w:commentRangeStart w:id="11"/>
      <w:r w:rsidR="00255424" w:rsidRPr="00CE73AF">
        <w:rPr>
          <w:sz w:val="24"/>
          <w:szCs w:val="24"/>
        </w:rPr>
        <w:t xml:space="preserve">These </w:t>
      </w:r>
      <w:r w:rsidR="00831865" w:rsidRPr="00CE73AF">
        <w:rPr>
          <w:sz w:val="24"/>
          <w:szCs w:val="24"/>
        </w:rPr>
        <w:t>e</w:t>
      </w:r>
      <w:commentRangeEnd w:id="10"/>
      <w:r w:rsidR="00511403">
        <w:rPr>
          <w:rStyle w:val="CommentReference"/>
        </w:rPr>
        <w:commentReference w:id="10"/>
      </w:r>
      <w:commentRangeEnd w:id="11"/>
      <w:r w:rsidR="00723CCF">
        <w:rPr>
          <w:rStyle w:val="CommentReference"/>
        </w:rPr>
        <w:commentReference w:id="11"/>
      </w:r>
      <w:r w:rsidR="00831865" w:rsidRPr="00CE73AF">
        <w:rPr>
          <w:sz w:val="24"/>
          <w:szCs w:val="24"/>
        </w:rPr>
        <w:t>fforts are</w:t>
      </w:r>
      <w:r w:rsidR="00255424" w:rsidRPr="00CE73AF">
        <w:rPr>
          <w:sz w:val="24"/>
          <w:szCs w:val="24"/>
        </w:rPr>
        <w:t xml:space="preserve"> intended to complement</w:t>
      </w:r>
      <w:r w:rsidR="00BA487E" w:rsidRPr="00CE73AF">
        <w:rPr>
          <w:sz w:val="24"/>
          <w:szCs w:val="24"/>
        </w:rPr>
        <w:t xml:space="preserve"> and respond to</w:t>
      </w:r>
      <w:r w:rsidR="00255424" w:rsidRPr="00CE73AF">
        <w:rPr>
          <w:sz w:val="24"/>
          <w:szCs w:val="24"/>
        </w:rPr>
        <w:t xml:space="preserve"> the literature review </w:t>
      </w:r>
      <w:r w:rsidR="00831865" w:rsidRPr="00CE73AF">
        <w:rPr>
          <w:sz w:val="24"/>
          <w:szCs w:val="24"/>
        </w:rPr>
        <w:t xml:space="preserve">submitted to ADEC </w:t>
      </w:r>
      <w:r w:rsidR="00255424" w:rsidRPr="00CE73AF">
        <w:rPr>
          <w:sz w:val="24"/>
          <w:szCs w:val="24"/>
        </w:rPr>
        <w:t>in 2017 by the Kenai Watershed Forum under ACWA grant 17-06</w:t>
      </w:r>
      <w:r w:rsidR="00FC3D86">
        <w:rPr>
          <w:sz w:val="24"/>
          <w:szCs w:val="24"/>
        </w:rPr>
        <w:t xml:space="preserve"> </w:t>
      </w:r>
      <w:r w:rsidR="00FC3D86">
        <w:rPr>
          <w:sz w:val="24"/>
          <w:szCs w:val="24"/>
        </w:rPr>
        <w:fldChar w:fldCharType="begin" w:fldLock="1">
          <w:fldData xml:space="preserve">ZQBKAHcAOQBVAHQAdAB1ADIAegBBAE0ALwBSAFgARAB6ADEAVQBpAHkAUgBmAEoAZQBWAHIAYQBK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</w:fldData>
        </w:fldChar>
      </w:r>
      <w:r w:rsidR="00FC3D86">
        <w:rPr>
          <w:sz w:val="24"/>
          <w:szCs w:val="24"/>
        </w:rPr>
        <w:instrText>ADDIN paperpile_citation &lt;clusterId&gt;V538J688F979C799&lt;/clusterId&gt;&lt;version&gt;0.6.11&lt;/version&gt;&lt;metadata&gt;&lt;citation&gt;&lt;id&gt;55186b86-6adf-4c4c-8518-f7a7550705db&lt;/id&gt;&lt;no_author/&gt;&lt;prefix/&gt;&lt;suffix/&gt;&lt;locator/&gt;&lt;locator_label&gt;page&lt;/locator_label&gt;&lt;/citation&gt;&lt;/metadata&gt; \* MERGEFORMAT</w:instrText>
      </w:r>
      <w:r w:rsidR="00FC3D86">
        <w:rPr>
          <w:sz w:val="24"/>
          <w:szCs w:val="24"/>
        </w:rPr>
      </w:r>
      <w:r w:rsidR="00FC3D86">
        <w:rPr>
          <w:sz w:val="24"/>
          <w:szCs w:val="24"/>
        </w:rPr>
        <w:fldChar w:fldCharType="separate"/>
      </w:r>
      <w:r w:rsidR="00FC3D86">
        <w:rPr>
          <w:noProof/>
          <w:sz w:val="24"/>
          <w:szCs w:val="24"/>
        </w:rPr>
        <w:t>(Sires 2017b)</w:t>
      </w:r>
      <w:r w:rsidR="00FC3D86">
        <w:rPr>
          <w:sz w:val="24"/>
          <w:szCs w:val="24"/>
        </w:rPr>
        <w:fldChar w:fldCharType="end"/>
      </w:r>
      <w:r w:rsidR="00255424" w:rsidRPr="00CE73AF">
        <w:rPr>
          <w:sz w:val="24"/>
          <w:szCs w:val="24"/>
        </w:rPr>
        <w:t>.</w:t>
      </w:r>
      <w:r w:rsidR="00FE0429" w:rsidRPr="00CE73AF">
        <w:rPr>
          <w:sz w:val="24"/>
          <w:szCs w:val="24"/>
        </w:rPr>
        <w:t xml:space="preserve"> </w:t>
      </w:r>
      <w:r w:rsidR="000F2469" w:rsidRPr="00CE73AF">
        <w:rPr>
          <w:sz w:val="24"/>
          <w:szCs w:val="24"/>
        </w:rPr>
        <w:t xml:space="preserve">This </w:t>
      </w:r>
      <w:r w:rsidR="00DF4B79">
        <w:rPr>
          <w:sz w:val="24"/>
          <w:szCs w:val="24"/>
        </w:rPr>
        <w:t>field report</w:t>
      </w:r>
      <w:r w:rsidR="00361981">
        <w:rPr>
          <w:sz w:val="24"/>
          <w:szCs w:val="24"/>
        </w:rPr>
        <w:t xml:space="preserve"> </w:t>
      </w:r>
      <w:r w:rsidR="00DF4B79">
        <w:rPr>
          <w:sz w:val="24"/>
          <w:szCs w:val="24"/>
        </w:rPr>
        <w:t>will address</w:t>
      </w:r>
      <w:r w:rsidR="000F2469" w:rsidRPr="00CE73AF">
        <w:rPr>
          <w:sz w:val="24"/>
          <w:szCs w:val="24"/>
        </w:rPr>
        <w:t xml:space="preserve"> the following questions:</w:t>
      </w:r>
    </w:p>
    <w:p w14:paraId="66BF68F5" w14:textId="77777777" w:rsidR="000F2469" w:rsidRPr="00CE73AF" w:rsidRDefault="000F2469" w:rsidP="00EF0F35">
      <w:pPr>
        <w:rPr>
          <w:sz w:val="24"/>
          <w:szCs w:val="24"/>
        </w:rPr>
      </w:pPr>
    </w:p>
    <w:p w14:paraId="582A68BA" w14:textId="2EE1D45E" w:rsidR="00831865" w:rsidRDefault="00831865" w:rsidP="00C62EA9">
      <w:pPr>
        <w:pStyle w:val="ListParagraph"/>
        <w:numPr>
          <w:ilvl w:val="0"/>
          <w:numId w:val="7"/>
        </w:numPr>
        <w:rPr>
          <w:sz w:val="24"/>
          <w:szCs w:val="24"/>
        </w:rPr>
      </w:pPr>
      <w:r>
        <w:rPr>
          <w:sz w:val="24"/>
          <w:szCs w:val="24"/>
        </w:rPr>
        <w:t>What are the copper and zinc levels</w:t>
      </w:r>
      <w:r w:rsidR="00CE73AF">
        <w:rPr>
          <w:sz w:val="24"/>
          <w:szCs w:val="24"/>
        </w:rPr>
        <w:t xml:space="preserve"> at specific</w:t>
      </w:r>
      <w:r w:rsidR="00361981">
        <w:rPr>
          <w:sz w:val="24"/>
          <w:szCs w:val="24"/>
        </w:rPr>
        <w:t xml:space="preserve"> water monitoring</w:t>
      </w:r>
      <w:r w:rsidR="00CE73AF">
        <w:rPr>
          <w:sz w:val="24"/>
          <w:szCs w:val="24"/>
        </w:rPr>
        <w:t xml:space="preserve"> locations</w:t>
      </w:r>
      <w:r>
        <w:rPr>
          <w:sz w:val="24"/>
          <w:szCs w:val="24"/>
        </w:rPr>
        <w:t xml:space="preserve"> throughout the Kenai River watershed</w:t>
      </w:r>
      <w:r w:rsidR="00DF4B79">
        <w:rPr>
          <w:sz w:val="24"/>
          <w:szCs w:val="24"/>
        </w:rPr>
        <w:t xml:space="preserve"> during spring and summer </w:t>
      </w:r>
      <w:r w:rsidR="00C94F24">
        <w:rPr>
          <w:sz w:val="24"/>
          <w:szCs w:val="24"/>
        </w:rPr>
        <w:t>2019-2020</w:t>
      </w:r>
      <w:r w:rsidR="009121BD">
        <w:rPr>
          <w:sz w:val="24"/>
          <w:szCs w:val="24"/>
        </w:rPr>
        <w:t xml:space="preserve"> </w:t>
      </w:r>
      <w:r w:rsidR="00CE73AF">
        <w:rPr>
          <w:sz w:val="24"/>
          <w:szCs w:val="24"/>
        </w:rPr>
        <w:t>sampling events</w:t>
      </w:r>
      <w:r>
        <w:rPr>
          <w:sz w:val="24"/>
          <w:szCs w:val="24"/>
        </w:rPr>
        <w:t>?</w:t>
      </w:r>
    </w:p>
    <w:p w14:paraId="6E008CB9" w14:textId="77777777" w:rsidR="00831865" w:rsidRDefault="00831865" w:rsidP="00831865">
      <w:pPr>
        <w:pStyle w:val="ListParagraph"/>
        <w:rPr>
          <w:sz w:val="24"/>
          <w:szCs w:val="24"/>
        </w:rPr>
      </w:pPr>
    </w:p>
    <w:p w14:paraId="2623774A" w14:textId="7CAAF637" w:rsidR="00CE73AF" w:rsidRDefault="00CE73AF" w:rsidP="00C62EA9">
      <w:pPr>
        <w:pStyle w:val="ListParagraph"/>
        <w:numPr>
          <w:ilvl w:val="0"/>
          <w:numId w:val="7"/>
        </w:numPr>
        <w:rPr>
          <w:sz w:val="24"/>
          <w:szCs w:val="24"/>
        </w:rPr>
      </w:pPr>
      <w:r>
        <w:rPr>
          <w:sz w:val="24"/>
          <w:szCs w:val="24"/>
        </w:rPr>
        <w:t>Where are</w:t>
      </w:r>
      <w:r w:rsidR="006A7D75">
        <w:rPr>
          <w:sz w:val="24"/>
          <w:szCs w:val="24"/>
        </w:rPr>
        <w:t xml:space="preserve"> elevated levels copper and zinc</w:t>
      </w:r>
      <w:r>
        <w:rPr>
          <w:sz w:val="24"/>
          <w:szCs w:val="24"/>
        </w:rPr>
        <w:t xml:space="preserve"> occurring throughout the Kenai River watershed during spring and summer</w:t>
      </w:r>
      <w:r w:rsidR="009121BD">
        <w:rPr>
          <w:sz w:val="24"/>
          <w:szCs w:val="24"/>
        </w:rPr>
        <w:t xml:space="preserve"> </w:t>
      </w:r>
      <w:r w:rsidR="00C94F24">
        <w:rPr>
          <w:sz w:val="24"/>
          <w:szCs w:val="24"/>
        </w:rPr>
        <w:t>2019-2020</w:t>
      </w:r>
      <w:r>
        <w:rPr>
          <w:sz w:val="24"/>
          <w:szCs w:val="24"/>
        </w:rPr>
        <w:t xml:space="preserve"> sampling events?</w:t>
      </w:r>
    </w:p>
    <w:p w14:paraId="39A422E2" w14:textId="77777777" w:rsidR="00CE73AF" w:rsidRDefault="00CE73AF" w:rsidP="00CE73AF">
      <w:pPr>
        <w:pStyle w:val="ListParagraph"/>
        <w:rPr>
          <w:sz w:val="24"/>
          <w:szCs w:val="24"/>
        </w:rPr>
      </w:pPr>
    </w:p>
    <w:p w14:paraId="68DAF923" w14:textId="77777777" w:rsidR="00CE73AF" w:rsidRDefault="00CE73AF" w:rsidP="00C62EA9">
      <w:pPr>
        <w:pStyle w:val="ListParagraph"/>
        <w:numPr>
          <w:ilvl w:val="0"/>
          <w:numId w:val="7"/>
        </w:numPr>
        <w:rPr>
          <w:sz w:val="24"/>
          <w:szCs w:val="24"/>
        </w:rPr>
      </w:pPr>
      <w:r>
        <w:rPr>
          <w:sz w:val="24"/>
          <w:szCs w:val="24"/>
        </w:rPr>
        <w:t>What is the status of mapping efforts of potential copper and zinc sources on the Kenai River and throughout its watershed?</w:t>
      </w:r>
    </w:p>
    <w:p w14:paraId="3394A708" w14:textId="77777777" w:rsidR="000F2469" w:rsidRPr="00831865" w:rsidRDefault="000F2469" w:rsidP="00EF0F35">
      <w:pPr>
        <w:rPr>
          <w:sz w:val="24"/>
          <w:szCs w:val="24"/>
        </w:rPr>
      </w:pPr>
    </w:p>
    <w:p w14:paraId="68D8A649" w14:textId="77777777" w:rsidR="000F2469" w:rsidRPr="00831865" w:rsidRDefault="000F2469" w:rsidP="00EF0F35">
      <w:pPr>
        <w:rPr>
          <w:sz w:val="24"/>
          <w:szCs w:val="24"/>
        </w:rPr>
      </w:pPr>
    </w:p>
    <w:p w14:paraId="5A702A31" w14:textId="77777777" w:rsidR="00BC1F4D" w:rsidRDefault="00BC1F4D" w:rsidP="00CE73AF"/>
    <w:p w14:paraId="1C0F7451" w14:textId="77777777" w:rsidR="00BC1F4D" w:rsidRDefault="00BC1F4D" w:rsidP="00BC1F4D"/>
    <w:p w14:paraId="17EE0B17" w14:textId="77777777" w:rsidR="00BC1F4D" w:rsidRDefault="00BC1F4D" w:rsidP="00BC1F4D"/>
    <w:p w14:paraId="222C25A8" w14:textId="77777777" w:rsidR="00BC1F4D" w:rsidRDefault="00BC1F4D" w:rsidP="00BC1F4D"/>
    <w:p w14:paraId="12AD6FA2" w14:textId="77777777" w:rsidR="00BC1F4D" w:rsidRDefault="00BC1F4D" w:rsidP="00BC1F4D"/>
    <w:p w14:paraId="22A045E9" w14:textId="77777777" w:rsidR="00BC1F4D" w:rsidRDefault="00BC1F4D" w:rsidP="00BC1F4D"/>
    <w:p w14:paraId="79A6CDFD" w14:textId="77777777" w:rsidR="00BC1F4D" w:rsidRDefault="00BC1F4D" w:rsidP="00BC1F4D"/>
    <w:p w14:paraId="0F3954A8" w14:textId="77777777" w:rsidR="00BC1F4D" w:rsidRDefault="00BC1F4D" w:rsidP="00BC1F4D"/>
    <w:p w14:paraId="25715A52" w14:textId="77777777" w:rsidR="00BC1F4D" w:rsidRDefault="00BC1F4D" w:rsidP="00BC1F4D"/>
    <w:p w14:paraId="08A2B27E" w14:textId="77777777" w:rsidR="00BC1F4D" w:rsidRDefault="00BC1F4D" w:rsidP="00BC1F4D"/>
    <w:p w14:paraId="64A62FD0" w14:textId="77777777" w:rsidR="00BC1F4D" w:rsidRDefault="00BC1F4D" w:rsidP="00BC1F4D"/>
    <w:p w14:paraId="56852690" w14:textId="77777777" w:rsidR="00BC1F4D" w:rsidRDefault="00BC1F4D" w:rsidP="00BC1F4D"/>
    <w:p w14:paraId="4D2540A6" w14:textId="77777777" w:rsidR="00BC1F4D" w:rsidRDefault="00BC1F4D" w:rsidP="00BC1F4D"/>
    <w:p w14:paraId="292DEE15" w14:textId="77777777" w:rsidR="00BC1F4D" w:rsidRDefault="00BC1F4D" w:rsidP="00BC1F4D"/>
    <w:p w14:paraId="621363EF" w14:textId="77777777" w:rsidR="00BC1F4D" w:rsidRDefault="00BC1F4D" w:rsidP="00BC1F4D"/>
    <w:p w14:paraId="1CEDAC88" w14:textId="77777777" w:rsidR="001600DC" w:rsidRDefault="001600DC" w:rsidP="00BC1F4D"/>
    <w:p w14:paraId="650095AD" w14:textId="77777777" w:rsidR="001600DC" w:rsidRDefault="001600DC" w:rsidP="00BC1F4D"/>
    <w:p w14:paraId="627AF77F" w14:textId="77777777" w:rsidR="001600DC" w:rsidRDefault="001600DC" w:rsidP="00BC1F4D"/>
    <w:p w14:paraId="2275A153" w14:textId="77777777" w:rsidR="001600DC" w:rsidRDefault="001600DC" w:rsidP="00BC1F4D"/>
    <w:p w14:paraId="15BAACFF" w14:textId="77777777" w:rsidR="001600DC" w:rsidRDefault="001600DC" w:rsidP="00BC1F4D"/>
    <w:p w14:paraId="358B5CD3" w14:textId="77777777" w:rsidR="001600DC" w:rsidRDefault="001600DC" w:rsidP="00BC1F4D"/>
    <w:p w14:paraId="3E74C83E" w14:textId="77777777" w:rsidR="001600DC" w:rsidRDefault="001600DC" w:rsidP="00BC1F4D"/>
    <w:p w14:paraId="2132D834" w14:textId="77777777" w:rsidR="001600DC" w:rsidRDefault="001600DC" w:rsidP="00BC1F4D"/>
    <w:p w14:paraId="369D0906" w14:textId="77777777" w:rsidR="00746265" w:rsidRDefault="00746265" w:rsidP="00BC1F4D"/>
    <w:p w14:paraId="4170059E" w14:textId="77777777" w:rsidR="00746265" w:rsidRDefault="00746265" w:rsidP="00BC1F4D"/>
    <w:p w14:paraId="01946175" w14:textId="77777777" w:rsidR="0031789F" w:rsidRDefault="0031789F" w:rsidP="00BC1F4D"/>
    <w:p w14:paraId="346B7DED" w14:textId="77777777" w:rsidR="0031789F" w:rsidRDefault="0031789F" w:rsidP="00BC1F4D"/>
    <w:p w14:paraId="1ACABE53" w14:textId="77777777" w:rsidR="0031789F" w:rsidRDefault="0031789F" w:rsidP="00BC1F4D"/>
    <w:p w14:paraId="6EF4313B" w14:textId="77777777" w:rsidR="0031789F" w:rsidRDefault="0031789F" w:rsidP="00BC1F4D"/>
    <w:p w14:paraId="29119A09" w14:textId="77777777" w:rsidR="0031789F" w:rsidRDefault="0031789F" w:rsidP="00BC1F4D"/>
    <w:p w14:paraId="234F153A" w14:textId="77777777" w:rsidR="0031789F" w:rsidRDefault="0031789F" w:rsidP="00BC1F4D"/>
    <w:p w14:paraId="2BEE1043" w14:textId="77777777" w:rsidR="0031789F" w:rsidRDefault="0031789F" w:rsidP="00BC1F4D"/>
    <w:p w14:paraId="66F2AB09" w14:textId="77777777" w:rsidR="0031789F" w:rsidRDefault="0031789F" w:rsidP="00BC1F4D"/>
    <w:p w14:paraId="06986A2A" w14:textId="77777777" w:rsidR="0031789F" w:rsidRDefault="0031789F" w:rsidP="00BC1F4D"/>
    <w:p w14:paraId="202D8455" w14:textId="77777777" w:rsidR="0031789F" w:rsidRDefault="0031789F" w:rsidP="00BC1F4D"/>
    <w:p w14:paraId="0D3A77C4" w14:textId="77777777" w:rsidR="0031789F" w:rsidRDefault="0031789F" w:rsidP="00BC1F4D"/>
    <w:p w14:paraId="1711473D" w14:textId="77777777" w:rsidR="0031789F" w:rsidRDefault="0031789F" w:rsidP="00BC1F4D"/>
    <w:p w14:paraId="0CE6A902" w14:textId="77777777" w:rsidR="0031789F" w:rsidRDefault="0031789F" w:rsidP="00BC1F4D"/>
    <w:p w14:paraId="07EE6DE6" w14:textId="7D32C050" w:rsidR="0031789F" w:rsidRDefault="0031789F" w:rsidP="00BC1F4D"/>
    <w:p w14:paraId="1F08AAFC" w14:textId="1097C115" w:rsidR="00A03C7E" w:rsidRDefault="00A03C7E" w:rsidP="00BC1F4D"/>
    <w:p w14:paraId="28D6F6EE" w14:textId="19232C5A" w:rsidR="00A03C7E" w:rsidRDefault="00A03C7E" w:rsidP="00BC1F4D"/>
    <w:p w14:paraId="6E1A8256" w14:textId="77777777" w:rsidR="00A03C7E" w:rsidRDefault="00A03C7E" w:rsidP="00BC1F4D"/>
    <w:p w14:paraId="60FABE8F" w14:textId="6CA2E65A" w:rsidR="009308B3" w:rsidRDefault="009308B3" w:rsidP="009308B3">
      <w:pPr>
        <w:pStyle w:val="Heading1"/>
        <w:rPr>
          <w:b/>
          <w:bCs/>
        </w:rPr>
      </w:pPr>
      <w:bookmarkStart w:id="12" w:name="_Toc64271417"/>
      <w:r w:rsidRPr="006F3509">
        <w:rPr>
          <w:b/>
          <w:bCs/>
        </w:rPr>
        <w:lastRenderedPageBreak/>
        <w:t>Introduction</w:t>
      </w:r>
      <w:bookmarkEnd w:id="12"/>
    </w:p>
    <w:p w14:paraId="406BF11F" w14:textId="77777777" w:rsidR="00A21003" w:rsidRPr="00A21003" w:rsidRDefault="00A21003" w:rsidP="00A21003"/>
    <w:p w14:paraId="0E6D6206" w14:textId="4A128135" w:rsidR="00711575" w:rsidRPr="00831865" w:rsidRDefault="00831865" w:rsidP="00711575">
      <w:pPr>
        <w:rPr>
          <w:sz w:val="24"/>
          <w:szCs w:val="24"/>
        </w:rPr>
      </w:pPr>
      <w:r>
        <w:rPr>
          <w:sz w:val="24"/>
          <w:szCs w:val="24"/>
        </w:rPr>
        <w:t>The Kenai River is a glacially-</w:t>
      </w:r>
      <w:r w:rsidR="00F852E3">
        <w:rPr>
          <w:sz w:val="24"/>
          <w:szCs w:val="24"/>
        </w:rPr>
        <w:t>fed system located on the Kenai Peninsula. This 82-mile</w:t>
      </w:r>
      <w:ins w:id="13" w:author="Benjamin Meyer" w:date="2021-04-19T10:43:00Z">
        <w:r w:rsidR="00AC57B5">
          <w:rPr>
            <w:sz w:val="24"/>
            <w:szCs w:val="24"/>
          </w:rPr>
          <w:t xml:space="preserve"> (132 km)</w:t>
        </w:r>
      </w:ins>
      <w:r w:rsidR="00F852E3">
        <w:rPr>
          <w:sz w:val="24"/>
          <w:szCs w:val="24"/>
        </w:rPr>
        <w:t xml:space="preserve"> river begins at the outlet of Kenai Lake and flows into</w:t>
      </w:r>
      <w:r w:rsidR="00346DF2">
        <w:rPr>
          <w:sz w:val="24"/>
          <w:szCs w:val="24"/>
        </w:rPr>
        <w:t xml:space="preserve"> the Cook Inlet,</w:t>
      </w:r>
      <w:r w:rsidR="00F852E3">
        <w:rPr>
          <w:sz w:val="24"/>
          <w:szCs w:val="24"/>
        </w:rPr>
        <w:t xml:space="preserve"> a branch of the Gulf of Alaska. Due to its size, the Kenai River is </w:t>
      </w:r>
      <w:r w:rsidR="00CE73AF">
        <w:rPr>
          <w:sz w:val="24"/>
          <w:szCs w:val="24"/>
        </w:rPr>
        <w:t>generally</w:t>
      </w:r>
      <w:r w:rsidR="00F852E3">
        <w:rPr>
          <w:sz w:val="24"/>
          <w:szCs w:val="24"/>
        </w:rPr>
        <w:t xml:space="preserve"> divided into three sections: the upper river (Cooper Landing at river mile [RM] 82 to Skilak Lake at RM 65), middle river (RM 50 at the outlet of Skilak Lake to RM 21 in Soldotna at the Sterling Highway bridge), and lower river (RM 21 to RM 0 at the</w:t>
      </w:r>
      <w:r w:rsidR="00BF0A18">
        <w:rPr>
          <w:sz w:val="24"/>
          <w:szCs w:val="24"/>
        </w:rPr>
        <w:t xml:space="preserve"> mouth in </w:t>
      </w:r>
      <w:r w:rsidR="005E736F">
        <w:rPr>
          <w:sz w:val="24"/>
          <w:szCs w:val="24"/>
        </w:rPr>
        <w:t xml:space="preserve">the city of </w:t>
      </w:r>
      <w:r w:rsidR="00BF0A18">
        <w:rPr>
          <w:sz w:val="24"/>
          <w:szCs w:val="24"/>
        </w:rPr>
        <w:t>Kenai)</w:t>
      </w:r>
      <w:r w:rsidR="00AC57B5">
        <w:rPr>
          <w:sz w:val="24"/>
          <w:szCs w:val="24"/>
        </w:rPr>
        <w:t xml:space="preserve"> </w:t>
      </w:r>
      <w:r w:rsidR="00AC57B5">
        <w:rPr>
          <w:sz w:val="24"/>
          <w:szCs w:val="24"/>
        </w:rPr>
        <w:fldChar w:fldCharType="begin" w:fldLock="1">
          <w:fldData xml:space="preserve">ZQBKAHgAOQBWAGQAdAB1ADMARABZAFEALwBSAFYAQwBMADAAMgBBADEAWgByAFMANgB1AHEAbgBP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</w:fldData>
        </w:fldChar>
      </w:r>
      <w:r w:rsidR="001C0D9C">
        <w:rPr>
          <w:sz w:val="24"/>
          <w:szCs w:val="24"/>
        </w:rPr>
        <w:instrText>ADDIN paperpile_citation &lt;clusterId&gt;I184W244S534P245&lt;/clusterId&gt;&lt;version&gt;0.6.11&lt;/version&gt;&lt;metadata&gt;&lt;citation&gt;&lt;id&gt;7edc7eeb-6865-435a-8dd9-2e1ac26a4714&lt;/id&gt;&lt;no_author/&gt;&lt;prefix/&gt;&lt;suffix/&gt;&lt;locator/&gt;&lt;locator_label&gt;page&lt;/locator_label&gt;&lt;/citation&gt;&lt;/metadata&gt; \* MERGEFORMAT</w:instrText>
      </w:r>
      <w:r w:rsidR="001C0D9C">
        <w:rPr>
          <w:sz w:val="24"/>
          <w:szCs w:val="24"/>
        </w:rPr>
      </w:r>
      <w:r w:rsidR="00AC57B5">
        <w:rPr>
          <w:sz w:val="24"/>
          <w:szCs w:val="24"/>
        </w:rPr>
        <w:fldChar w:fldCharType="separate"/>
      </w:r>
      <w:r w:rsidR="00AC57B5">
        <w:rPr>
          <w:noProof/>
          <w:sz w:val="24"/>
          <w:szCs w:val="24"/>
        </w:rPr>
        <w:t>(USGS 2021)</w:t>
      </w:r>
      <w:r w:rsidR="00AC57B5">
        <w:rPr>
          <w:sz w:val="24"/>
          <w:szCs w:val="24"/>
        </w:rPr>
        <w:fldChar w:fldCharType="end"/>
      </w:r>
      <w:r w:rsidR="00BF0A18">
        <w:rPr>
          <w:sz w:val="24"/>
          <w:szCs w:val="24"/>
        </w:rPr>
        <w:t>. Several ma</w:t>
      </w:r>
      <w:r w:rsidR="00F524A8">
        <w:rPr>
          <w:sz w:val="24"/>
          <w:szCs w:val="24"/>
        </w:rPr>
        <w:t>jor</w:t>
      </w:r>
      <w:r w:rsidR="00BF0A18">
        <w:rPr>
          <w:sz w:val="24"/>
          <w:szCs w:val="24"/>
        </w:rPr>
        <w:t xml:space="preserve"> </w:t>
      </w:r>
      <w:r w:rsidR="00346DF2">
        <w:rPr>
          <w:sz w:val="24"/>
          <w:szCs w:val="24"/>
        </w:rPr>
        <w:t xml:space="preserve">glacial and </w:t>
      </w:r>
      <w:r w:rsidR="00BF0A18">
        <w:rPr>
          <w:sz w:val="24"/>
          <w:szCs w:val="24"/>
        </w:rPr>
        <w:t xml:space="preserve">non-glacial </w:t>
      </w:r>
      <w:r w:rsidR="00F852E3">
        <w:rPr>
          <w:sz w:val="24"/>
          <w:szCs w:val="24"/>
        </w:rPr>
        <w:t>tributaries flow into the Kenai River</w:t>
      </w:r>
      <w:r w:rsidR="00C77469">
        <w:rPr>
          <w:sz w:val="24"/>
          <w:szCs w:val="24"/>
        </w:rPr>
        <w:t xml:space="preserve"> </w:t>
      </w:r>
      <w:r w:rsidR="00711575" w:rsidRPr="00831865">
        <w:rPr>
          <w:sz w:val="24"/>
          <w:szCs w:val="24"/>
        </w:rPr>
        <w:t xml:space="preserve">(Figure 1). </w:t>
      </w:r>
    </w:p>
    <w:p w14:paraId="15562D24" w14:textId="77777777" w:rsidR="00711575" w:rsidRPr="00831865" w:rsidRDefault="00711575" w:rsidP="00711575">
      <w:pPr>
        <w:rPr>
          <w:sz w:val="24"/>
          <w:szCs w:val="24"/>
        </w:rPr>
      </w:pPr>
    </w:p>
    <w:p w14:paraId="13765281" w14:textId="77777777" w:rsidR="005F1216" w:rsidRDefault="00C77469" w:rsidP="00711575">
      <w:pPr>
        <w:rPr>
          <w:sz w:val="24"/>
          <w:szCs w:val="24"/>
        </w:rPr>
      </w:pPr>
      <w:r>
        <w:rPr>
          <w:sz w:val="24"/>
          <w:szCs w:val="24"/>
        </w:rPr>
        <w:t>T</w:t>
      </w:r>
      <w:r w:rsidR="00711575" w:rsidRPr="00831865">
        <w:rPr>
          <w:sz w:val="24"/>
          <w:szCs w:val="24"/>
        </w:rPr>
        <w:t xml:space="preserve">he Kenai River watershed </w:t>
      </w:r>
      <w:r w:rsidR="005F5FF5">
        <w:rPr>
          <w:sz w:val="24"/>
          <w:szCs w:val="24"/>
        </w:rPr>
        <w:t>plays host to millions</w:t>
      </w:r>
      <w:r>
        <w:rPr>
          <w:sz w:val="24"/>
          <w:szCs w:val="24"/>
        </w:rPr>
        <w:t xml:space="preserve"> of Pacific salmon that utilize its waters for rearing and spawning habitat. These salmon are critical to Alaskan economy, re</w:t>
      </w:r>
      <w:r w:rsidR="00BF0A18">
        <w:rPr>
          <w:sz w:val="24"/>
          <w:szCs w:val="24"/>
        </w:rPr>
        <w:t>creation, and culture</w:t>
      </w:r>
      <w:r>
        <w:rPr>
          <w:sz w:val="24"/>
          <w:szCs w:val="24"/>
        </w:rPr>
        <w:t xml:space="preserve">. As a result, the Kenai River watershed is </w:t>
      </w:r>
      <w:r w:rsidR="003E0909">
        <w:rPr>
          <w:sz w:val="24"/>
          <w:szCs w:val="24"/>
        </w:rPr>
        <w:t>a priority</w:t>
      </w:r>
      <w:r>
        <w:rPr>
          <w:sz w:val="24"/>
          <w:szCs w:val="24"/>
        </w:rPr>
        <w:t xml:space="preserve"> for conservation </w:t>
      </w:r>
      <w:r w:rsidR="00BF0A18">
        <w:rPr>
          <w:sz w:val="24"/>
          <w:szCs w:val="24"/>
        </w:rPr>
        <w:t>efforts</w:t>
      </w:r>
      <w:r w:rsidR="00711575" w:rsidRPr="00831865">
        <w:rPr>
          <w:sz w:val="24"/>
          <w:szCs w:val="24"/>
        </w:rPr>
        <w:t xml:space="preserve">, as </w:t>
      </w:r>
      <w:r>
        <w:rPr>
          <w:sz w:val="24"/>
          <w:szCs w:val="24"/>
        </w:rPr>
        <w:t>it experiences s</w:t>
      </w:r>
      <w:r w:rsidR="00711575" w:rsidRPr="00831865">
        <w:rPr>
          <w:sz w:val="24"/>
          <w:szCs w:val="24"/>
        </w:rPr>
        <w:t>ignificant anthropogenic pressures</w:t>
      </w:r>
      <w:r>
        <w:rPr>
          <w:sz w:val="24"/>
          <w:szCs w:val="24"/>
        </w:rPr>
        <w:t xml:space="preserve"> throughout the </w:t>
      </w:r>
      <w:commentRangeStart w:id="14"/>
      <w:r>
        <w:rPr>
          <w:sz w:val="24"/>
          <w:szCs w:val="24"/>
        </w:rPr>
        <w:t>year</w:t>
      </w:r>
      <w:commentRangeEnd w:id="14"/>
      <w:r w:rsidR="00334F16">
        <w:rPr>
          <w:rStyle w:val="CommentReference"/>
        </w:rPr>
        <w:commentReference w:id="14"/>
      </w:r>
      <w:r w:rsidR="00711575" w:rsidRPr="00831865">
        <w:rPr>
          <w:sz w:val="24"/>
          <w:szCs w:val="24"/>
        </w:rPr>
        <w:t xml:space="preserve">. </w:t>
      </w:r>
      <w:r w:rsidR="008C01D6">
        <w:rPr>
          <w:sz w:val="24"/>
          <w:szCs w:val="24"/>
        </w:rPr>
        <w:t>Over 20 years ago</w:t>
      </w:r>
      <w:r w:rsidR="00BF0A18">
        <w:rPr>
          <w:sz w:val="24"/>
          <w:szCs w:val="24"/>
        </w:rPr>
        <w:t xml:space="preserve"> the</w:t>
      </w:r>
      <w:r>
        <w:rPr>
          <w:sz w:val="24"/>
          <w:szCs w:val="24"/>
        </w:rPr>
        <w:t xml:space="preserve"> Kenai Watershed Forum (KWF) identified a need </w:t>
      </w:r>
      <w:r w:rsidR="00BF0A18">
        <w:rPr>
          <w:sz w:val="24"/>
          <w:szCs w:val="24"/>
        </w:rPr>
        <w:t>for</w:t>
      </w:r>
      <w:r>
        <w:rPr>
          <w:sz w:val="24"/>
          <w:szCs w:val="24"/>
        </w:rPr>
        <w:t xml:space="preserve"> </w:t>
      </w:r>
      <w:r w:rsidR="00711575" w:rsidRPr="00831865">
        <w:rPr>
          <w:sz w:val="24"/>
          <w:szCs w:val="24"/>
        </w:rPr>
        <w:t>m</w:t>
      </w:r>
      <w:r>
        <w:rPr>
          <w:sz w:val="24"/>
          <w:szCs w:val="24"/>
        </w:rPr>
        <w:t>onitor</w:t>
      </w:r>
      <w:r w:rsidR="007D1535">
        <w:rPr>
          <w:sz w:val="24"/>
          <w:szCs w:val="24"/>
        </w:rPr>
        <w:t>ing</w:t>
      </w:r>
      <w:r w:rsidR="00F524A8">
        <w:rPr>
          <w:sz w:val="24"/>
          <w:szCs w:val="24"/>
        </w:rPr>
        <w:t xml:space="preserve"> </w:t>
      </w:r>
      <w:ins w:id="15" w:author="Benjamin Meyer" w:date="2021-02-22T12:01:00Z">
        <w:r w:rsidR="00454C72">
          <w:rPr>
            <w:sz w:val="24"/>
            <w:szCs w:val="24"/>
          </w:rPr>
          <w:t xml:space="preserve">surface </w:t>
        </w:r>
      </w:ins>
      <w:r w:rsidR="007D1535">
        <w:rPr>
          <w:sz w:val="24"/>
          <w:szCs w:val="24"/>
        </w:rPr>
        <w:t xml:space="preserve">water quality parameters often influenced by development, impervious surfaces, boat use, </w:t>
      </w:r>
      <w:r w:rsidR="003F331D">
        <w:rPr>
          <w:sz w:val="24"/>
          <w:szCs w:val="24"/>
        </w:rPr>
        <w:t>and other</w:t>
      </w:r>
      <w:r w:rsidR="00526496">
        <w:rPr>
          <w:sz w:val="24"/>
          <w:szCs w:val="24"/>
        </w:rPr>
        <w:t xml:space="preserve"> sources</w:t>
      </w:r>
      <w:r w:rsidR="003F331D">
        <w:rPr>
          <w:sz w:val="24"/>
          <w:szCs w:val="24"/>
        </w:rPr>
        <w:t xml:space="preserve">. </w:t>
      </w:r>
      <w:r w:rsidR="007D1535">
        <w:rPr>
          <w:sz w:val="24"/>
          <w:szCs w:val="24"/>
        </w:rPr>
        <w:t xml:space="preserve">KWF established </w:t>
      </w:r>
      <w:r w:rsidR="00711575" w:rsidRPr="00831865">
        <w:rPr>
          <w:sz w:val="24"/>
          <w:szCs w:val="24"/>
        </w:rPr>
        <w:t>the Kenai River Baseline Water Quality Monitoring</w:t>
      </w:r>
      <w:r>
        <w:rPr>
          <w:sz w:val="24"/>
          <w:szCs w:val="24"/>
        </w:rPr>
        <w:t xml:space="preserve"> (KRBWQM</w:t>
      </w:r>
      <w:r w:rsidR="007D1535">
        <w:rPr>
          <w:sz w:val="24"/>
          <w:szCs w:val="24"/>
        </w:rPr>
        <w:t>) program</w:t>
      </w:r>
      <w:r w:rsidR="00711575" w:rsidRPr="00831865">
        <w:rPr>
          <w:sz w:val="24"/>
          <w:szCs w:val="24"/>
        </w:rPr>
        <w:t xml:space="preserve"> </w:t>
      </w:r>
      <w:r w:rsidR="007D1535">
        <w:rPr>
          <w:sz w:val="24"/>
          <w:szCs w:val="24"/>
        </w:rPr>
        <w:t xml:space="preserve">in 2000 </w:t>
      </w:r>
      <w:r w:rsidR="00711575" w:rsidRPr="00831865">
        <w:rPr>
          <w:sz w:val="24"/>
          <w:szCs w:val="24"/>
        </w:rPr>
        <w:t xml:space="preserve">to track </w:t>
      </w:r>
      <w:r w:rsidR="00711575" w:rsidRPr="00621F96">
        <w:rPr>
          <w:sz w:val="24"/>
          <w:szCs w:val="24"/>
        </w:rPr>
        <w:t>w</w:t>
      </w:r>
      <w:r w:rsidR="008C01D6">
        <w:rPr>
          <w:sz w:val="24"/>
          <w:szCs w:val="24"/>
        </w:rPr>
        <w:t>a</w:t>
      </w:r>
      <w:r w:rsidR="007702A3">
        <w:rPr>
          <w:sz w:val="24"/>
          <w:szCs w:val="24"/>
        </w:rPr>
        <w:t xml:space="preserve">ter quality changes over time. </w:t>
      </w:r>
      <w:r w:rsidR="005F1216">
        <w:rPr>
          <w:sz w:val="24"/>
          <w:szCs w:val="24"/>
        </w:rPr>
        <w:t>Twenty-two</w:t>
      </w:r>
      <w:r w:rsidR="00901F3F" w:rsidRPr="00621F96">
        <w:rPr>
          <w:sz w:val="24"/>
          <w:szCs w:val="24"/>
        </w:rPr>
        <w:t xml:space="preserve"> sites were chosen along the Kenai River mainstem and in its major tributaries with the </w:t>
      </w:r>
      <w:r w:rsidR="007D1535" w:rsidRPr="00621F96">
        <w:rPr>
          <w:sz w:val="24"/>
          <w:szCs w:val="24"/>
        </w:rPr>
        <w:t xml:space="preserve">intention </w:t>
      </w:r>
      <w:r w:rsidR="00903FE7" w:rsidRPr="00621F96">
        <w:rPr>
          <w:sz w:val="24"/>
          <w:szCs w:val="24"/>
        </w:rPr>
        <w:t xml:space="preserve">of </w:t>
      </w:r>
      <w:r w:rsidR="00901F3F" w:rsidRPr="00621F96">
        <w:rPr>
          <w:sz w:val="24"/>
          <w:szCs w:val="24"/>
        </w:rPr>
        <w:t>providing information on overall water</w:t>
      </w:r>
      <w:r w:rsidR="00193FDA" w:rsidRPr="00621F96">
        <w:rPr>
          <w:sz w:val="24"/>
          <w:szCs w:val="24"/>
        </w:rPr>
        <w:t xml:space="preserve">shed </w:t>
      </w:r>
      <w:r w:rsidR="00F524A8">
        <w:rPr>
          <w:sz w:val="24"/>
          <w:szCs w:val="24"/>
        </w:rPr>
        <w:t>conditions</w:t>
      </w:r>
      <w:r w:rsidR="00193FDA" w:rsidRPr="00621F96">
        <w:rPr>
          <w:sz w:val="24"/>
          <w:szCs w:val="24"/>
        </w:rPr>
        <w:t xml:space="preserve"> twice per year</w:t>
      </w:r>
      <w:r w:rsidR="005E736F">
        <w:rPr>
          <w:sz w:val="24"/>
          <w:szCs w:val="24"/>
        </w:rPr>
        <w:t xml:space="preserve"> (Figure 1). S</w:t>
      </w:r>
      <w:r w:rsidR="00A17313">
        <w:rPr>
          <w:sz w:val="24"/>
          <w:szCs w:val="24"/>
        </w:rPr>
        <w:t>ince inception</w:t>
      </w:r>
      <w:r w:rsidR="008C01D6">
        <w:rPr>
          <w:sz w:val="24"/>
          <w:szCs w:val="24"/>
        </w:rPr>
        <w:t xml:space="preserve"> </w:t>
      </w:r>
      <w:r w:rsidR="00A17313">
        <w:rPr>
          <w:sz w:val="24"/>
          <w:szCs w:val="24"/>
        </w:rPr>
        <w:t>a</w:t>
      </w:r>
      <w:r w:rsidR="005E736F">
        <w:rPr>
          <w:sz w:val="24"/>
          <w:szCs w:val="24"/>
        </w:rPr>
        <w:t xml:space="preserve"> broad</w:t>
      </w:r>
      <w:r w:rsidR="00A17313">
        <w:rPr>
          <w:sz w:val="24"/>
          <w:szCs w:val="24"/>
        </w:rPr>
        <w:t xml:space="preserve"> suite</w:t>
      </w:r>
      <w:r w:rsidR="008C01D6">
        <w:rPr>
          <w:sz w:val="24"/>
          <w:szCs w:val="24"/>
        </w:rPr>
        <w:t xml:space="preserve"> water quality paramete</w:t>
      </w:r>
      <w:r w:rsidR="005E736F">
        <w:rPr>
          <w:sz w:val="24"/>
          <w:szCs w:val="24"/>
        </w:rPr>
        <w:t xml:space="preserve">rs have been measured biannually </w:t>
      </w:r>
      <w:r w:rsidR="00212C5D">
        <w:rPr>
          <w:sz w:val="24"/>
          <w:szCs w:val="24"/>
        </w:rPr>
        <w:t xml:space="preserve">including </w:t>
      </w:r>
      <w:r w:rsidR="00702BE9">
        <w:rPr>
          <w:sz w:val="24"/>
          <w:szCs w:val="24"/>
        </w:rPr>
        <w:t xml:space="preserve">the </w:t>
      </w:r>
      <w:r w:rsidR="00212C5D">
        <w:rPr>
          <w:sz w:val="24"/>
          <w:szCs w:val="24"/>
        </w:rPr>
        <w:t>metals</w:t>
      </w:r>
      <w:r w:rsidR="005E736F">
        <w:rPr>
          <w:sz w:val="24"/>
          <w:szCs w:val="24"/>
        </w:rPr>
        <w:t xml:space="preserve"> copper, zinc, lead, a</w:t>
      </w:r>
      <w:r w:rsidR="00ED1BAB">
        <w:rPr>
          <w:sz w:val="24"/>
          <w:szCs w:val="24"/>
        </w:rPr>
        <w:t>rsenic, and others; nutrients such as phosphorus and</w:t>
      </w:r>
      <w:r w:rsidR="005E736F">
        <w:rPr>
          <w:sz w:val="24"/>
          <w:szCs w:val="24"/>
        </w:rPr>
        <w:t xml:space="preserve"> nitrogen</w:t>
      </w:r>
      <w:r w:rsidR="00ED1BAB">
        <w:rPr>
          <w:sz w:val="24"/>
          <w:szCs w:val="24"/>
        </w:rPr>
        <w:t xml:space="preserve">; hydrocarbon pollutants; fecal coliform bacteria; and </w:t>
      </w:r>
      <w:r w:rsidR="00F524A8">
        <w:rPr>
          <w:sz w:val="24"/>
          <w:szCs w:val="24"/>
        </w:rPr>
        <w:t>intrinsic</w:t>
      </w:r>
      <w:r w:rsidR="00ED1BAB">
        <w:rPr>
          <w:sz w:val="24"/>
          <w:szCs w:val="24"/>
        </w:rPr>
        <w:t xml:space="preserve"> parameters such as </w:t>
      </w:r>
      <w:r w:rsidR="00F63BE5">
        <w:rPr>
          <w:sz w:val="24"/>
          <w:szCs w:val="24"/>
        </w:rPr>
        <w:t>pH, turbidity, conductance, and temperature.</w:t>
      </w:r>
      <w:r w:rsidR="00D74AB6">
        <w:rPr>
          <w:sz w:val="24"/>
          <w:szCs w:val="24"/>
        </w:rPr>
        <w:t xml:space="preserve"> </w:t>
      </w:r>
    </w:p>
    <w:p w14:paraId="3411A705" w14:textId="77777777" w:rsidR="005F1216" w:rsidRDefault="005F1216" w:rsidP="00711575">
      <w:pPr>
        <w:rPr>
          <w:sz w:val="24"/>
          <w:szCs w:val="24"/>
        </w:rPr>
      </w:pPr>
    </w:p>
    <w:p w14:paraId="2C55FAC8" w14:textId="116B258E" w:rsidR="005A7030" w:rsidRDefault="00925628" w:rsidP="00D60B2A">
      <w:pPr>
        <w:rPr>
          <w:rFonts w:asciiTheme="majorHAnsi" w:hAnsiTheme="majorHAnsi"/>
          <w:sz w:val="24"/>
          <w:szCs w:val="24"/>
        </w:rPr>
      </w:pPr>
      <w:r>
        <w:rPr>
          <w:sz w:val="24"/>
          <w:szCs w:val="24"/>
        </w:rPr>
        <w:t xml:space="preserve">As </w:t>
      </w:r>
      <w:r w:rsidR="00403629">
        <w:rPr>
          <w:sz w:val="24"/>
          <w:szCs w:val="24"/>
        </w:rPr>
        <w:t>a result of ongoing</w:t>
      </w:r>
      <w:r>
        <w:rPr>
          <w:sz w:val="24"/>
          <w:szCs w:val="24"/>
        </w:rPr>
        <w:t xml:space="preserve"> monitoring efforts, increases in copper and zinc concentrations </w:t>
      </w:r>
      <w:r w:rsidR="00874FFE">
        <w:rPr>
          <w:sz w:val="24"/>
          <w:szCs w:val="24"/>
        </w:rPr>
        <w:t>at some sites in the lower river</w:t>
      </w:r>
      <w:r>
        <w:rPr>
          <w:sz w:val="24"/>
          <w:szCs w:val="24"/>
        </w:rPr>
        <w:t xml:space="preserve"> were </w:t>
      </w:r>
      <w:r w:rsidR="00D41435">
        <w:rPr>
          <w:sz w:val="24"/>
          <w:szCs w:val="24"/>
        </w:rPr>
        <w:t>identified from 2010 through 2014</w:t>
      </w:r>
      <w:r w:rsidR="00F63BE5" w:rsidRPr="00831865">
        <w:rPr>
          <w:sz w:val="24"/>
          <w:szCs w:val="24"/>
        </w:rPr>
        <w:t xml:space="preserve"> </w:t>
      </w:r>
      <w:r w:rsidR="00F524A8">
        <w:rPr>
          <w:sz w:val="24"/>
          <w:szCs w:val="24"/>
        </w:rPr>
        <w:t>relative to</w:t>
      </w:r>
      <w:r w:rsidR="00F63BE5" w:rsidRPr="00831865">
        <w:rPr>
          <w:sz w:val="24"/>
          <w:szCs w:val="24"/>
        </w:rPr>
        <w:t xml:space="preserve"> previous sampling years</w:t>
      </w:r>
      <w:r w:rsidR="00FC3D86">
        <w:rPr>
          <w:sz w:val="24"/>
          <w:szCs w:val="24"/>
        </w:rPr>
        <w:t xml:space="preserve"> </w:t>
      </w:r>
      <w:r w:rsidR="00FC3D86">
        <w:rPr>
          <w:sz w:val="24"/>
          <w:szCs w:val="24"/>
        </w:rPr>
        <w:fldChar w:fldCharType="begin" w:fldLock="1">
          <w:fldData xml:space="preserve">ZQBKAHoATgBsAFUAMQB2ADQAegBZAFEAaAB2ACsASwBvAEwATgBwAGsAeABSAEoAaQBUAGsAMQBh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</w:fldData>
        </w:fldChar>
      </w:r>
      <w:r w:rsidR="00FC3D86">
        <w:rPr>
          <w:sz w:val="24"/>
          <w:szCs w:val="24"/>
        </w:rPr>
        <w:instrText>ADDIN paperpile_citation &lt;clusterId&gt;B898I955E346C139&lt;/clusterId&gt;&lt;version&gt;0.6.11&lt;/version&gt;&lt;metadata&gt;&lt;citation&gt;&lt;id&gt;ee643dd7-0ae5-4021-bf06-efef305bcb0f&lt;/id&gt;&lt;no_author/&gt;&lt;prefix/&gt;&lt;suffix/&gt;&lt;locator/&gt;&lt;locator_label&gt;page&lt;/locator_label&gt;&lt;/citation&gt;&lt;citation&gt;&lt;id&gt;f63d6980-70fb-489a-90c4-2c9e5d240472&lt;/id&gt;&lt;no_author/&gt;&lt;prefix/&gt;&lt;suffix/&gt;&lt;locator/&gt;&lt;locator_label&gt;page&lt;/locator_label&gt;&lt;/citation&gt;&lt;/metadata&gt; \* MERGEFORMAT</w:instrText>
      </w:r>
      <w:r w:rsidR="00FC3D86">
        <w:rPr>
          <w:sz w:val="24"/>
          <w:szCs w:val="24"/>
        </w:rPr>
      </w:r>
      <w:r w:rsidR="00FC3D86">
        <w:rPr>
          <w:sz w:val="24"/>
          <w:szCs w:val="24"/>
        </w:rPr>
        <w:fldChar w:fldCharType="separate"/>
      </w:r>
      <w:r w:rsidR="00734AC5">
        <w:rPr>
          <w:noProof/>
          <w:sz w:val="24"/>
          <w:szCs w:val="24"/>
        </w:rPr>
        <w:t>(Guerron Orejuela 2016; Sires 2017a)</w:t>
      </w:r>
      <w:r w:rsidR="00FC3D86">
        <w:rPr>
          <w:sz w:val="24"/>
          <w:szCs w:val="24"/>
        </w:rPr>
        <w:fldChar w:fldCharType="end"/>
      </w:r>
      <w:r w:rsidR="00F63BE5">
        <w:rPr>
          <w:sz w:val="24"/>
          <w:szCs w:val="24"/>
        </w:rPr>
        <w:t>, warranting further investigation and more intensive monitoring</w:t>
      </w:r>
      <w:r w:rsidR="00346DF2">
        <w:rPr>
          <w:sz w:val="24"/>
          <w:szCs w:val="24"/>
        </w:rPr>
        <w:t xml:space="preserve"> for these metals</w:t>
      </w:r>
      <w:r w:rsidR="00F63BE5">
        <w:rPr>
          <w:sz w:val="24"/>
          <w:szCs w:val="24"/>
        </w:rPr>
        <w:t>.</w:t>
      </w:r>
      <w:r w:rsidR="00D74AB6">
        <w:rPr>
          <w:sz w:val="24"/>
          <w:szCs w:val="24"/>
        </w:rPr>
        <w:t xml:space="preserve"> </w:t>
      </w:r>
      <w:r w:rsidR="00874FFE">
        <w:rPr>
          <w:sz w:val="24"/>
          <w:szCs w:val="24"/>
        </w:rPr>
        <w:t xml:space="preserve">Zinc and copper are elements with both natural and anthropogenic sources, and when present in </w:t>
      </w:r>
      <w:r w:rsidR="00874FFE" w:rsidRPr="00D60B2A">
        <w:rPr>
          <w:sz w:val="24"/>
          <w:szCs w:val="24"/>
        </w:rPr>
        <w:t>aquatic environments</w:t>
      </w:r>
      <w:r w:rsidR="00820428" w:rsidRPr="00D60B2A">
        <w:rPr>
          <w:sz w:val="24"/>
          <w:szCs w:val="24"/>
        </w:rPr>
        <w:t xml:space="preserve"> at high levels can potentially be of ecological concern to aquatic organisms </w:t>
      </w:r>
      <w:r w:rsidR="00820428" w:rsidRPr="00D60B2A">
        <w:rPr>
          <w:sz w:val="24"/>
          <w:szCs w:val="24"/>
        </w:rPr>
        <w:fldChar w:fldCharType="begin" w:fldLock="1">
          <w:fldData xml:space="preserve">ZQBKAHkATgBWAEUAMQB2ADQAegBZAFUALwBDAHUARQBEAGoAbABGAE0AdgBWAEYAVQBRAG0AQwAx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</w:fldData>
        </w:fldChar>
      </w:r>
      <w:r w:rsidR="00D60B2A" w:rsidRPr="00D60B2A">
        <w:rPr>
          <w:sz w:val="24"/>
          <w:szCs w:val="24"/>
        </w:rPr>
        <w:instrText>ADDIN paperpile_citation &lt;clusterId&gt;E963S923O413L134&lt;/clusterId&gt;&lt;version&gt;0.6.11&lt;/version&gt;&lt;metadata&gt;&lt;citation&gt;&lt;id&gt;ecfe0be2-d5ec-4a2d-b615-df8d33882d63&lt;/id&gt;&lt;no_author/&gt;&lt;prefix/&gt;&lt;suffix/&gt;&lt;locator/&gt;&lt;locator_label&gt;page&lt;/locator_label&gt;&lt;/citation&gt;&lt;/metadata&gt; \* MERGEFORMAT</w:instrText>
      </w:r>
      <w:r w:rsidR="00820428" w:rsidRPr="00D60B2A">
        <w:rPr>
          <w:sz w:val="24"/>
          <w:szCs w:val="24"/>
        </w:rPr>
      </w:r>
      <w:r w:rsidR="00820428" w:rsidRPr="00D60B2A">
        <w:rPr>
          <w:sz w:val="24"/>
          <w:szCs w:val="24"/>
        </w:rPr>
        <w:fldChar w:fldCharType="separate"/>
      </w:r>
      <w:r w:rsidR="00820428" w:rsidRPr="00D60B2A">
        <w:rPr>
          <w:noProof/>
          <w:sz w:val="24"/>
          <w:szCs w:val="24"/>
        </w:rPr>
        <w:t>(Skidmore 1964)</w:t>
      </w:r>
      <w:r w:rsidR="00820428" w:rsidRPr="00D60B2A">
        <w:rPr>
          <w:sz w:val="24"/>
          <w:szCs w:val="24"/>
        </w:rPr>
        <w:fldChar w:fldCharType="end"/>
      </w:r>
      <w:r w:rsidR="00820428" w:rsidRPr="00D60B2A">
        <w:rPr>
          <w:sz w:val="24"/>
          <w:szCs w:val="24"/>
        </w:rPr>
        <w:t xml:space="preserve">. </w:t>
      </w:r>
      <w:r w:rsidR="00DE469F" w:rsidRPr="00D60B2A">
        <w:rPr>
          <w:sz w:val="24"/>
          <w:szCs w:val="24"/>
        </w:rPr>
        <w:t xml:space="preserve">Metals interacting with aquatic organisms often exhibit greatest </w:t>
      </w:r>
      <w:r w:rsidR="00F524A8" w:rsidRPr="00D60B2A">
        <w:rPr>
          <w:sz w:val="24"/>
          <w:szCs w:val="24"/>
        </w:rPr>
        <w:t>toxicity</w:t>
      </w:r>
      <w:r w:rsidR="00DE469F" w:rsidRPr="00D60B2A">
        <w:rPr>
          <w:sz w:val="24"/>
          <w:szCs w:val="24"/>
        </w:rPr>
        <w:t xml:space="preserve"> when in the dissolved phase</w:t>
      </w:r>
      <w:r w:rsidR="00961D19" w:rsidRPr="00D60B2A">
        <w:rPr>
          <w:sz w:val="24"/>
          <w:szCs w:val="24"/>
        </w:rPr>
        <w:t xml:space="preserve"> </w:t>
      </w:r>
      <w:r w:rsidR="00961D19" w:rsidRPr="00D60B2A">
        <w:rPr>
          <w:sz w:val="24"/>
          <w:szCs w:val="24"/>
        </w:rPr>
        <w:fldChar w:fldCharType="begin" w:fldLock="1">
          <w:fldData xml:space="preserve">ZQBKAHgATgBVADkAMQBPADIAegBBAFkAZgBaAFgASQAxADQAVABGAFMAWgB6AFkAWABLADIARgBs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==
</w:fldData>
        </w:fldChar>
      </w:r>
      <w:r w:rsidR="00961D19" w:rsidRPr="00D60B2A">
        <w:rPr>
          <w:sz w:val="24"/>
          <w:szCs w:val="24"/>
        </w:rPr>
        <w:instrText>ADDIN paperpile_citation &lt;clusterId&gt;G113T499P751N474&lt;/clusterId&gt;&lt;version&gt;0.6.11&lt;/version&gt;&lt;metadata&gt;&lt;citation&gt;&lt;id&gt;f8d9e6d6-7287-00ad-bf6c-c9945a2fa676&lt;/id&gt;&lt;no_author/&gt;&lt;prefix/&gt;&lt;suffix/&gt;&lt;locator/&gt;&lt;locator_label&gt;page&lt;/locator_label&gt;&lt;/citation&gt;&lt;/metadata&gt; \* MERGEFORMAT</w:instrText>
      </w:r>
      <w:r w:rsidR="00961D19" w:rsidRPr="00D60B2A">
        <w:rPr>
          <w:sz w:val="24"/>
          <w:szCs w:val="24"/>
        </w:rPr>
      </w:r>
      <w:r w:rsidR="00961D19" w:rsidRPr="00D60B2A">
        <w:rPr>
          <w:sz w:val="24"/>
          <w:szCs w:val="24"/>
        </w:rPr>
        <w:fldChar w:fldCharType="separate"/>
      </w:r>
      <w:r w:rsidR="00961D19" w:rsidRPr="00D60B2A">
        <w:rPr>
          <w:noProof/>
          <w:sz w:val="24"/>
          <w:szCs w:val="24"/>
        </w:rPr>
        <w:t>(Gerhardt 1993)</w:t>
      </w:r>
      <w:r w:rsidR="00961D19" w:rsidRPr="00D60B2A">
        <w:rPr>
          <w:sz w:val="24"/>
          <w:szCs w:val="24"/>
        </w:rPr>
        <w:fldChar w:fldCharType="end"/>
      </w:r>
      <w:r w:rsidR="00DE469F" w:rsidRPr="00D60B2A">
        <w:rPr>
          <w:sz w:val="24"/>
          <w:szCs w:val="24"/>
        </w:rPr>
        <w:t xml:space="preserve">, and </w:t>
      </w:r>
      <w:r w:rsidR="00212C5D" w:rsidRPr="00D60B2A">
        <w:rPr>
          <w:sz w:val="24"/>
          <w:szCs w:val="24"/>
        </w:rPr>
        <w:t>can have harmful effects on Pa</w:t>
      </w:r>
      <w:r w:rsidR="00D93915">
        <w:rPr>
          <w:sz w:val="24"/>
          <w:szCs w:val="24"/>
        </w:rPr>
        <w:t xml:space="preserve">cific salmon and their habitat. </w:t>
      </w:r>
      <w:r w:rsidR="00D60B2A" w:rsidRPr="00D60B2A">
        <w:rPr>
          <w:rFonts w:asciiTheme="majorHAnsi" w:hAnsiTheme="majorHAnsi"/>
          <w:color w:val="2E2E2E"/>
          <w:sz w:val="24"/>
          <w:szCs w:val="24"/>
        </w:rPr>
        <w:t xml:space="preserve">Sublethal levels of dissolved copper commonly found in urban aquatic systems have been shown to disrupt olfactory function </w:t>
      </w:r>
      <w:r w:rsidR="00D60B2A" w:rsidRPr="00D60B2A">
        <w:rPr>
          <w:rFonts w:asciiTheme="majorHAnsi" w:hAnsiTheme="majorHAnsi"/>
          <w:color w:val="2E2E2E"/>
          <w:sz w:val="24"/>
          <w:szCs w:val="24"/>
        </w:rPr>
        <w:fldChar w:fldCharType="begin" w:fldLock="1">
          <w:fldData xml:space="preserve">ZQBKAHkAVgBXAEcAdAB2ADIAOABZAFMALwBTAHUARQBQAGgAZwBKAEkATQBwADgAUAAxAHcAWQB2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</w:fldData>
        </w:fldChar>
      </w:r>
      <w:r w:rsidR="00D60B2A" w:rsidRPr="00D60B2A">
        <w:rPr>
          <w:rFonts w:asciiTheme="majorHAnsi" w:hAnsiTheme="majorHAnsi"/>
          <w:color w:val="2E2E2E"/>
          <w:sz w:val="24"/>
          <w:szCs w:val="24"/>
        </w:rPr>
        <w:instrText>ADDIN paperpile_citation &lt;clusterId&gt;T565A623W913U796&lt;/clusterId&gt;&lt;version&gt;0.6.11&lt;/version&gt;&lt;metadata&gt;&lt;citation&gt;&lt;id&gt;138b5719-f291-4386-8afa-6220ec4592af&lt;/id&gt;&lt;no_author/&gt;&lt;prefix/&gt;&lt;suffix/&gt;&lt;locator/&gt;&lt;locator_label&gt;page&lt;/locator_label&gt;&lt;/citation&gt;&lt;/metadata&gt; \* MERGEFORMAT</w:instrText>
      </w:r>
      <w:r w:rsidR="00D60B2A" w:rsidRPr="00D60B2A">
        <w:rPr>
          <w:rFonts w:asciiTheme="majorHAnsi" w:hAnsiTheme="majorHAnsi"/>
          <w:color w:val="2E2E2E"/>
          <w:sz w:val="24"/>
          <w:szCs w:val="24"/>
        </w:rPr>
      </w:r>
      <w:r w:rsidR="00D60B2A" w:rsidRPr="00D60B2A">
        <w:rPr>
          <w:rFonts w:asciiTheme="majorHAnsi" w:hAnsiTheme="majorHAnsi"/>
          <w:color w:val="2E2E2E"/>
          <w:sz w:val="24"/>
          <w:szCs w:val="24"/>
        </w:rPr>
        <w:fldChar w:fldCharType="separate"/>
      </w:r>
      <w:r w:rsidR="00D60B2A" w:rsidRPr="00D60B2A">
        <w:rPr>
          <w:rFonts w:asciiTheme="majorHAnsi" w:hAnsiTheme="majorHAnsi"/>
          <w:noProof/>
          <w:color w:val="2E2E2E"/>
          <w:sz w:val="24"/>
          <w:szCs w:val="24"/>
        </w:rPr>
        <w:t>(Tierney et al. 2010)</w:t>
      </w:r>
      <w:r w:rsidR="00D60B2A" w:rsidRPr="00D60B2A">
        <w:rPr>
          <w:rFonts w:asciiTheme="majorHAnsi" w:hAnsiTheme="majorHAnsi"/>
          <w:color w:val="2E2E2E"/>
          <w:sz w:val="24"/>
          <w:szCs w:val="24"/>
        </w:rPr>
        <w:fldChar w:fldCharType="end"/>
      </w:r>
      <w:r w:rsidR="00D60B2A" w:rsidRPr="00D60B2A">
        <w:rPr>
          <w:rFonts w:asciiTheme="majorHAnsi" w:hAnsiTheme="majorHAnsi"/>
          <w:color w:val="2E2E2E"/>
          <w:sz w:val="24"/>
          <w:szCs w:val="24"/>
        </w:rPr>
        <w:t xml:space="preserve">, behavior </w:t>
      </w:r>
      <w:r w:rsidR="00D60B2A" w:rsidRPr="00D60B2A">
        <w:rPr>
          <w:rFonts w:asciiTheme="majorHAnsi" w:hAnsiTheme="majorHAnsi"/>
          <w:color w:val="2E2E2E"/>
          <w:sz w:val="24"/>
          <w:szCs w:val="24"/>
        </w:rPr>
        <w:fldChar w:fldCharType="begin" w:fldLock="1">
          <w:fldData xml:space="preserve">ZQBKAHoATgBXAEcAbQBQADIAMABZAFMALwBTAHUATgBBAGUAeAAxAEEASgBIAEQAKwAvAEMAdQBO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==
</w:fldData>
        </w:fldChar>
      </w:r>
      <w:r w:rsidR="001C0D9C">
        <w:rPr>
          <w:rFonts w:asciiTheme="majorHAnsi" w:hAnsiTheme="majorHAnsi"/>
          <w:color w:val="2E2E2E"/>
          <w:sz w:val="24"/>
          <w:szCs w:val="24"/>
        </w:rPr>
        <w:instrText>ADDIN paperpile_citation &lt;clusterId&gt;O489C749R221V842&lt;/clusterId&gt;&lt;version&gt;0.6.11&lt;/version&gt;&lt;metadata&gt;&lt;citation&gt;&lt;id&gt;d0d0ca68-bf0d-47d9-a560-539c3448c005&lt;/id&gt;&lt;no_author/&gt;&lt;prefix/&gt;&lt;suffix/&gt;&lt;locator/&gt;&lt;locator_label&gt;page&lt;/locator_label&gt;&lt;/citation&gt;&lt;citation&gt;&lt;id&gt;88a1198d-3b5b-4b37-a668-8347f877c5e6&lt;/id&gt;&lt;no_author/&gt;&lt;prefix/&gt;&lt;suffix/&gt;&lt;locator/&gt;&lt;locator_label&gt;page&lt;/locator_label&gt;&lt;/citation&gt;&lt;/metadata&gt; \* MERGEFORMAT</w:instrText>
      </w:r>
      <w:r w:rsidR="001C0D9C" w:rsidRPr="00D60B2A">
        <w:rPr>
          <w:rFonts w:asciiTheme="majorHAnsi" w:hAnsiTheme="majorHAnsi"/>
          <w:color w:val="2E2E2E"/>
          <w:sz w:val="24"/>
          <w:szCs w:val="24"/>
        </w:rPr>
      </w:r>
      <w:r w:rsidR="00D60B2A" w:rsidRPr="00D60B2A">
        <w:rPr>
          <w:rFonts w:asciiTheme="majorHAnsi" w:hAnsiTheme="majorHAnsi"/>
          <w:color w:val="2E2E2E"/>
          <w:sz w:val="24"/>
          <w:szCs w:val="24"/>
        </w:rPr>
        <w:fldChar w:fldCharType="separate"/>
      </w:r>
      <w:r w:rsidR="00D60B2A" w:rsidRPr="00D60B2A">
        <w:rPr>
          <w:rFonts w:asciiTheme="majorHAnsi" w:hAnsiTheme="majorHAnsi"/>
          <w:noProof/>
          <w:color w:val="2E2E2E"/>
          <w:sz w:val="24"/>
          <w:szCs w:val="24"/>
        </w:rPr>
        <w:t>(Goldstein et al. 1999; Scott and Sloman 2004)</w:t>
      </w:r>
      <w:r w:rsidR="00D60B2A" w:rsidRPr="00D60B2A">
        <w:rPr>
          <w:rFonts w:asciiTheme="majorHAnsi" w:hAnsiTheme="majorHAnsi"/>
          <w:color w:val="2E2E2E"/>
          <w:sz w:val="24"/>
          <w:szCs w:val="24"/>
        </w:rPr>
        <w:fldChar w:fldCharType="end"/>
      </w:r>
      <w:r w:rsidR="00D60B2A" w:rsidRPr="00D60B2A">
        <w:rPr>
          <w:rFonts w:asciiTheme="majorHAnsi" w:hAnsiTheme="majorHAnsi"/>
          <w:color w:val="2E2E2E"/>
          <w:sz w:val="24"/>
          <w:szCs w:val="24"/>
        </w:rPr>
        <w:t xml:space="preserve">, and survival </w:t>
      </w:r>
      <w:r w:rsidR="00D60B2A" w:rsidRPr="00D60B2A">
        <w:rPr>
          <w:rFonts w:asciiTheme="majorHAnsi" w:hAnsiTheme="majorHAnsi"/>
          <w:color w:val="2E2E2E"/>
          <w:sz w:val="24"/>
          <w:szCs w:val="24"/>
        </w:rPr>
        <w:fldChar w:fldCharType="begin" w:fldLock="1">
          <w:fldData xml:space="preserve">ZQBKAHkATgBWADIAdAB2ADIAegBnAFcALwBTAHUARQBnAFEAMQBhAEkARgBJAGsAMgBaAEwAbABB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</w:fldData>
        </w:fldChar>
      </w:r>
      <w:r w:rsidR="00D60B2A" w:rsidRPr="00D60B2A">
        <w:rPr>
          <w:rFonts w:asciiTheme="majorHAnsi" w:hAnsiTheme="majorHAnsi"/>
          <w:color w:val="2E2E2E"/>
          <w:sz w:val="24"/>
          <w:szCs w:val="24"/>
        </w:rPr>
        <w:instrText>ADDIN paperpile_citation &lt;clusterId&gt;L638Z985O376S199&lt;/clusterId&gt;&lt;version&gt;0.6.11&lt;/version&gt;&lt;metadata&gt;&lt;citation&gt;&lt;id&gt;cafaa92e-f5d7-455b-b85f-0570942aeb07&lt;/id&gt;&lt;no_author/&gt;&lt;prefix/&gt;&lt;suffix/&gt;&lt;locator/&gt;&lt;locator_label&gt;page&lt;/locator_label&gt;&lt;/citation&gt;&lt;/metadata&gt; \* MERGEFORMAT</w:instrText>
      </w:r>
      <w:r w:rsidR="00D60B2A" w:rsidRPr="00D60B2A">
        <w:rPr>
          <w:rFonts w:asciiTheme="majorHAnsi" w:hAnsiTheme="majorHAnsi"/>
          <w:color w:val="2E2E2E"/>
          <w:sz w:val="24"/>
          <w:szCs w:val="24"/>
        </w:rPr>
      </w:r>
      <w:r w:rsidR="00D60B2A" w:rsidRPr="00D60B2A">
        <w:rPr>
          <w:rFonts w:asciiTheme="majorHAnsi" w:hAnsiTheme="majorHAnsi"/>
          <w:color w:val="2E2E2E"/>
          <w:sz w:val="24"/>
          <w:szCs w:val="24"/>
        </w:rPr>
        <w:fldChar w:fldCharType="separate"/>
      </w:r>
      <w:r w:rsidR="00D60B2A" w:rsidRPr="00D60B2A">
        <w:rPr>
          <w:rFonts w:asciiTheme="majorHAnsi" w:hAnsiTheme="majorHAnsi"/>
          <w:noProof/>
          <w:color w:val="2E2E2E"/>
          <w:sz w:val="24"/>
          <w:szCs w:val="24"/>
        </w:rPr>
        <w:t>(McIntyre et al. 2012)</w:t>
      </w:r>
      <w:r w:rsidR="00D60B2A" w:rsidRPr="00D60B2A">
        <w:rPr>
          <w:rFonts w:asciiTheme="majorHAnsi" w:hAnsiTheme="majorHAnsi"/>
          <w:color w:val="2E2E2E"/>
          <w:sz w:val="24"/>
          <w:szCs w:val="24"/>
        </w:rPr>
        <w:fldChar w:fldCharType="end"/>
      </w:r>
      <w:r w:rsidR="00D60B2A" w:rsidRPr="00D60B2A">
        <w:rPr>
          <w:rFonts w:asciiTheme="majorHAnsi" w:hAnsiTheme="majorHAnsi"/>
          <w:color w:val="2E2E2E"/>
          <w:sz w:val="24"/>
          <w:szCs w:val="24"/>
        </w:rPr>
        <w:t xml:space="preserve">, primarily in freshwater. </w:t>
      </w:r>
      <w:r w:rsidR="00D60B2A" w:rsidRPr="00D60B2A">
        <w:rPr>
          <w:rFonts w:asciiTheme="majorHAnsi" w:hAnsiTheme="majorHAnsi"/>
          <w:sz w:val="24"/>
          <w:szCs w:val="24"/>
        </w:rPr>
        <w:t>Chinook salmon (</w:t>
      </w:r>
      <w:r w:rsidR="00D60B2A" w:rsidRPr="00D60B2A">
        <w:rPr>
          <w:rFonts w:asciiTheme="majorHAnsi" w:hAnsiTheme="majorHAnsi"/>
          <w:i/>
          <w:iCs/>
          <w:sz w:val="24"/>
          <w:szCs w:val="24"/>
        </w:rPr>
        <w:t>Oncorhynchus tshawytscha</w:t>
      </w:r>
      <w:r w:rsidR="00D60B2A" w:rsidRPr="00D60B2A">
        <w:rPr>
          <w:rFonts w:asciiTheme="majorHAnsi" w:hAnsiTheme="majorHAnsi"/>
          <w:sz w:val="24"/>
          <w:szCs w:val="24"/>
        </w:rPr>
        <w:t>) have shown increased susceptibility to mortality from elevated zinc levels during early life stages-</w:t>
      </w:r>
      <w:r w:rsidR="00403629">
        <w:rPr>
          <w:rFonts w:asciiTheme="majorHAnsi" w:hAnsiTheme="majorHAnsi"/>
          <w:sz w:val="24"/>
          <w:szCs w:val="24"/>
        </w:rPr>
        <w:t xml:space="preserve"> </w:t>
      </w:r>
      <w:r w:rsidR="00D60B2A" w:rsidRPr="00D60B2A">
        <w:rPr>
          <w:rFonts w:asciiTheme="majorHAnsi" w:hAnsiTheme="majorHAnsi"/>
          <w:sz w:val="24"/>
          <w:szCs w:val="24"/>
        </w:rPr>
        <w:t xml:space="preserve">a critical period of time in development </w:t>
      </w:r>
      <w:r w:rsidR="00D60B2A" w:rsidRPr="00D60B2A">
        <w:rPr>
          <w:rFonts w:asciiTheme="majorHAnsi" w:hAnsiTheme="majorHAnsi"/>
          <w:sz w:val="24"/>
          <w:szCs w:val="24"/>
        </w:rPr>
        <w:fldChar w:fldCharType="begin" w:fldLock="1">
          <w:fldData xml:space="preserve">ZQBKAHkAbABWAEcAMQB2ADIAegBZAFEALwBpAHUAQwBQAGcAUQBiAFkATQBtAGkAOQBaADQAdAAy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</w:fldData>
        </w:fldChar>
      </w:r>
      <w:r w:rsidR="00D60B2A" w:rsidRPr="00D60B2A">
        <w:rPr>
          <w:rFonts w:asciiTheme="majorHAnsi" w:hAnsiTheme="majorHAnsi"/>
          <w:sz w:val="24"/>
          <w:szCs w:val="24"/>
        </w:rPr>
        <w:instrText>ADDIN paperpile_citation &lt;clusterId&gt;I257V517K897P528&lt;/clusterId&gt;&lt;version&gt;0.6.11&lt;/version&gt;&lt;metadata&gt;&lt;citation&gt;&lt;id&gt;ac47eca5-80d5-03f6-9533-3adfc414a481&lt;/id&gt;&lt;no_author/&gt;&lt;prefix/&gt;&lt;suffix/&gt;&lt;locator/&gt;&lt;locator_label&gt;page&lt;/locator_label&gt;&lt;/citation&gt;&lt;/metadata&gt; \* MERGEFORMAT</w:instrText>
      </w:r>
      <w:r w:rsidR="00D60B2A" w:rsidRPr="00D60B2A">
        <w:rPr>
          <w:rFonts w:asciiTheme="majorHAnsi" w:hAnsiTheme="majorHAnsi"/>
          <w:sz w:val="24"/>
          <w:szCs w:val="24"/>
        </w:rPr>
      </w:r>
      <w:r w:rsidR="00D60B2A" w:rsidRPr="00D60B2A">
        <w:rPr>
          <w:rFonts w:asciiTheme="majorHAnsi" w:hAnsiTheme="majorHAnsi"/>
          <w:sz w:val="24"/>
          <w:szCs w:val="24"/>
        </w:rPr>
        <w:fldChar w:fldCharType="separate"/>
      </w:r>
      <w:r w:rsidR="00D60B2A" w:rsidRPr="00D60B2A">
        <w:rPr>
          <w:rFonts w:asciiTheme="majorHAnsi" w:hAnsiTheme="majorHAnsi"/>
          <w:noProof/>
          <w:sz w:val="24"/>
          <w:szCs w:val="24"/>
        </w:rPr>
        <w:t>(Chapman 1978)</w:t>
      </w:r>
      <w:r w:rsidR="00D60B2A" w:rsidRPr="00D60B2A">
        <w:rPr>
          <w:rFonts w:asciiTheme="majorHAnsi" w:hAnsiTheme="majorHAnsi"/>
          <w:sz w:val="24"/>
          <w:szCs w:val="24"/>
        </w:rPr>
        <w:fldChar w:fldCharType="end"/>
      </w:r>
      <w:r w:rsidR="00D60B2A" w:rsidRPr="00D60B2A">
        <w:rPr>
          <w:rFonts w:asciiTheme="majorHAnsi" w:hAnsiTheme="majorHAnsi"/>
          <w:sz w:val="24"/>
          <w:szCs w:val="24"/>
        </w:rPr>
        <w:t xml:space="preserve">. </w:t>
      </w:r>
    </w:p>
    <w:p w14:paraId="7C2F4D61" w14:textId="77777777" w:rsidR="005A7030" w:rsidRDefault="005A7030" w:rsidP="00D60B2A">
      <w:pPr>
        <w:rPr>
          <w:rFonts w:asciiTheme="majorHAnsi" w:hAnsiTheme="majorHAnsi"/>
          <w:sz w:val="24"/>
          <w:szCs w:val="24"/>
        </w:rPr>
      </w:pPr>
    </w:p>
    <w:p w14:paraId="02E256C9" w14:textId="3CD83C66" w:rsidR="00F63BE5" w:rsidRPr="005A7030" w:rsidRDefault="00D93915" w:rsidP="00711575">
      <w:pPr>
        <w:rPr>
          <w:rFonts w:asciiTheme="majorHAnsi" w:hAnsiTheme="majorHAnsi"/>
          <w:sz w:val="24"/>
          <w:szCs w:val="24"/>
        </w:rPr>
      </w:pPr>
      <w:r>
        <w:rPr>
          <w:rFonts w:asciiTheme="majorHAnsi" w:hAnsiTheme="majorHAnsi"/>
          <w:sz w:val="24"/>
          <w:szCs w:val="24"/>
        </w:rPr>
        <w:t>Metals tox</w:t>
      </w:r>
      <w:r w:rsidR="00DE6D75">
        <w:rPr>
          <w:rFonts w:asciiTheme="majorHAnsi" w:hAnsiTheme="majorHAnsi"/>
          <w:sz w:val="24"/>
          <w:szCs w:val="24"/>
        </w:rPr>
        <w:t>icity varies with</w:t>
      </w:r>
      <w:r w:rsidR="005A7030">
        <w:rPr>
          <w:rFonts w:asciiTheme="majorHAnsi" w:hAnsiTheme="majorHAnsi"/>
          <w:sz w:val="24"/>
          <w:szCs w:val="24"/>
        </w:rPr>
        <w:t xml:space="preserve"> environmental conditions</w:t>
      </w:r>
      <w:r>
        <w:rPr>
          <w:rFonts w:asciiTheme="majorHAnsi" w:hAnsiTheme="majorHAnsi"/>
          <w:sz w:val="24"/>
          <w:szCs w:val="24"/>
        </w:rPr>
        <w:t xml:space="preserve">, particularly </w:t>
      </w:r>
      <w:r w:rsidR="005A7030">
        <w:rPr>
          <w:rFonts w:asciiTheme="majorHAnsi" w:hAnsiTheme="majorHAnsi"/>
          <w:sz w:val="24"/>
          <w:szCs w:val="24"/>
        </w:rPr>
        <w:t>water hardness.</w:t>
      </w:r>
      <w:r w:rsidR="00DE6D75">
        <w:rPr>
          <w:rFonts w:asciiTheme="majorHAnsi" w:hAnsiTheme="majorHAnsi"/>
          <w:sz w:val="24"/>
          <w:szCs w:val="24"/>
        </w:rPr>
        <w:t xml:space="preserve"> </w:t>
      </w:r>
      <w:r w:rsidR="00DE6D75" w:rsidRPr="00A47E46">
        <w:rPr>
          <w:rFonts w:asciiTheme="majorHAnsi" w:hAnsiTheme="majorHAnsi" w:cs="Arial"/>
          <w:sz w:val="24"/>
          <w:szCs w:val="24"/>
        </w:rPr>
        <w:t xml:space="preserve">Hardness </w:t>
      </w:r>
      <w:r w:rsidR="00DE6D75">
        <w:rPr>
          <w:rFonts w:asciiTheme="majorHAnsi" w:hAnsiTheme="majorHAnsi" w:cs="Arial"/>
          <w:sz w:val="24"/>
          <w:szCs w:val="24"/>
        </w:rPr>
        <w:t>is</w:t>
      </w:r>
      <w:r w:rsidR="00DE6D75" w:rsidRPr="00A47E46">
        <w:rPr>
          <w:rFonts w:asciiTheme="majorHAnsi" w:hAnsiTheme="majorHAnsi" w:cs="Arial"/>
          <w:sz w:val="24"/>
          <w:szCs w:val="24"/>
        </w:rPr>
        <w:t xml:space="preserve"> used to calculate aquatic toxicity criteria for</w:t>
      </w:r>
      <w:r w:rsidR="00DE6D75">
        <w:rPr>
          <w:rFonts w:asciiTheme="majorHAnsi" w:hAnsiTheme="majorHAnsi" w:cs="Arial"/>
          <w:sz w:val="24"/>
          <w:szCs w:val="24"/>
        </w:rPr>
        <w:t xml:space="preserve"> many</w:t>
      </w:r>
      <w:r w:rsidR="00DE6D75" w:rsidRPr="00A47E46">
        <w:rPr>
          <w:rFonts w:asciiTheme="majorHAnsi" w:hAnsiTheme="majorHAnsi" w:cs="Arial"/>
          <w:sz w:val="24"/>
          <w:szCs w:val="24"/>
        </w:rPr>
        <w:t xml:space="preserve"> dissolved metals because magnesium and calcium compete for metals binding </w:t>
      </w:r>
      <w:r w:rsidR="00DE6D75" w:rsidRPr="00051262">
        <w:rPr>
          <w:rFonts w:asciiTheme="majorHAnsi" w:hAnsiTheme="majorHAnsi" w:cs="Arial"/>
          <w:sz w:val="24"/>
          <w:szCs w:val="24"/>
        </w:rPr>
        <w:t>sites on the fish gill</w:t>
      </w:r>
      <w:r w:rsidR="00DE6D75">
        <w:rPr>
          <w:rFonts w:asciiTheme="majorHAnsi" w:hAnsiTheme="majorHAnsi" w:cs="Arial"/>
          <w:sz w:val="24"/>
          <w:szCs w:val="24"/>
        </w:rPr>
        <w:t xml:space="preserve"> </w:t>
      </w:r>
      <w:r w:rsidR="00DE6D75">
        <w:rPr>
          <w:rFonts w:asciiTheme="majorHAnsi" w:hAnsiTheme="majorHAnsi" w:cs="Arial"/>
          <w:sz w:val="24"/>
          <w:szCs w:val="24"/>
        </w:rPr>
        <w:fldChar w:fldCharType="begin" w:fldLock="1">
          <w:fldData xml:space="preserve">ZQBKAHoARgBWAEUAdAB2ADQAegBZAFEALwBpAHUAQwBEAGoAbABaAE4AcQBrADMAQQB3AFMAdAB2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</w:fldData>
        </w:fldChar>
      </w:r>
      <w:r w:rsidR="00DE6D75">
        <w:rPr>
          <w:rFonts w:asciiTheme="majorHAnsi" w:hAnsiTheme="majorHAnsi" w:cs="Arial"/>
          <w:sz w:val="24"/>
          <w:szCs w:val="24"/>
        </w:rPr>
        <w:instrText>ADDIN paperpile_citation &lt;clusterId&gt;F773T139P421M114&lt;/clusterId&gt;&lt;version&gt;0.6.11&lt;/version&gt;&lt;metadata&gt;&lt;citation&gt;&lt;id&gt;31b8d4aa-7128-0e64-abb8-9237f69223df&lt;/id&gt;&lt;no_author/&gt;&lt;prefix/&gt;&lt;suffix/&gt;&lt;locator/&gt;&lt;locator_label&gt;page&lt;/locator_label&gt;&lt;/citation&gt;&lt;/metadata&gt; \* MERGEFORMAT</w:instrText>
      </w:r>
      <w:r w:rsidR="00DE6D75">
        <w:rPr>
          <w:rFonts w:asciiTheme="majorHAnsi" w:hAnsiTheme="majorHAnsi" w:cs="Arial"/>
          <w:sz w:val="24"/>
          <w:szCs w:val="24"/>
        </w:rPr>
      </w:r>
      <w:r w:rsidR="00DE6D75">
        <w:rPr>
          <w:rFonts w:asciiTheme="majorHAnsi" w:hAnsiTheme="majorHAnsi" w:cs="Arial"/>
          <w:sz w:val="24"/>
          <w:szCs w:val="24"/>
        </w:rPr>
        <w:fldChar w:fldCharType="separate"/>
      </w:r>
      <w:r w:rsidR="00DE6D75">
        <w:rPr>
          <w:rFonts w:asciiTheme="majorHAnsi" w:hAnsiTheme="majorHAnsi" w:cs="Arial"/>
          <w:noProof/>
          <w:sz w:val="24"/>
          <w:szCs w:val="24"/>
        </w:rPr>
        <w:t>(Galvez 1998)</w:t>
      </w:r>
      <w:r w:rsidR="00DE6D75">
        <w:rPr>
          <w:rFonts w:asciiTheme="majorHAnsi" w:hAnsiTheme="majorHAnsi" w:cs="Arial"/>
          <w:sz w:val="24"/>
          <w:szCs w:val="24"/>
        </w:rPr>
        <w:fldChar w:fldCharType="end"/>
      </w:r>
      <w:r w:rsidR="00DE6D75" w:rsidRPr="00051262">
        <w:rPr>
          <w:rFonts w:asciiTheme="majorHAnsi" w:hAnsiTheme="majorHAnsi" w:cs="Arial"/>
          <w:sz w:val="24"/>
          <w:szCs w:val="24"/>
        </w:rPr>
        <w:t>.</w:t>
      </w:r>
      <w:r w:rsidR="005A7030">
        <w:rPr>
          <w:rFonts w:asciiTheme="majorHAnsi" w:hAnsiTheme="majorHAnsi"/>
          <w:sz w:val="24"/>
          <w:szCs w:val="24"/>
        </w:rPr>
        <w:t xml:space="preserve"> </w:t>
      </w:r>
      <w:commentRangeStart w:id="16"/>
      <w:commentRangeStart w:id="17"/>
      <w:r w:rsidR="00887237">
        <w:rPr>
          <w:sz w:val="24"/>
          <w:szCs w:val="24"/>
        </w:rPr>
        <w:t>C</w:t>
      </w:r>
      <w:r w:rsidR="008C01D6" w:rsidRPr="00621F96">
        <w:rPr>
          <w:sz w:val="24"/>
          <w:szCs w:val="24"/>
        </w:rPr>
        <w:t>opper and zinc</w:t>
      </w:r>
      <w:r w:rsidR="00887237">
        <w:rPr>
          <w:sz w:val="24"/>
          <w:szCs w:val="24"/>
        </w:rPr>
        <w:t xml:space="preserve"> exceedances</w:t>
      </w:r>
      <w:r w:rsidR="008C01D6" w:rsidRPr="00621F96">
        <w:rPr>
          <w:sz w:val="24"/>
          <w:szCs w:val="24"/>
        </w:rPr>
        <w:t xml:space="preserve"> are identified when their levels are compared to a hardness-dependent freshwater criterion </w:t>
      </w:r>
      <w:r w:rsidR="00D4631F">
        <w:rPr>
          <w:sz w:val="24"/>
          <w:szCs w:val="24"/>
        </w:rPr>
        <w:t>chronic</w:t>
      </w:r>
      <w:r w:rsidR="008C01D6" w:rsidRPr="00621F96">
        <w:rPr>
          <w:sz w:val="24"/>
          <w:szCs w:val="24"/>
        </w:rPr>
        <w:t xml:space="preserve"> concentration</w:t>
      </w:r>
      <w:r w:rsidR="008C01D6">
        <w:rPr>
          <w:sz w:val="24"/>
          <w:szCs w:val="24"/>
        </w:rPr>
        <w:t xml:space="preserve"> </w:t>
      </w:r>
      <w:commentRangeStart w:id="18"/>
      <w:commentRangeStart w:id="19"/>
      <w:r w:rsidR="008C01D6">
        <w:rPr>
          <w:sz w:val="24"/>
          <w:szCs w:val="24"/>
        </w:rPr>
        <w:t>(CCC</w:t>
      </w:r>
      <w:commentRangeEnd w:id="18"/>
      <w:r w:rsidR="001C3AA1">
        <w:rPr>
          <w:rStyle w:val="CommentReference"/>
        </w:rPr>
        <w:commentReference w:id="18"/>
      </w:r>
      <w:commentRangeEnd w:id="19"/>
      <w:r w:rsidR="00887237">
        <w:rPr>
          <w:rStyle w:val="CommentReference"/>
        </w:rPr>
        <w:commentReference w:id="19"/>
      </w:r>
      <w:r w:rsidR="008C01D6">
        <w:rPr>
          <w:sz w:val="24"/>
          <w:szCs w:val="24"/>
        </w:rPr>
        <w:t>)</w:t>
      </w:r>
      <w:r w:rsidR="00887237">
        <w:rPr>
          <w:sz w:val="24"/>
          <w:szCs w:val="24"/>
        </w:rPr>
        <w:t>, which varies with calcium and magnesium concentration</w:t>
      </w:r>
      <w:r w:rsidR="00CF0915">
        <w:rPr>
          <w:sz w:val="24"/>
          <w:szCs w:val="24"/>
        </w:rPr>
        <w:t xml:space="preserve"> (Table </w:t>
      </w:r>
      <w:commentRangeEnd w:id="16"/>
      <w:r w:rsidR="00CF0915">
        <w:rPr>
          <w:sz w:val="24"/>
          <w:szCs w:val="24"/>
        </w:rPr>
        <w:t xml:space="preserve">1) </w:t>
      </w:r>
      <w:r w:rsidR="003A2471">
        <w:rPr>
          <w:rStyle w:val="CommentReference"/>
        </w:rPr>
        <w:commentReference w:id="16"/>
      </w:r>
      <w:commentRangeEnd w:id="17"/>
      <w:r w:rsidR="00887237">
        <w:rPr>
          <w:rStyle w:val="CommentReference"/>
        </w:rPr>
        <w:commentReference w:id="17"/>
      </w:r>
      <w:r w:rsidR="00CF0915">
        <w:rPr>
          <w:sz w:val="24"/>
          <w:szCs w:val="24"/>
        </w:rPr>
        <w:fldChar w:fldCharType="begin" w:fldLock="1">
          <w:fldData xml:space="preserve">ZQBKAHgARgBrADkAdABPADQAegBBAFEAaABsADgAbAA4AG4AWABkADIAawA2AGMAMgBMADEAYQBh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</w:fldData>
        </w:fldChar>
      </w:r>
      <w:r w:rsidR="005C52BF">
        <w:rPr>
          <w:sz w:val="24"/>
          <w:szCs w:val="24"/>
        </w:rPr>
        <w:instrText>ADDIN paperpile_citation &lt;clusterId&gt;H174V133R524O245&lt;/clusterId&gt;&lt;version&gt;0.6.11&lt;/version&gt;&lt;metadata&gt;&lt;citation&gt;&lt;id&gt;1b270325-f520-425e-bc0f-a5d4a9e2b458&lt;/id&gt;&lt;no_author/&gt;&lt;prefix/&gt;&lt;suffix/&gt;&lt;locator/&gt;&lt;locator_label&gt;page&lt;/locator_label&gt;&lt;/citation&gt;&lt;/metadata&gt; \* MERGEFORMAT</w:instrText>
      </w:r>
      <w:r w:rsidR="00CF0915">
        <w:rPr>
          <w:sz w:val="24"/>
          <w:szCs w:val="24"/>
        </w:rPr>
      </w:r>
      <w:r w:rsidR="00CF0915">
        <w:rPr>
          <w:sz w:val="24"/>
          <w:szCs w:val="24"/>
        </w:rPr>
        <w:fldChar w:fldCharType="separate"/>
      </w:r>
      <w:r w:rsidR="00CF0915">
        <w:rPr>
          <w:noProof/>
          <w:sz w:val="24"/>
          <w:szCs w:val="24"/>
        </w:rPr>
        <w:t>(ADEC 2008)</w:t>
      </w:r>
      <w:r w:rsidR="00CF0915">
        <w:rPr>
          <w:sz w:val="24"/>
          <w:szCs w:val="24"/>
        </w:rPr>
        <w:fldChar w:fldCharType="end"/>
      </w:r>
      <w:r w:rsidR="00CF0915">
        <w:rPr>
          <w:sz w:val="24"/>
          <w:szCs w:val="24"/>
        </w:rPr>
        <w:t xml:space="preserve">. </w:t>
      </w:r>
    </w:p>
    <w:p w14:paraId="2FC444C9" w14:textId="1700F689" w:rsidR="00F63BE5" w:rsidRPr="00051262" w:rsidRDefault="00F63BE5" w:rsidP="00711575">
      <w:pPr>
        <w:rPr>
          <w:rFonts w:asciiTheme="majorHAnsi" w:hAnsiTheme="majorHAnsi"/>
          <w:sz w:val="24"/>
          <w:szCs w:val="24"/>
        </w:rPr>
      </w:pPr>
    </w:p>
    <w:p w14:paraId="5108C273" w14:textId="14885FD6" w:rsidR="005A7030" w:rsidRDefault="00A47E46" w:rsidP="00051262">
      <w:pPr>
        <w:pStyle w:val="Default"/>
        <w:rPr>
          <w:rFonts w:asciiTheme="majorHAnsi" w:hAnsiTheme="majorHAnsi"/>
        </w:rPr>
      </w:pPr>
      <w:r w:rsidRPr="00051262">
        <w:rPr>
          <w:rFonts w:asciiTheme="majorHAnsi" w:hAnsiTheme="majorHAnsi"/>
        </w:rPr>
        <w:t>T</w:t>
      </w:r>
      <w:r w:rsidR="00B86230" w:rsidRPr="00051262">
        <w:rPr>
          <w:rFonts w:asciiTheme="majorHAnsi" w:hAnsiTheme="majorHAnsi"/>
        </w:rPr>
        <w:t>hrough</w:t>
      </w:r>
      <w:r w:rsidR="00887237" w:rsidRPr="00051262">
        <w:rPr>
          <w:rFonts w:asciiTheme="majorHAnsi" w:hAnsiTheme="majorHAnsi"/>
        </w:rPr>
        <w:t xml:space="preserve"> </w:t>
      </w:r>
      <w:r w:rsidR="00526496" w:rsidRPr="00051262">
        <w:rPr>
          <w:rFonts w:asciiTheme="majorHAnsi" w:hAnsiTheme="majorHAnsi"/>
        </w:rPr>
        <w:t>grant funds provided through</w:t>
      </w:r>
      <w:r w:rsidR="007702A3" w:rsidRPr="00051262">
        <w:rPr>
          <w:rFonts w:asciiTheme="majorHAnsi" w:hAnsiTheme="majorHAnsi"/>
        </w:rPr>
        <w:t xml:space="preserve"> the Alaska Department of Environmental Conservation</w:t>
      </w:r>
      <w:r w:rsidR="00526496" w:rsidRPr="00051262">
        <w:rPr>
          <w:rFonts w:asciiTheme="majorHAnsi" w:hAnsiTheme="majorHAnsi"/>
        </w:rPr>
        <w:t xml:space="preserve"> </w:t>
      </w:r>
      <w:r w:rsidR="007702A3" w:rsidRPr="00051262">
        <w:rPr>
          <w:rFonts w:asciiTheme="majorHAnsi" w:hAnsiTheme="majorHAnsi"/>
        </w:rPr>
        <w:t>(</w:t>
      </w:r>
      <w:r w:rsidR="00887237" w:rsidRPr="00051262">
        <w:rPr>
          <w:rFonts w:asciiTheme="majorHAnsi" w:hAnsiTheme="majorHAnsi"/>
        </w:rPr>
        <w:t>A</w:t>
      </w:r>
      <w:r w:rsidR="00526496" w:rsidRPr="00051262">
        <w:rPr>
          <w:rFonts w:asciiTheme="majorHAnsi" w:hAnsiTheme="majorHAnsi"/>
        </w:rPr>
        <w:t>DEC</w:t>
      </w:r>
      <w:r w:rsidR="007702A3" w:rsidRPr="00051262">
        <w:rPr>
          <w:rFonts w:asciiTheme="majorHAnsi" w:hAnsiTheme="majorHAnsi"/>
        </w:rPr>
        <w:t>)</w:t>
      </w:r>
      <w:r w:rsidR="00526496" w:rsidRPr="00051262">
        <w:rPr>
          <w:rFonts w:asciiTheme="majorHAnsi" w:hAnsiTheme="majorHAnsi"/>
        </w:rPr>
        <w:t xml:space="preserve"> and matching funds from KWF</w:t>
      </w:r>
      <w:r w:rsidR="00B86230" w:rsidRPr="00051262">
        <w:rPr>
          <w:rFonts w:asciiTheme="majorHAnsi" w:hAnsiTheme="majorHAnsi"/>
        </w:rPr>
        <w:t xml:space="preserve">, KWF identified </w:t>
      </w:r>
      <w:r w:rsidR="00947FFA" w:rsidRPr="00051262">
        <w:rPr>
          <w:rFonts w:asciiTheme="majorHAnsi" w:hAnsiTheme="majorHAnsi"/>
        </w:rPr>
        <w:t xml:space="preserve">four tributary and three mainstem sites </w:t>
      </w:r>
      <w:r w:rsidR="00FD1A88" w:rsidRPr="00051262">
        <w:rPr>
          <w:rFonts w:asciiTheme="majorHAnsi" w:hAnsiTheme="majorHAnsi"/>
        </w:rPr>
        <w:t xml:space="preserve">in addition to the </w:t>
      </w:r>
      <w:r w:rsidR="00D41435" w:rsidRPr="00051262">
        <w:rPr>
          <w:rFonts w:asciiTheme="majorHAnsi" w:hAnsiTheme="majorHAnsi"/>
        </w:rPr>
        <w:t>standard biannual KRBWQM</w:t>
      </w:r>
      <w:r w:rsidR="00FD1A88" w:rsidRPr="00051262">
        <w:rPr>
          <w:rFonts w:asciiTheme="majorHAnsi" w:hAnsiTheme="majorHAnsi"/>
        </w:rPr>
        <w:t xml:space="preserve"> sampling sites </w:t>
      </w:r>
      <w:r w:rsidR="00947FFA" w:rsidRPr="00051262">
        <w:rPr>
          <w:rFonts w:asciiTheme="majorHAnsi" w:hAnsiTheme="majorHAnsi"/>
        </w:rPr>
        <w:t xml:space="preserve">throughout the Kenai River watershed for </w:t>
      </w:r>
      <w:r w:rsidR="00C90F57" w:rsidRPr="00051262">
        <w:rPr>
          <w:rFonts w:asciiTheme="majorHAnsi" w:hAnsiTheme="majorHAnsi"/>
        </w:rPr>
        <w:t>supplemental sampling</w:t>
      </w:r>
      <w:r w:rsidR="00947FFA" w:rsidRPr="00051262">
        <w:rPr>
          <w:rFonts w:asciiTheme="majorHAnsi" w:hAnsiTheme="majorHAnsi"/>
        </w:rPr>
        <w:t xml:space="preserve"> in the spring</w:t>
      </w:r>
      <w:r w:rsidR="00B04518" w:rsidRPr="00051262">
        <w:rPr>
          <w:rFonts w:asciiTheme="majorHAnsi" w:hAnsiTheme="majorHAnsi"/>
        </w:rPr>
        <w:t>s</w:t>
      </w:r>
      <w:r w:rsidR="00947FFA" w:rsidRPr="00051262">
        <w:rPr>
          <w:rFonts w:asciiTheme="majorHAnsi" w:hAnsiTheme="majorHAnsi"/>
        </w:rPr>
        <w:t xml:space="preserve"> and summe</w:t>
      </w:r>
      <w:r w:rsidR="00225A7F" w:rsidRPr="00051262">
        <w:rPr>
          <w:rFonts w:asciiTheme="majorHAnsi" w:hAnsiTheme="majorHAnsi"/>
        </w:rPr>
        <w:t>rs</w:t>
      </w:r>
      <w:r w:rsidR="00947FFA" w:rsidRPr="00051262">
        <w:rPr>
          <w:rFonts w:asciiTheme="majorHAnsi" w:hAnsiTheme="majorHAnsi"/>
        </w:rPr>
        <w:t xml:space="preserve"> of 2019</w:t>
      </w:r>
      <w:r w:rsidR="00B04518" w:rsidRPr="00051262">
        <w:rPr>
          <w:rFonts w:asciiTheme="majorHAnsi" w:hAnsiTheme="majorHAnsi"/>
        </w:rPr>
        <w:t>-2020</w:t>
      </w:r>
      <w:r w:rsidR="0024208B" w:rsidRPr="00051262">
        <w:rPr>
          <w:rFonts w:asciiTheme="majorHAnsi" w:hAnsiTheme="majorHAnsi"/>
        </w:rPr>
        <w:t xml:space="preserve"> (Figure 2)</w:t>
      </w:r>
      <w:r w:rsidR="00947FFA" w:rsidRPr="00051262">
        <w:rPr>
          <w:rFonts w:asciiTheme="majorHAnsi" w:hAnsiTheme="majorHAnsi"/>
        </w:rPr>
        <w:t>.</w:t>
      </w:r>
      <w:r w:rsidR="007702A3" w:rsidRPr="00051262">
        <w:rPr>
          <w:rFonts w:asciiTheme="majorHAnsi" w:hAnsiTheme="majorHAnsi"/>
        </w:rPr>
        <w:t xml:space="preserve"> </w:t>
      </w:r>
      <w:r w:rsidR="004E4CDA" w:rsidRPr="00051262">
        <w:rPr>
          <w:rFonts w:asciiTheme="majorHAnsi" w:hAnsiTheme="majorHAnsi"/>
        </w:rPr>
        <w:t>This report presents</w:t>
      </w:r>
      <w:r w:rsidR="00C90F57" w:rsidRPr="00051262">
        <w:rPr>
          <w:rFonts w:asciiTheme="majorHAnsi" w:hAnsiTheme="majorHAnsi"/>
        </w:rPr>
        <w:t xml:space="preserve"> </w:t>
      </w:r>
      <w:r w:rsidR="004E4CDA" w:rsidRPr="00051262">
        <w:rPr>
          <w:rFonts w:asciiTheme="majorHAnsi" w:hAnsiTheme="majorHAnsi"/>
        </w:rPr>
        <w:t xml:space="preserve">results </w:t>
      </w:r>
      <w:r w:rsidR="00403629">
        <w:rPr>
          <w:rFonts w:asciiTheme="majorHAnsi" w:hAnsiTheme="majorHAnsi"/>
        </w:rPr>
        <w:t xml:space="preserve">the supplemental sampling events in tandem with results from the </w:t>
      </w:r>
      <w:r w:rsidR="004E4CDA" w:rsidRPr="00051262">
        <w:rPr>
          <w:rFonts w:asciiTheme="majorHAnsi" w:hAnsiTheme="majorHAnsi"/>
        </w:rPr>
        <w:t>biannual KRBWQM events in 2019-2020.</w:t>
      </w:r>
      <w:r w:rsidR="00D74AB6" w:rsidRPr="00051262">
        <w:rPr>
          <w:rFonts w:asciiTheme="majorHAnsi" w:hAnsiTheme="majorHAnsi"/>
        </w:rPr>
        <w:t xml:space="preserve"> </w:t>
      </w:r>
    </w:p>
    <w:p w14:paraId="1246C3CA" w14:textId="20249D51" w:rsidR="005A7030" w:rsidRDefault="005A7030" w:rsidP="00051262">
      <w:pPr>
        <w:pStyle w:val="Default"/>
        <w:rPr>
          <w:rFonts w:asciiTheme="majorHAnsi" w:hAnsiTheme="majorHAnsi"/>
        </w:rPr>
      </w:pPr>
    </w:p>
    <w:p w14:paraId="47B26F60" w14:textId="31367A9A" w:rsidR="00051262" w:rsidRPr="00051262" w:rsidRDefault="004E4CDA" w:rsidP="00051262">
      <w:pPr>
        <w:pStyle w:val="Default"/>
        <w:rPr>
          <w:ins w:id="20" w:author="Benjamin Meyer" w:date="2021-02-22T13:08:00Z"/>
          <w:rFonts w:asciiTheme="majorHAnsi" w:hAnsiTheme="majorHAnsi"/>
        </w:rPr>
      </w:pPr>
      <w:r w:rsidRPr="00051262">
        <w:rPr>
          <w:rFonts w:asciiTheme="majorHAnsi" w:hAnsiTheme="majorHAnsi"/>
        </w:rPr>
        <w:t xml:space="preserve">Additional efforts to identify </w:t>
      </w:r>
      <w:r w:rsidR="00526496" w:rsidRPr="00051262">
        <w:rPr>
          <w:rFonts w:asciiTheme="majorHAnsi" w:hAnsiTheme="majorHAnsi"/>
        </w:rPr>
        <w:t xml:space="preserve">potential </w:t>
      </w:r>
      <w:r w:rsidRPr="00051262">
        <w:rPr>
          <w:rFonts w:asciiTheme="majorHAnsi" w:hAnsiTheme="majorHAnsi"/>
        </w:rPr>
        <w:t xml:space="preserve">sources of </w:t>
      </w:r>
      <w:ins w:id="21" w:author="Benjamin Meyer" w:date="2021-04-16T11:57:00Z">
        <w:r w:rsidR="002165A7">
          <w:rPr>
            <w:rFonts w:asciiTheme="majorHAnsi" w:hAnsiTheme="majorHAnsi"/>
          </w:rPr>
          <w:t>copper and zinc</w:t>
        </w:r>
      </w:ins>
      <w:r w:rsidRPr="00051262">
        <w:rPr>
          <w:rFonts w:asciiTheme="majorHAnsi" w:hAnsiTheme="majorHAnsi"/>
        </w:rPr>
        <w:t xml:space="preserve"> throughout the Kenai River watershed were initiated in 2019-2020 and are reported here.</w:t>
      </w:r>
      <w:r w:rsidR="00D74AB6" w:rsidRPr="00051262">
        <w:rPr>
          <w:rFonts w:asciiTheme="majorHAnsi" w:hAnsiTheme="majorHAnsi"/>
        </w:rPr>
        <w:t xml:space="preserve"> </w:t>
      </w:r>
      <w:r w:rsidR="002165A7">
        <w:rPr>
          <w:rFonts w:asciiTheme="majorHAnsi" w:hAnsiTheme="majorHAnsi"/>
        </w:rPr>
        <w:t xml:space="preserve">These efforts included a </w:t>
      </w:r>
      <w:r w:rsidR="0011578F">
        <w:rPr>
          <w:rFonts w:asciiTheme="majorHAnsi" w:hAnsiTheme="majorHAnsi"/>
        </w:rPr>
        <w:t xml:space="preserve">fieldwork component </w:t>
      </w:r>
      <w:r w:rsidR="002165A7">
        <w:rPr>
          <w:rFonts w:asciiTheme="majorHAnsi" w:hAnsiTheme="majorHAnsi"/>
        </w:rPr>
        <w:t xml:space="preserve">in which </w:t>
      </w:r>
      <w:ins w:id="22" w:author="Benjamin Meyer" w:date="2021-02-22T13:08:00Z">
        <w:r w:rsidR="00051262" w:rsidRPr="00051262">
          <w:rPr>
            <w:rFonts w:asciiTheme="majorHAnsi" w:hAnsiTheme="majorHAnsi"/>
          </w:rPr>
          <w:t xml:space="preserve">five river trips were conducted in order to photograph potential zinc and copper sources visible </w:t>
        </w:r>
        <w:r w:rsidR="00051262" w:rsidRPr="00051262">
          <w:rPr>
            <w:rFonts w:asciiTheme="majorHAnsi" w:hAnsiTheme="majorHAnsi"/>
          </w:rPr>
          <w:lastRenderedPageBreak/>
          <w:t xml:space="preserve">from the Kenai River mainstem. </w:t>
        </w:r>
      </w:ins>
      <w:r w:rsidR="002165A7">
        <w:rPr>
          <w:rFonts w:asciiTheme="majorHAnsi" w:hAnsiTheme="majorHAnsi"/>
        </w:rPr>
        <w:t>P</w:t>
      </w:r>
      <w:ins w:id="23" w:author="Benjamin Meyer" w:date="2021-02-22T13:08:00Z">
        <w:r w:rsidR="00051262" w:rsidRPr="00051262">
          <w:rPr>
            <w:rFonts w:asciiTheme="majorHAnsi" w:hAnsiTheme="majorHAnsi"/>
          </w:rPr>
          <w:t>hotos</w:t>
        </w:r>
      </w:ins>
      <w:r w:rsidR="002165A7">
        <w:rPr>
          <w:rFonts w:asciiTheme="majorHAnsi" w:hAnsiTheme="majorHAnsi"/>
        </w:rPr>
        <w:t xml:space="preserve"> from these trips</w:t>
      </w:r>
      <w:ins w:id="24" w:author="Benjamin Meyer" w:date="2021-02-22T13:08:00Z">
        <w:r w:rsidR="00051262" w:rsidRPr="00051262">
          <w:rPr>
            <w:rFonts w:asciiTheme="majorHAnsi" w:hAnsiTheme="majorHAnsi"/>
          </w:rPr>
          <w:t xml:space="preserve"> were incorporated into a GIS shapefile established to document adjacent potential sources of these heavy metals including impervious surfaces, boat landings, and wastewater discharge. </w:t>
        </w:r>
      </w:ins>
      <w:ins w:id="25" w:author="Benjamin Meyer" w:date="2021-04-16T11:59:00Z">
        <w:r w:rsidR="002165A7">
          <w:rPr>
            <w:rFonts w:asciiTheme="majorHAnsi" w:hAnsiTheme="majorHAnsi"/>
          </w:rPr>
          <w:t>In addition to KWF’s field imagery,</w:t>
        </w:r>
      </w:ins>
      <w:ins w:id="26" w:author="Benjamin Meyer" w:date="2021-04-16T12:00:00Z">
        <w:r w:rsidR="002165A7" w:rsidRPr="002165A7">
          <w:rPr>
            <w:rFonts w:asciiTheme="majorHAnsi" w:hAnsiTheme="majorHAnsi"/>
          </w:rPr>
          <w:t xml:space="preserve"> </w:t>
        </w:r>
        <w:r w:rsidR="002165A7" w:rsidRPr="00051262">
          <w:rPr>
            <w:rFonts w:asciiTheme="majorHAnsi" w:hAnsiTheme="majorHAnsi"/>
          </w:rPr>
          <w:t>St. Mary’s University of Minnesota Geospatial Services</w:t>
        </w:r>
        <w:r w:rsidR="002165A7">
          <w:rPr>
            <w:rFonts w:asciiTheme="majorHAnsi" w:hAnsiTheme="majorHAnsi"/>
          </w:rPr>
          <w:t xml:space="preserve"> was contracted to</w:t>
        </w:r>
        <w:r w:rsidR="002165A7" w:rsidRPr="00051262">
          <w:rPr>
            <w:rFonts w:asciiTheme="majorHAnsi" w:hAnsiTheme="majorHAnsi"/>
          </w:rPr>
          <w:t xml:space="preserve"> develop a draft ArcGIS database of sources potentially related to copper and zinc pollution</w:t>
        </w:r>
        <w:r w:rsidR="002165A7">
          <w:rPr>
            <w:rFonts w:asciiTheme="majorHAnsi" w:hAnsiTheme="majorHAnsi"/>
          </w:rPr>
          <w:t>.</w:t>
        </w:r>
      </w:ins>
      <w:ins w:id="27" w:author="Benjamin Meyer" w:date="2021-04-16T12:01:00Z">
        <w:r w:rsidR="002165A7">
          <w:rPr>
            <w:rFonts w:asciiTheme="majorHAnsi" w:hAnsiTheme="majorHAnsi"/>
          </w:rPr>
          <w:t xml:space="preserve"> </w:t>
        </w:r>
      </w:ins>
      <w:ins w:id="28" w:author="Benjamin Meyer" w:date="2021-02-22T13:08:00Z">
        <w:r w:rsidR="00051262" w:rsidRPr="00051262">
          <w:rPr>
            <w:rFonts w:asciiTheme="majorHAnsi" w:hAnsiTheme="majorHAnsi"/>
            <w:bCs/>
          </w:rPr>
          <w:t xml:space="preserve">The </w:t>
        </w:r>
      </w:ins>
      <w:ins w:id="29" w:author="Benjamin Meyer" w:date="2021-04-16T11:56:00Z">
        <w:r w:rsidR="002165A7" w:rsidRPr="00051262">
          <w:rPr>
            <w:rFonts w:asciiTheme="majorHAnsi" w:hAnsiTheme="majorHAnsi"/>
            <w:bCs/>
          </w:rPr>
          <w:t>geodatabase</w:t>
        </w:r>
      </w:ins>
      <w:ins w:id="30" w:author="Benjamin Meyer" w:date="2021-02-22T13:08:00Z">
        <w:r w:rsidR="00051262" w:rsidRPr="00051262">
          <w:rPr>
            <w:rFonts w:asciiTheme="majorHAnsi" w:hAnsiTheme="majorHAnsi"/>
            <w:bCs/>
          </w:rPr>
          <w:t xml:space="preserve"> is intended to be of use in future monitoring efforts and potentially in the production of a future decision support tool.</w:t>
        </w:r>
      </w:ins>
    </w:p>
    <w:p w14:paraId="6563D2D7" w14:textId="06210589" w:rsidR="00A21003" w:rsidRDefault="00A21003" w:rsidP="00A21003"/>
    <w:p w14:paraId="0337B6AA" w14:textId="430210BE" w:rsidR="00CC03C8" w:rsidRPr="00CC03C8" w:rsidRDefault="00CC03C8" w:rsidP="00CC03C8"/>
    <w:p w14:paraId="6D9F94E1" w14:textId="77777777" w:rsidR="00BC1F4D" w:rsidRPr="006F3509" w:rsidRDefault="00BC7271" w:rsidP="00BC1F4D">
      <w:pPr>
        <w:pStyle w:val="Heading1"/>
        <w:rPr>
          <w:b/>
          <w:bCs/>
        </w:rPr>
      </w:pPr>
      <w:bookmarkStart w:id="31" w:name="_Toc64271418"/>
      <w:r w:rsidRPr="006F3509">
        <w:rPr>
          <w:b/>
          <w:bCs/>
        </w:rPr>
        <w:t>Methods</w:t>
      </w:r>
      <w:bookmarkEnd w:id="31"/>
    </w:p>
    <w:p w14:paraId="1E1F60F8" w14:textId="77777777" w:rsidR="00AD09EE" w:rsidRDefault="00AD09EE" w:rsidP="009308B3"/>
    <w:p w14:paraId="354A3F22" w14:textId="3001320B" w:rsidR="001F0EA8" w:rsidRDefault="003D0107" w:rsidP="00A21003">
      <w:pPr>
        <w:pStyle w:val="Heading2"/>
        <w:rPr>
          <w:ins w:id="32" w:author="Benjamin Meyer" w:date="2020-12-07T05:39:00Z"/>
        </w:rPr>
      </w:pPr>
      <w:bookmarkStart w:id="33" w:name="_Toc64271419"/>
      <w:r>
        <w:t>Copper and zinc s</w:t>
      </w:r>
      <w:r w:rsidR="00AD09EE">
        <w:t>ampling</w:t>
      </w:r>
      <w:bookmarkEnd w:id="33"/>
    </w:p>
    <w:p w14:paraId="38E99023" w14:textId="77777777" w:rsidR="003D567B" w:rsidRPr="003D567B" w:rsidRDefault="003D567B" w:rsidP="00C90F57"/>
    <w:p w14:paraId="3D66DB16" w14:textId="6345F51E" w:rsidR="001F0EA8" w:rsidRDefault="00FD1A88" w:rsidP="001F0EA8">
      <w:pPr>
        <w:rPr>
          <w:bCs/>
          <w:sz w:val="24"/>
          <w:szCs w:val="24"/>
        </w:rPr>
      </w:pPr>
      <w:r>
        <w:rPr>
          <w:sz w:val="24"/>
          <w:szCs w:val="24"/>
        </w:rPr>
        <w:t>Water</w:t>
      </w:r>
      <w:r w:rsidR="001D0ED0">
        <w:rPr>
          <w:sz w:val="24"/>
          <w:szCs w:val="24"/>
        </w:rPr>
        <w:t xml:space="preserve"> quality</w:t>
      </w:r>
      <w:r>
        <w:rPr>
          <w:sz w:val="24"/>
          <w:szCs w:val="24"/>
        </w:rPr>
        <w:t xml:space="preserve"> sampling efforts</w:t>
      </w:r>
      <w:r w:rsidR="00DE6D75">
        <w:rPr>
          <w:sz w:val="24"/>
          <w:szCs w:val="24"/>
        </w:rPr>
        <w:t xml:space="preserve"> </w:t>
      </w:r>
      <w:ins w:id="34" w:author="Benjamin Meyer" w:date="2021-04-21T08:43:00Z">
        <w:r w:rsidR="00DE6D75">
          <w:rPr>
            <w:sz w:val="24"/>
            <w:szCs w:val="24"/>
          </w:rPr>
          <w:t>for dissolved copper and zinc</w:t>
        </w:r>
      </w:ins>
      <w:r>
        <w:rPr>
          <w:sz w:val="24"/>
          <w:szCs w:val="24"/>
        </w:rPr>
        <w:t xml:space="preserve"> in 2019-2020 targeted sites that have been monitored biannually since the year 2000 as part of the Kenai River Baseline Water Quality Monitoring (KRBWQM) project, as well as new additional sites targeted to explore spatial trends in </w:t>
      </w:r>
      <w:ins w:id="35" w:author="Benjamin Meyer" w:date="2021-04-21T08:45:00Z">
        <w:r w:rsidR="00DE6D75">
          <w:rPr>
            <w:sz w:val="24"/>
            <w:szCs w:val="24"/>
          </w:rPr>
          <w:t xml:space="preserve">dissolved </w:t>
        </w:r>
      </w:ins>
      <w:r>
        <w:rPr>
          <w:sz w:val="24"/>
          <w:szCs w:val="24"/>
        </w:rPr>
        <w:t>copper and zinc concentrations (referred to here on as “</w:t>
      </w:r>
      <w:ins w:id="36" w:author="Benjamin Meyer" w:date="2021-02-22T13:09:00Z">
        <w:r w:rsidR="00051262">
          <w:rPr>
            <w:sz w:val="24"/>
            <w:szCs w:val="24"/>
          </w:rPr>
          <w:t>c</w:t>
        </w:r>
      </w:ins>
      <w:r>
        <w:rPr>
          <w:sz w:val="24"/>
          <w:szCs w:val="24"/>
        </w:rPr>
        <w:t>opper and</w:t>
      </w:r>
      <w:r w:rsidR="007702A3">
        <w:rPr>
          <w:sz w:val="24"/>
          <w:szCs w:val="24"/>
        </w:rPr>
        <w:t xml:space="preserve"> zinc-specific sampling events.”</w:t>
      </w:r>
      <w:r w:rsidR="007D1A77">
        <w:rPr>
          <w:sz w:val="24"/>
          <w:szCs w:val="24"/>
        </w:rPr>
        <w:t xml:space="preserve"> </w:t>
      </w:r>
      <w:r w:rsidR="001D0ED0">
        <w:rPr>
          <w:sz w:val="24"/>
          <w:szCs w:val="24"/>
        </w:rPr>
        <w:t xml:space="preserve">In total, these sites comprise </w:t>
      </w:r>
      <w:r w:rsidR="00DE6D75">
        <w:rPr>
          <w:bCs/>
          <w:sz w:val="24"/>
          <w:szCs w:val="24"/>
        </w:rPr>
        <w:t xml:space="preserve">ten </w:t>
      </w:r>
      <w:r w:rsidR="00001D8B">
        <w:rPr>
          <w:bCs/>
          <w:sz w:val="24"/>
          <w:szCs w:val="24"/>
        </w:rPr>
        <w:t>sites on the Kenai River mainstem and nine tributary sites (Figure 1).</w:t>
      </w:r>
    </w:p>
    <w:p w14:paraId="55DAC154" w14:textId="4FAC1E8F" w:rsidR="002A2C0D" w:rsidRPr="002A2C0D" w:rsidRDefault="002A2C0D" w:rsidP="002A2C0D"/>
    <w:p w14:paraId="44379034" w14:textId="6DD3FB6A" w:rsidR="00AD09EE" w:rsidRDefault="00A21003" w:rsidP="00AD09EE">
      <w:pPr>
        <w:rPr>
          <w:sz w:val="24"/>
          <w:szCs w:val="24"/>
        </w:rPr>
      </w:pPr>
      <w:r>
        <w:rPr>
          <w:sz w:val="24"/>
          <w:szCs w:val="24"/>
        </w:rPr>
        <w:t>Note:</w:t>
      </w:r>
      <w:r w:rsidR="002A2C0D" w:rsidRPr="002A2C0D">
        <w:rPr>
          <w:sz w:val="24"/>
          <w:szCs w:val="24"/>
        </w:rPr>
        <w:t xml:space="preserve"> all river miles listed throughout document are in reference to the Kenai River mainstem. River miles listed for tributaries reference their</w:t>
      </w:r>
      <w:r w:rsidR="00621F96">
        <w:rPr>
          <w:sz w:val="24"/>
          <w:szCs w:val="24"/>
        </w:rPr>
        <w:t xml:space="preserve"> confluence river mile on the mainstem of the Kenai River. Sampling site names were chosen based on sampling location; their corresponding river </w:t>
      </w:r>
      <w:r w:rsidR="00036245">
        <w:rPr>
          <w:sz w:val="24"/>
          <w:szCs w:val="24"/>
        </w:rPr>
        <w:t xml:space="preserve">miles can be </w:t>
      </w:r>
      <w:r w:rsidR="001F0EA8">
        <w:rPr>
          <w:sz w:val="24"/>
          <w:szCs w:val="24"/>
        </w:rPr>
        <w:t>found in Table</w:t>
      </w:r>
      <w:r w:rsidR="00036245">
        <w:rPr>
          <w:sz w:val="24"/>
          <w:szCs w:val="24"/>
        </w:rPr>
        <w:t xml:space="preserve"> 2</w:t>
      </w:r>
      <w:r w:rsidR="00621F96">
        <w:rPr>
          <w:sz w:val="24"/>
          <w:szCs w:val="24"/>
        </w:rPr>
        <w:t>.</w:t>
      </w:r>
    </w:p>
    <w:p w14:paraId="0023BC92" w14:textId="58604356" w:rsidR="00A749F4" w:rsidRPr="002A2C0D" w:rsidRDefault="00A749F4" w:rsidP="00AD09EE">
      <w:pPr>
        <w:rPr>
          <w:sz w:val="24"/>
          <w:szCs w:val="24"/>
        </w:rPr>
      </w:pPr>
    </w:p>
    <w:p w14:paraId="0527702C" w14:textId="67E5F4FC" w:rsidR="003D0107" w:rsidRDefault="003D0107" w:rsidP="00CF3F57">
      <w:pPr>
        <w:pStyle w:val="Heading3"/>
        <w:rPr>
          <w:sz w:val="24"/>
        </w:rPr>
      </w:pPr>
      <w:bookmarkStart w:id="37" w:name="_Toc64271420"/>
      <w:r w:rsidRPr="00CF3F57">
        <w:rPr>
          <w:sz w:val="24"/>
        </w:rPr>
        <w:t>Kenai River Baseline Water Quality Monitoring (KRBWQM)</w:t>
      </w:r>
      <w:bookmarkEnd w:id="37"/>
    </w:p>
    <w:p w14:paraId="7BF45577" w14:textId="77777777" w:rsidR="003D567B" w:rsidRPr="00C90F57" w:rsidRDefault="003D567B" w:rsidP="00C90F57"/>
    <w:p w14:paraId="5506FE15" w14:textId="7C80ED56" w:rsidR="0041495C" w:rsidRDefault="000A7351" w:rsidP="006F3509">
      <w:pPr>
        <w:rPr>
          <w:bCs/>
          <w:sz w:val="24"/>
          <w:szCs w:val="24"/>
        </w:rPr>
      </w:pPr>
      <w:r>
        <w:rPr>
          <w:bCs/>
          <w:sz w:val="24"/>
          <w:szCs w:val="24"/>
        </w:rPr>
        <w:t>Kenai Watershed Forum</w:t>
      </w:r>
      <w:r w:rsidR="00621F96">
        <w:rPr>
          <w:bCs/>
          <w:sz w:val="24"/>
          <w:szCs w:val="24"/>
        </w:rPr>
        <w:t xml:space="preserve"> </w:t>
      </w:r>
      <w:r w:rsidR="001C0F3B">
        <w:rPr>
          <w:bCs/>
          <w:sz w:val="24"/>
          <w:szCs w:val="24"/>
        </w:rPr>
        <w:t xml:space="preserve">conducted </w:t>
      </w:r>
      <w:r w:rsidR="0041495C">
        <w:rPr>
          <w:bCs/>
          <w:sz w:val="24"/>
          <w:szCs w:val="24"/>
        </w:rPr>
        <w:t>biannual KRBWQM events in 2019</w:t>
      </w:r>
      <w:r w:rsidR="00036245">
        <w:rPr>
          <w:bCs/>
          <w:sz w:val="24"/>
          <w:szCs w:val="24"/>
        </w:rPr>
        <w:t xml:space="preserve"> and 2020</w:t>
      </w:r>
      <w:r w:rsidR="00620C83">
        <w:rPr>
          <w:bCs/>
          <w:sz w:val="24"/>
          <w:szCs w:val="24"/>
        </w:rPr>
        <w:t>.</w:t>
      </w:r>
      <w:r w:rsidR="00D74AB6">
        <w:rPr>
          <w:bCs/>
          <w:sz w:val="24"/>
          <w:szCs w:val="24"/>
        </w:rPr>
        <w:t xml:space="preserve"> </w:t>
      </w:r>
      <w:r w:rsidR="00620C83">
        <w:rPr>
          <w:bCs/>
          <w:sz w:val="24"/>
          <w:szCs w:val="24"/>
        </w:rPr>
        <w:t>Sampling events are of a</w:t>
      </w:r>
      <w:r w:rsidR="0041495C">
        <w:rPr>
          <w:bCs/>
          <w:sz w:val="24"/>
          <w:szCs w:val="24"/>
        </w:rPr>
        <w:t xml:space="preserve"> cooperative </w:t>
      </w:r>
      <w:r w:rsidR="00620C83">
        <w:rPr>
          <w:bCs/>
          <w:sz w:val="24"/>
          <w:szCs w:val="24"/>
        </w:rPr>
        <w:t xml:space="preserve">nature and </w:t>
      </w:r>
      <w:r w:rsidR="0041495C">
        <w:rPr>
          <w:bCs/>
          <w:sz w:val="24"/>
          <w:szCs w:val="24"/>
        </w:rPr>
        <w:t>require the participation and/or financial contributions of several agencies and organizations including:</w:t>
      </w:r>
    </w:p>
    <w:p w14:paraId="6DF76E07" w14:textId="77777777" w:rsidR="00001D8B" w:rsidRDefault="00001D8B" w:rsidP="006F3509">
      <w:pPr>
        <w:rPr>
          <w:bCs/>
          <w:sz w:val="24"/>
          <w:szCs w:val="24"/>
        </w:rPr>
      </w:pPr>
    </w:p>
    <w:p w14:paraId="084E4B04" w14:textId="77777777" w:rsidR="0041495C" w:rsidRDefault="0041495C" w:rsidP="00C62EA9">
      <w:pPr>
        <w:pStyle w:val="ListParagraph"/>
        <w:numPr>
          <w:ilvl w:val="0"/>
          <w:numId w:val="9"/>
        </w:numPr>
        <w:rPr>
          <w:bCs/>
          <w:sz w:val="24"/>
          <w:szCs w:val="24"/>
        </w:rPr>
      </w:pPr>
      <w:r w:rsidRPr="0041495C">
        <w:rPr>
          <w:bCs/>
          <w:sz w:val="24"/>
          <w:szCs w:val="24"/>
        </w:rPr>
        <w:t>Alas</w:t>
      </w:r>
      <w:r>
        <w:rPr>
          <w:bCs/>
          <w:sz w:val="24"/>
          <w:szCs w:val="24"/>
        </w:rPr>
        <w:t>ka Department of Fish and Game</w:t>
      </w:r>
    </w:p>
    <w:p w14:paraId="3EA094B2" w14:textId="3CF2AFB8" w:rsidR="0041495C" w:rsidRDefault="0041495C" w:rsidP="00C62EA9">
      <w:pPr>
        <w:pStyle w:val="ListParagraph"/>
        <w:numPr>
          <w:ilvl w:val="0"/>
          <w:numId w:val="9"/>
        </w:numPr>
        <w:rPr>
          <w:bCs/>
          <w:sz w:val="24"/>
          <w:szCs w:val="24"/>
        </w:rPr>
      </w:pPr>
      <w:r>
        <w:rPr>
          <w:bCs/>
          <w:sz w:val="24"/>
          <w:szCs w:val="24"/>
        </w:rPr>
        <w:t>City of Kenai</w:t>
      </w:r>
    </w:p>
    <w:p w14:paraId="454BFC63" w14:textId="2CA43C75" w:rsidR="00B04518" w:rsidRDefault="00B04518" w:rsidP="00C62EA9">
      <w:pPr>
        <w:pStyle w:val="ListParagraph"/>
        <w:numPr>
          <w:ilvl w:val="0"/>
          <w:numId w:val="9"/>
        </w:numPr>
        <w:rPr>
          <w:bCs/>
          <w:sz w:val="24"/>
          <w:szCs w:val="24"/>
        </w:rPr>
      </w:pPr>
      <w:r>
        <w:rPr>
          <w:bCs/>
          <w:sz w:val="24"/>
          <w:szCs w:val="24"/>
        </w:rPr>
        <w:t>City of Soldotna</w:t>
      </w:r>
    </w:p>
    <w:p w14:paraId="31754C01" w14:textId="77777777" w:rsidR="0041495C" w:rsidRDefault="0041495C" w:rsidP="00C62EA9">
      <w:pPr>
        <w:pStyle w:val="ListParagraph"/>
        <w:numPr>
          <w:ilvl w:val="0"/>
          <w:numId w:val="9"/>
        </w:numPr>
        <w:rPr>
          <w:bCs/>
          <w:sz w:val="24"/>
          <w:szCs w:val="24"/>
        </w:rPr>
      </w:pPr>
      <w:r w:rsidRPr="0041495C">
        <w:rPr>
          <w:bCs/>
          <w:sz w:val="24"/>
          <w:szCs w:val="24"/>
        </w:rPr>
        <w:t>Cook</w:t>
      </w:r>
      <w:r>
        <w:rPr>
          <w:bCs/>
          <w:sz w:val="24"/>
          <w:szCs w:val="24"/>
        </w:rPr>
        <w:t xml:space="preserve"> Inlet Aquaculture Association</w:t>
      </w:r>
    </w:p>
    <w:p w14:paraId="7BF185F2" w14:textId="77777777" w:rsidR="0041495C" w:rsidRDefault="001C0F3B" w:rsidP="00C62EA9">
      <w:pPr>
        <w:pStyle w:val="ListParagraph"/>
        <w:numPr>
          <w:ilvl w:val="0"/>
          <w:numId w:val="9"/>
        </w:numPr>
        <w:rPr>
          <w:bCs/>
          <w:sz w:val="24"/>
          <w:szCs w:val="24"/>
        </w:rPr>
      </w:pPr>
      <w:r>
        <w:rPr>
          <w:bCs/>
          <w:sz w:val="24"/>
          <w:szCs w:val="24"/>
        </w:rPr>
        <w:t xml:space="preserve">Alaska </w:t>
      </w:r>
      <w:r w:rsidR="0041495C" w:rsidRPr="0041495C">
        <w:rPr>
          <w:bCs/>
          <w:sz w:val="24"/>
          <w:szCs w:val="24"/>
        </w:rPr>
        <w:t>Department of Environmental Conservation</w:t>
      </w:r>
    </w:p>
    <w:p w14:paraId="7BAC8EF8" w14:textId="77777777" w:rsidR="0041495C" w:rsidRDefault="001C0F3B" w:rsidP="00C62EA9">
      <w:pPr>
        <w:pStyle w:val="ListParagraph"/>
        <w:numPr>
          <w:ilvl w:val="0"/>
          <w:numId w:val="9"/>
        </w:numPr>
        <w:rPr>
          <w:bCs/>
          <w:sz w:val="24"/>
          <w:szCs w:val="24"/>
        </w:rPr>
      </w:pPr>
      <w:r>
        <w:rPr>
          <w:bCs/>
          <w:sz w:val="24"/>
          <w:szCs w:val="24"/>
        </w:rPr>
        <w:t xml:space="preserve">Alaska </w:t>
      </w:r>
      <w:r w:rsidR="0041495C">
        <w:rPr>
          <w:bCs/>
          <w:sz w:val="24"/>
          <w:szCs w:val="24"/>
        </w:rPr>
        <w:t>Department of Natural Resources</w:t>
      </w:r>
    </w:p>
    <w:p w14:paraId="25F5BC40" w14:textId="77777777" w:rsidR="0041495C" w:rsidRDefault="0041495C" w:rsidP="00C62EA9">
      <w:pPr>
        <w:pStyle w:val="ListParagraph"/>
        <w:numPr>
          <w:ilvl w:val="0"/>
          <w:numId w:val="9"/>
        </w:numPr>
        <w:rPr>
          <w:bCs/>
          <w:sz w:val="24"/>
          <w:szCs w:val="24"/>
        </w:rPr>
      </w:pPr>
      <w:r>
        <w:rPr>
          <w:bCs/>
          <w:sz w:val="24"/>
          <w:szCs w:val="24"/>
        </w:rPr>
        <w:t xml:space="preserve">Kenai Peninsula Borough </w:t>
      </w:r>
    </w:p>
    <w:p w14:paraId="5F43BC57" w14:textId="77777777" w:rsidR="0041495C" w:rsidRDefault="00C822F8" w:rsidP="00C62EA9">
      <w:pPr>
        <w:pStyle w:val="ListParagraph"/>
        <w:numPr>
          <w:ilvl w:val="0"/>
          <w:numId w:val="9"/>
        </w:numPr>
        <w:rPr>
          <w:bCs/>
          <w:sz w:val="24"/>
          <w:szCs w:val="24"/>
        </w:rPr>
      </w:pPr>
      <w:r>
        <w:rPr>
          <w:bCs/>
          <w:sz w:val="24"/>
          <w:szCs w:val="24"/>
        </w:rPr>
        <w:t>Kenai Watershed Forum</w:t>
      </w:r>
    </w:p>
    <w:p w14:paraId="449D2E52" w14:textId="77777777" w:rsidR="0041495C" w:rsidRDefault="0041495C" w:rsidP="00C62EA9">
      <w:pPr>
        <w:pStyle w:val="ListParagraph"/>
        <w:numPr>
          <w:ilvl w:val="0"/>
          <w:numId w:val="9"/>
        </w:numPr>
        <w:rPr>
          <w:bCs/>
          <w:sz w:val="24"/>
          <w:szCs w:val="24"/>
        </w:rPr>
      </w:pPr>
      <w:r>
        <w:rPr>
          <w:bCs/>
          <w:sz w:val="24"/>
          <w:szCs w:val="24"/>
        </w:rPr>
        <w:t>United States Fish and Wildlife Service</w:t>
      </w:r>
    </w:p>
    <w:p w14:paraId="5D06DC06" w14:textId="77777777" w:rsidR="0041495C" w:rsidRDefault="0041495C" w:rsidP="00C62EA9">
      <w:pPr>
        <w:pStyle w:val="ListParagraph"/>
        <w:numPr>
          <w:ilvl w:val="0"/>
          <w:numId w:val="9"/>
        </w:numPr>
        <w:rPr>
          <w:bCs/>
          <w:sz w:val="24"/>
          <w:szCs w:val="24"/>
        </w:rPr>
      </w:pPr>
      <w:r>
        <w:rPr>
          <w:bCs/>
          <w:sz w:val="24"/>
          <w:szCs w:val="24"/>
        </w:rPr>
        <w:t>United States Forest Service</w:t>
      </w:r>
    </w:p>
    <w:p w14:paraId="6B33C305" w14:textId="0EEF3389" w:rsidR="0041495C" w:rsidRDefault="0041495C" w:rsidP="00C62EA9">
      <w:pPr>
        <w:pStyle w:val="ListParagraph"/>
        <w:numPr>
          <w:ilvl w:val="0"/>
          <w:numId w:val="9"/>
        </w:numPr>
        <w:rPr>
          <w:bCs/>
          <w:sz w:val="24"/>
          <w:szCs w:val="24"/>
        </w:rPr>
      </w:pPr>
      <w:r>
        <w:rPr>
          <w:bCs/>
          <w:sz w:val="24"/>
          <w:szCs w:val="24"/>
        </w:rPr>
        <w:t>Local</w:t>
      </w:r>
      <w:r w:rsidR="001C0F3B">
        <w:rPr>
          <w:bCs/>
          <w:sz w:val="24"/>
          <w:szCs w:val="24"/>
        </w:rPr>
        <w:t xml:space="preserve"> Kenai Peninsula</w:t>
      </w:r>
      <w:r>
        <w:rPr>
          <w:bCs/>
          <w:sz w:val="24"/>
          <w:szCs w:val="24"/>
        </w:rPr>
        <w:t xml:space="preserve"> volunteers</w:t>
      </w:r>
    </w:p>
    <w:p w14:paraId="0998CDA3" w14:textId="77777777" w:rsidR="00A21003" w:rsidRPr="00A21003" w:rsidRDefault="00A21003" w:rsidP="00A21003">
      <w:pPr>
        <w:rPr>
          <w:bCs/>
          <w:sz w:val="24"/>
          <w:szCs w:val="24"/>
        </w:rPr>
      </w:pPr>
    </w:p>
    <w:p w14:paraId="247114F3" w14:textId="30F765CC" w:rsidR="00A21003" w:rsidRPr="00A21003" w:rsidRDefault="00A21003" w:rsidP="00A21003">
      <w:pPr>
        <w:rPr>
          <w:bCs/>
          <w:sz w:val="24"/>
          <w:szCs w:val="24"/>
        </w:rPr>
      </w:pPr>
      <w:r>
        <w:rPr>
          <w:bCs/>
          <w:sz w:val="24"/>
          <w:szCs w:val="24"/>
        </w:rPr>
        <w:t>Due to logistical and safety constraints as a result of the COVID-19 pandemic, spring</w:t>
      </w:r>
      <w:ins w:id="38" w:author="Benjamin Meyer" w:date="2021-02-22T13:10:00Z">
        <w:r w:rsidR="00051262">
          <w:rPr>
            <w:bCs/>
            <w:sz w:val="24"/>
            <w:szCs w:val="24"/>
          </w:rPr>
          <w:t xml:space="preserve"> KRBWQM</w:t>
        </w:r>
      </w:ins>
      <w:r>
        <w:rPr>
          <w:bCs/>
          <w:sz w:val="24"/>
          <w:szCs w:val="24"/>
        </w:rPr>
        <w:t xml:space="preserve"> sampling did not occur in </w:t>
      </w:r>
      <w:ins w:id="39" w:author="Benjamin Meyer" w:date="2021-04-19T15:36:00Z">
        <w:r w:rsidR="001456D5">
          <w:rPr>
            <w:bCs/>
            <w:sz w:val="24"/>
            <w:szCs w:val="24"/>
          </w:rPr>
          <w:t xml:space="preserve">spring </w:t>
        </w:r>
      </w:ins>
      <w:r>
        <w:rPr>
          <w:bCs/>
          <w:sz w:val="24"/>
          <w:szCs w:val="24"/>
        </w:rPr>
        <w:t>2020.</w:t>
      </w:r>
    </w:p>
    <w:p w14:paraId="3BCD85C9" w14:textId="77777777" w:rsidR="0041495C" w:rsidRDefault="0041495C" w:rsidP="0041495C">
      <w:pPr>
        <w:rPr>
          <w:bCs/>
          <w:sz w:val="24"/>
          <w:szCs w:val="24"/>
        </w:rPr>
      </w:pPr>
    </w:p>
    <w:p w14:paraId="5867DE28" w14:textId="2649F04F" w:rsidR="00001D8B" w:rsidRDefault="00EE1539" w:rsidP="0041495C">
      <w:pPr>
        <w:rPr>
          <w:bCs/>
          <w:sz w:val="24"/>
          <w:szCs w:val="24"/>
        </w:rPr>
      </w:pPr>
      <w:r>
        <w:rPr>
          <w:bCs/>
          <w:sz w:val="24"/>
          <w:szCs w:val="24"/>
        </w:rPr>
        <w:t>The twenty-two s</w:t>
      </w:r>
      <w:r w:rsidR="00F061B7">
        <w:rPr>
          <w:bCs/>
          <w:sz w:val="24"/>
          <w:szCs w:val="24"/>
        </w:rPr>
        <w:t>ites</w:t>
      </w:r>
      <w:r w:rsidR="00001D8B">
        <w:rPr>
          <w:bCs/>
          <w:sz w:val="24"/>
          <w:szCs w:val="24"/>
        </w:rPr>
        <w:t xml:space="preserve"> in the KRBWQM sampling program</w:t>
      </w:r>
      <w:r w:rsidR="00F061B7">
        <w:rPr>
          <w:bCs/>
          <w:sz w:val="24"/>
          <w:szCs w:val="24"/>
        </w:rPr>
        <w:t xml:space="preserve"> were originally</w:t>
      </w:r>
      <w:r w:rsidR="006331D8">
        <w:rPr>
          <w:bCs/>
          <w:sz w:val="24"/>
          <w:szCs w:val="24"/>
        </w:rPr>
        <w:t xml:space="preserve"> selected</w:t>
      </w:r>
      <w:r w:rsidR="00F061B7">
        <w:rPr>
          <w:bCs/>
          <w:sz w:val="24"/>
          <w:szCs w:val="24"/>
        </w:rPr>
        <w:t xml:space="preserve"> to represent the Kenai River watershed's am</w:t>
      </w:r>
      <w:r w:rsidR="00C144DE">
        <w:rPr>
          <w:bCs/>
          <w:sz w:val="24"/>
          <w:szCs w:val="24"/>
        </w:rPr>
        <w:t>bient water quality conditions</w:t>
      </w:r>
      <w:r w:rsidR="00F061B7">
        <w:rPr>
          <w:bCs/>
          <w:sz w:val="24"/>
          <w:szCs w:val="24"/>
        </w:rPr>
        <w:t>.</w:t>
      </w:r>
      <w:r w:rsidR="007D1A77">
        <w:rPr>
          <w:bCs/>
          <w:sz w:val="24"/>
          <w:szCs w:val="24"/>
        </w:rPr>
        <w:t xml:space="preserve"> Samples</w:t>
      </w:r>
      <w:ins w:id="40" w:author="Benjamin Meyer" w:date="2021-04-19T15:48:00Z">
        <w:r w:rsidR="00A40466">
          <w:rPr>
            <w:bCs/>
            <w:sz w:val="24"/>
            <w:szCs w:val="24"/>
          </w:rPr>
          <w:t xml:space="preserve"> in</w:t>
        </w:r>
      </w:ins>
      <w:r w:rsidR="00001D8B">
        <w:rPr>
          <w:bCs/>
          <w:sz w:val="24"/>
          <w:szCs w:val="24"/>
        </w:rPr>
        <w:t xml:space="preserve"> 2019-2020</w:t>
      </w:r>
      <w:r w:rsidR="000A7351">
        <w:rPr>
          <w:bCs/>
          <w:sz w:val="24"/>
          <w:szCs w:val="24"/>
        </w:rPr>
        <w:t xml:space="preserve"> </w:t>
      </w:r>
      <w:r w:rsidR="009010FE">
        <w:rPr>
          <w:bCs/>
          <w:sz w:val="24"/>
          <w:szCs w:val="24"/>
        </w:rPr>
        <w:t xml:space="preserve">were analyzed for </w:t>
      </w:r>
      <w:ins w:id="41" w:author="Benjamin Meyer" w:date="2021-04-19T15:37:00Z">
        <w:r w:rsidR="001456D5">
          <w:rPr>
            <w:bCs/>
            <w:sz w:val="24"/>
            <w:szCs w:val="24"/>
          </w:rPr>
          <w:t xml:space="preserve">hydrocarbons, </w:t>
        </w:r>
      </w:ins>
      <w:ins w:id="42" w:author="Benjamin Meyer" w:date="2021-04-19T15:45:00Z">
        <w:r w:rsidR="001456D5">
          <w:rPr>
            <w:bCs/>
            <w:sz w:val="24"/>
            <w:szCs w:val="24"/>
          </w:rPr>
          <w:t>total suspend</w:t>
        </w:r>
      </w:ins>
      <w:ins w:id="43" w:author="Benjamin Meyer" w:date="2021-04-19T15:46:00Z">
        <w:r w:rsidR="001456D5">
          <w:rPr>
            <w:bCs/>
            <w:sz w:val="24"/>
            <w:szCs w:val="24"/>
          </w:rPr>
          <w:t xml:space="preserve">ed solids, phosphorus and nitrogen, fecal coliform, and metals (total and dissolved). </w:t>
        </w:r>
      </w:ins>
      <w:ins w:id="44" w:author="Benjamin Meyer" w:date="2021-04-19T15:47:00Z">
        <w:r w:rsidR="001456D5">
          <w:rPr>
            <w:bCs/>
            <w:sz w:val="24"/>
            <w:szCs w:val="24"/>
          </w:rPr>
          <w:t xml:space="preserve">Values </w:t>
        </w:r>
      </w:ins>
      <w:ins w:id="45" w:author="Benjamin Meyer" w:date="2021-04-19T15:48:00Z">
        <w:r w:rsidR="00A40466">
          <w:rPr>
            <w:bCs/>
            <w:sz w:val="24"/>
            <w:szCs w:val="24"/>
          </w:rPr>
          <w:t>reported in this document include concentrations of dissolved copper, zinc, magnesium, and calcium.</w:t>
        </w:r>
      </w:ins>
      <w:ins w:id="46" w:author="Benjamin Meyer" w:date="2021-04-19T15:49:00Z">
        <w:r w:rsidR="00A40466">
          <w:rPr>
            <w:bCs/>
            <w:sz w:val="24"/>
            <w:szCs w:val="24"/>
          </w:rPr>
          <w:t xml:space="preserve"> </w:t>
        </w:r>
      </w:ins>
      <w:r w:rsidR="00EA17C2">
        <w:rPr>
          <w:bCs/>
          <w:sz w:val="24"/>
          <w:szCs w:val="24"/>
        </w:rPr>
        <w:t xml:space="preserve">Sample </w:t>
      </w:r>
      <w:r w:rsidR="000E0701">
        <w:rPr>
          <w:bCs/>
          <w:sz w:val="24"/>
          <w:szCs w:val="24"/>
        </w:rPr>
        <w:t>locations</w:t>
      </w:r>
      <w:r w:rsidR="0042493D">
        <w:rPr>
          <w:bCs/>
          <w:sz w:val="24"/>
          <w:szCs w:val="24"/>
        </w:rPr>
        <w:t xml:space="preserve"> for </w:t>
      </w:r>
      <w:r w:rsidR="00334F16">
        <w:rPr>
          <w:bCs/>
          <w:sz w:val="24"/>
          <w:szCs w:val="24"/>
        </w:rPr>
        <w:t xml:space="preserve">the selection of data </w:t>
      </w:r>
      <w:r w:rsidR="0042493D">
        <w:rPr>
          <w:bCs/>
          <w:sz w:val="24"/>
          <w:szCs w:val="24"/>
        </w:rPr>
        <w:t>data included in this report</w:t>
      </w:r>
      <w:r w:rsidR="000E0701">
        <w:rPr>
          <w:bCs/>
          <w:sz w:val="24"/>
          <w:szCs w:val="24"/>
        </w:rPr>
        <w:t xml:space="preserve"> are </w:t>
      </w:r>
      <w:ins w:id="47" w:author="Benjamin Meyer" w:date="2021-04-19T16:44:00Z">
        <w:r w:rsidR="0042493D">
          <w:rPr>
            <w:bCs/>
            <w:sz w:val="24"/>
            <w:szCs w:val="24"/>
          </w:rPr>
          <w:t>presented</w:t>
        </w:r>
      </w:ins>
      <w:r w:rsidR="000E0701">
        <w:rPr>
          <w:bCs/>
          <w:sz w:val="24"/>
          <w:szCs w:val="24"/>
        </w:rPr>
        <w:t xml:space="preserve"> in </w:t>
      </w:r>
      <w:r w:rsidR="000E0701">
        <w:rPr>
          <w:bCs/>
          <w:sz w:val="24"/>
          <w:szCs w:val="24"/>
        </w:rPr>
        <w:lastRenderedPageBreak/>
        <w:t xml:space="preserve">Table 2, and </w:t>
      </w:r>
      <w:r w:rsidR="00FA60F6">
        <w:rPr>
          <w:bCs/>
          <w:sz w:val="24"/>
          <w:szCs w:val="24"/>
        </w:rPr>
        <w:t>sample dates</w:t>
      </w:r>
      <w:r w:rsidR="000E0701">
        <w:rPr>
          <w:bCs/>
          <w:sz w:val="24"/>
          <w:szCs w:val="24"/>
        </w:rPr>
        <w:t xml:space="preserve"> are </w:t>
      </w:r>
      <w:r w:rsidR="00FA60F6" w:rsidRPr="00C21C70">
        <w:rPr>
          <w:bCs/>
          <w:sz w:val="24"/>
          <w:szCs w:val="24"/>
        </w:rPr>
        <w:t>included</w:t>
      </w:r>
      <w:r w:rsidR="000E0701" w:rsidRPr="00C21C70">
        <w:rPr>
          <w:bCs/>
          <w:sz w:val="24"/>
          <w:szCs w:val="24"/>
        </w:rPr>
        <w:t xml:space="preserve"> in </w:t>
      </w:r>
      <w:r w:rsidR="00C21C70" w:rsidRPr="00C21C70">
        <w:rPr>
          <w:bCs/>
          <w:sz w:val="24"/>
          <w:szCs w:val="24"/>
        </w:rPr>
        <w:t>Table 4</w:t>
      </w:r>
      <w:r w:rsidR="000E0701" w:rsidRPr="00C21C70">
        <w:rPr>
          <w:bCs/>
          <w:sz w:val="24"/>
          <w:szCs w:val="24"/>
        </w:rPr>
        <w:t>.</w:t>
      </w:r>
    </w:p>
    <w:p w14:paraId="039E8268" w14:textId="77777777" w:rsidR="00272F8D" w:rsidRDefault="00272F8D" w:rsidP="0041495C">
      <w:pPr>
        <w:rPr>
          <w:ins w:id="48" w:author="Benjamin Meyer" w:date="2021-04-19T15:49:00Z"/>
          <w:bCs/>
          <w:sz w:val="24"/>
          <w:szCs w:val="24"/>
        </w:rPr>
      </w:pPr>
    </w:p>
    <w:p w14:paraId="30348187" w14:textId="2E530AC8" w:rsidR="0042493D" w:rsidRDefault="001C0F3B" w:rsidP="0041495C">
      <w:pPr>
        <w:rPr>
          <w:ins w:id="49" w:author="Benjamin Meyer" w:date="2021-04-19T16:47:00Z"/>
          <w:bCs/>
          <w:sz w:val="24"/>
          <w:szCs w:val="24"/>
        </w:rPr>
      </w:pPr>
      <w:r>
        <w:rPr>
          <w:bCs/>
          <w:sz w:val="24"/>
          <w:szCs w:val="24"/>
        </w:rPr>
        <w:t>After a training session, sampling participants were split into small groups and sa</w:t>
      </w:r>
      <w:r w:rsidR="000E0701">
        <w:rPr>
          <w:bCs/>
          <w:sz w:val="24"/>
          <w:szCs w:val="24"/>
        </w:rPr>
        <w:t>mp</w:t>
      </w:r>
      <w:r w:rsidR="00702BE9">
        <w:rPr>
          <w:bCs/>
          <w:sz w:val="24"/>
          <w:szCs w:val="24"/>
        </w:rPr>
        <w:t>led 2-5 sites by foot or boat.</w:t>
      </w:r>
      <w:r w:rsidR="00D74AB6">
        <w:rPr>
          <w:bCs/>
          <w:sz w:val="24"/>
          <w:szCs w:val="24"/>
        </w:rPr>
        <w:t xml:space="preserve"> </w:t>
      </w:r>
      <w:r w:rsidR="00702BE9">
        <w:rPr>
          <w:bCs/>
          <w:sz w:val="24"/>
          <w:szCs w:val="24"/>
        </w:rPr>
        <w:t>Sample collection timing</w:t>
      </w:r>
      <w:r>
        <w:rPr>
          <w:bCs/>
          <w:sz w:val="24"/>
          <w:szCs w:val="24"/>
        </w:rPr>
        <w:t xml:space="preserve"> coincided with an outgoing tide to reduce potential saltwater contamination of samples</w:t>
      </w:r>
      <w:r w:rsidR="003D567B">
        <w:rPr>
          <w:bCs/>
          <w:sz w:val="24"/>
          <w:szCs w:val="24"/>
        </w:rPr>
        <w:t xml:space="preserve"> in the lower river</w:t>
      </w:r>
      <w:r>
        <w:rPr>
          <w:bCs/>
          <w:sz w:val="24"/>
          <w:szCs w:val="24"/>
        </w:rPr>
        <w:t xml:space="preserve">. Individuals collecting samples by foot waded into the water until the water </w:t>
      </w:r>
      <w:r w:rsidR="000A7351">
        <w:rPr>
          <w:bCs/>
          <w:sz w:val="24"/>
          <w:szCs w:val="24"/>
        </w:rPr>
        <w:t>depth was approximately</w:t>
      </w:r>
      <w:r w:rsidR="001E7CD5">
        <w:rPr>
          <w:bCs/>
          <w:sz w:val="24"/>
          <w:szCs w:val="24"/>
        </w:rPr>
        <w:t xml:space="preserve"> two feet a</w:t>
      </w:r>
      <w:r>
        <w:rPr>
          <w:bCs/>
          <w:sz w:val="24"/>
          <w:szCs w:val="24"/>
        </w:rPr>
        <w:t>nd the participant was offshore in flowing water</w:t>
      </w:r>
      <w:r w:rsidR="00B940CB">
        <w:rPr>
          <w:bCs/>
          <w:sz w:val="24"/>
          <w:szCs w:val="24"/>
        </w:rPr>
        <w:t xml:space="preserve"> while still maintaining personal safety</w:t>
      </w:r>
      <w:r>
        <w:rPr>
          <w:bCs/>
          <w:sz w:val="24"/>
          <w:szCs w:val="24"/>
        </w:rPr>
        <w:t>. For sites accessed by boats, water samples were taken from the bow while the boat faced upstream.</w:t>
      </w:r>
      <w:r w:rsidR="00D74AB6">
        <w:rPr>
          <w:bCs/>
          <w:sz w:val="24"/>
          <w:szCs w:val="24"/>
        </w:rPr>
        <w:t xml:space="preserve"> </w:t>
      </w:r>
      <w:r w:rsidR="0077716C">
        <w:rPr>
          <w:bCs/>
          <w:sz w:val="24"/>
          <w:szCs w:val="24"/>
        </w:rPr>
        <w:t xml:space="preserve">Prior to sampling, all bottles were labeled with site and river mile; sampling team name; date and time; and parameter. </w:t>
      </w:r>
      <w:r w:rsidR="001E7CD5">
        <w:rPr>
          <w:bCs/>
          <w:sz w:val="24"/>
          <w:szCs w:val="24"/>
        </w:rPr>
        <w:t xml:space="preserve">Samples were collected by facing upstream, </w:t>
      </w:r>
      <w:r w:rsidR="000A7351">
        <w:rPr>
          <w:bCs/>
          <w:sz w:val="24"/>
          <w:szCs w:val="24"/>
        </w:rPr>
        <w:t>wearing</w:t>
      </w:r>
      <w:r w:rsidR="007E0550">
        <w:rPr>
          <w:bCs/>
          <w:sz w:val="24"/>
          <w:szCs w:val="24"/>
        </w:rPr>
        <w:t xml:space="preserve"> clean gloves, </w:t>
      </w:r>
      <w:r w:rsidR="001E7CD5">
        <w:rPr>
          <w:bCs/>
          <w:sz w:val="24"/>
          <w:szCs w:val="24"/>
        </w:rPr>
        <w:t>removing the bottle seal, inverting the bottle and plunging it</w:t>
      </w:r>
      <w:r w:rsidR="000A7351">
        <w:rPr>
          <w:bCs/>
          <w:sz w:val="24"/>
          <w:szCs w:val="24"/>
        </w:rPr>
        <w:t xml:space="preserve"> approximately</w:t>
      </w:r>
      <w:r>
        <w:rPr>
          <w:bCs/>
          <w:sz w:val="24"/>
          <w:szCs w:val="24"/>
        </w:rPr>
        <w:t xml:space="preserve"> o</w:t>
      </w:r>
      <w:r w:rsidR="001E7CD5">
        <w:rPr>
          <w:bCs/>
          <w:sz w:val="24"/>
          <w:szCs w:val="24"/>
        </w:rPr>
        <w:t xml:space="preserve">ne foot below the water surface. The bottle was then </w:t>
      </w:r>
      <w:r>
        <w:rPr>
          <w:bCs/>
          <w:sz w:val="24"/>
          <w:szCs w:val="24"/>
        </w:rPr>
        <w:t>turned 90 degrees to allow water to fill at that depth</w:t>
      </w:r>
      <w:r w:rsidR="00357E08">
        <w:rPr>
          <w:bCs/>
          <w:sz w:val="24"/>
          <w:szCs w:val="24"/>
        </w:rPr>
        <w:t>.</w:t>
      </w:r>
      <w:r w:rsidR="00B940CB">
        <w:rPr>
          <w:bCs/>
          <w:sz w:val="24"/>
          <w:szCs w:val="24"/>
        </w:rPr>
        <w:t xml:space="preserve"> </w:t>
      </w:r>
      <w:r w:rsidR="0077716C">
        <w:rPr>
          <w:bCs/>
          <w:sz w:val="24"/>
          <w:szCs w:val="24"/>
        </w:rPr>
        <w:t>All bottles were stored in insulated coolers with ice packs</w:t>
      </w:r>
      <w:r w:rsidR="00B940CB">
        <w:rPr>
          <w:bCs/>
          <w:sz w:val="24"/>
          <w:szCs w:val="24"/>
        </w:rPr>
        <w:t xml:space="preserve"> to keep at </w:t>
      </w:r>
      <w:r w:rsidR="002D3CA3">
        <w:rPr>
          <w:bCs/>
          <w:sz w:val="24"/>
          <w:szCs w:val="24"/>
        </w:rPr>
        <w:t>4ºC and shipped</w:t>
      </w:r>
      <w:r w:rsidR="0077716C">
        <w:rPr>
          <w:bCs/>
          <w:sz w:val="24"/>
          <w:szCs w:val="24"/>
        </w:rPr>
        <w:t xml:space="preserve"> via Grant Aviation</w:t>
      </w:r>
      <w:r w:rsidR="00B940CB">
        <w:rPr>
          <w:bCs/>
          <w:sz w:val="24"/>
          <w:szCs w:val="24"/>
        </w:rPr>
        <w:t xml:space="preserve"> to Anchorage</w:t>
      </w:r>
      <w:r w:rsidR="0077716C">
        <w:rPr>
          <w:bCs/>
          <w:sz w:val="24"/>
          <w:szCs w:val="24"/>
        </w:rPr>
        <w:t xml:space="preserve">. They were retrieved and analyzed by </w:t>
      </w:r>
      <w:commentRangeStart w:id="50"/>
      <w:commentRangeStart w:id="51"/>
      <w:r w:rsidR="0077716C">
        <w:rPr>
          <w:bCs/>
          <w:sz w:val="24"/>
          <w:szCs w:val="24"/>
        </w:rPr>
        <w:t xml:space="preserve">SGS North American, Inc </w:t>
      </w:r>
      <w:commentRangeEnd w:id="50"/>
      <w:r w:rsidR="00841FAF">
        <w:rPr>
          <w:rStyle w:val="CommentReference"/>
        </w:rPr>
        <w:commentReference w:id="50"/>
      </w:r>
      <w:commentRangeEnd w:id="51"/>
      <w:r w:rsidR="0023740C">
        <w:rPr>
          <w:rStyle w:val="CommentReference"/>
        </w:rPr>
        <w:commentReference w:id="51"/>
      </w:r>
      <w:r w:rsidR="0077716C">
        <w:rPr>
          <w:bCs/>
          <w:sz w:val="24"/>
          <w:szCs w:val="24"/>
        </w:rPr>
        <w:t>(Anchorage</w:t>
      </w:r>
      <w:r w:rsidR="003D567B">
        <w:rPr>
          <w:bCs/>
          <w:sz w:val="24"/>
          <w:szCs w:val="24"/>
        </w:rPr>
        <w:t>, AK</w:t>
      </w:r>
      <w:r w:rsidR="0077716C">
        <w:rPr>
          <w:bCs/>
          <w:sz w:val="24"/>
          <w:szCs w:val="24"/>
        </w:rPr>
        <w:t>) within the holding time of each sample.</w:t>
      </w:r>
      <w:r w:rsidR="00D74AB6">
        <w:rPr>
          <w:bCs/>
          <w:sz w:val="24"/>
          <w:szCs w:val="24"/>
        </w:rPr>
        <w:t xml:space="preserve"> </w:t>
      </w:r>
      <w:r w:rsidR="0023740C">
        <w:rPr>
          <w:bCs/>
          <w:sz w:val="24"/>
          <w:szCs w:val="24"/>
        </w:rPr>
        <w:t xml:space="preserve">Copper and zinc analyses were performed by SGS in Anchorage, </w:t>
      </w:r>
      <w:ins w:id="52" w:author="Benjamin Meyer" w:date="2021-02-15T09:42:00Z">
        <w:r w:rsidR="007D1A77">
          <w:rPr>
            <w:bCs/>
            <w:sz w:val="24"/>
            <w:szCs w:val="24"/>
          </w:rPr>
          <w:t>while calcium and magnesium analyses were performed by ALS Environmental of Kelso, WA.</w:t>
        </w:r>
      </w:ins>
      <w:r w:rsidR="007D1A77">
        <w:rPr>
          <w:bCs/>
          <w:sz w:val="24"/>
          <w:szCs w:val="24"/>
        </w:rPr>
        <w:t xml:space="preserve"> </w:t>
      </w:r>
      <w:r w:rsidR="00E1754F">
        <w:rPr>
          <w:bCs/>
          <w:sz w:val="24"/>
          <w:szCs w:val="24"/>
        </w:rPr>
        <w:t xml:space="preserve">These procedures follow the protocols established in a Quality Assurance Project Plan (QAPP) originally approved by ADEC in 2001, later revised and approved by ADEC again in 2013 and 2019 </w:t>
      </w:r>
      <w:r w:rsidR="00BD5112">
        <w:rPr>
          <w:bCs/>
          <w:sz w:val="24"/>
          <w:szCs w:val="24"/>
        </w:rPr>
        <w:fldChar w:fldCharType="begin" w:fldLock="1">
          <w:fldData xml:space="preserve">ZQBKAHkAMQBWAEYARgB2ADIAegBZAFEALwBpAHUAQwBuAGoAYgBBAHQARQBWAEsAcABNAGoAMABa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</w:fldData>
        </w:fldChar>
      </w:r>
      <w:r w:rsidR="00BD5112">
        <w:rPr>
          <w:bCs/>
          <w:sz w:val="24"/>
          <w:szCs w:val="24"/>
        </w:rPr>
        <w:instrText>ADDIN paperpile_citation &lt;clusterId&gt;T567H845D315A928&lt;/clusterId&gt;&lt;version&gt;0.6.11&lt;/version&gt;&lt;metadata&gt;&lt;citation&gt;&lt;id&gt;89888691-6eda-42f9-847e-9ebd53a36565&lt;/id&gt;&lt;no_author/&gt;&lt;prefix/&gt;&lt;suffix/&gt;&lt;locator/&gt;&lt;locator_label&gt;page&lt;/locator_label&gt;&lt;/citation&gt;&lt;/metadata&gt; \* MERGEFORMAT</w:instrText>
      </w:r>
      <w:r w:rsidR="00BD5112">
        <w:rPr>
          <w:bCs/>
          <w:sz w:val="24"/>
          <w:szCs w:val="24"/>
        </w:rPr>
      </w:r>
      <w:r w:rsidR="00BD5112">
        <w:rPr>
          <w:bCs/>
          <w:sz w:val="24"/>
          <w:szCs w:val="24"/>
        </w:rPr>
        <w:fldChar w:fldCharType="separate"/>
      </w:r>
      <w:r w:rsidR="00977D24">
        <w:rPr>
          <w:bCs/>
          <w:noProof/>
          <w:sz w:val="24"/>
          <w:szCs w:val="24"/>
        </w:rPr>
        <w:t>(ADEC 2020a)</w:t>
      </w:r>
      <w:r w:rsidR="00BD5112">
        <w:rPr>
          <w:bCs/>
          <w:sz w:val="24"/>
          <w:szCs w:val="24"/>
        </w:rPr>
        <w:fldChar w:fldCharType="end"/>
      </w:r>
      <w:r w:rsidR="00E1754F">
        <w:rPr>
          <w:bCs/>
          <w:sz w:val="24"/>
          <w:szCs w:val="24"/>
        </w:rPr>
        <w:t>.</w:t>
      </w:r>
      <w:r w:rsidR="003E0909">
        <w:rPr>
          <w:bCs/>
          <w:sz w:val="24"/>
          <w:szCs w:val="24"/>
        </w:rPr>
        <w:t xml:space="preserve"> </w:t>
      </w:r>
      <w:r w:rsidR="00EE1539">
        <w:rPr>
          <w:bCs/>
          <w:sz w:val="24"/>
          <w:szCs w:val="24"/>
        </w:rPr>
        <w:t>Parameter values</w:t>
      </w:r>
      <w:r w:rsidR="0077716C">
        <w:rPr>
          <w:bCs/>
          <w:sz w:val="24"/>
          <w:szCs w:val="24"/>
        </w:rPr>
        <w:t xml:space="preserve"> were reported digitally; data entry and management was done in Microsoft Excel</w:t>
      </w:r>
      <w:r w:rsidR="0042493D">
        <w:rPr>
          <w:bCs/>
          <w:sz w:val="24"/>
          <w:szCs w:val="24"/>
        </w:rPr>
        <w:t xml:space="preserve"> and R </w:t>
      </w:r>
      <w:r w:rsidR="0042493D">
        <w:rPr>
          <w:bCs/>
          <w:sz w:val="24"/>
          <w:szCs w:val="24"/>
        </w:rPr>
        <w:fldChar w:fldCharType="begin" w:fldLock="1">
          <w:fldData xml:space="preserve">ZQBKAHgAOQBrADAAOQB2ADIAegBnAFEAeABiACsASwBvAEwATwBWAGsAQgBRAGwAVQBUADUAdAA2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</w:fldData>
        </w:fldChar>
      </w:r>
      <w:r w:rsidR="001C0D9C">
        <w:rPr>
          <w:bCs/>
          <w:sz w:val="24"/>
          <w:szCs w:val="24"/>
        </w:rPr>
        <w:instrText>ADDIN paperpile_citation &lt;clusterId&gt;N916B363X744U447&lt;/clusterId&gt;&lt;version&gt;0.6.11&lt;/version&gt;&lt;metadata&gt;&lt;citation&gt;&lt;id&gt;dfc00e66-6352-42ff-bd22-4ee9e2af6861&lt;/id&gt;&lt;no_author/&gt;&lt;prefix/&gt;&lt;suffix/&gt;&lt;locator/&gt;&lt;locator_label&gt;page&lt;/locator_label&gt;&lt;/citation&gt;&lt;/metadata&gt; \* MERGEFORMAT</w:instrText>
      </w:r>
      <w:r w:rsidR="001C0D9C">
        <w:rPr>
          <w:bCs/>
          <w:sz w:val="24"/>
          <w:szCs w:val="24"/>
        </w:rPr>
      </w:r>
      <w:r w:rsidR="0042493D">
        <w:rPr>
          <w:bCs/>
          <w:sz w:val="24"/>
          <w:szCs w:val="24"/>
        </w:rPr>
        <w:fldChar w:fldCharType="separate"/>
      </w:r>
      <w:r w:rsidR="0042493D">
        <w:rPr>
          <w:bCs/>
          <w:noProof/>
          <w:sz w:val="24"/>
          <w:szCs w:val="24"/>
        </w:rPr>
        <w:t>(R Core Team 2021)</w:t>
      </w:r>
      <w:r w:rsidR="0042493D">
        <w:rPr>
          <w:bCs/>
          <w:sz w:val="24"/>
          <w:szCs w:val="24"/>
        </w:rPr>
        <w:fldChar w:fldCharType="end"/>
      </w:r>
      <w:r w:rsidR="0077716C">
        <w:rPr>
          <w:bCs/>
          <w:sz w:val="24"/>
          <w:szCs w:val="24"/>
        </w:rPr>
        <w:t>.</w:t>
      </w:r>
      <w:r w:rsidR="00D74AB6">
        <w:rPr>
          <w:bCs/>
          <w:sz w:val="24"/>
          <w:szCs w:val="24"/>
        </w:rPr>
        <w:t xml:space="preserve"> </w:t>
      </w:r>
      <w:r w:rsidR="00E1754F">
        <w:rPr>
          <w:bCs/>
          <w:sz w:val="24"/>
          <w:szCs w:val="24"/>
        </w:rPr>
        <w:t xml:space="preserve">Hardness and </w:t>
      </w:r>
      <w:r w:rsidR="002151AC">
        <w:rPr>
          <w:bCs/>
          <w:sz w:val="24"/>
          <w:szCs w:val="24"/>
        </w:rPr>
        <w:t xml:space="preserve">hardness-dependent </w:t>
      </w:r>
      <w:r w:rsidR="007E0550">
        <w:rPr>
          <w:bCs/>
          <w:sz w:val="24"/>
          <w:szCs w:val="24"/>
        </w:rPr>
        <w:t>freshwater CCC criteria</w:t>
      </w:r>
      <w:r w:rsidR="00E1754F">
        <w:rPr>
          <w:bCs/>
          <w:sz w:val="24"/>
          <w:szCs w:val="24"/>
        </w:rPr>
        <w:t xml:space="preserve"> were calculated using</w:t>
      </w:r>
      <w:r w:rsidR="007E0550">
        <w:rPr>
          <w:bCs/>
          <w:sz w:val="24"/>
          <w:szCs w:val="24"/>
        </w:rPr>
        <w:t xml:space="preserve"> </w:t>
      </w:r>
      <w:commentRangeStart w:id="53"/>
      <w:commentRangeStart w:id="54"/>
      <w:r w:rsidR="007E0550">
        <w:rPr>
          <w:bCs/>
          <w:sz w:val="24"/>
          <w:szCs w:val="24"/>
        </w:rPr>
        <w:t>ADEC</w:t>
      </w:r>
      <w:r w:rsidR="007F12EC">
        <w:rPr>
          <w:bCs/>
          <w:sz w:val="24"/>
          <w:szCs w:val="24"/>
        </w:rPr>
        <w:t>-provided</w:t>
      </w:r>
      <w:r w:rsidR="00E1754F">
        <w:rPr>
          <w:bCs/>
          <w:sz w:val="24"/>
          <w:szCs w:val="24"/>
        </w:rPr>
        <w:t xml:space="preserve"> equations </w:t>
      </w:r>
      <w:r w:rsidR="00EA17C2">
        <w:rPr>
          <w:bCs/>
          <w:sz w:val="24"/>
          <w:szCs w:val="24"/>
        </w:rPr>
        <w:t xml:space="preserve">shown </w:t>
      </w:r>
      <w:r w:rsidR="00E1754F">
        <w:rPr>
          <w:bCs/>
          <w:sz w:val="24"/>
          <w:szCs w:val="24"/>
        </w:rPr>
        <w:t xml:space="preserve">in Table </w:t>
      </w:r>
      <w:r w:rsidR="00F318B5">
        <w:rPr>
          <w:bCs/>
          <w:sz w:val="24"/>
          <w:szCs w:val="24"/>
        </w:rPr>
        <w:t>1</w:t>
      </w:r>
      <w:r w:rsidR="00307855">
        <w:rPr>
          <w:bCs/>
          <w:sz w:val="24"/>
          <w:szCs w:val="24"/>
        </w:rPr>
        <w:fldChar w:fldCharType="begin" w:fldLock="1">
          <w:fldData xml:space="preserve">ZQBKAHgARgBrADkAdABPADQAegBBAFEAaABsADgAbAA4AG4AWABkADIAawA2AGMAMgBMADEAYQBh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</w:fldData>
        </w:fldChar>
      </w:r>
      <w:r w:rsidR="00307855">
        <w:rPr>
          <w:bCs/>
          <w:sz w:val="24"/>
          <w:szCs w:val="24"/>
        </w:rPr>
        <w:instrText>ADDIN paperpile_citation &lt;clusterId&gt;G119T167J557N271&lt;/clusterId&gt;&lt;version&gt;0.6.11&lt;/version&gt;&lt;metadata&gt;&lt;citation&gt;&lt;id&gt;1b270325-f520-425e-bc0f-a5d4a9e2b458&lt;/id&gt;&lt;no_author/&gt;&lt;prefix/&gt;&lt;suffix/&gt;&lt;locator/&gt;&lt;locator_label&gt;page&lt;/locator_label&gt;&lt;/citation&gt;&lt;/metadata&gt; \* MERGEFORMAT</w:instrText>
      </w:r>
      <w:r w:rsidR="00307855">
        <w:rPr>
          <w:bCs/>
          <w:sz w:val="24"/>
          <w:szCs w:val="24"/>
        </w:rPr>
      </w:r>
      <w:r w:rsidR="00307855">
        <w:rPr>
          <w:bCs/>
          <w:sz w:val="24"/>
          <w:szCs w:val="24"/>
        </w:rPr>
        <w:fldChar w:fldCharType="separate"/>
      </w:r>
      <w:r w:rsidR="00307855">
        <w:rPr>
          <w:bCs/>
          <w:noProof/>
          <w:sz w:val="24"/>
          <w:szCs w:val="24"/>
        </w:rPr>
        <w:t>(ADEC 2008)</w:t>
      </w:r>
      <w:r w:rsidR="00307855">
        <w:rPr>
          <w:bCs/>
          <w:sz w:val="24"/>
          <w:szCs w:val="24"/>
        </w:rPr>
        <w:fldChar w:fldCharType="end"/>
      </w:r>
      <w:r w:rsidR="007E0550">
        <w:rPr>
          <w:bCs/>
          <w:sz w:val="24"/>
          <w:szCs w:val="24"/>
        </w:rPr>
        <w:t>.</w:t>
      </w:r>
      <w:commentRangeEnd w:id="53"/>
      <w:r w:rsidR="00957DF4">
        <w:rPr>
          <w:rStyle w:val="CommentReference"/>
        </w:rPr>
        <w:commentReference w:id="53"/>
      </w:r>
      <w:commentRangeEnd w:id="54"/>
    </w:p>
    <w:p w14:paraId="77A544B6" w14:textId="77777777" w:rsidR="0042493D" w:rsidRDefault="0042493D" w:rsidP="0041495C">
      <w:pPr>
        <w:rPr>
          <w:ins w:id="55" w:author="Benjamin Meyer" w:date="2021-04-19T16:47:00Z"/>
          <w:bCs/>
          <w:sz w:val="24"/>
          <w:szCs w:val="24"/>
        </w:rPr>
      </w:pPr>
    </w:p>
    <w:p w14:paraId="332ED2B3" w14:textId="0E775C3E" w:rsidR="0042493D" w:rsidRDefault="00FA2AD9" w:rsidP="0042493D">
      <w:pPr>
        <w:rPr>
          <w:ins w:id="56" w:author="Benjamin Meyer" w:date="2021-04-19T16:47:00Z"/>
          <w:sz w:val="24"/>
          <w:szCs w:val="24"/>
        </w:rPr>
      </w:pPr>
      <w:r>
        <w:rPr>
          <w:rStyle w:val="CommentReference"/>
        </w:rPr>
        <w:commentReference w:id="54"/>
      </w:r>
      <w:ins w:id="57" w:author="Benjamin Meyer" w:date="2021-04-19T16:47:00Z">
        <w:r w:rsidR="0042493D" w:rsidRPr="0042493D">
          <w:rPr>
            <w:sz w:val="24"/>
            <w:szCs w:val="24"/>
          </w:rPr>
          <w:t xml:space="preserve"> </w:t>
        </w:r>
        <w:r w:rsidR="0042493D">
          <w:rPr>
            <w:sz w:val="24"/>
            <w:szCs w:val="24"/>
          </w:rPr>
          <w:t>KRBWQM data from 2019-2020 described in this report includes all mainstem and tributary sites including and below river mile 23 (Swiftwater Park), as well as data from sites at the outlet of Skilak Lake and Jim’s Landing, which are included as reference sites presumed to have chemical water quality parameters minimally affected by anthropogenic influence. Further details on</w:t>
        </w:r>
      </w:ins>
      <w:r w:rsidR="00334F16">
        <w:rPr>
          <w:sz w:val="24"/>
          <w:szCs w:val="24"/>
        </w:rPr>
        <w:t xml:space="preserve"> </w:t>
      </w:r>
      <w:ins w:id="58" w:author="Benjamin Meyer" w:date="2021-04-27T14:26:00Z">
        <w:r w:rsidR="0071057C">
          <w:rPr>
            <w:sz w:val="24"/>
            <w:szCs w:val="24"/>
          </w:rPr>
          <w:t>historical</w:t>
        </w:r>
      </w:ins>
      <w:ins w:id="59" w:author="Benjamin Meyer" w:date="2021-04-19T16:47:00Z">
        <w:r w:rsidR="0042493D">
          <w:rPr>
            <w:sz w:val="24"/>
            <w:szCs w:val="24"/>
          </w:rPr>
          <w:t xml:space="preserve"> KRBWQM results and protocols can be found in the project’s most recent summary report </w:t>
        </w:r>
        <w:r w:rsidR="0042493D">
          <w:rPr>
            <w:sz w:val="24"/>
            <w:szCs w:val="24"/>
          </w:rPr>
          <w:fldChar w:fldCharType="begin" w:fldLock="1">
            <w:fldData xml:space="preserve">ZQBKAHgAdABVADAAMQB2ADUARABZAE0ALwBTAHUARwB6ADkARwBNAFoARQB1AHkAbABWAE0AVAA3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</w:fldData>
          </w:fldChar>
        </w:r>
        <w:r w:rsidR="0042493D">
          <w:rPr>
            <w:sz w:val="24"/>
            <w:szCs w:val="24"/>
          </w:rPr>
          <w:instrText>ADDIN paperpile_citation &lt;clusterId&gt;Y183M441B831F544&lt;/clusterId&gt;&lt;version&gt;0.6.11&lt;/version&gt;&lt;metadata&gt;&lt;citation&gt;&lt;id&gt;f63d6980-70fb-489a-90c4-2c9e5d240472&lt;/id&gt;&lt;no_author/&gt;&lt;prefix/&gt;&lt;suffix/&gt;&lt;locator/&gt;&lt;locator_label&gt;page&lt;/locator_label&gt;&lt;/citation&gt;&lt;/metadata&gt; \* MERGEFORMAT</w:instrText>
        </w:r>
        <w:r w:rsidR="0042493D">
          <w:rPr>
            <w:sz w:val="24"/>
            <w:szCs w:val="24"/>
          </w:rPr>
        </w:r>
        <w:r w:rsidR="0042493D">
          <w:rPr>
            <w:sz w:val="24"/>
            <w:szCs w:val="24"/>
          </w:rPr>
          <w:fldChar w:fldCharType="separate"/>
        </w:r>
        <w:r w:rsidR="0042493D">
          <w:rPr>
            <w:noProof/>
            <w:sz w:val="24"/>
            <w:szCs w:val="24"/>
          </w:rPr>
          <w:t>(Guerron Orejuela 2016)</w:t>
        </w:r>
        <w:r w:rsidR="0042493D">
          <w:rPr>
            <w:sz w:val="24"/>
            <w:szCs w:val="24"/>
          </w:rPr>
          <w:fldChar w:fldCharType="end"/>
        </w:r>
        <w:r w:rsidR="0042493D">
          <w:rPr>
            <w:sz w:val="24"/>
            <w:szCs w:val="24"/>
          </w:rPr>
          <w:t xml:space="preserve">. </w:t>
        </w:r>
      </w:ins>
    </w:p>
    <w:p w14:paraId="1ABF2B86" w14:textId="62CD438C" w:rsidR="001C0F3B" w:rsidRDefault="001C0F3B" w:rsidP="0041495C">
      <w:pPr>
        <w:rPr>
          <w:bCs/>
          <w:sz w:val="24"/>
          <w:szCs w:val="24"/>
        </w:rPr>
      </w:pPr>
    </w:p>
    <w:p w14:paraId="32F5771E" w14:textId="77777777" w:rsidR="007E0550" w:rsidRDefault="007E0550" w:rsidP="0041495C">
      <w:pPr>
        <w:rPr>
          <w:bCs/>
          <w:sz w:val="24"/>
          <w:szCs w:val="24"/>
        </w:rPr>
      </w:pPr>
    </w:p>
    <w:p w14:paraId="05192DFF" w14:textId="115356D9" w:rsidR="003D0107" w:rsidRDefault="003D0107" w:rsidP="00C90F57">
      <w:pPr>
        <w:pStyle w:val="Heading3"/>
        <w:rPr>
          <w:sz w:val="24"/>
        </w:rPr>
      </w:pPr>
      <w:bookmarkStart w:id="60" w:name="_Toc64271421"/>
      <w:r w:rsidRPr="00CF3F57">
        <w:rPr>
          <w:sz w:val="24"/>
        </w:rPr>
        <w:t>Copper and zinc-specific sampling event</w:t>
      </w:r>
      <w:r w:rsidR="00C90F57">
        <w:rPr>
          <w:sz w:val="24"/>
        </w:rPr>
        <w:t>s</w:t>
      </w:r>
      <w:bookmarkEnd w:id="60"/>
    </w:p>
    <w:p w14:paraId="38EDEE86" w14:textId="77777777" w:rsidR="00C90F57" w:rsidRPr="00C90F57" w:rsidRDefault="00C90F57" w:rsidP="00C90F57"/>
    <w:p w14:paraId="32063A92" w14:textId="08934A39" w:rsidR="002A2C0D" w:rsidRPr="00702BE9" w:rsidRDefault="009010FE" w:rsidP="00AB3035">
      <w:pPr>
        <w:rPr>
          <w:bCs/>
          <w:sz w:val="24"/>
          <w:szCs w:val="24"/>
        </w:rPr>
      </w:pPr>
      <w:r>
        <w:rPr>
          <w:sz w:val="24"/>
          <w:szCs w:val="24"/>
        </w:rPr>
        <w:t>In addition to the</w:t>
      </w:r>
      <w:r w:rsidR="003E0909">
        <w:rPr>
          <w:sz w:val="24"/>
          <w:szCs w:val="24"/>
        </w:rPr>
        <w:t xml:space="preserve"> long-running biannual</w:t>
      </w:r>
      <w:r>
        <w:rPr>
          <w:sz w:val="24"/>
          <w:szCs w:val="24"/>
        </w:rPr>
        <w:t xml:space="preserve"> </w:t>
      </w:r>
      <w:r>
        <w:rPr>
          <w:bCs/>
          <w:sz w:val="24"/>
          <w:szCs w:val="24"/>
        </w:rPr>
        <w:t>KRBWQM sampling events,</w:t>
      </w:r>
      <w:r w:rsidR="003E0909">
        <w:rPr>
          <w:bCs/>
          <w:sz w:val="24"/>
          <w:szCs w:val="24"/>
        </w:rPr>
        <w:t xml:space="preserve"> in 2019</w:t>
      </w:r>
      <w:r w:rsidR="00225A7F">
        <w:rPr>
          <w:bCs/>
          <w:sz w:val="24"/>
          <w:szCs w:val="24"/>
        </w:rPr>
        <w:t xml:space="preserve"> and 2020</w:t>
      </w:r>
      <w:r w:rsidR="003E0909">
        <w:rPr>
          <w:bCs/>
          <w:sz w:val="24"/>
          <w:szCs w:val="24"/>
        </w:rPr>
        <w:t xml:space="preserve"> </w:t>
      </w:r>
      <w:r>
        <w:rPr>
          <w:bCs/>
          <w:sz w:val="24"/>
          <w:szCs w:val="24"/>
        </w:rPr>
        <w:t>KWF staff</w:t>
      </w:r>
      <w:r w:rsidR="00AB3035">
        <w:rPr>
          <w:bCs/>
          <w:sz w:val="24"/>
          <w:szCs w:val="24"/>
        </w:rPr>
        <w:t xml:space="preserve"> </w:t>
      </w:r>
      <w:r>
        <w:rPr>
          <w:bCs/>
          <w:sz w:val="24"/>
          <w:szCs w:val="24"/>
        </w:rPr>
        <w:t>and volunteers also conducted</w:t>
      </w:r>
      <w:r w:rsidR="00A749F4">
        <w:rPr>
          <w:bCs/>
          <w:sz w:val="24"/>
          <w:szCs w:val="24"/>
        </w:rPr>
        <w:t xml:space="preserve"> water quality</w:t>
      </w:r>
      <w:r>
        <w:rPr>
          <w:bCs/>
          <w:sz w:val="24"/>
          <w:szCs w:val="24"/>
        </w:rPr>
        <w:t xml:space="preserve"> sampling</w:t>
      </w:r>
      <w:r w:rsidR="00225A7F">
        <w:rPr>
          <w:bCs/>
          <w:sz w:val="24"/>
          <w:szCs w:val="24"/>
        </w:rPr>
        <w:t xml:space="preserve"> specifically focused</w:t>
      </w:r>
      <w:r>
        <w:rPr>
          <w:bCs/>
          <w:sz w:val="24"/>
          <w:szCs w:val="24"/>
        </w:rPr>
        <w:t xml:space="preserve"> </w:t>
      </w:r>
      <w:r w:rsidR="00225A7F">
        <w:rPr>
          <w:bCs/>
          <w:sz w:val="24"/>
          <w:szCs w:val="24"/>
        </w:rPr>
        <w:t>on</w:t>
      </w:r>
      <w:r>
        <w:rPr>
          <w:bCs/>
          <w:sz w:val="24"/>
          <w:szCs w:val="24"/>
        </w:rPr>
        <w:t xml:space="preserve"> </w:t>
      </w:r>
      <w:r w:rsidR="00A749F4">
        <w:rPr>
          <w:bCs/>
          <w:sz w:val="24"/>
          <w:szCs w:val="24"/>
        </w:rPr>
        <w:t xml:space="preserve">dissolved </w:t>
      </w:r>
      <w:r>
        <w:rPr>
          <w:bCs/>
          <w:sz w:val="24"/>
          <w:szCs w:val="24"/>
        </w:rPr>
        <w:t>copper and zinc</w:t>
      </w:r>
      <w:r w:rsidR="00A749F4">
        <w:rPr>
          <w:bCs/>
          <w:sz w:val="24"/>
          <w:szCs w:val="24"/>
        </w:rPr>
        <w:t xml:space="preserve"> concentrations</w:t>
      </w:r>
      <w:r>
        <w:rPr>
          <w:bCs/>
          <w:sz w:val="24"/>
          <w:szCs w:val="24"/>
        </w:rPr>
        <w:t>.</w:t>
      </w:r>
      <w:r w:rsidR="00D74AB6">
        <w:rPr>
          <w:bCs/>
          <w:sz w:val="24"/>
          <w:szCs w:val="24"/>
        </w:rPr>
        <w:t xml:space="preserve"> </w:t>
      </w:r>
      <w:r w:rsidR="00A749F4">
        <w:rPr>
          <w:bCs/>
          <w:sz w:val="24"/>
          <w:szCs w:val="24"/>
        </w:rPr>
        <w:t>S</w:t>
      </w:r>
      <w:r>
        <w:rPr>
          <w:bCs/>
          <w:sz w:val="24"/>
          <w:szCs w:val="24"/>
        </w:rPr>
        <w:t>ites</w:t>
      </w:r>
      <w:r w:rsidR="003B782D">
        <w:rPr>
          <w:bCs/>
          <w:sz w:val="24"/>
          <w:szCs w:val="24"/>
        </w:rPr>
        <w:t xml:space="preserve"> for these </w:t>
      </w:r>
      <w:r w:rsidR="00A749F4">
        <w:rPr>
          <w:bCs/>
          <w:sz w:val="24"/>
          <w:szCs w:val="24"/>
        </w:rPr>
        <w:t xml:space="preserve">sampling </w:t>
      </w:r>
      <w:r w:rsidR="003B782D">
        <w:rPr>
          <w:bCs/>
          <w:sz w:val="24"/>
          <w:szCs w:val="24"/>
        </w:rPr>
        <w:t>events</w:t>
      </w:r>
      <w:r>
        <w:rPr>
          <w:bCs/>
          <w:sz w:val="24"/>
          <w:szCs w:val="24"/>
        </w:rPr>
        <w:t xml:space="preserve"> included</w:t>
      </w:r>
      <w:r w:rsidR="00702BE9">
        <w:rPr>
          <w:bCs/>
          <w:sz w:val="24"/>
          <w:szCs w:val="24"/>
        </w:rPr>
        <w:t xml:space="preserve"> four</w:t>
      </w:r>
      <w:r w:rsidR="00E460B4">
        <w:rPr>
          <w:bCs/>
          <w:sz w:val="24"/>
          <w:szCs w:val="24"/>
        </w:rPr>
        <w:t xml:space="preserve"> sites in the upper reaches of</w:t>
      </w:r>
      <w:r w:rsidR="00AB3035">
        <w:rPr>
          <w:bCs/>
          <w:sz w:val="24"/>
          <w:szCs w:val="24"/>
        </w:rPr>
        <w:t xml:space="preserve"> </w:t>
      </w:r>
      <w:r w:rsidR="00E460B4">
        <w:rPr>
          <w:bCs/>
          <w:sz w:val="24"/>
          <w:szCs w:val="24"/>
        </w:rPr>
        <w:t>tributaries</w:t>
      </w:r>
      <w:r w:rsidR="00AB3035">
        <w:rPr>
          <w:bCs/>
          <w:sz w:val="24"/>
          <w:szCs w:val="24"/>
        </w:rPr>
        <w:t xml:space="preserve"> and three mainstem </w:t>
      </w:r>
      <w:r w:rsidR="00E460B4">
        <w:rPr>
          <w:bCs/>
          <w:sz w:val="24"/>
          <w:szCs w:val="24"/>
        </w:rPr>
        <w:t>Kenai River locations</w:t>
      </w:r>
      <w:r w:rsidR="00702BE9">
        <w:rPr>
          <w:bCs/>
          <w:sz w:val="24"/>
          <w:szCs w:val="24"/>
        </w:rPr>
        <w:t xml:space="preserve"> not</w:t>
      </w:r>
      <w:r w:rsidR="000E55F2">
        <w:rPr>
          <w:bCs/>
          <w:sz w:val="24"/>
          <w:szCs w:val="24"/>
        </w:rPr>
        <w:t xml:space="preserve"> regularly</w:t>
      </w:r>
      <w:r w:rsidR="00702BE9">
        <w:rPr>
          <w:bCs/>
          <w:sz w:val="24"/>
          <w:szCs w:val="24"/>
        </w:rPr>
        <w:t xml:space="preserve"> targeted in previous years</w:t>
      </w:r>
      <w:r w:rsidR="00E460B4">
        <w:rPr>
          <w:bCs/>
          <w:sz w:val="24"/>
          <w:szCs w:val="24"/>
        </w:rPr>
        <w:t xml:space="preserve"> (Figure 2</w:t>
      </w:r>
      <w:r w:rsidR="00AB3035">
        <w:rPr>
          <w:bCs/>
          <w:sz w:val="24"/>
          <w:szCs w:val="24"/>
        </w:rPr>
        <w:t>).</w:t>
      </w:r>
      <w:r w:rsidR="002A2C0D">
        <w:rPr>
          <w:sz w:val="24"/>
          <w:szCs w:val="24"/>
        </w:rPr>
        <w:t xml:space="preserve"> </w:t>
      </w:r>
    </w:p>
    <w:p w14:paraId="3401CFF4" w14:textId="77777777" w:rsidR="00E1754F" w:rsidRPr="00E1754F" w:rsidRDefault="00E1754F" w:rsidP="00E1754F">
      <w:pPr>
        <w:rPr>
          <w:sz w:val="24"/>
          <w:szCs w:val="24"/>
        </w:rPr>
      </w:pPr>
    </w:p>
    <w:p w14:paraId="42EB0C83" w14:textId="77777777" w:rsidR="00EE1539" w:rsidRDefault="00D1701C" w:rsidP="00803543">
      <w:pPr>
        <w:rPr>
          <w:sz w:val="24"/>
          <w:szCs w:val="24"/>
        </w:rPr>
      </w:pPr>
      <w:r>
        <w:rPr>
          <w:sz w:val="24"/>
          <w:szCs w:val="24"/>
        </w:rPr>
        <w:t xml:space="preserve">Tributary sites were selected based on their historically-elevated levels of </w:t>
      </w:r>
      <w:r w:rsidR="00AD74DA">
        <w:rPr>
          <w:sz w:val="24"/>
          <w:szCs w:val="24"/>
        </w:rPr>
        <w:t>copper</w:t>
      </w:r>
      <w:r w:rsidR="003D567B">
        <w:rPr>
          <w:sz w:val="24"/>
          <w:szCs w:val="24"/>
        </w:rPr>
        <w:t xml:space="preserve"> and/</w:t>
      </w:r>
      <w:r>
        <w:rPr>
          <w:sz w:val="24"/>
          <w:szCs w:val="24"/>
        </w:rPr>
        <w:t xml:space="preserve">or </w:t>
      </w:r>
      <w:r w:rsidR="00AD74DA">
        <w:rPr>
          <w:sz w:val="24"/>
          <w:szCs w:val="24"/>
        </w:rPr>
        <w:t>zinc</w:t>
      </w:r>
      <w:r w:rsidR="003B782D">
        <w:rPr>
          <w:sz w:val="24"/>
          <w:szCs w:val="24"/>
        </w:rPr>
        <w:t xml:space="preserve"> </w:t>
      </w:r>
      <w:r w:rsidR="00A749F4">
        <w:rPr>
          <w:sz w:val="24"/>
          <w:szCs w:val="24"/>
        </w:rPr>
        <w:fldChar w:fldCharType="begin" w:fldLock="1">
          <w:fldData xml:space="preserve">ZQBKAHgARgBVAHQAdAB1ADIAegBBAE0ALwBSAFgARAB6ADEAVQBpAHkAUgBmAEoAZQBWAHIAYQBK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</w:fldData>
        </w:fldChar>
      </w:r>
      <w:r w:rsidR="00A749F4">
        <w:rPr>
          <w:sz w:val="24"/>
          <w:szCs w:val="24"/>
        </w:rPr>
        <w:instrText>ADDIN paperpile_citation &lt;clusterId&gt;G113U499Q751N574&lt;/clusterId&gt;&lt;version&gt;0.6.11&lt;/version&gt;&lt;metadata&gt;&lt;citation&gt;&lt;id&gt;55186b86-6adf-4c4c-8518-f7a7550705db&lt;/id&gt;&lt;no_author/&gt;&lt;prefix/&gt;&lt;suffix/&gt;&lt;locator/&gt;&lt;locator_label&gt;page&lt;/locator_label&gt;&lt;/citation&gt;&lt;/metadata&gt; \* MERGEFORMAT</w:instrText>
      </w:r>
      <w:r w:rsidR="00A749F4">
        <w:rPr>
          <w:sz w:val="24"/>
          <w:szCs w:val="24"/>
        </w:rPr>
      </w:r>
      <w:r w:rsidR="00A749F4">
        <w:rPr>
          <w:sz w:val="24"/>
          <w:szCs w:val="24"/>
        </w:rPr>
        <w:fldChar w:fldCharType="separate"/>
      </w:r>
      <w:r w:rsidR="00A749F4">
        <w:rPr>
          <w:noProof/>
          <w:sz w:val="24"/>
          <w:szCs w:val="24"/>
        </w:rPr>
        <w:t>(Sires 2017b)</w:t>
      </w:r>
      <w:r w:rsidR="00A749F4">
        <w:rPr>
          <w:sz w:val="24"/>
          <w:szCs w:val="24"/>
        </w:rPr>
        <w:fldChar w:fldCharType="end"/>
      </w:r>
      <w:r>
        <w:rPr>
          <w:sz w:val="24"/>
          <w:szCs w:val="24"/>
        </w:rPr>
        <w:t xml:space="preserve"> as well as their location above most </w:t>
      </w:r>
      <w:ins w:id="61" w:author="Benjamin Meyer" w:date="2021-02-15T09:43:00Z">
        <w:r w:rsidR="00F318B5">
          <w:rPr>
            <w:sz w:val="24"/>
            <w:szCs w:val="24"/>
          </w:rPr>
          <w:t>potential</w:t>
        </w:r>
      </w:ins>
      <w:r w:rsidR="00F318B5">
        <w:rPr>
          <w:sz w:val="24"/>
          <w:szCs w:val="24"/>
        </w:rPr>
        <w:t xml:space="preserve"> </w:t>
      </w:r>
      <w:r>
        <w:rPr>
          <w:sz w:val="24"/>
          <w:szCs w:val="24"/>
        </w:rPr>
        <w:t xml:space="preserve">anthropogenic influence. </w:t>
      </w:r>
      <w:r w:rsidR="00E460B4">
        <w:rPr>
          <w:sz w:val="24"/>
          <w:szCs w:val="24"/>
        </w:rPr>
        <w:t>On the Kenai</w:t>
      </w:r>
      <w:r w:rsidR="000E55F2">
        <w:rPr>
          <w:sz w:val="24"/>
          <w:szCs w:val="24"/>
        </w:rPr>
        <w:t xml:space="preserve"> River</w:t>
      </w:r>
      <w:r w:rsidR="00E460B4">
        <w:rPr>
          <w:sz w:val="24"/>
          <w:szCs w:val="24"/>
        </w:rPr>
        <w:t xml:space="preserve"> mainstem, t</w:t>
      </w:r>
      <w:r>
        <w:rPr>
          <w:sz w:val="24"/>
          <w:szCs w:val="24"/>
        </w:rPr>
        <w:t>he Slikok Creek confluence</w:t>
      </w:r>
      <w:r w:rsidR="000D56C9">
        <w:rPr>
          <w:sz w:val="24"/>
          <w:szCs w:val="24"/>
        </w:rPr>
        <w:t xml:space="preserve"> site</w:t>
      </w:r>
      <w:r>
        <w:rPr>
          <w:sz w:val="24"/>
          <w:szCs w:val="24"/>
        </w:rPr>
        <w:t xml:space="preserve"> was chosen in order to compare the levels o</w:t>
      </w:r>
      <w:r w:rsidR="003E0909">
        <w:rPr>
          <w:sz w:val="24"/>
          <w:szCs w:val="24"/>
        </w:rPr>
        <w:t>f</w:t>
      </w:r>
      <w:r>
        <w:rPr>
          <w:sz w:val="24"/>
          <w:szCs w:val="24"/>
        </w:rPr>
        <w:t xml:space="preserve"> copper and zinc found</w:t>
      </w:r>
      <w:r w:rsidR="000E55F2">
        <w:rPr>
          <w:sz w:val="24"/>
          <w:szCs w:val="24"/>
        </w:rPr>
        <w:t xml:space="preserve"> in the mainstem to those</w:t>
      </w:r>
      <w:r>
        <w:rPr>
          <w:sz w:val="24"/>
          <w:szCs w:val="24"/>
        </w:rPr>
        <w:t xml:space="preserve"> within the Slikok Creek tributary. </w:t>
      </w:r>
      <w:r w:rsidR="003C7959">
        <w:rPr>
          <w:sz w:val="24"/>
          <w:szCs w:val="24"/>
        </w:rPr>
        <w:t xml:space="preserve">The </w:t>
      </w:r>
      <w:r w:rsidR="00150511">
        <w:rPr>
          <w:sz w:val="24"/>
          <w:szCs w:val="24"/>
        </w:rPr>
        <w:t>Skilak</w:t>
      </w:r>
      <w:r>
        <w:rPr>
          <w:sz w:val="24"/>
          <w:szCs w:val="24"/>
        </w:rPr>
        <w:t xml:space="preserve"> Lake</w:t>
      </w:r>
      <w:r w:rsidR="003C7959">
        <w:rPr>
          <w:sz w:val="24"/>
          <w:szCs w:val="24"/>
        </w:rPr>
        <w:t xml:space="preserve"> outlet</w:t>
      </w:r>
      <w:r w:rsidR="00150511">
        <w:rPr>
          <w:sz w:val="24"/>
          <w:szCs w:val="24"/>
        </w:rPr>
        <w:t xml:space="preserve"> and Jim's Landing</w:t>
      </w:r>
      <w:r w:rsidR="003C7959">
        <w:rPr>
          <w:sz w:val="24"/>
          <w:szCs w:val="24"/>
        </w:rPr>
        <w:t xml:space="preserve"> sites</w:t>
      </w:r>
      <w:r w:rsidR="00150511">
        <w:rPr>
          <w:sz w:val="24"/>
          <w:szCs w:val="24"/>
        </w:rPr>
        <w:t xml:space="preserve"> were chosen</w:t>
      </w:r>
      <w:r w:rsidR="003C7959">
        <w:rPr>
          <w:sz w:val="24"/>
          <w:szCs w:val="24"/>
        </w:rPr>
        <w:t xml:space="preserve"> as control sites</w:t>
      </w:r>
      <w:r w:rsidR="00150511">
        <w:rPr>
          <w:sz w:val="24"/>
          <w:szCs w:val="24"/>
        </w:rPr>
        <w:t xml:space="preserve"> as they are located upstream of the majority of development along the Kenai </w:t>
      </w:r>
      <w:r w:rsidR="000E55F2">
        <w:rPr>
          <w:sz w:val="24"/>
          <w:szCs w:val="24"/>
        </w:rPr>
        <w:t>R</w:t>
      </w:r>
      <w:r w:rsidR="00150511">
        <w:rPr>
          <w:sz w:val="24"/>
          <w:szCs w:val="24"/>
        </w:rPr>
        <w:t xml:space="preserve">iver </w:t>
      </w:r>
      <w:r w:rsidR="00E1754F">
        <w:rPr>
          <w:sz w:val="24"/>
          <w:szCs w:val="24"/>
        </w:rPr>
        <w:t xml:space="preserve">and would provide </w:t>
      </w:r>
      <w:r>
        <w:rPr>
          <w:sz w:val="24"/>
          <w:szCs w:val="24"/>
        </w:rPr>
        <w:t>relative background</w:t>
      </w:r>
      <w:r w:rsidR="003C7959">
        <w:rPr>
          <w:sz w:val="24"/>
          <w:szCs w:val="24"/>
        </w:rPr>
        <w:t xml:space="preserve"> levels</w:t>
      </w:r>
      <w:r>
        <w:rPr>
          <w:sz w:val="24"/>
          <w:szCs w:val="24"/>
        </w:rPr>
        <w:t xml:space="preserve"> </w:t>
      </w:r>
      <w:r w:rsidR="00DE7F06">
        <w:rPr>
          <w:sz w:val="24"/>
          <w:szCs w:val="24"/>
        </w:rPr>
        <w:t xml:space="preserve">away from </w:t>
      </w:r>
      <w:r w:rsidR="00EA17C2">
        <w:rPr>
          <w:sz w:val="24"/>
          <w:szCs w:val="24"/>
        </w:rPr>
        <w:t xml:space="preserve">most </w:t>
      </w:r>
      <w:r w:rsidR="00DE7F06">
        <w:rPr>
          <w:sz w:val="24"/>
          <w:szCs w:val="24"/>
        </w:rPr>
        <w:t>anthropogenic influence</w:t>
      </w:r>
      <w:r w:rsidR="00C90F57">
        <w:rPr>
          <w:sz w:val="24"/>
          <w:szCs w:val="24"/>
        </w:rPr>
        <w:t>.</w:t>
      </w:r>
      <w:r>
        <w:rPr>
          <w:sz w:val="24"/>
          <w:szCs w:val="24"/>
        </w:rPr>
        <w:t xml:space="preserve"> </w:t>
      </w:r>
      <w:r w:rsidR="00AD74DA">
        <w:rPr>
          <w:sz w:val="24"/>
          <w:szCs w:val="24"/>
        </w:rPr>
        <w:t>Jim's Landing is a designated boat launch utilized</w:t>
      </w:r>
      <w:r w:rsidR="000A7351">
        <w:rPr>
          <w:sz w:val="24"/>
          <w:szCs w:val="24"/>
        </w:rPr>
        <w:t xml:space="preserve"> solely</w:t>
      </w:r>
      <w:r w:rsidR="00AD74DA">
        <w:rPr>
          <w:sz w:val="24"/>
          <w:szCs w:val="24"/>
        </w:rPr>
        <w:t xml:space="preserve"> by recreationists using drift-only</w:t>
      </w:r>
      <w:r w:rsidR="00DE7F06">
        <w:rPr>
          <w:sz w:val="24"/>
          <w:szCs w:val="24"/>
        </w:rPr>
        <w:t xml:space="preserve"> (non-motorized)</w:t>
      </w:r>
      <w:r w:rsidR="00AD74DA">
        <w:rPr>
          <w:sz w:val="24"/>
          <w:szCs w:val="24"/>
        </w:rPr>
        <w:t xml:space="preserve"> boats. </w:t>
      </w:r>
    </w:p>
    <w:p w14:paraId="45A11079" w14:textId="77777777" w:rsidR="00EE1539" w:rsidRDefault="00EE1539" w:rsidP="00803543">
      <w:pPr>
        <w:rPr>
          <w:sz w:val="24"/>
          <w:szCs w:val="24"/>
        </w:rPr>
      </w:pPr>
    </w:p>
    <w:p w14:paraId="132253A0" w14:textId="28638E4C" w:rsidR="00803543" w:rsidRPr="00D05531" w:rsidRDefault="00E1754F" w:rsidP="00803543">
      <w:pPr>
        <w:rPr>
          <w:sz w:val="24"/>
          <w:szCs w:val="24"/>
        </w:rPr>
      </w:pPr>
      <w:r>
        <w:rPr>
          <w:sz w:val="24"/>
          <w:szCs w:val="24"/>
        </w:rPr>
        <w:t xml:space="preserve">All sampling procedures aligned </w:t>
      </w:r>
      <w:r w:rsidR="003465A9">
        <w:rPr>
          <w:sz w:val="24"/>
          <w:szCs w:val="24"/>
        </w:rPr>
        <w:t xml:space="preserve">with the ADEC-approved 2019 Quality Assurance Project Plan </w:t>
      </w:r>
      <w:r w:rsidR="00D05531">
        <w:rPr>
          <w:sz w:val="24"/>
          <w:szCs w:val="24"/>
        </w:rPr>
        <w:t>(KWF, 2019)</w:t>
      </w:r>
      <w:r>
        <w:rPr>
          <w:sz w:val="24"/>
          <w:szCs w:val="24"/>
        </w:rPr>
        <w:t xml:space="preserve">. </w:t>
      </w:r>
      <w:r w:rsidR="00D05531">
        <w:rPr>
          <w:bCs/>
          <w:sz w:val="24"/>
          <w:szCs w:val="24"/>
        </w:rPr>
        <w:t xml:space="preserve">Results for copper, zinc, calcium, and magnesium concentrations </w:t>
      </w:r>
      <w:r w:rsidR="00803543">
        <w:rPr>
          <w:bCs/>
          <w:sz w:val="24"/>
          <w:szCs w:val="24"/>
        </w:rPr>
        <w:t xml:space="preserve">were reported digitally; data </w:t>
      </w:r>
      <w:r w:rsidR="00D05531">
        <w:rPr>
          <w:bCs/>
          <w:sz w:val="24"/>
          <w:szCs w:val="24"/>
        </w:rPr>
        <w:t>entry and management was done</w:t>
      </w:r>
      <w:r w:rsidR="00803543">
        <w:rPr>
          <w:bCs/>
          <w:sz w:val="24"/>
          <w:szCs w:val="24"/>
        </w:rPr>
        <w:t xml:space="preserve"> in Microsoft Excel and </w:t>
      </w:r>
      <w:r w:rsidR="00803543" w:rsidRPr="00191A51">
        <w:rPr>
          <w:bCs/>
          <w:sz w:val="24"/>
          <w:szCs w:val="24"/>
        </w:rPr>
        <w:t>R Studio.</w:t>
      </w:r>
      <w:r w:rsidR="00D74AB6" w:rsidRPr="00191A51">
        <w:rPr>
          <w:bCs/>
          <w:sz w:val="24"/>
          <w:szCs w:val="24"/>
        </w:rPr>
        <w:t xml:space="preserve"> </w:t>
      </w:r>
      <w:commentRangeStart w:id="62"/>
      <w:commentRangeStart w:id="63"/>
      <w:r w:rsidR="00803543" w:rsidRPr="00191A51">
        <w:rPr>
          <w:bCs/>
          <w:sz w:val="24"/>
          <w:szCs w:val="24"/>
        </w:rPr>
        <w:t>Hardness an</w:t>
      </w:r>
      <w:r w:rsidR="00D05531" w:rsidRPr="00191A51">
        <w:rPr>
          <w:bCs/>
          <w:sz w:val="24"/>
          <w:szCs w:val="24"/>
        </w:rPr>
        <w:t>d freshwater CCC values</w:t>
      </w:r>
      <w:r w:rsidR="00803543" w:rsidRPr="00191A51">
        <w:rPr>
          <w:bCs/>
          <w:sz w:val="24"/>
          <w:szCs w:val="24"/>
        </w:rPr>
        <w:t xml:space="preserve"> were calculated using ADEC-provided equations </w:t>
      </w:r>
      <w:r w:rsidR="00EA17C2" w:rsidRPr="00191A51">
        <w:rPr>
          <w:bCs/>
          <w:sz w:val="24"/>
          <w:szCs w:val="24"/>
        </w:rPr>
        <w:t xml:space="preserve">shown </w:t>
      </w:r>
      <w:r w:rsidR="00803543" w:rsidRPr="00191A51">
        <w:rPr>
          <w:bCs/>
          <w:sz w:val="24"/>
          <w:szCs w:val="24"/>
        </w:rPr>
        <w:t>in Table 1</w:t>
      </w:r>
      <w:r w:rsidR="00090395" w:rsidRPr="00191A51">
        <w:rPr>
          <w:bCs/>
          <w:sz w:val="24"/>
          <w:szCs w:val="24"/>
        </w:rPr>
        <w:fldChar w:fldCharType="begin" w:fldLock="1">
          <w:fldData xml:space="preserve">ZQBKAHgARgBrADkAdABPADQAegBBAFEAaABsADgAbAA4AG4AWABkADIAawA2AGMAMgBMADEAYQBh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</w:fldData>
        </w:fldChar>
      </w:r>
      <w:r w:rsidR="005C52BF" w:rsidRPr="00191A51">
        <w:rPr>
          <w:bCs/>
          <w:sz w:val="24"/>
          <w:szCs w:val="24"/>
        </w:rPr>
        <w:instrText>ADDIN paperpile_citation &lt;clusterId&gt;R554Y512U992R685&lt;/clusterId&gt;&lt;version&gt;0.6.11&lt;/version&gt;&lt;metadata&gt;&lt;citation&gt;&lt;id&gt;1b270325-f520-425e-bc0f-a5d4a9e2b458&lt;/id&gt;&lt;no_author/&gt;&lt;prefix/&gt;&lt;suffix/&gt;&lt;locator/&gt;&lt;locator_label&gt;page&lt;/locator_label&gt;&lt;/citation&gt;&lt;/metadata&gt; \* MERGEFORMAT</w:instrText>
      </w:r>
      <w:r w:rsidR="00090395" w:rsidRPr="00191A51">
        <w:rPr>
          <w:bCs/>
          <w:sz w:val="24"/>
          <w:szCs w:val="24"/>
        </w:rPr>
      </w:r>
      <w:r w:rsidR="00090395" w:rsidRPr="00191A51">
        <w:rPr>
          <w:bCs/>
          <w:sz w:val="24"/>
          <w:szCs w:val="24"/>
        </w:rPr>
        <w:fldChar w:fldCharType="separate"/>
      </w:r>
      <w:r w:rsidR="00090395" w:rsidRPr="00191A51">
        <w:rPr>
          <w:bCs/>
          <w:noProof/>
          <w:sz w:val="24"/>
          <w:szCs w:val="24"/>
        </w:rPr>
        <w:t>(ADEC 2008)</w:t>
      </w:r>
      <w:r w:rsidR="00090395" w:rsidRPr="00191A51">
        <w:rPr>
          <w:bCs/>
          <w:sz w:val="24"/>
          <w:szCs w:val="24"/>
        </w:rPr>
        <w:fldChar w:fldCharType="end"/>
      </w:r>
      <w:r w:rsidR="00803543" w:rsidRPr="00191A51">
        <w:rPr>
          <w:bCs/>
          <w:sz w:val="24"/>
          <w:szCs w:val="24"/>
        </w:rPr>
        <w:t>.</w:t>
      </w:r>
      <w:commentRangeEnd w:id="62"/>
      <w:r w:rsidR="00957DF4" w:rsidRPr="00191A51">
        <w:rPr>
          <w:rStyle w:val="CommentReference"/>
        </w:rPr>
        <w:commentReference w:id="62"/>
      </w:r>
      <w:commentRangeEnd w:id="63"/>
      <w:r w:rsidR="00FA2AD9" w:rsidRPr="00191A51">
        <w:rPr>
          <w:rStyle w:val="CommentReference"/>
        </w:rPr>
        <w:commentReference w:id="63"/>
      </w:r>
    </w:p>
    <w:p w14:paraId="0EB2F449" w14:textId="648B0ABA" w:rsidR="000E55F2" w:rsidRDefault="000E55F2" w:rsidP="00D1701C">
      <w:pPr>
        <w:rPr>
          <w:sz w:val="24"/>
          <w:szCs w:val="24"/>
        </w:rPr>
      </w:pPr>
    </w:p>
    <w:p w14:paraId="3F98EE70" w14:textId="4C441AEA" w:rsidR="000E55F2" w:rsidRDefault="00B713D6" w:rsidP="000E55F2">
      <w:pPr>
        <w:pStyle w:val="Heading3"/>
        <w:rPr>
          <w:sz w:val="24"/>
        </w:rPr>
      </w:pPr>
      <w:bookmarkStart w:id="64" w:name="_Toc64271422"/>
      <w:r>
        <w:rPr>
          <w:sz w:val="24"/>
        </w:rPr>
        <w:t>Sample Accuracy and Precision</w:t>
      </w:r>
      <w:bookmarkEnd w:id="64"/>
    </w:p>
    <w:p w14:paraId="55902FE4" w14:textId="77777777" w:rsidR="00A35C56" w:rsidRPr="00A35C56" w:rsidRDefault="00A35C56" w:rsidP="00A35C56"/>
    <w:p w14:paraId="00E7CC2E" w14:textId="75D2958E" w:rsidR="000E55F2" w:rsidRDefault="00CC2857" w:rsidP="000E55F2">
      <w:pPr>
        <w:rPr>
          <w:sz w:val="24"/>
          <w:szCs w:val="24"/>
        </w:rPr>
      </w:pPr>
      <w:r>
        <w:rPr>
          <w:sz w:val="24"/>
          <w:szCs w:val="24"/>
        </w:rPr>
        <w:t>To explore</w:t>
      </w:r>
      <w:r w:rsidR="00803543">
        <w:rPr>
          <w:sz w:val="24"/>
          <w:szCs w:val="24"/>
        </w:rPr>
        <w:t xml:space="preserve"> the degree to which an individual grab sample is representative of </w:t>
      </w:r>
      <w:r w:rsidR="008B591F">
        <w:rPr>
          <w:sz w:val="24"/>
          <w:szCs w:val="24"/>
        </w:rPr>
        <w:t xml:space="preserve">dissolved </w:t>
      </w:r>
      <w:r w:rsidR="00803543">
        <w:rPr>
          <w:sz w:val="24"/>
          <w:szCs w:val="24"/>
        </w:rPr>
        <w:t xml:space="preserve">copper and zinc </w:t>
      </w:r>
      <w:r w:rsidR="00803543">
        <w:rPr>
          <w:sz w:val="24"/>
          <w:szCs w:val="24"/>
        </w:rPr>
        <w:lastRenderedPageBreak/>
        <w:t xml:space="preserve">concentrations, </w:t>
      </w:r>
      <w:r w:rsidR="00D05531">
        <w:rPr>
          <w:sz w:val="24"/>
          <w:szCs w:val="24"/>
        </w:rPr>
        <w:t>a total of fifteen replicate</w:t>
      </w:r>
      <w:r w:rsidR="00803543">
        <w:rPr>
          <w:sz w:val="24"/>
          <w:szCs w:val="24"/>
        </w:rPr>
        <w:t xml:space="preserve"> samp</w:t>
      </w:r>
      <w:r w:rsidR="00D05531">
        <w:rPr>
          <w:sz w:val="24"/>
          <w:szCs w:val="24"/>
        </w:rPr>
        <w:t>les were collected and analyzed from</w:t>
      </w:r>
      <w:r w:rsidR="00803543">
        <w:rPr>
          <w:sz w:val="24"/>
          <w:szCs w:val="24"/>
        </w:rPr>
        <w:t xml:space="preserve"> sampling events in 2019-2020</w:t>
      </w:r>
      <w:r w:rsidR="00D05531">
        <w:rPr>
          <w:sz w:val="24"/>
          <w:szCs w:val="24"/>
        </w:rPr>
        <w:t>.</w:t>
      </w:r>
      <w:r w:rsidR="00D74AB6">
        <w:rPr>
          <w:sz w:val="24"/>
          <w:szCs w:val="24"/>
        </w:rPr>
        <w:t xml:space="preserve"> </w:t>
      </w:r>
      <w:r w:rsidR="00D05531">
        <w:rPr>
          <w:sz w:val="24"/>
          <w:szCs w:val="24"/>
        </w:rPr>
        <w:t>Re</w:t>
      </w:r>
      <w:r w:rsidR="00803543">
        <w:rPr>
          <w:sz w:val="24"/>
          <w:szCs w:val="24"/>
        </w:rPr>
        <w:t>plicate samples were collected by the same personnel</w:t>
      </w:r>
      <w:r w:rsidR="00957DF4">
        <w:rPr>
          <w:sz w:val="24"/>
          <w:szCs w:val="24"/>
        </w:rPr>
        <w:t>,</w:t>
      </w:r>
      <w:r w:rsidR="00803543">
        <w:rPr>
          <w:sz w:val="24"/>
          <w:szCs w:val="24"/>
        </w:rPr>
        <w:t xml:space="preserve"> with identical technique</w:t>
      </w:r>
      <w:r w:rsidR="00957DF4">
        <w:rPr>
          <w:sz w:val="24"/>
          <w:szCs w:val="24"/>
        </w:rPr>
        <w:t>,</w:t>
      </w:r>
      <w:r w:rsidR="00803543">
        <w:rPr>
          <w:sz w:val="24"/>
          <w:szCs w:val="24"/>
        </w:rPr>
        <w:t xml:space="preserve"> within five minutes of each other. </w:t>
      </w:r>
      <w:r w:rsidR="00957DF4">
        <w:rPr>
          <w:sz w:val="24"/>
          <w:szCs w:val="24"/>
        </w:rPr>
        <w:t>Relative p</w:t>
      </w:r>
      <w:r w:rsidR="00D05531">
        <w:rPr>
          <w:sz w:val="24"/>
          <w:szCs w:val="24"/>
        </w:rPr>
        <w:t>ercent difference</w:t>
      </w:r>
      <w:r w:rsidR="00957DF4">
        <w:rPr>
          <w:sz w:val="24"/>
          <w:szCs w:val="24"/>
        </w:rPr>
        <w:t xml:space="preserve"> (RPD)</w:t>
      </w:r>
      <w:r w:rsidR="00D05531">
        <w:rPr>
          <w:sz w:val="24"/>
          <w:szCs w:val="24"/>
        </w:rPr>
        <w:t xml:space="preserve"> between re</w:t>
      </w:r>
      <w:r w:rsidR="00803543">
        <w:rPr>
          <w:sz w:val="24"/>
          <w:szCs w:val="24"/>
        </w:rPr>
        <w:t>plicates was calculated from the resulting values</w:t>
      </w:r>
      <w:r w:rsidR="00D05531">
        <w:rPr>
          <w:sz w:val="24"/>
          <w:szCs w:val="24"/>
        </w:rPr>
        <w:t xml:space="preserve"> of each metal analyzed</w:t>
      </w:r>
      <w:r w:rsidR="00EA17C2">
        <w:rPr>
          <w:sz w:val="24"/>
          <w:szCs w:val="24"/>
        </w:rPr>
        <w:t xml:space="preserve"> an</w:t>
      </w:r>
      <w:r w:rsidR="00FA2AD9">
        <w:rPr>
          <w:sz w:val="24"/>
          <w:szCs w:val="24"/>
        </w:rPr>
        <w:t>d</w:t>
      </w:r>
      <w:r w:rsidR="00EA17C2">
        <w:rPr>
          <w:sz w:val="24"/>
          <w:szCs w:val="24"/>
        </w:rPr>
        <w:t xml:space="preserve"> described in</w:t>
      </w:r>
      <w:r w:rsidR="008B591F">
        <w:rPr>
          <w:sz w:val="24"/>
          <w:szCs w:val="24"/>
        </w:rPr>
        <w:t xml:space="preserve"> context of</w:t>
      </w:r>
      <w:r w:rsidR="00EA17C2">
        <w:rPr>
          <w:sz w:val="24"/>
          <w:szCs w:val="24"/>
        </w:rPr>
        <w:t xml:space="preserve"> the QAPP data quality objectives</w:t>
      </w:r>
      <w:r w:rsidR="00225ED5">
        <w:rPr>
          <w:sz w:val="24"/>
          <w:szCs w:val="24"/>
        </w:rPr>
        <w:t>.</w:t>
      </w:r>
    </w:p>
    <w:p w14:paraId="30376DB9" w14:textId="50709754" w:rsidR="000E3748" w:rsidRDefault="000E3748" w:rsidP="000E55F2">
      <w:pPr>
        <w:rPr>
          <w:sz w:val="24"/>
          <w:szCs w:val="24"/>
        </w:rPr>
      </w:pPr>
    </w:p>
    <w:p w14:paraId="760CF2A9" w14:textId="3CAF4E53" w:rsidR="00882DC4" w:rsidRPr="003B4EC2" w:rsidRDefault="00EA17C2" w:rsidP="00882DC4">
      <w:pPr>
        <w:pStyle w:val="Heading3"/>
        <w:rPr>
          <w:sz w:val="24"/>
        </w:rPr>
      </w:pPr>
      <w:bookmarkStart w:id="65" w:name="_Toc64271423"/>
      <w:r>
        <w:rPr>
          <w:sz w:val="24"/>
        </w:rPr>
        <w:t>2019 Hardness values</w:t>
      </w:r>
      <w:bookmarkEnd w:id="65"/>
      <w:r>
        <w:rPr>
          <w:sz w:val="24"/>
        </w:rPr>
        <w:t xml:space="preserve"> </w:t>
      </w:r>
    </w:p>
    <w:p w14:paraId="20591218" w14:textId="77777777" w:rsidR="000E3748" w:rsidRDefault="000E3748" w:rsidP="000E3748">
      <w:pPr>
        <w:rPr>
          <w:sz w:val="24"/>
          <w:szCs w:val="24"/>
          <w:highlight w:val="yellow"/>
        </w:rPr>
      </w:pPr>
    </w:p>
    <w:p w14:paraId="78751008" w14:textId="38F5E6F5" w:rsidR="0046489B" w:rsidRPr="00C21C70" w:rsidRDefault="000E3748" w:rsidP="000E3748">
      <w:pPr>
        <w:rPr>
          <w:rFonts w:asciiTheme="majorHAnsi" w:hAnsiTheme="majorHAnsi"/>
          <w:sz w:val="24"/>
          <w:szCs w:val="24"/>
        </w:rPr>
      </w:pPr>
      <w:r>
        <w:rPr>
          <w:sz w:val="24"/>
          <w:szCs w:val="24"/>
        </w:rPr>
        <w:t xml:space="preserve">As standard practice, </w:t>
      </w:r>
      <w:r w:rsidRPr="00A35C56">
        <w:rPr>
          <w:sz w:val="24"/>
          <w:szCs w:val="24"/>
        </w:rPr>
        <w:t>zinc and copper data is synchronous in space and time with paired calcium an</w:t>
      </w:r>
      <w:r w:rsidR="00FA3F3B">
        <w:rPr>
          <w:sz w:val="24"/>
          <w:szCs w:val="24"/>
        </w:rPr>
        <w:t>d magnesium data used to calculate</w:t>
      </w:r>
      <w:r w:rsidRPr="00A35C56">
        <w:rPr>
          <w:sz w:val="24"/>
          <w:szCs w:val="24"/>
        </w:rPr>
        <w:t xml:space="preserve"> </w:t>
      </w:r>
      <w:r w:rsidR="00E164AF">
        <w:rPr>
          <w:sz w:val="24"/>
          <w:szCs w:val="24"/>
        </w:rPr>
        <w:t xml:space="preserve">hardness and </w:t>
      </w:r>
      <w:r w:rsidR="000B7668">
        <w:rPr>
          <w:sz w:val="24"/>
          <w:szCs w:val="24"/>
        </w:rPr>
        <w:t>associated CCC values.</w:t>
      </w:r>
      <w:r w:rsidRPr="00A35C56">
        <w:rPr>
          <w:sz w:val="24"/>
          <w:szCs w:val="24"/>
        </w:rPr>
        <w:t xml:space="preserve"> However</w:t>
      </w:r>
      <w:r w:rsidR="00D05531">
        <w:rPr>
          <w:sz w:val="24"/>
          <w:szCs w:val="24"/>
        </w:rPr>
        <w:t xml:space="preserve">, </w:t>
      </w:r>
      <w:r w:rsidR="000029BF" w:rsidRPr="00A35C56">
        <w:rPr>
          <w:sz w:val="24"/>
          <w:szCs w:val="24"/>
        </w:rPr>
        <w:t xml:space="preserve">for </w:t>
      </w:r>
      <w:r w:rsidR="00C21C70">
        <w:rPr>
          <w:sz w:val="24"/>
          <w:szCs w:val="24"/>
        </w:rPr>
        <w:t>a total of five</w:t>
      </w:r>
      <w:r w:rsidR="000029BF">
        <w:rPr>
          <w:sz w:val="24"/>
          <w:szCs w:val="24"/>
        </w:rPr>
        <w:t xml:space="preserve"> sites in two sampling events (</w:t>
      </w:r>
      <w:r w:rsidR="000029BF" w:rsidRPr="00A35C56">
        <w:rPr>
          <w:sz w:val="24"/>
          <w:szCs w:val="24"/>
        </w:rPr>
        <w:t>May 22, 2019 and July 24, 2019</w:t>
      </w:r>
      <w:r w:rsidR="000029BF">
        <w:rPr>
          <w:sz w:val="24"/>
          <w:szCs w:val="24"/>
        </w:rPr>
        <w:t>), calcium and magnesium data was not available. Thus for these events</w:t>
      </w:r>
      <w:r w:rsidR="00C50B67">
        <w:rPr>
          <w:sz w:val="24"/>
          <w:szCs w:val="24"/>
        </w:rPr>
        <w:t>,</w:t>
      </w:r>
      <w:r w:rsidR="000029BF">
        <w:rPr>
          <w:sz w:val="24"/>
          <w:szCs w:val="24"/>
        </w:rPr>
        <w:t xml:space="preserve"> CCC criteria </w:t>
      </w:r>
      <w:r w:rsidR="000029BF" w:rsidRPr="00A35C56">
        <w:rPr>
          <w:sz w:val="24"/>
          <w:szCs w:val="24"/>
        </w:rPr>
        <w:t>were</w:t>
      </w:r>
      <w:r w:rsidR="000029BF">
        <w:rPr>
          <w:sz w:val="24"/>
          <w:szCs w:val="24"/>
        </w:rPr>
        <w:t xml:space="preserve"> instead</w:t>
      </w:r>
      <w:r w:rsidR="000029BF" w:rsidRPr="00A35C56">
        <w:rPr>
          <w:sz w:val="24"/>
          <w:szCs w:val="24"/>
        </w:rPr>
        <w:t xml:space="preserve"> calculated using calcium and magnesium </w:t>
      </w:r>
      <w:r w:rsidR="000B7668">
        <w:rPr>
          <w:sz w:val="24"/>
          <w:szCs w:val="24"/>
        </w:rPr>
        <w:t>results</w:t>
      </w:r>
      <w:r w:rsidR="000029BF" w:rsidRPr="00A35C56">
        <w:rPr>
          <w:sz w:val="24"/>
          <w:szCs w:val="24"/>
        </w:rPr>
        <w:t xml:space="preserve"> </w:t>
      </w:r>
      <w:r w:rsidR="000029BF" w:rsidRPr="0046489B">
        <w:rPr>
          <w:rFonts w:asciiTheme="majorHAnsi" w:hAnsiTheme="majorHAnsi"/>
          <w:sz w:val="24"/>
          <w:szCs w:val="24"/>
        </w:rPr>
        <w:t xml:space="preserve">obtained from other sampling events </w:t>
      </w:r>
      <w:r w:rsidR="00FA3F3B" w:rsidRPr="0046489B">
        <w:rPr>
          <w:rFonts w:asciiTheme="majorHAnsi" w:hAnsiTheme="majorHAnsi"/>
          <w:sz w:val="24"/>
          <w:szCs w:val="24"/>
        </w:rPr>
        <w:t>with closest spatial and temporal proximity</w:t>
      </w:r>
      <w:r w:rsidR="000029BF" w:rsidRPr="0046489B">
        <w:rPr>
          <w:rFonts w:asciiTheme="majorHAnsi" w:hAnsiTheme="majorHAnsi"/>
          <w:sz w:val="24"/>
          <w:szCs w:val="24"/>
        </w:rPr>
        <w:t xml:space="preserve"> (see Table 3 for details). </w:t>
      </w:r>
    </w:p>
    <w:p w14:paraId="469F6177" w14:textId="77777777" w:rsidR="00EA17C2" w:rsidRDefault="00EA17C2" w:rsidP="00AD09EE">
      <w:pPr>
        <w:pStyle w:val="Heading2"/>
        <w:rPr>
          <w:ins w:id="66" w:author="Eldred, Laura" w:date="2020-12-29T11:50:00Z"/>
        </w:rPr>
      </w:pPr>
    </w:p>
    <w:p w14:paraId="4FCA9478" w14:textId="77777777" w:rsidR="00AD09EE" w:rsidRDefault="00AD09EE" w:rsidP="00AD09EE">
      <w:pPr>
        <w:pStyle w:val="Heading2"/>
      </w:pPr>
      <w:bookmarkStart w:id="67" w:name="_Toc64271424"/>
      <w:commentRangeStart w:id="68"/>
      <w:r w:rsidRPr="00AD09EE">
        <w:t>Mapping</w:t>
      </w:r>
      <w:r w:rsidR="003D0107">
        <w:t xml:space="preserve"> </w:t>
      </w:r>
      <w:r w:rsidR="0033554A">
        <w:t xml:space="preserve">potential </w:t>
      </w:r>
      <w:r w:rsidR="003D0107">
        <w:t>sources of copper and zinc</w:t>
      </w:r>
      <w:bookmarkEnd w:id="67"/>
      <w:commentRangeEnd w:id="68"/>
      <w:r w:rsidR="00F15C33">
        <w:rPr>
          <w:rStyle w:val="CommentReference"/>
          <w:b w:val="0"/>
          <w:spacing w:val="0"/>
        </w:rPr>
        <w:commentReference w:id="68"/>
      </w:r>
    </w:p>
    <w:p w14:paraId="29AEA08D" w14:textId="3A6894DA" w:rsidR="003D0107" w:rsidRPr="0071057C" w:rsidRDefault="0071057C" w:rsidP="003D0107">
      <w:ins w:id="69" w:author="Benjamin Meyer" w:date="2021-04-27T14:27:00Z">
        <w:r>
          <w:t>+</w:t>
        </w:r>
      </w:ins>
    </w:p>
    <w:p w14:paraId="2B521CB6" w14:textId="77777777" w:rsidR="003D0107" w:rsidRPr="00CF3F57" w:rsidRDefault="00612D59" w:rsidP="00CF3F57">
      <w:pPr>
        <w:pStyle w:val="Heading3"/>
        <w:rPr>
          <w:sz w:val="24"/>
        </w:rPr>
      </w:pPr>
      <w:bookmarkStart w:id="70" w:name="_Toc64271425"/>
      <w:r w:rsidRPr="00CF3F57">
        <w:rPr>
          <w:sz w:val="24"/>
        </w:rPr>
        <w:t>Potential sources on the Kenai River</w:t>
      </w:r>
      <w:bookmarkEnd w:id="70"/>
    </w:p>
    <w:p w14:paraId="082443A5" w14:textId="77777777" w:rsidR="006F3509" w:rsidRPr="006F3509" w:rsidRDefault="006F3509" w:rsidP="006F3509">
      <w:pPr>
        <w:rPr>
          <w:b/>
          <w:bCs/>
        </w:rPr>
      </w:pPr>
    </w:p>
    <w:p w14:paraId="7243B607" w14:textId="4752D1FF" w:rsidR="003D0107" w:rsidRDefault="003D0107" w:rsidP="006F3509">
      <w:pPr>
        <w:rPr>
          <w:sz w:val="24"/>
          <w:szCs w:val="24"/>
        </w:rPr>
      </w:pPr>
      <w:r w:rsidRPr="006F3509">
        <w:rPr>
          <w:sz w:val="24"/>
          <w:szCs w:val="24"/>
        </w:rPr>
        <w:t xml:space="preserve">Throughout the summer of 2019, five </w:t>
      </w:r>
      <w:r w:rsidR="00BC7271" w:rsidRPr="006F3509">
        <w:rPr>
          <w:sz w:val="24"/>
          <w:szCs w:val="24"/>
        </w:rPr>
        <w:t xml:space="preserve">photography </w:t>
      </w:r>
      <w:r w:rsidRPr="006F3509">
        <w:rPr>
          <w:sz w:val="24"/>
          <w:szCs w:val="24"/>
        </w:rPr>
        <w:t>trips were conducted by raft or motorboat along all sections of the Kenai River</w:t>
      </w:r>
      <w:r w:rsidR="000D56C9">
        <w:rPr>
          <w:sz w:val="24"/>
          <w:szCs w:val="24"/>
        </w:rPr>
        <w:t xml:space="preserve"> mainstem</w:t>
      </w:r>
      <w:r w:rsidRPr="006F3509">
        <w:rPr>
          <w:sz w:val="24"/>
          <w:szCs w:val="24"/>
        </w:rPr>
        <w:t xml:space="preserve"> </w:t>
      </w:r>
      <w:r w:rsidR="00BC7271" w:rsidRPr="006F3509">
        <w:rPr>
          <w:sz w:val="24"/>
          <w:szCs w:val="24"/>
        </w:rPr>
        <w:t xml:space="preserve">to document </w:t>
      </w:r>
      <w:r w:rsidRPr="006F3509">
        <w:rPr>
          <w:sz w:val="24"/>
          <w:szCs w:val="24"/>
        </w:rPr>
        <w:t xml:space="preserve">parcels </w:t>
      </w:r>
      <w:r w:rsidR="00BC7271" w:rsidRPr="006F3509">
        <w:rPr>
          <w:sz w:val="24"/>
          <w:szCs w:val="24"/>
        </w:rPr>
        <w:t>containing</w:t>
      </w:r>
      <w:r w:rsidRPr="006F3509">
        <w:rPr>
          <w:sz w:val="24"/>
          <w:szCs w:val="24"/>
        </w:rPr>
        <w:t xml:space="preserve"> potential copper and zinc sources. </w:t>
      </w:r>
      <w:r w:rsidR="00BC7271" w:rsidRPr="006F3509">
        <w:rPr>
          <w:sz w:val="24"/>
          <w:szCs w:val="24"/>
        </w:rPr>
        <w:t>This task was completed u</w:t>
      </w:r>
      <w:r w:rsidRPr="006F3509">
        <w:rPr>
          <w:sz w:val="24"/>
          <w:szCs w:val="24"/>
        </w:rPr>
        <w:t xml:space="preserve">sing Ricoh WG-6 </w:t>
      </w:r>
      <w:r w:rsidR="00BC7271" w:rsidRPr="006F3509">
        <w:rPr>
          <w:sz w:val="24"/>
          <w:szCs w:val="24"/>
        </w:rPr>
        <w:t xml:space="preserve">digital cameras, which </w:t>
      </w:r>
      <w:r w:rsidR="0033554A" w:rsidRPr="006F3509">
        <w:rPr>
          <w:sz w:val="24"/>
          <w:szCs w:val="24"/>
        </w:rPr>
        <w:t>were</w:t>
      </w:r>
      <w:r w:rsidR="00BC7271" w:rsidRPr="006F3509">
        <w:rPr>
          <w:sz w:val="24"/>
          <w:szCs w:val="24"/>
        </w:rPr>
        <w:t xml:space="preserve"> equipped with GPS and </w:t>
      </w:r>
      <w:r w:rsidR="0033554A" w:rsidRPr="006F3509">
        <w:rPr>
          <w:sz w:val="24"/>
          <w:szCs w:val="24"/>
        </w:rPr>
        <w:t>aspect functionality. T</w:t>
      </w:r>
      <w:r w:rsidR="00BC7271" w:rsidRPr="006F3509">
        <w:rPr>
          <w:sz w:val="24"/>
          <w:szCs w:val="24"/>
        </w:rPr>
        <w:t>wo photographers took photo</w:t>
      </w:r>
      <w:r w:rsidR="0033554A" w:rsidRPr="006F3509">
        <w:rPr>
          <w:sz w:val="24"/>
          <w:szCs w:val="24"/>
        </w:rPr>
        <w:t xml:space="preserve">s </w:t>
      </w:r>
      <w:r w:rsidR="00BC7271" w:rsidRPr="006F3509">
        <w:rPr>
          <w:sz w:val="24"/>
          <w:szCs w:val="24"/>
        </w:rPr>
        <w:t xml:space="preserve">of each </w:t>
      </w:r>
      <w:r w:rsidR="0033554A" w:rsidRPr="006F3509">
        <w:rPr>
          <w:sz w:val="24"/>
          <w:szCs w:val="24"/>
        </w:rPr>
        <w:t>parcel with a potential metal</w:t>
      </w:r>
      <w:r w:rsidR="00BC7271" w:rsidRPr="006F3509">
        <w:rPr>
          <w:sz w:val="24"/>
          <w:szCs w:val="24"/>
        </w:rPr>
        <w:t xml:space="preserve"> source</w:t>
      </w:r>
      <w:r w:rsidR="0033554A" w:rsidRPr="006F3509">
        <w:rPr>
          <w:sz w:val="24"/>
          <w:szCs w:val="24"/>
        </w:rPr>
        <w:t xml:space="preserve">; one photographer was assigned the </w:t>
      </w:r>
      <w:r w:rsidR="00BC7271" w:rsidRPr="006F3509">
        <w:rPr>
          <w:sz w:val="24"/>
          <w:szCs w:val="24"/>
        </w:rPr>
        <w:t>river-right</w:t>
      </w:r>
      <w:r w:rsidR="0033554A" w:rsidRPr="006F3509">
        <w:rPr>
          <w:sz w:val="24"/>
          <w:szCs w:val="24"/>
        </w:rPr>
        <w:t xml:space="preserve"> (R</w:t>
      </w:r>
      <w:r w:rsidR="00357E08">
        <w:rPr>
          <w:sz w:val="24"/>
          <w:szCs w:val="24"/>
        </w:rPr>
        <w:t>R</w:t>
      </w:r>
      <w:r w:rsidR="0033554A" w:rsidRPr="006F3509">
        <w:rPr>
          <w:sz w:val="24"/>
          <w:szCs w:val="24"/>
        </w:rPr>
        <w:t>)</w:t>
      </w:r>
      <w:r w:rsidR="00BC7271" w:rsidRPr="006F3509">
        <w:rPr>
          <w:sz w:val="24"/>
          <w:szCs w:val="24"/>
        </w:rPr>
        <w:t xml:space="preserve"> bank while the other </w:t>
      </w:r>
      <w:r w:rsidR="0033554A" w:rsidRPr="006F3509">
        <w:rPr>
          <w:sz w:val="24"/>
          <w:szCs w:val="24"/>
        </w:rPr>
        <w:t>was assigned</w:t>
      </w:r>
      <w:r w:rsidR="00BC7271" w:rsidRPr="006F3509">
        <w:rPr>
          <w:sz w:val="24"/>
          <w:szCs w:val="24"/>
        </w:rPr>
        <w:t xml:space="preserve"> the river-left </w:t>
      </w:r>
      <w:r w:rsidR="0033554A" w:rsidRPr="006F3509">
        <w:rPr>
          <w:sz w:val="24"/>
          <w:szCs w:val="24"/>
        </w:rPr>
        <w:t xml:space="preserve">(RL) </w:t>
      </w:r>
      <w:r w:rsidR="00BC7271" w:rsidRPr="006F3509">
        <w:rPr>
          <w:sz w:val="24"/>
          <w:szCs w:val="24"/>
        </w:rPr>
        <w:t xml:space="preserve">bank. Photos were taken directly out from the potential source, perpendicular to the bank of the river. </w:t>
      </w:r>
      <w:r w:rsidR="0033554A" w:rsidRPr="006F3509">
        <w:rPr>
          <w:sz w:val="24"/>
          <w:szCs w:val="24"/>
        </w:rPr>
        <w:t xml:space="preserve">Side channels </w:t>
      </w:r>
      <w:r w:rsidR="00507831">
        <w:rPr>
          <w:sz w:val="24"/>
          <w:szCs w:val="24"/>
        </w:rPr>
        <w:t>diverting from the</w:t>
      </w:r>
      <w:r w:rsidR="0033554A" w:rsidRPr="006F3509">
        <w:rPr>
          <w:sz w:val="24"/>
          <w:szCs w:val="24"/>
        </w:rPr>
        <w:t xml:space="preserve"> mainstem of the Kenai River w</w:t>
      </w:r>
      <w:r w:rsidR="00507831">
        <w:rPr>
          <w:sz w:val="24"/>
          <w:szCs w:val="24"/>
        </w:rPr>
        <w:t xml:space="preserve">ere floated or </w:t>
      </w:r>
      <w:commentRangeStart w:id="71"/>
      <w:commentRangeStart w:id="72"/>
      <w:commentRangeStart w:id="73"/>
      <w:r w:rsidR="00507831">
        <w:rPr>
          <w:sz w:val="24"/>
          <w:szCs w:val="24"/>
        </w:rPr>
        <w:t>boated as well</w:t>
      </w:r>
      <w:commentRangeEnd w:id="71"/>
      <w:r w:rsidR="00EA3505">
        <w:rPr>
          <w:rStyle w:val="CommentReference"/>
        </w:rPr>
        <w:commentReference w:id="71"/>
      </w:r>
      <w:commentRangeEnd w:id="72"/>
      <w:r w:rsidR="00881058">
        <w:rPr>
          <w:rStyle w:val="CommentReference"/>
        </w:rPr>
        <w:commentReference w:id="72"/>
      </w:r>
      <w:commentRangeEnd w:id="73"/>
      <w:r w:rsidR="00C9613D">
        <w:rPr>
          <w:rStyle w:val="CommentReference"/>
        </w:rPr>
        <w:commentReference w:id="73"/>
      </w:r>
      <w:r w:rsidR="00420947">
        <w:rPr>
          <w:sz w:val="24"/>
          <w:szCs w:val="24"/>
        </w:rPr>
        <w:t xml:space="preserve">. </w:t>
      </w:r>
      <w:ins w:id="74" w:author="Benjamin Meyer" w:date="2021-02-18T09:25:00Z">
        <w:r w:rsidR="009505DD">
          <w:rPr>
            <w:sz w:val="24"/>
            <w:szCs w:val="24"/>
          </w:rPr>
          <w:t xml:space="preserve">The geotagged photos </w:t>
        </w:r>
      </w:ins>
      <w:ins w:id="75" w:author="Benjamin Meyer" w:date="2021-02-19T08:17:00Z">
        <w:r w:rsidR="00EA17A8">
          <w:rPr>
            <w:sz w:val="24"/>
            <w:szCs w:val="24"/>
          </w:rPr>
          <w:t>are intended to</w:t>
        </w:r>
      </w:ins>
      <w:ins w:id="76" w:author="Benjamin Meyer" w:date="2021-02-18T09:25:00Z">
        <w:r w:rsidR="009505DD">
          <w:rPr>
            <w:sz w:val="24"/>
            <w:szCs w:val="24"/>
          </w:rPr>
          <w:t xml:space="preserve"> serve as a reference for future work </w:t>
        </w:r>
        <w:r w:rsidR="006A639E">
          <w:rPr>
            <w:sz w:val="24"/>
            <w:szCs w:val="24"/>
          </w:rPr>
          <w:t>to</w:t>
        </w:r>
        <w:r w:rsidR="009505DD">
          <w:rPr>
            <w:sz w:val="24"/>
            <w:szCs w:val="24"/>
          </w:rPr>
          <w:t xml:space="preserve"> identify </w:t>
        </w:r>
      </w:ins>
      <w:ins w:id="77" w:author="Benjamin Meyer" w:date="2021-02-18T10:32:00Z">
        <w:r w:rsidR="006A639E">
          <w:rPr>
            <w:sz w:val="24"/>
            <w:szCs w:val="24"/>
          </w:rPr>
          <w:t xml:space="preserve">locations </w:t>
        </w:r>
      </w:ins>
      <w:ins w:id="78" w:author="Benjamin Meyer" w:date="2021-02-18T09:25:00Z">
        <w:r w:rsidR="009505DD">
          <w:rPr>
            <w:sz w:val="24"/>
            <w:szCs w:val="24"/>
          </w:rPr>
          <w:t>and assess potential sources of copper and zinc in greater detail</w:t>
        </w:r>
      </w:ins>
      <w:ins w:id="79" w:author="Benjamin Meyer" w:date="2021-02-18T09:58:00Z">
        <w:r w:rsidR="00AA4480">
          <w:rPr>
            <w:sz w:val="24"/>
            <w:szCs w:val="24"/>
          </w:rPr>
          <w:t xml:space="preserve">, and </w:t>
        </w:r>
      </w:ins>
      <w:ins w:id="80" w:author="Benjamin Meyer" w:date="2021-02-18T10:33:00Z">
        <w:r w:rsidR="006A639E">
          <w:rPr>
            <w:sz w:val="24"/>
            <w:szCs w:val="24"/>
          </w:rPr>
          <w:t xml:space="preserve">also serve </w:t>
        </w:r>
      </w:ins>
      <w:ins w:id="81" w:author="Benjamin Meyer" w:date="2021-02-18T09:58:00Z">
        <w:r w:rsidR="00AA4480">
          <w:rPr>
            <w:sz w:val="24"/>
            <w:szCs w:val="24"/>
          </w:rPr>
          <w:t xml:space="preserve">as an archival set of observations to compare future </w:t>
        </w:r>
      </w:ins>
      <w:ins w:id="82" w:author="Benjamin Meyer" w:date="2021-02-19T08:18:00Z">
        <w:r w:rsidR="00602645">
          <w:rPr>
            <w:sz w:val="24"/>
            <w:szCs w:val="24"/>
          </w:rPr>
          <w:t>photo transects</w:t>
        </w:r>
      </w:ins>
      <w:ins w:id="83" w:author="Benjamin Meyer" w:date="2021-02-18T09:25:00Z">
        <w:r w:rsidR="009505DD">
          <w:rPr>
            <w:sz w:val="24"/>
            <w:szCs w:val="24"/>
          </w:rPr>
          <w:t>.</w:t>
        </w:r>
      </w:ins>
    </w:p>
    <w:p w14:paraId="2AAB2760" w14:textId="77777777" w:rsidR="006F3509" w:rsidRPr="006F3509" w:rsidRDefault="006F3509" w:rsidP="006F3509">
      <w:pPr>
        <w:rPr>
          <w:b/>
          <w:bCs/>
        </w:rPr>
      </w:pPr>
    </w:p>
    <w:p w14:paraId="03125908" w14:textId="77777777" w:rsidR="003D0107" w:rsidRPr="00CF3F57" w:rsidRDefault="00612D59" w:rsidP="00CF3F57">
      <w:pPr>
        <w:pStyle w:val="Heading3"/>
        <w:rPr>
          <w:sz w:val="24"/>
        </w:rPr>
      </w:pPr>
      <w:bookmarkStart w:id="84" w:name="_Toc64271426"/>
      <w:r w:rsidRPr="00CF3F57">
        <w:rPr>
          <w:sz w:val="24"/>
        </w:rPr>
        <w:t>Potential sources throughout the Kenai River watershed</w:t>
      </w:r>
      <w:bookmarkEnd w:id="84"/>
    </w:p>
    <w:p w14:paraId="71EE427F" w14:textId="77777777" w:rsidR="006F3509" w:rsidRPr="006F3509" w:rsidRDefault="006F3509" w:rsidP="006F3509">
      <w:pPr>
        <w:rPr>
          <w:b/>
          <w:bCs/>
        </w:rPr>
      </w:pPr>
    </w:p>
    <w:p w14:paraId="7D6953B3" w14:textId="40FACD9E" w:rsidR="00476A0D" w:rsidRDefault="00454D69" w:rsidP="006F3509">
      <w:pPr>
        <w:rPr>
          <w:sz w:val="24"/>
          <w:szCs w:val="24"/>
        </w:rPr>
      </w:pPr>
      <w:r>
        <w:rPr>
          <w:sz w:val="24"/>
          <w:szCs w:val="24"/>
        </w:rPr>
        <w:t xml:space="preserve">A </w:t>
      </w:r>
      <w:r w:rsidR="00612D59" w:rsidRPr="006F3509">
        <w:rPr>
          <w:sz w:val="24"/>
          <w:szCs w:val="24"/>
        </w:rPr>
        <w:t>literature review conducted by KWF in 2017</w:t>
      </w:r>
      <w:r w:rsidR="00307855">
        <w:rPr>
          <w:sz w:val="24"/>
          <w:szCs w:val="24"/>
        </w:rPr>
        <w:t xml:space="preserve"> </w:t>
      </w:r>
      <w:r w:rsidR="00307855">
        <w:rPr>
          <w:sz w:val="24"/>
          <w:szCs w:val="24"/>
        </w:rPr>
        <w:fldChar w:fldCharType="begin" w:fldLock="1">
          <w:fldData xml:space="preserve">ZQBKAHgARgBVAHQAdAB1ADIAegBBAE0ALwBSAFgARAB6ADEAVQBpAHkAUgBmAEoAZQBWAHIAYQBK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</w:fldData>
        </w:fldChar>
      </w:r>
      <w:r w:rsidR="00307855">
        <w:rPr>
          <w:sz w:val="24"/>
          <w:szCs w:val="24"/>
        </w:rPr>
        <w:instrText>ADDIN paperpile_citation &lt;clusterId&gt;T834H982W362A966&lt;/clusterId&gt;&lt;version&gt;0.6.11&lt;/version&gt;&lt;metadata&gt;&lt;citation&gt;&lt;id&gt;55186b86-6adf-4c4c-8518-f7a7550705db&lt;/id&gt;&lt;no_author/&gt;&lt;prefix/&gt;&lt;suffix/&gt;&lt;locator/&gt;&lt;locator_label&gt;page&lt;/locator_label&gt;&lt;/citation&gt;&lt;/metadata&gt; \* MERGEFORMAT</w:instrText>
      </w:r>
      <w:r w:rsidR="00307855">
        <w:rPr>
          <w:sz w:val="24"/>
          <w:szCs w:val="24"/>
        </w:rPr>
      </w:r>
      <w:r w:rsidR="00307855">
        <w:rPr>
          <w:sz w:val="24"/>
          <w:szCs w:val="24"/>
        </w:rPr>
        <w:fldChar w:fldCharType="separate"/>
      </w:r>
      <w:r w:rsidR="00307855">
        <w:rPr>
          <w:noProof/>
          <w:sz w:val="24"/>
          <w:szCs w:val="24"/>
        </w:rPr>
        <w:t>(Sires 2017b)</w:t>
      </w:r>
      <w:r w:rsidR="00307855">
        <w:rPr>
          <w:sz w:val="24"/>
          <w:szCs w:val="24"/>
        </w:rPr>
        <w:fldChar w:fldCharType="end"/>
      </w:r>
      <w:r>
        <w:rPr>
          <w:sz w:val="24"/>
          <w:szCs w:val="24"/>
        </w:rPr>
        <w:t xml:space="preserve"> </w:t>
      </w:r>
      <w:r w:rsidR="00917E6E">
        <w:rPr>
          <w:sz w:val="24"/>
          <w:szCs w:val="24"/>
        </w:rPr>
        <w:t>identified</w:t>
      </w:r>
      <w:r w:rsidR="00612D59" w:rsidRPr="006F3509">
        <w:rPr>
          <w:sz w:val="24"/>
          <w:szCs w:val="24"/>
        </w:rPr>
        <w:t xml:space="preserve"> potential sources of copper and zinc</w:t>
      </w:r>
      <w:r>
        <w:rPr>
          <w:sz w:val="24"/>
          <w:szCs w:val="24"/>
        </w:rPr>
        <w:t xml:space="preserve"> </w:t>
      </w:r>
      <w:r w:rsidR="00612D59" w:rsidRPr="006F3509">
        <w:rPr>
          <w:sz w:val="24"/>
          <w:szCs w:val="24"/>
        </w:rPr>
        <w:t>throug</w:t>
      </w:r>
      <w:r w:rsidR="00307855">
        <w:rPr>
          <w:sz w:val="24"/>
          <w:szCs w:val="24"/>
        </w:rPr>
        <w:t>hout the Kenai River watershed</w:t>
      </w:r>
      <w:r w:rsidR="00EA17A8">
        <w:rPr>
          <w:sz w:val="24"/>
          <w:szCs w:val="24"/>
        </w:rPr>
        <w:t>, which can be described generally as</w:t>
      </w:r>
      <w:r w:rsidR="00307855">
        <w:rPr>
          <w:sz w:val="24"/>
          <w:szCs w:val="24"/>
        </w:rPr>
        <w:t xml:space="preserve"> </w:t>
      </w:r>
      <w:r w:rsidR="0038139A">
        <w:rPr>
          <w:sz w:val="24"/>
          <w:szCs w:val="24"/>
        </w:rPr>
        <w:t xml:space="preserve">contributors common to watersheds containing urban and suburban environments </w:t>
      </w:r>
      <w:r w:rsidR="0038139A">
        <w:rPr>
          <w:sz w:val="24"/>
          <w:szCs w:val="24"/>
        </w:rPr>
        <w:fldChar w:fldCharType="begin" w:fldLock="1">
          <w:fldData xml:space="preserve">ZQBKAHkAbABWAHUAMQB1ADIAOABvAFIAZgBaAFcARgBnAEIAcwBrAGcAQwBuAHoAVQB5AEkAZABH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=
</w:fldData>
        </w:fldChar>
      </w:r>
      <w:r w:rsidR="001C0D9C">
        <w:rPr>
          <w:sz w:val="24"/>
          <w:szCs w:val="24"/>
        </w:rPr>
        <w:instrText>ADDIN paperpile_citation &lt;clusterId&gt;M379T636P126M731&lt;/clusterId&gt;&lt;version&gt;0.6.11&lt;/version&gt;&lt;metadata&gt;&lt;citation&gt;&lt;id&gt;11ce9ccb-498d-48e2-a735-15f053439082&lt;/id&gt;&lt;no_author/&gt;&lt;prefix/&gt;&lt;suffix/&gt;&lt;locator/&gt;&lt;locator_label&gt;page&lt;/locator_label&gt;&lt;/citation&gt;&lt;/metadata&gt; \* MERGEFORMAT</w:instrText>
      </w:r>
      <w:r w:rsidR="001C0D9C">
        <w:rPr>
          <w:sz w:val="24"/>
          <w:szCs w:val="24"/>
        </w:rPr>
      </w:r>
      <w:r w:rsidR="0038139A">
        <w:rPr>
          <w:sz w:val="24"/>
          <w:szCs w:val="24"/>
        </w:rPr>
        <w:fldChar w:fldCharType="separate"/>
      </w:r>
      <w:r w:rsidR="0038139A">
        <w:rPr>
          <w:noProof/>
          <w:sz w:val="24"/>
          <w:szCs w:val="24"/>
        </w:rPr>
        <w:t>(Matthiessen et al. 1999)</w:t>
      </w:r>
      <w:r w:rsidR="0038139A">
        <w:rPr>
          <w:sz w:val="24"/>
          <w:szCs w:val="24"/>
        </w:rPr>
        <w:fldChar w:fldCharType="end"/>
      </w:r>
      <w:r w:rsidR="0038139A">
        <w:rPr>
          <w:sz w:val="24"/>
          <w:szCs w:val="24"/>
        </w:rPr>
        <w:t xml:space="preserve">. </w:t>
      </w:r>
      <w:r w:rsidR="00307855">
        <w:rPr>
          <w:sz w:val="24"/>
          <w:szCs w:val="24"/>
        </w:rPr>
        <w:t xml:space="preserve">Potential sources of </w:t>
      </w:r>
      <w:r w:rsidR="00DD5408">
        <w:rPr>
          <w:sz w:val="24"/>
          <w:szCs w:val="24"/>
        </w:rPr>
        <w:t>c</w:t>
      </w:r>
      <w:r w:rsidR="00307855">
        <w:rPr>
          <w:sz w:val="24"/>
          <w:szCs w:val="24"/>
        </w:rPr>
        <w:t>opper</w:t>
      </w:r>
      <w:r w:rsidR="00612D59" w:rsidRPr="006F3509">
        <w:rPr>
          <w:sz w:val="24"/>
          <w:szCs w:val="24"/>
        </w:rPr>
        <w:t xml:space="preserve"> included brake pads/vehicles, pesticides/herbicides, roofing/metal plating, mining activity, boat hull coatings/anti-fouling agents, municipal wastewater discharge, natural mineral deposits, forest fires, air emissions, an</w:t>
      </w:r>
      <w:r w:rsidR="00090395">
        <w:rPr>
          <w:sz w:val="24"/>
          <w:szCs w:val="24"/>
        </w:rPr>
        <w:t>d decking/pilings</w:t>
      </w:r>
      <w:r w:rsidR="009505DD">
        <w:rPr>
          <w:sz w:val="24"/>
          <w:szCs w:val="24"/>
        </w:rPr>
        <w:t xml:space="preserve">. </w:t>
      </w:r>
      <w:r w:rsidR="00612D59" w:rsidRPr="006F3509">
        <w:rPr>
          <w:sz w:val="24"/>
          <w:szCs w:val="24"/>
        </w:rPr>
        <w:t xml:space="preserve">Similarly, </w:t>
      </w:r>
      <w:r w:rsidR="00307855">
        <w:rPr>
          <w:sz w:val="24"/>
          <w:szCs w:val="24"/>
        </w:rPr>
        <w:t>potential</w:t>
      </w:r>
      <w:r w:rsidR="00DD5408">
        <w:rPr>
          <w:sz w:val="24"/>
          <w:szCs w:val="24"/>
        </w:rPr>
        <w:t xml:space="preserve"> </w:t>
      </w:r>
      <w:r w:rsidR="00612D59" w:rsidRPr="006F3509">
        <w:rPr>
          <w:sz w:val="24"/>
          <w:szCs w:val="24"/>
        </w:rPr>
        <w:t>zinc sources included galvanized metals, tire wear, motor oil/hydraulic fluid, fertilizer/pesticides/fungicides, natural mineral depo</w:t>
      </w:r>
      <w:r>
        <w:rPr>
          <w:sz w:val="24"/>
          <w:szCs w:val="24"/>
        </w:rPr>
        <w:t>si</w:t>
      </w:r>
      <w:r w:rsidR="00612D59" w:rsidRPr="006F3509">
        <w:rPr>
          <w:sz w:val="24"/>
          <w:szCs w:val="24"/>
        </w:rPr>
        <w:t xml:space="preserve">ts, mining activity, forest fires, and </w:t>
      </w:r>
      <w:r w:rsidR="00090395">
        <w:rPr>
          <w:sz w:val="24"/>
          <w:szCs w:val="24"/>
        </w:rPr>
        <w:t>brakes</w:t>
      </w:r>
      <w:r w:rsidR="00CE2E9F">
        <w:rPr>
          <w:sz w:val="24"/>
          <w:szCs w:val="24"/>
        </w:rPr>
        <w:t>. Using</w:t>
      </w:r>
      <w:r w:rsidR="00612D59" w:rsidRPr="006F3509">
        <w:rPr>
          <w:sz w:val="24"/>
          <w:szCs w:val="24"/>
        </w:rPr>
        <w:t xml:space="preserve"> results from the literature review, </w:t>
      </w:r>
      <w:r>
        <w:rPr>
          <w:sz w:val="24"/>
          <w:szCs w:val="24"/>
        </w:rPr>
        <w:t>KWF contracted</w:t>
      </w:r>
      <w:r w:rsidR="000B2B23">
        <w:rPr>
          <w:sz w:val="24"/>
          <w:szCs w:val="24"/>
        </w:rPr>
        <w:t xml:space="preserve"> with</w:t>
      </w:r>
      <w:r>
        <w:rPr>
          <w:sz w:val="24"/>
          <w:szCs w:val="24"/>
        </w:rPr>
        <w:t xml:space="preserve"> St. Mary’s </w:t>
      </w:r>
      <w:r w:rsidR="00FB3473">
        <w:rPr>
          <w:sz w:val="24"/>
          <w:szCs w:val="24"/>
        </w:rPr>
        <w:t xml:space="preserve">University </w:t>
      </w:r>
      <w:r>
        <w:rPr>
          <w:sz w:val="24"/>
          <w:szCs w:val="24"/>
        </w:rPr>
        <w:t>Geospatial (Winona, MN) to curate</w:t>
      </w:r>
      <w:r w:rsidR="006A639E">
        <w:rPr>
          <w:sz w:val="24"/>
          <w:szCs w:val="24"/>
        </w:rPr>
        <w:t xml:space="preserve"> and prepare</w:t>
      </w:r>
      <w:r w:rsidR="000D6FE9">
        <w:rPr>
          <w:sz w:val="24"/>
          <w:szCs w:val="24"/>
        </w:rPr>
        <w:t xml:space="preserve"> all available regional</w:t>
      </w:r>
      <w:r>
        <w:rPr>
          <w:sz w:val="24"/>
          <w:szCs w:val="24"/>
        </w:rPr>
        <w:t xml:space="preserve"> geospatial data</w:t>
      </w:r>
      <w:r w:rsidR="000B2B23">
        <w:rPr>
          <w:sz w:val="24"/>
          <w:szCs w:val="24"/>
        </w:rPr>
        <w:t xml:space="preserve"> potentially related to</w:t>
      </w:r>
      <w:r>
        <w:rPr>
          <w:sz w:val="24"/>
          <w:szCs w:val="24"/>
        </w:rPr>
        <w:t xml:space="preserve"> nonpoint sources of copper and zinc.</w:t>
      </w:r>
      <w:r w:rsidR="000B2B23">
        <w:rPr>
          <w:sz w:val="24"/>
          <w:szCs w:val="24"/>
        </w:rPr>
        <w:t xml:space="preserve"> </w:t>
      </w:r>
      <w:r w:rsidR="00FB3473">
        <w:rPr>
          <w:sz w:val="24"/>
          <w:szCs w:val="24"/>
        </w:rPr>
        <w:t>All layers found were converted to a consistent projection and geodatabase format</w:t>
      </w:r>
      <w:r w:rsidR="006C1DCA">
        <w:rPr>
          <w:sz w:val="24"/>
          <w:szCs w:val="24"/>
        </w:rPr>
        <w:t xml:space="preserve"> so that they may be integrated into a single map</w:t>
      </w:r>
      <w:r w:rsidR="00FB3473">
        <w:rPr>
          <w:sz w:val="24"/>
          <w:szCs w:val="24"/>
        </w:rPr>
        <w:t xml:space="preserve">. </w:t>
      </w:r>
      <w:r w:rsidR="006C1DCA">
        <w:rPr>
          <w:sz w:val="24"/>
          <w:szCs w:val="24"/>
        </w:rPr>
        <w:t>Additionally, g</w:t>
      </w:r>
      <w:r w:rsidR="006A639E">
        <w:rPr>
          <w:sz w:val="24"/>
          <w:szCs w:val="24"/>
        </w:rPr>
        <w:t>aps in geospatial data availability that would likely be needed to</w:t>
      </w:r>
      <w:r w:rsidR="000B2B23">
        <w:rPr>
          <w:sz w:val="24"/>
          <w:szCs w:val="24"/>
        </w:rPr>
        <w:t xml:space="preserve"> </w:t>
      </w:r>
      <w:r w:rsidR="000D6FE9">
        <w:rPr>
          <w:sz w:val="24"/>
          <w:szCs w:val="24"/>
        </w:rPr>
        <w:t>fully</w:t>
      </w:r>
      <w:r w:rsidR="006A639E">
        <w:rPr>
          <w:sz w:val="24"/>
          <w:szCs w:val="24"/>
        </w:rPr>
        <w:t xml:space="preserve"> assess c</w:t>
      </w:r>
      <w:r w:rsidR="006C1DCA">
        <w:rPr>
          <w:sz w:val="24"/>
          <w:szCs w:val="24"/>
        </w:rPr>
        <w:t>opper and zinc sources were</w:t>
      </w:r>
      <w:r w:rsidR="006A639E">
        <w:rPr>
          <w:sz w:val="24"/>
          <w:szCs w:val="24"/>
        </w:rPr>
        <w:t xml:space="preserve"> identified in the report.</w:t>
      </w:r>
      <w:r w:rsidR="00D74AB6">
        <w:rPr>
          <w:sz w:val="24"/>
          <w:szCs w:val="24"/>
        </w:rPr>
        <w:t xml:space="preserve">  </w:t>
      </w:r>
      <w:r w:rsidR="00612D59" w:rsidRPr="006F3509">
        <w:rPr>
          <w:sz w:val="24"/>
          <w:szCs w:val="24"/>
        </w:rPr>
        <w:t xml:space="preserve">  </w:t>
      </w:r>
      <w:r w:rsidR="00476A0D">
        <w:rPr>
          <w:sz w:val="24"/>
          <w:szCs w:val="24"/>
        </w:rPr>
        <w:t xml:space="preserve"> </w:t>
      </w:r>
    </w:p>
    <w:p w14:paraId="5C7A03FD" w14:textId="1517419E" w:rsidR="003D0107" w:rsidRDefault="003D0107" w:rsidP="00476A0D">
      <w:pPr>
        <w:rPr>
          <w:sz w:val="24"/>
          <w:szCs w:val="24"/>
        </w:rPr>
      </w:pPr>
    </w:p>
    <w:p w14:paraId="4FF7E96F" w14:textId="77777777" w:rsidR="006F3509" w:rsidRDefault="006F3509" w:rsidP="006F3509">
      <w:pPr>
        <w:rPr>
          <w:sz w:val="24"/>
          <w:szCs w:val="24"/>
        </w:rPr>
      </w:pPr>
    </w:p>
    <w:p w14:paraId="74C33012" w14:textId="77777777" w:rsidR="006F3509" w:rsidRPr="00CF3F57" w:rsidRDefault="006F3509" w:rsidP="00CF3F57">
      <w:pPr>
        <w:pStyle w:val="Heading1"/>
        <w:rPr>
          <w:b/>
        </w:rPr>
      </w:pPr>
      <w:bookmarkStart w:id="85" w:name="_Toc64271427"/>
      <w:commentRangeStart w:id="86"/>
      <w:commentRangeStart w:id="87"/>
      <w:commentRangeStart w:id="88"/>
      <w:r w:rsidRPr="00CF3F57">
        <w:rPr>
          <w:b/>
        </w:rPr>
        <w:t>RESULTS</w:t>
      </w:r>
      <w:commentRangeEnd w:id="86"/>
      <w:r w:rsidR="005A64A8">
        <w:rPr>
          <w:rStyle w:val="CommentReference"/>
          <w:rFonts w:asciiTheme="minorHAnsi" w:hAnsiTheme="minorHAnsi"/>
          <w:caps w:val="0"/>
        </w:rPr>
        <w:commentReference w:id="86"/>
      </w:r>
      <w:commentRangeEnd w:id="87"/>
      <w:r w:rsidR="00AB56AA">
        <w:rPr>
          <w:rStyle w:val="CommentReference"/>
          <w:rFonts w:asciiTheme="minorHAnsi" w:hAnsiTheme="minorHAnsi"/>
          <w:caps w:val="0"/>
        </w:rPr>
        <w:commentReference w:id="87"/>
      </w:r>
      <w:bookmarkEnd w:id="85"/>
      <w:commentRangeEnd w:id="88"/>
      <w:r w:rsidR="00917E6E">
        <w:rPr>
          <w:rStyle w:val="CommentReference"/>
          <w:rFonts w:asciiTheme="minorHAnsi" w:hAnsiTheme="minorHAnsi"/>
          <w:caps w:val="0"/>
        </w:rPr>
        <w:commentReference w:id="88"/>
      </w:r>
    </w:p>
    <w:p w14:paraId="7F182031" w14:textId="77777777" w:rsidR="006F3509" w:rsidRDefault="006F3509" w:rsidP="006F3509"/>
    <w:p w14:paraId="5B97E92A" w14:textId="77777777" w:rsidR="006F3509" w:rsidRDefault="006F3509" w:rsidP="006F3509">
      <w:pPr>
        <w:pStyle w:val="Heading2"/>
      </w:pPr>
      <w:bookmarkStart w:id="89" w:name="_Toc64271428"/>
      <w:commentRangeStart w:id="90"/>
      <w:commentRangeStart w:id="91"/>
      <w:r>
        <w:t>Copper</w:t>
      </w:r>
      <w:commentRangeEnd w:id="90"/>
      <w:r w:rsidR="00C53E3F">
        <w:rPr>
          <w:rStyle w:val="CommentReference"/>
          <w:b w:val="0"/>
          <w:spacing w:val="0"/>
        </w:rPr>
        <w:commentReference w:id="90"/>
      </w:r>
      <w:commentRangeEnd w:id="91"/>
      <w:r w:rsidR="0006131B">
        <w:rPr>
          <w:rStyle w:val="CommentReference"/>
          <w:b w:val="0"/>
          <w:spacing w:val="0"/>
        </w:rPr>
        <w:commentReference w:id="91"/>
      </w:r>
      <w:r>
        <w:t xml:space="preserve"> and zinc sampling</w:t>
      </w:r>
      <w:bookmarkEnd w:id="89"/>
    </w:p>
    <w:p w14:paraId="688CA702" w14:textId="2CFB5654" w:rsidR="00EE3D49" w:rsidRDefault="00EE3D49" w:rsidP="00EE3D49"/>
    <w:p w14:paraId="412B8FDC" w14:textId="7E64747A" w:rsidR="0006131B" w:rsidRPr="0006131B" w:rsidRDefault="0006131B" w:rsidP="00EE3D49">
      <w:pPr>
        <w:rPr>
          <w:sz w:val="24"/>
          <w:szCs w:val="24"/>
        </w:rPr>
      </w:pPr>
      <w:ins w:id="92" w:author="Benjamin Meyer" w:date="2021-02-18T09:36:00Z">
        <w:r w:rsidRPr="0006131B">
          <w:rPr>
            <w:sz w:val="24"/>
            <w:szCs w:val="24"/>
          </w:rPr>
          <w:t>Note: a</w:t>
        </w:r>
        <w:r>
          <w:rPr>
            <w:sz w:val="24"/>
            <w:szCs w:val="24"/>
          </w:rPr>
          <w:t>ll metals results are reported as dissolved metal concentrations.</w:t>
        </w:r>
      </w:ins>
    </w:p>
    <w:p w14:paraId="6921D407" w14:textId="77777777" w:rsidR="0006131B" w:rsidRDefault="0006131B" w:rsidP="00EE3D49">
      <w:pPr>
        <w:rPr>
          <w:ins w:id="93" w:author="Benjamin Meyer" w:date="2020-12-01T16:49:00Z"/>
        </w:rPr>
      </w:pPr>
    </w:p>
    <w:p w14:paraId="7312A24A" w14:textId="23261027" w:rsidR="00EE3D49" w:rsidRDefault="00C86C84" w:rsidP="00C86C84">
      <w:pPr>
        <w:pStyle w:val="Heading3"/>
        <w:rPr>
          <w:sz w:val="24"/>
        </w:rPr>
      </w:pPr>
      <w:bookmarkStart w:id="94" w:name="_Toc64271429"/>
      <w:r w:rsidRPr="00C86C84">
        <w:rPr>
          <w:sz w:val="24"/>
        </w:rPr>
        <w:t>Copper</w:t>
      </w:r>
      <w:bookmarkEnd w:id="94"/>
    </w:p>
    <w:p w14:paraId="06467652" w14:textId="77777777" w:rsidR="00A51324" w:rsidRPr="00A51324" w:rsidRDefault="00A51324" w:rsidP="00A51324"/>
    <w:p w14:paraId="2C3D8E1A" w14:textId="61957182" w:rsidR="000D137C" w:rsidRDefault="000E5444" w:rsidP="006F3509">
      <w:pPr>
        <w:rPr>
          <w:bCs/>
          <w:sz w:val="24"/>
          <w:szCs w:val="24"/>
        </w:rPr>
      </w:pPr>
      <w:r>
        <w:rPr>
          <w:bCs/>
          <w:sz w:val="24"/>
          <w:szCs w:val="24"/>
        </w:rPr>
        <w:t>Copper levels ranged from</w:t>
      </w:r>
      <w:r w:rsidR="00103FA2">
        <w:rPr>
          <w:bCs/>
          <w:sz w:val="24"/>
          <w:szCs w:val="24"/>
        </w:rPr>
        <w:t xml:space="preserve"> a low of</w:t>
      </w:r>
      <w:r>
        <w:rPr>
          <w:bCs/>
          <w:sz w:val="24"/>
          <w:szCs w:val="24"/>
        </w:rPr>
        <w:t xml:space="preserve"> undetected to</w:t>
      </w:r>
      <w:r w:rsidR="00CE2AEE">
        <w:rPr>
          <w:bCs/>
          <w:sz w:val="24"/>
          <w:szCs w:val="24"/>
        </w:rPr>
        <w:t xml:space="preserve"> one</w:t>
      </w:r>
      <w:r w:rsidR="00933D67">
        <w:rPr>
          <w:bCs/>
          <w:sz w:val="24"/>
          <w:szCs w:val="24"/>
        </w:rPr>
        <w:t xml:space="preserve"> value</w:t>
      </w:r>
      <w:r w:rsidR="00B84685">
        <w:rPr>
          <w:bCs/>
          <w:sz w:val="24"/>
          <w:szCs w:val="24"/>
        </w:rPr>
        <w:t xml:space="preserve"> that </w:t>
      </w:r>
      <w:r w:rsidR="00CE2AEE">
        <w:rPr>
          <w:bCs/>
          <w:sz w:val="24"/>
          <w:szCs w:val="24"/>
        </w:rPr>
        <w:t>was above the</w:t>
      </w:r>
      <w:r w:rsidR="00B84685">
        <w:rPr>
          <w:bCs/>
          <w:sz w:val="24"/>
          <w:szCs w:val="24"/>
        </w:rPr>
        <w:t xml:space="preserve"> CCC</w:t>
      </w:r>
      <w:r w:rsidR="00FB1F96">
        <w:rPr>
          <w:bCs/>
          <w:sz w:val="24"/>
          <w:szCs w:val="24"/>
        </w:rPr>
        <w:t xml:space="preserve"> (</w:t>
      </w:r>
      <w:r w:rsidR="00FB1F96" w:rsidRPr="00621F96">
        <w:rPr>
          <w:sz w:val="24"/>
          <w:szCs w:val="24"/>
        </w:rPr>
        <w:t xml:space="preserve">criterion </w:t>
      </w:r>
      <w:r w:rsidR="00FB1F96">
        <w:rPr>
          <w:sz w:val="24"/>
          <w:szCs w:val="24"/>
        </w:rPr>
        <w:t>chronic</w:t>
      </w:r>
      <w:r w:rsidR="00FB1F96" w:rsidRPr="00621F96">
        <w:rPr>
          <w:sz w:val="24"/>
          <w:szCs w:val="24"/>
        </w:rPr>
        <w:t xml:space="preserve"> concentration</w:t>
      </w:r>
      <w:r w:rsidR="00FB1F96">
        <w:rPr>
          <w:sz w:val="24"/>
          <w:szCs w:val="24"/>
        </w:rPr>
        <w:t>)</w:t>
      </w:r>
      <w:r w:rsidR="00CE2AEE">
        <w:rPr>
          <w:bCs/>
          <w:sz w:val="24"/>
          <w:szCs w:val="24"/>
        </w:rPr>
        <w:t xml:space="preserve"> value</w:t>
      </w:r>
      <w:r w:rsidR="00B84685">
        <w:rPr>
          <w:bCs/>
          <w:sz w:val="24"/>
          <w:szCs w:val="24"/>
        </w:rPr>
        <w:t>.</w:t>
      </w:r>
      <w:r w:rsidR="00D74AB6">
        <w:rPr>
          <w:bCs/>
          <w:sz w:val="24"/>
          <w:szCs w:val="24"/>
        </w:rPr>
        <w:t xml:space="preserve"> </w:t>
      </w:r>
      <w:r w:rsidR="00CE2AEE">
        <w:rPr>
          <w:bCs/>
          <w:sz w:val="24"/>
          <w:szCs w:val="24"/>
        </w:rPr>
        <w:t xml:space="preserve">The highest observation </w:t>
      </w:r>
      <w:r w:rsidR="000D137C">
        <w:rPr>
          <w:bCs/>
          <w:sz w:val="24"/>
          <w:szCs w:val="24"/>
        </w:rPr>
        <w:t xml:space="preserve">of 8.16 ug/L was observed in the </w:t>
      </w:r>
      <w:r w:rsidR="00E33D04">
        <w:rPr>
          <w:bCs/>
          <w:sz w:val="24"/>
          <w:szCs w:val="24"/>
        </w:rPr>
        <w:t xml:space="preserve">Kenai River </w:t>
      </w:r>
      <w:r w:rsidR="000D137C">
        <w:rPr>
          <w:bCs/>
          <w:sz w:val="24"/>
          <w:szCs w:val="24"/>
        </w:rPr>
        <w:t>mainstem at the Slikok Creek Confluence on July 24, 2019</w:t>
      </w:r>
      <w:r w:rsidR="00E33D04">
        <w:rPr>
          <w:bCs/>
          <w:sz w:val="24"/>
          <w:szCs w:val="24"/>
        </w:rPr>
        <w:t>.</w:t>
      </w:r>
      <w:r w:rsidR="00D74AB6">
        <w:rPr>
          <w:bCs/>
          <w:sz w:val="24"/>
          <w:szCs w:val="24"/>
        </w:rPr>
        <w:t xml:space="preserve"> </w:t>
      </w:r>
      <w:r w:rsidR="00CE2AEE">
        <w:rPr>
          <w:bCs/>
          <w:sz w:val="24"/>
          <w:szCs w:val="24"/>
        </w:rPr>
        <w:t>It should be noted that the associated CCC value</w:t>
      </w:r>
      <w:r w:rsidR="000D137C">
        <w:rPr>
          <w:bCs/>
          <w:sz w:val="24"/>
          <w:szCs w:val="24"/>
        </w:rPr>
        <w:t xml:space="preserve"> for this sampling event</w:t>
      </w:r>
      <w:r w:rsidR="00CE2AEE">
        <w:rPr>
          <w:bCs/>
          <w:sz w:val="24"/>
          <w:szCs w:val="24"/>
        </w:rPr>
        <w:t xml:space="preserve"> was based on hardness data</w:t>
      </w:r>
      <w:r w:rsidR="00127198">
        <w:rPr>
          <w:bCs/>
          <w:sz w:val="24"/>
          <w:szCs w:val="24"/>
        </w:rPr>
        <w:t xml:space="preserve"> from </w:t>
      </w:r>
      <w:r w:rsidR="00CE2AEE">
        <w:rPr>
          <w:bCs/>
          <w:sz w:val="24"/>
          <w:szCs w:val="24"/>
        </w:rPr>
        <w:t>an</w:t>
      </w:r>
      <w:r w:rsidR="00127198">
        <w:rPr>
          <w:bCs/>
          <w:sz w:val="24"/>
          <w:szCs w:val="24"/>
        </w:rPr>
        <w:t>o</w:t>
      </w:r>
      <w:r w:rsidR="00CE2AEE">
        <w:rPr>
          <w:bCs/>
          <w:sz w:val="24"/>
          <w:szCs w:val="24"/>
        </w:rPr>
        <w:t>ther nearby 2019 sampling event</w:t>
      </w:r>
      <w:r w:rsidR="00127198">
        <w:rPr>
          <w:bCs/>
          <w:sz w:val="24"/>
          <w:szCs w:val="24"/>
        </w:rPr>
        <w:t xml:space="preserve"> on the main stem Kenai River</w:t>
      </w:r>
      <w:r w:rsidR="00475F4A">
        <w:rPr>
          <w:bCs/>
          <w:sz w:val="24"/>
          <w:szCs w:val="24"/>
        </w:rPr>
        <w:t xml:space="preserve"> (Table 3)</w:t>
      </w:r>
      <w:r w:rsidR="00127198">
        <w:rPr>
          <w:bCs/>
          <w:sz w:val="24"/>
          <w:szCs w:val="24"/>
        </w:rPr>
        <w:t>,</w:t>
      </w:r>
      <w:r w:rsidR="00E33D04">
        <w:rPr>
          <w:bCs/>
          <w:sz w:val="24"/>
          <w:szCs w:val="24"/>
        </w:rPr>
        <w:t xml:space="preserve"> </w:t>
      </w:r>
      <w:r w:rsidR="00CE2AEE">
        <w:rPr>
          <w:bCs/>
          <w:sz w:val="24"/>
          <w:szCs w:val="24"/>
        </w:rPr>
        <w:t xml:space="preserve">thus </w:t>
      </w:r>
      <w:r w:rsidR="00E33D04">
        <w:rPr>
          <w:bCs/>
          <w:sz w:val="24"/>
          <w:szCs w:val="24"/>
        </w:rPr>
        <w:t xml:space="preserve">the observation </w:t>
      </w:r>
      <w:r w:rsidR="00127198">
        <w:rPr>
          <w:bCs/>
          <w:sz w:val="24"/>
          <w:szCs w:val="24"/>
        </w:rPr>
        <w:t>could</w:t>
      </w:r>
      <w:r w:rsidR="00E33D04">
        <w:rPr>
          <w:bCs/>
          <w:sz w:val="24"/>
          <w:szCs w:val="24"/>
        </w:rPr>
        <w:t xml:space="preserve"> </w:t>
      </w:r>
      <w:r w:rsidR="00127198">
        <w:rPr>
          <w:bCs/>
          <w:sz w:val="24"/>
          <w:szCs w:val="24"/>
        </w:rPr>
        <w:t>be indicated as</w:t>
      </w:r>
      <w:r w:rsidR="00CC2857">
        <w:rPr>
          <w:bCs/>
          <w:sz w:val="24"/>
          <w:szCs w:val="24"/>
        </w:rPr>
        <w:t xml:space="preserve"> </w:t>
      </w:r>
      <w:commentRangeStart w:id="95"/>
      <w:commentRangeStart w:id="96"/>
      <w:r w:rsidR="00CC2857">
        <w:rPr>
          <w:bCs/>
          <w:sz w:val="24"/>
          <w:szCs w:val="24"/>
        </w:rPr>
        <w:t>a</w:t>
      </w:r>
      <w:r w:rsidR="00E33D04">
        <w:rPr>
          <w:bCs/>
          <w:sz w:val="24"/>
          <w:szCs w:val="24"/>
        </w:rPr>
        <w:t xml:space="preserve"> </w:t>
      </w:r>
      <w:r w:rsidR="00C53E3F">
        <w:rPr>
          <w:bCs/>
          <w:sz w:val="24"/>
          <w:szCs w:val="24"/>
        </w:rPr>
        <w:t xml:space="preserve">potential, but unconfirmed, </w:t>
      </w:r>
      <w:r w:rsidR="00CE2E9F">
        <w:rPr>
          <w:bCs/>
          <w:sz w:val="24"/>
          <w:szCs w:val="24"/>
        </w:rPr>
        <w:t>exceedance</w:t>
      </w:r>
      <w:r w:rsidR="00E33D04">
        <w:rPr>
          <w:bCs/>
          <w:sz w:val="24"/>
          <w:szCs w:val="24"/>
        </w:rPr>
        <w:t xml:space="preserve"> (</w:t>
      </w:r>
      <w:r w:rsidR="00977755">
        <w:rPr>
          <w:bCs/>
          <w:sz w:val="24"/>
          <w:szCs w:val="24"/>
        </w:rPr>
        <w:t>s</w:t>
      </w:r>
      <w:commentRangeEnd w:id="95"/>
      <w:r w:rsidR="001D4B97">
        <w:rPr>
          <w:rStyle w:val="CommentReference"/>
        </w:rPr>
        <w:commentReference w:id="95"/>
      </w:r>
      <w:commentRangeEnd w:id="96"/>
      <w:r w:rsidR="00127198">
        <w:rPr>
          <w:rStyle w:val="CommentReference"/>
        </w:rPr>
        <w:commentReference w:id="96"/>
      </w:r>
      <w:r w:rsidR="00977755">
        <w:rPr>
          <w:bCs/>
          <w:sz w:val="24"/>
          <w:szCs w:val="24"/>
        </w:rPr>
        <w:t xml:space="preserve">ee “Copper” in the </w:t>
      </w:r>
      <w:r w:rsidR="00FB1F96">
        <w:rPr>
          <w:bCs/>
          <w:sz w:val="24"/>
          <w:szCs w:val="24"/>
        </w:rPr>
        <w:t>D</w:t>
      </w:r>
      <w:r w:rsidR="00977755">
        <w:rPr>
          <w:bCs/>
          <w:sz w:val="24"/>
          <w:szCs w:val="24"/>
        </w:rPr>
        <w:t>is</w:t>
      </w:r>
      <w:r w:rsidR="00E33D04">
        <w:rPr>
          <w:bCs/>
          <w:sz w:val="24"/>
          <w:szCs w:val="24"/>
        </w:rPr>
        <w:t>cussion section</w:t>
      </w:r>
      <w:r w:rsidR="00FB1F96">
        <w:rPr>
          <w:bCs/>
          <w:sz w:val="24"/>
          <w:szCs w:val="24"/>
        </w:rPr>
        <w:t xml:space="preserve"> for further consideration</w:t>
      </w:r>
      <w:r w:rsidR="00977755">
        <w:rPr>
          <w:bCs/>
          <w:sz w:val="24"/>
          <w:szCs w:val="24"/>
        </w:rPr>
        <w:t>).</w:t>
      </w:r>
    </w:p>
    <w:p w14:paraId="464DC51E" w14:textId="77777777" w:rsidR="00A51324" w:rsidRDefault="00A51324" w:rsidP="006F3509">
      <w:pPr>
        <w:rPr>
          <w:bCs/>
          <w:sz w:val="24"/>
          <w:szCs w:val="24"/>
        </w:rPr>
      </w:pPr>
    </w:p>
    <w:p w14:paraId="07B3EBA9" w14:textId="5FBEDF04" w:rsidR="00E1754F" w:rsidRDefault="00A51324" w:rsidP="006F3509">
      <w:pPr>
        <w:rPr>
          <w:bCs/>
          <w:sz w:val="24"/>
          <w:szCs w:val="24"/>
        </w:rPr>
      </w:pPr>
      <w:r>
        <w:rPr>
          <w:bCs/>
          <w:sz w:val="24"/>
          <w:szCs w:val="24"/>
        </w:rPr>
        <w:t>The second greatest</w:t>
      </w:r>
      <w:r w:rsidR="00E33D04">
        <w:rPr>
          <w:bCs/>
          <w:sz w:val="24"/>
          <w:szCs w:val="24"/>
        </w:rPr>
        <w:t xml:space="preserve"> copper concentration</w:t>
      </w:r>
      <w:r>
        <w:rPr>
          <w:bCs/>
          <w:sz w:val="24"/>
          <w:szCs w:val="24"/>
        </w:rPr>
        <w:t xml:space="preserve"> in the data set, </w:t>
      </w:r>
      <w:r w:rsidR="00EE3D49">
        <w:rPr>
          <w:bCs/>
          <w:sz w:val="24"/>
          <w:szCs w:val="24"/>
        </w:rPr>
        <w:t>3.91 µg/L</w:t>
      </w:r>
      <w:r>
        <w:rPr>
          <w:bCs/>
          <w:sz w:val="24"/>
          <w:szCs w:val="24"/>
        </w:rPr>
        <w:t>,</w:t>
      </w:r>
      <w:r w:rsidR="00B84685">
        <w:rPr>
          <w:bCs/>
          <w:sz w:val="24"/>
          <w:szCs w:val="24"/>
        </w:rPr>
        <w:t xml:space="preserve"> was observed</w:t>
      </w:r>
      <w:r w:rsidR="00EE3D49">
        <w:rPr>
          <w:bCs/>
          <w:sz w:val="24"/>
          <w:szCs w:val="24"/>
        </w:rPr>
        <w:t xml:space="preserve"> at</w:t>
      </w:r>
      <w:r w:rsidR="00B84685">
        <w:rPr>
          <w:bCs/>
          <w:sz w:val="24"/>
          <w:szCs w:val="24"/>
        </w:rPr>
        <w:t xml:space="preserve"> </w:t>
      </w:r>
      <w:r w:rsidR="0001370E">
        <w:rPr>
          <w:bCs/>
          <w:sz w:val="24"/>
          <w:szCs w:val="24"/>
        </w:rPr>
        <w:t xml:space="preserve">Upper </w:t>
      </w:r>
      <w:r w:rsidR="00EE3D49">
        <w:rPr>
          <w:bCs/>
          <w:sz w:val="24"/>
          <w:szCs w:val="24"/>
        </w:rPr>
        <w:t>Beaver Creek</w:t>
      </w:r>
      <w:r w:rsidR="001C50D5">
        <w:rPr>
          <w:bCs/>
          <w:sz w:val="24"/>
          <w:szCs w:val="24"/>
        </w:rPr>
        <w:t xml:space="preserve"> </w:t>
      </w:r>
      <w:r w:rsidR="00B84685">
        <w:rPr>
          <w:bCs/>
          <w:sz w:val="24"/>
          <w:szCs w:val="24"/>
        </w:rPr>
        <w:t>tributary on</w:t>
      </w:r>
      <w:r w:rsidR="000E5444">
        <w:rPr>
          <w:bCs/>
          <w:sz w:val="24"/>
          <w:szCs w:val="24"/>
        </w:rPr>
        <w:t xml:space="preserve"> April</w:t>
      </w:r>
      <w:r w:rsidR="00EE3D49">
        <w:rPr>
          <w:bCs/>
          <w:sz w:val="24"/>
          <w:szCs w:val="24"/>
        </w:rPr>
        <w:t xml:space="preserve"> 30, 2019</w:t>
      </w:r>
      <w:r w:rsidR="00475F4A">
        <w:rPr>
          <w:bCs/>
          <w:sz w:val="24"/>
          <w:szCs w:val="24"/>
        </w:rPr>
        <w:t>, with other</w:t>
      </w:r>
      <w:r w:rsidR="00B84685">
        <w:rPr>
          <w:bCs/>
          <w:sz w:val="24"/>
          <w:szCs w:val="24"/>
        </w:rPr>
        <w:t xml:space="preserve"> </w:t>
      </w:r>
      <w:r w:rsidR="00E60CF6">
        <w:rPr>
          <w:bCs/>
          <w:sz w:val="24"/>
          <w:szCs w:val="24"/>
        </w:rPr>
        <w:t>elevated</w:t>
      </w:r>
      <w:r w:rsidR="00B84685">
        <w:rPr>
          <w:bCs/>
          <w:sz w:val="24"/>
          <w:szCs w:val="24"/>
        </w:rPr>
        <w:t xml:space="preserve"> observations also made at the City of Kenai Docks (July 21, 2020) and </w:t>
      </w:r>
      <w:r w:rsidR="0001370E">
        <w:rPr>
          <w:bCs/>
          <w:sz w:val="24"/>
          <w:szCs w:val="24"/>
        </w:rPr>
        <w:t xml:space="preserve">Upper </w:t>
      </w:r>
      <w:r w:rsidR="00B84685">
        <w:rPr>
          <w:bCs/>
          <w:sz w:val="24"/>
          <w:szCs w:val="24"/>
        </w:rPr>
        <w:t>No N</w:t>
      </w:r>
      <w:r w:rsidR="0001370E">
        <w:rPr>
          <w:bCs/>
          <w:sz w:val="24"/>
          <w:szCs w:val="24"/>
        </w:rPr>
        <w:t>ame Creek</w:t>
      </w:r>
      <w:r w:rsidR="00B84685">
        <w:rPr>
          <w:bCs/>
          <w:sz w:val="24"/>
          <w:szCs w:val="24"/>
        </w:rPr>
        <w:t xml:space="preserve"> site</w:t>
      </w:r>
      <w:r w:rsidR="00F40465">
        <w:rPr>
          <w:bCs/>
          <w:sz w:val="24"/>
          <w:szCs w:val="24"/>
        </w:rPr>
        <w:t>s</w:t>
      </w:r>
      <w:r w:rsidR="00B84685">
        <w:rPr>
          <w:bCs/>
          <w:sz w:val="24"/>
          <w:szCs w:val="24"/>
        </w:rPr>
        <w:t xml:space="preserve"> (</w:t>
      </w:r>
      <w:r w:rsidR="00F40465">
        <w:rPr>
          <w:bCs/>
          <w:sz w:val="24"/>
          <w:szCs w:val="24"/>
        </w:rPr>
        <w:t xml:space="preserve">May 22, </w:t>
      </w:r>
      <w:r w:rsidR="00B84685">
        <w:rPr>
          <w:bCs/>
          <w:sz w:val="24"/>
          <w:szCs w:val="24"/>
        </w:rPr>
        <w:t>2019).</w:t>
      </w:r>
      <w:r w:rsidR="00F40465">
        <w:rPr>
          <w:bCs/>
          <w:sz w:val="24"/>
          <w:szCs w:val="24"/>
        </w:rPr>
        <w:t xml:space="preserve"> H</w:t>
      </w:r>
      <w:r w:rsidR="003C7959">
        <w:rPr>
          <w:bCs/>
          <w:sz w:val="24"/>
          <w:szCs w:val="24"/>
        </w:rPr>
        <w:t xml:space="preserve">ardness-dependent </w:t>
      </w:r>
      <w:r w:rsidR="000E5444">
        <w:rPr>
          <w:bCs/>
          <w:sz w:val="24"/>
          <w:szCs w:val="24"/>
        </w:rPr>
        <w:t>freshwater CCC criteria</w:t>
      </w:r>
      <w:r w:rsidR="00EE3D49">
        <w:rPr>
          <w:bCs/>
          <w:sz w:val="24"/>
          <w:szCs w:val="24"/>
        </w:rPr>
        <w:t xml:space="preserve"> for copper</w:t>
      </w:r>
      <w:r w:rsidR="000E5444">
        <w:rPr>
          <w:bCs/>
          <w:sz w:val="24"/>
          <w:szCs w:val="24"/>
        </w:rPr>
        <w:t xml:space="preserve"> ranged from</w:t>
      </w:r>
      <w:r w:rsidR="00EE3D49">
        <w:rPr>
          <w:bCs/>
          <w:sz w:val="24"/>
          <w:szCs w:val="24"/>
        </w:rPr>
        <w:t xml:space="preserve"> a low of</w:t>
      </w:r>
      <w:r w:rsidR="00F40465">
        <w:rPr>
          <w:bCs/>
          <w:sz w:val="24"/>
          <w:szCs w:val="24"/>
        </w:rPr>
        <w:t xml:space="preserve"> 2.31</w:t>
      </w:r>
      <w:r w:rsidR="00F40465" w:rsidRPr="00F40465">
        <w:rPr>
          <w:bCs/>
          <w:sz w:val="24"/>
          <w:szCs w:val="24"/>
        </w:rPr>
        <w:t xml:space="preserve"> </w:t>
      </w:r>
      <w:r w:rsidR="00F40465">
        <w:rPr>
          <w:bCs/>
          <w:sz w:val="24"/>
          <w:szCs w:val="24"/>
        </w:rPr>
        <w:t>µg/L</w:t>
      </w:r>
      <w:r w:rsidR="00EE6152">
        <w:rPr>
          <w:bCs/>
          <w:sz w:val="24"/>
          <w:szCs w:val="24"/>
        </w:rPr>
        <w:t xml:space="preserve"> (various sites)</w:t>
      </w:r>
      <w:r w:rsidR="00F40465">
        <w:rPr>
          <w:bCs/>
          <w:sz w:val="24"/>
          <w:szCs w:val="24"/>
        </w:rPr>
        <w:t xml:space="preserve"> to a high of 121.31</w:t>
      </w:r>
      <w:r w:rsidR="00F40465" w:rsidRPr="00F40465">
        <w:rPr>
          <w:bCs/>
          <w:sz w:val="24"/>
          <w:szCs w:val="24"/>
        </w:rPr>
        <w:t xml:space="preserve"> </w:t>
      </w:r>
      <w:r w:rsidR="00F40465">
        <w:rPr>
          <w:bCs/>
          <w:sz w:val="24"/>
          <w:szCs w:val="24"/>
        </w:rPr>
        <w:t>µg/L at No Name Creek (July 21, 2020)</w:t>
      </w:r>
      <w:r w:rsidR="00146038">
        <w:rPr>
          <w:bCs/>
          <w:sz w:val="24"/>
          <w:szCs w:val="24"/>
        </w:rPr>
        <w:t xml:space="preserve"> (Table </w:t>
      </w:r>
      <w:r w:rsidR="004701F9">
        <w:rPr>
          <w:bCs/>
          <w:sz w:val="24"/>
          <w:szCs w:val="24"/>
        </w:rPr>
        <w:t>2</w:t>
      </w:r>
      <w:r w:rsidR="00146038">
        <w:rPr>
          <w:bCs/>
          <w:sz w:val="24"/>
          <w:szCs w:val="24"/>
        </w:rPr>
        <w:t xml:space="preserve">). </w:t>
      </w:r>
      <w:r w:rsidR="001C50D5">
        <w:rPr>
          <w:bCs/>
          <w:sz w:val="24"/>
          <w:szCs w:val="24"/>
        </w:rPr>
        <w:t>No</w:t>
      </w:r>
      <w:r w:rsidR="00CE2E9F">
        <w:rPr>
          <w:bCs/>
          <w:sz w:val="24"/>
          <w:szCs w:val="24"/>
        </w:rPr>
        <w:t xml:space="preserve"> confirmed</w:t>
      </w:r>
      <w:r w:rsidR="00146038">
        <w:rPr>
          <w:bCs/>
          <w:sz w:val="24"/>
          <w:szCs w:val="24"/>
        </w:rPr>
        <w:t xml:space="preserve"> </w:t>
      </w:r>
      <w:r w:rsidR="00EE3D49">
        <w:rPr>
          <w:bCs/>
          <w:sz w:val="24"/>
          <w:szCs w:val="24"/>
        </w:rPr>
        <w:t xml:space="preserve">copper </w:t>
      </w:r>
      <w:r w:rsidR="00146038">
        <w:rPr>
          <w:bCs/>
          <w:sz w:val="24"/>
          <w:szCs w:val="24"/>
        </w:rPr>
        <w:t>exceedances</w:t>
      </w:r>
      <w:r w:rsidR="00746FF7">
        <w:rPr>
          <w:bCs/>
          <w:sz w:val="24"/>
          <w:szCs w:val="24"/>
        </w:rPr>
        <w:t xml:space="preserve"> of CCC values</w:t>
      </w:r>
      <w:r w:rsidR="00146038">
        <w:rPr>
          <w:bCs/>
          <w:sz w:val="24"/>
          <w:szCs w:val="24"/>
        </w:rPr>
        <w:t xml:space="preserve"> </w:t>
      </w:r>
      <w:r w:rsidR="004B2F8E">
        <w:rPr>
          <w:bCs/>
          <w:sz w:val="24"/>
          <w:szCs w:val="24"/>
        </w:rPr>
        <w:t xml:space="preserve">were observed </w:t>
      </w:r>
      <w:r w:rsidR="00146038">
        <w:rPr>
          <w:bCs/>
          <w:sz w:val="24"/>
          <w:szCs w:val="24"/>
        </w:rPr>
        <w:t xml:space="preserve">during </w:t>
      </w:r>
      <w:r w:rsidR="004B2F8E">
        <w:rPr>
          <w:bCs/>
          <w:sz w:val="24"/>
          <w:szCs w:val="24"/>
        </w:rPr>
        <w:t>any</w:t>
      </w:r>
      <w:r w:rsidR="00EE6152">
        <w:rPr>
          <w:bCs/>
          <w:sz w:val="24"/>
          <w:szCs w:val="24"/>
        </w:rPr>
        <w:t xml:space="preserve"> of the</w:t>
      </w:r>
      <w:r w:rsidR="00146038">
        <w:rPr>
          <w:bCs/>
          <w:sz w:val="24"/>
          <w:szCs w:val="24"/>
        </w:rPr>
        <w:t xml:space="preserve"> sampling event</w:t>
      </w:r>
      <w:r w:rsidR="00EE3D49">
        <w:rPr>
          <w:bCs/>
          <w:sz w:val="24"/>
          <w:szCs w:val="24"/>
        </w:rPr>
        <w:t>s</w:t>
      </w:r>
      <w:r w:rsidR="004B2F8E">
        <w:rPr>
          <w:bCs/>
          <w:sz w:val="24"/>
          <w:szCs w:val="24"/>
        </w:rPr>
        <w:t xml:space="preserve"> in 2019-2020</w:t>
      </w:r>
      <w:r w:rsidR="001F2D11">
        <w:rPr>
          <w:bCs/>
          <w:sz w:val="24"/>
          <w:szCs w:val="24"/>
        </w:rPr>
        <w:t xml:space="preserve"> (Figure 3 and Figure 4)</w:t>
      </w:r>
      <w:ins w:id="97" w:author="Benjamin Meyer" w:date="2021-01-27T17:09:00Z">
        <w:r w:rsidR="00E37FE2">
          <w:rPr>
            <w:bCs/>
            <w:sz w:val="24"/>
            <w:szCs w:val="24"/>
          </w:rPr>
          <w:t>.</w:t>
        </w:r>
      </w:ins>
    </w:p>
    <w:p w14:paraId="1C6461D4" w14:textId="5EE27D2D" w:rsidR="00146038" w:rsidRDefault="00146038" w:rsidP="006F3509">
      <w:pPr>
        <w:rPr>
          <w:bCs/>
          <w:sz w:val="24"/>
          <w:szCs w:val="24"/>
        </w:rPr>
      </w:pPr>
    </w:p>
    <w:p w14:paraId="248446E6" w14:textId="78C52A19" w:rsidR="001C50D5" w:rsidRDefault="00FB1F96" w:rsidP="006F3509">
      <w:pPr>
        <w:rPr>
          <w:bCs/>
          <w:sz w:val="24"/>
          <w:szCs w:val="24"/>
        </w:rPr>
      </w:pPr>
      <w:r>
        <w:rPr>
          <w:bCs/>
          <w:sz w:val="24"/>
          <w:szCs w:val="24"/>
        </w:rPr>
        <w:t>Among all</w:t>
      </w:r>
      <w:r w:rsidR="001C50D5">
        <w:rPr>
          <w:bCs/>
          <w:sz w:val="24"/>
          <w:szCs w:val="24"/>
        </w:rPr>
        <w:t xml:space="preserve"> tributary and mainstem sites</w:t>
      </w:r>
      <w:r w:rsidR="002C2148">
        <w:rPr>
          <w:bCs/>
          <w:sz w:val="24"/>
          <w:szCs w:val="24"/>
        </w:rPr>
        <w:t>,</w:t>
      </w:r>
      <w:r w:rsidR="001C50D5">
        <w:rPr>
          <w:bCs/>
          <w:sz w:val="24"/>
          <w:szCs w:val="24"/>
        </w:rPr>
        <w:t xml:space="preserve"> the highest copper values observed</w:t>
      </w:r>
      <w:r w:rsidR="0001370E">
        <w:rPr>
          <w:bCs/>
          <w:sz w:val="24"/>
          <w:szCs w:val="24"/>
        </w:rPr>
        <w:t xml:space="preserve"> were</w:t>
      </w:r>
      <w:r w:rsidR="001C50D5">
        <w:rPr>
          <w:bCs/>
          <w:sz w:val="24"/>
          <w:szCs w:val="24"/>
        </w:rPr>
        <w:t xml:space="preserve"> in the lower Kenai River region, closer to the developed Kenai/Soldotna area.</w:t>
      </w:r>
      <w:r w:rsidR="00D74AB6">
        <w:rPr>
          <w:bCs/>
          <w:sz w:val="24"/>
          <w:szCs w:val="24"/>
        </w:rPr>
        <w:t xml:space="preserve"> </w:t>
      </w:r>
      <w:r w:rsidR="001C50D5">
        <w:rPr>
          <w:bCs/>
          <w:sz w:val="24"/>
          <w:szCs w:val="24"/>
        </w:rPr>
        <w:t>Copper values &gt; 2.5 µg/L were observed at the City of Kenai Docks mainstem site,</w:t>
      </w:r>
      <w:r w:rsidR="00CE2E9F">
        <w:rPr>
          <w:bCs/>
          <w:sz w:val="24"/>
          <w:szCs w:val="24"/>
        </w:rPr>
        <w:t xml:space="preserve"> in</w:t>
      </w:r>
      <w:r w:rsidR="001C50D5">
        <w:rPr>
          <w:bCs/>
          <w:sz w:val="24"/>
          <w:szCs w:val="24"/>
        </w:rPr>
        <w:t xml:space="preserve"> No Name Creek, and </w:t>
      </w:r>
      <w:r w:rsidR="00CE2E9F">
        <w:rPr>
          <w:bCs/>
          <w:sz w:val="24"/>
          <w:szCs w:val="24"/>
        </w:rPr>
        <w:t xml:space="preserve">in </w:t>
      </w:r>
      <w:r w:rsidR="001C50D5">
        <w:rPr>
          <w:bCs/>
          <w:sz w:val="24"/>
          <w:szCs w:val="24"/>
        </w:rPr>
        <w:t>Beaver Creek.</w:t>
      </w:r>
      <w:r w:rsidR="00D74AB6">
        <w:rPr>
          <w:bCs/>
          <w:sz w:val="24"/>
          <w:szCs w:val="24"/>
        </w:rPr>
        <w:t xml:space="preserve"> </w:t>
      </w:r>
      <w:r w:rsidR="001C50D5">
        <w:rPr>
          <w:bCs/>
          <w:sz w:val="24"/>
          <w:szCs w:val="24"/>
        </w:rPr>
        <w:t>All other copper values in the</w:t>
      </w:r>
      <w:r w:rsidR="001F2D11">
        <w:rPr>
          <w:bCs/>
          <w:sz w:val="24"/>
          <w:szCs w:val="24"/>
        </w:rPr>
        <w:t xml:space="preserve"> 2019-2020</w:t>
      </w:r>
      <w:r w:rsidR="001C50D5">
        <w:rPr>
          <w:bCs/>
          <w:sz w:val="24"/>
          <w:szCs w:val="24"/>
        </w:rPr>
        <w:t xml:space="preserve"> dataset were below</w:t>
      </w:r>
      <w:r w:rsidR="000B58BA">
        <w:rPr>
          <w:bCs/>
          <w:sz w:val="24"/>
          <w:szCs w:val="24"/>
        </w:rPr>
        <w:t xml:space="preserve"> 2.5 µg/L.</w:t>
      </w:r>
    </w:p>
    <w:p w14:paraId="363CBED7" w14:textId="3569E1F4" w:rsidR="001C50D5" w:rsidRDefault="001C50D5" w:rsidP="006F3509">
      <w:pPr>
        <w:rPr>
          <w:bCs/>
          <w:sz w:val="24"/>
          <w:szCs w:val="24"/>
        </w:rPr>
      </w:pPr>
    </w:p>
    <w:p w14:paraId="3B689450" w14:textId="6511F9D7" w:rsidR="001C50D5" w:rsidRDefault="001C50D5" w:rsidP="006F3509">
      <w:pPr>
        <w:rPr>
          <w:bCs/>
          <w:sz w:val="24"/>
          <w:szCs w:val="24"/>
        </w:rPr>
      </w:pPr>
    </w:p>
    <w:p w14:paraId="781CC307" w14:textId="05AAA044" w:rsidR="001C50D5" w:rsidRDefault="00C86C84" w:rsidP="00C86C84">
      <w:pPr>
        <w:pStyle w:val="Heading3"/>
        <w:rPr>
          <w:sz w:val="24"/>
        </w:rPr>
      </w:pPr>
      <w:bookmarkStart w:id="98" w:name="_Toc64271430"/>
      <w:r w:rsidRPr="00C86C84">
        <w:rPr>
          <w:sz w:val="24"/>
        </w:rPr>
        <w:t>Zinc</w:t>
      </w:r>
      <w:bookmarkEnd w:id="98"/>
    </w:p>
    <w:p w14:paraId="7DD30A65" w14:textId="77777777" w:rsidR="00A51324" w:rsidRPr="00A51324" w:rsidRDefault="00A51324" w:rsidP="00A51324"/>
    <w:p w14:paraId="75532D43" w14:textId="29720E88" w:rsidR="001D04BE" w:rsidRDefault="005723FC" w:rsidP="006F3509">
      <w:pPr>
        <w:rPr>
          <w:ins w:id="99" w:author="Benjamin Meyer" w:date="2021-02-22T15:27:00Z"/>
          <w:bCs/>
          <w:sz w:val="24"/>
          <w:szCs w:val="24"/>
        </w:rPr>
      </w:pPr>
      <w:r>
        <w:rPr>
          <w:bCs/>
          <w:sz w:val="24"/>
          <w:szCs w:val="24"/>
        </w:rPr>
        <w:t>Zinc values ranged f</w:t>
      </w:r>
      <w:r w:rsidR="00103FA2">
        <w:rPr>
          <w:bCs/>
          <w:sz w:val="24"/>
          <w:szCs w:val="24"/>
        </w:rPr>
        <w:t>rom a low of undetected to a high of 159</w:t>
      </w:r>
      <w:r w:rsidR="006A277D">
        <w:rPr>
          <w:bCs/>
          <w:sz w:val="24"/>
          <w:szCs w:val="24"/>
        </w:rPr>
        <w:t>.0</w:t>
      </w:r>
      <w:r w:rsidR="00103FA2">
        <w:rPr>
          <w:bCs/>
          <w:sz w:val="24"/>
          <w:szCs w:val="24"/>
        </w:rPr>
        <w:t xml:space="preserve"> µg/L in Upper </w:t>
      </w:r>
      <w:r w:rsidR="000B58BA">
        <w:rPr>
          <w:bCs/>
          <w:sz w:val="24"/>
          <w:szCs w:val="24"/>
        </w:rPr>
        <w:t xml:space="preserve">No Name creek on May 22, 2019. </w:t>
      </w:r>
      <w:r w:rsidR="00E33D04">
        <w:rPr>
          <w:bCs/>
          <w:sz w:val="24"/>
          <w:szCs w:val="24"/>
        </w:rPr>
        <w:t>Hardness-dependent CCC</w:t>
      </w:r>
      <w:r w:rsidR="00103FA2">
        <w:rPr>
          <w:bCs/>
          <w:sz w:val="24"/>
          <w:szCs w:val="24"/>
        </w:rPr>
        <w:t xml:space="preserve"> values for zinc ranged from</w:t>
      </w:r>
      <w:r w:rsidR="006A277D">
        <w:rPr>
          <w:bCs/>
          <w:sz w:val="24"/>
          <w:szCs w:val="24"/>
        </w:rPr>
        <w:t xml:space="preserve"> a low of</w:t>
      </w:r>
      <w:r w:rsidR="00103FA2">
        <w:rPr>
          <w:bCs/>
          <w:sz w:val="24"/>
          <w:szCs w:val="24"/>
        </w:rPr>
        <w:t xml:space="preserve"> </w:t>
      </w:r>
      <w:r w:rsidR="006A277D">
        <w:rPr>
          <w:bCs/>
          <w:sz w:val="24"/>
          <w:szCs w:val="24"/>
        </w:rPr>
        <w:t>21.1</w:t>
      </w:r>
      <w:r w:rsidR="006A277D" w:rsidRPr="006A277D">
        <w:rPr>
          <w:bCs/>
          <w:sz w:val="24"/>
          <w:szCs w:val="24"/>
        </w:rPr>
        <w:t xml:space="preserve"> </w:t>
      </w:r>
      <w:r w:rsidR="006A277D">
        <w:rPr>
          <w:bCs/>
          <w:sz w:val="24"/>
          <w:szCs w:val="24"/>
        </w:rPr>
        <w:t xml:space="preserve">µg/L in Upper No Name Creek on </w:t>
      </w:r>
      <w:r w:rsidR="007952FE">
        <w:rPr>
          <w:bCs/>
          <w:sz w:val="24"/>
          <w:szCs w:val="24"/>
        </w:rPr>
        <w:t>May 20, 2020 to a high of 315.8 µg/L</w:t>
      </w:r>
      <w:r w:rsidR="006A277D">
        <w:rPr>
          <w:bCs/>
          <w:sz w:val="24"/>
          <w:szCs w:val="24"/>
        </w:rPr>
        <w:t xml:space="preserve"> on April 20, 2019 at the City of Kenai Docks.</w:t>
      </w:r>
      <w:r w:rsidR="00D74AB6">
        <w:rPr>
          <w:bCs/>
          <w:sz w:val="24"/>
          <w:szCs w:val="24"/>
        </w:rPr>
        <w:t xml:space="preserve"> </w:t>
      </w:r>
      <w:r w:rsidR="004F4B2E">
        <w:rPr>
          <w:bCs/>
          <w:sz w:val="24"/>
          <w:szCs w:val="24"/>
        </w:rPr>
        <w:t>Additionally, two</w:t>
      </w:r>
      <w:r w:rsidR="00AE01D7">
        <w:rPr>
          <w:bCs/>
          <w:sz w:val="24"/>
          <w:szCs w:val="24"/>
        </w:rPr>
        <w:t xml:space="preserve"> </w:t>
      </w:r>
      <w:r w:rsidR="006A277D">
        <w:rPr>
          <w:bCs/>
          <w:sz w:val="24"/>
          <w:szCs w:val="24"/>
        </w:rPr>
        <w:t>observed</w:t>
      </w:r>
      <w:r w:rsidR="00E33D04">
        <w:rPr>
          <w:bCs/>
          <w:sz w:val="24"/>
          <w:szCs w:val="24"/>
        </w:rPr>
        <w:t xml:space="preserve"> zinc</w:t>
      </w:r>
      <w:r w:rsidR="006A277D">
        <w:rPr>
          <w:bCs/>
          <w:sz w:val="24"/>
          <w:szCs w:val="24"/>
        </w:rPr>
        <w:t xml:space="preserve"> </w:t>
      </w:r>
      <w:r w:rsidR="00AE01D7">
        <w:rPr>
          <w:bCs/>
          <w:sz w:val="24"/>
          <w:szCs w:val="24"/>
        </w:rPr>
        <w:t>CCC</w:t>
      </w:r>
      <w:r w:rsidR="004F4B2E">
        <w:rPr>
          <w:bCs/>
          <w:sz w:val="24"/>
          <w:szCs w:val="24"/>
        </w:rPr>
        <w:t xml:space="preserve"> values were </w:t>
      </w:r>
      <w:r w:rsidR="001D04BE">
        <w:rPr>
          <w:bCs/>
          <w:sz w:val="24"/>
          <w:szCs w:val="24"/>
        </w:rPr>
        <w:t>several multiples</w:t>
      </w:r>
      <w:r w:rsidR="004F4B2E">
        <w:rPr>
          <w:bCs/>
          <w:sz w:val="24"/>
          <w:szCs w:val="24"/>
        </w:rPr>
        <w:t xml:space="preserve"> above the range of </w:t>
      </w:r>
      <w:commentRangeStart w:id="100"/>
      <w:commentRangeStart w:id="101"/>
      <w:commentRangeStart w:id="102"/>
      <w:r w:rsidR="004F4B2E">
        <w:rPr>
          <w:bCs/>
          <w:sz w:val="24"/>
          <w:szCs w:val="24"/>
        </w:rPr>
        <w:t xml:space="preserve">typical data </w:t>
      </w:r>
      <w:commentRangeEnd w:id="100"/>
      <w:r w:rsidR="00AA460F">
        <w:rPr>
          <w:rStyle w:val="CommentReference"/>
        </w:rPr>
        <w:commentReference w:id="100"/>
      </w:r>
      <w:commentRangeEnd w:id="101"/>
      <w:r w:rsidR="00257255">
        <w:rPr>
          <w:rStyle w:val="CommentReference"/>
        </w:rPr>
        <w:commentReference w:id="101"/>
      </w:r>
      <w:commentRangeEnd w:id="102"/>
      <w:r w:rsidR="003702F4">
        <w:rPr>
          <w:rStyle w:val="CommentReference"/>
        </w:rPr>
        <w:commentReference w:id="102"/>
      </w:r>
      <w:r w:rsidR="004F4B2E">
        <w:rPr>
          <w:bCs/>
          <w:sz w:val="24"/>
          <w:szCs w:val="24"/>
        </w:rPr>
        <w:t xml:space="preserve">and are presumed unlikely to be representative of </w:t>
      </w:r>
      <w:r w:rsidR="001A197A">
        <w:rPr>
          <w:bCs/>
          <w:sz w:val="24"/>
          <w:szCs w:val="24"/>
        </w:rPr>
        <w:t xml:space="preserve">actual </w:t>
      </w:r>
      <w:r w:rsidR="004F4B2E">
        <w:rPr>
          <w:bCs/>
          <w:sz w:val="24"/>
          <w:szCs w:val="24"/>
        </w:rPr>
        <w:t xml:space="preserve">conditions: </w:t>
      </w:r>
    </w:p>
    <w:p w14:paraId="1C94DD8B" w14:textId="77777777" w:rsidR="00956123" w:rsidRDefault="00956123" w:rsidP="006F3509">
      <w:pPr>
        <w:rPr>
          <w:bCs/>
          <w:sz w:val="24"/>
          <w:szCs w:val="24"/>
        </w:rPr>
      </w:pPr>
    </w:p>
    <w:p w14:paraId="5D0E8B29" w14:textId="7AE493F9" w:rsidR="001D04BE" w:rsidRDefault="00CA061E" w:rsidP="001D04BE">
      <w:pPr>
        <w:pStyle w:val="ListParagraph"/>
        <w:numPr>
          <w:ilvl w:val="0"/>
          <w:numId w:val="20"/>
        </w:numPr>
        <w:rPr>
          <w:bCs/>
          <w:sz w:val="24"/>
          <w:szCs w:val="24"/>
        </w:rPr>
      </w:pPr>
      <w:r>
        <w:rPr>
          <w:bCs/>
          <w:sz w:val="24"/>
          <w:szCs w:val="24"/>
        </w:rPr>
        <w:t xml:space="preserve">Zinc </w:t>
      </w:r>
      <w:r w:rsidR="001D04BE">
        <w:rPr>
          <w:bCs/>
          <w:sz w:val="24"/>
          <w:szCs w:val="24"/>
        </w:rPr>
        <w:t xml:space="preserve">CCC = </w:t>
      </w:r>
      <w:commentRangeStart w:id="103"/>
      <w:commentRangeStart w:id="104"/>
      <w:r w:rsidR="00AE01D7" w:rsidRPr="001D04BE">
        <w:rPr>
          <w:bCs/>
          <w:sz w:val="24"/>
          <w:szCs w:val="24"/>
        </w:rPr>
        <w:t>1069</w:t>
      </w:r>
      <w:r w:rsidR="004F4B2E" w:rsidRPr="001D04BE">
        <w:rPr>
          <w:bCs/>
          <w:sz w:val="24"/>
          <w:szCs w:val="24"/>
        </w:rPr>
        <w:t xml:space="preserve"> µg/L at Lower No Name</w:t>
      </w:r>
      <w:r w:rsidR="007952FE" w:rsidRPr="001D04BE">
        <w:rPr>
          <w:bCs/>
          <w:sz w:val="24"/>
          <w:szCs w:val="24"/>
        </w:rPr>
        <w:t xml:space="preserve"> on</w:t>
      </w:r>
      <w:r w:rsidR="00AE01D7" w:rsidRPr="001D04BE">
        <w:rPr>
          <w:bCs/>
          <w:sz w:val="24"/>
          <w:szCs w:val="24"/>
        </w:rPr>
        <w:t xml:space="preserve"> July 21, 2020</w:t>
      </w:r>
      <w:r w:rsidR="001D04BE" w:rsidRPr="001D04BE">
        <w:rPr>
          <w:bCs/>
          <w:sz w:val="24"/>
          <w:szCs w:val="24"/>
        </w:rPr>
        <w:t xml:space="preserve"> (</w:t>
      </w:r>
      <w:r w:rsidR="001D04BE">
        <w:rPr>
          <w:bCs/>
          <w:sz w:val="24"/>
          <w:szCs w:val="24"/>
        </w:rPr>
        <w:t xml:space="preserve">Zinc </w:t>
      </w:r>
      <w:r w:rsidR="001D04BE" w:rsidRPr="001D04BE">
        <w:rPr>
          <w:bCs/>
          <w:sz w:val="24"/>
          <w:szCs w:val="24"/>
        </w:rPr>
        <w:t>CCC range at this site, 2014 –</w:t>
      </w:r>
      <w:r w:rsidR="001D04BE">
        <w:rPr>
          <w:bCs/>
          <w:sz w:val="24"/>
          <w:szCs w:val="24"/>
        </w:rPr>
        <w:t xml:space="preserve"> 2018, is</w:t>
      </w:r>
      <w:r w:rsidR="001D04BE" w:rsidRPr="001D04BE">
        <w:rPr>
          <w:bCs/>
          <w:sz w:val="24"/>
          <w:szCs w:val="24"/>
        </w:rPr>
        <w:t xml:space="preserve"> </w:t>
      </w:r>
      <w:r w:rsidR="001D04BE">
        <w:rPr>
          <w:bCs/>
          <w:sz w:val="24"/>
          <w:szCs w:val="24"/>
        </w:rPr>
        <w:t>6.64</w:t>
      </w:r>
      <w:r w:rsidR="001D04BE" w:rsidRPr="001D04BE">
        <w:rPr>
          <w:bCs/>
          <w:sz w:val="24"/>
          <w:szCs w:val="24"/>
        </w:rPr>
        <w:t xml:space="preserve"> </w:t>
      </w:r>
      <w:r w:rsidR="001D04BE">
        <w:rPr>
          <w:bCs/>
          <w:sz w:val="24"/>
          <w:szCs w:val="24"/>
        </w:rPr>
        <w:t>–</w:t>
      </w:r>
      <w:r w:rsidR="001D04BE" w:rsidRPr="001D04BE">
        <w:rPr>
          <w:bCs/>
          <w:sz w:val="24"/>
          <w:szCs w:val="24"/>
        </w:rPr>
        <w:t xml:space="preserve"> </w:t>
      </w:r>
      <w:r w:rsidR="001D04BE">
        <w:rPr>
          <w:bCs/>
          <w:sz w:val="24"/>
          <w:szCs w:val="24"/>
        </w:rPr>
        <w:t>69.22</w:t>
      </w:r>
      <w:r w:rsidR="001D04BE" w:rsidRPr="001D04BE">
        <w:rPr>
          <w:bCs/>
          <w:sz w:val="24"/>
          <w:szCs w:val="24"/>
        </w:rPr>
        <w:t xml:space="preserve"> µg/L)</w:t>
      </w:r>
    </w:p>
    <w:p w14:paraId="7DC44E30" w14:textId="5E04CB54" w:rsidR="00103FA2" w:rsidRDefault="00CA061E" w:rsidP="006F3509">
      <w:pPr>
        <w:pStyle w:val="ListParagraph"/>
        <w:numPr>
          <w:ilvl w:val="0"/>
          <w:numId w:val="20"/>
        </w:numPr>
        <w:rPr>
          <w:bCs/>
          <w:sz w:val="24"/>
          <w:szCs w:val="24"/>
        </w:rPr>
      </w:pPr>
      <w:r>
        <w:rPr>
          <w:bCs/>
          <w:sz w:val="24"/>
          <w:szCs w:val="24"/>
        </w:rPr>
        <w:t xml:space="preserve">Zinc </w:t>
      </w:r>
      <w:r w:rsidR="001D04BE">
        <w:rPr>
          <w:bCs/>
          <w:sz w:val="24"/>
          <w:szCs w:val="24"/>
        </w:rPr>
        <w:t xml:space="preserve">CCC = </w:t>
      </w:r>
      <w:r w:rsidR="004F4B2E" w:rsidRPr="001D04BE">
        <w:rPr>
          <w:bCs/>
          <w:sz w:val="24"/>
          <w:szCs w:val="24"/>
        </w:rPr>
        <w:t>628 µg/L at City of Kenai Docks on April 30, 2019</w:t>
      </w:r>
      <w:commentRangeEnd w:id="103"/>
      <w:commentRangeEnd w:id="104"/>
      <w:r w:rsidR="001D04BE" w:rsidRPr="001D04BE">
        <w:rPr>
          <w:bCs/>
          <w:sz w:val="24"/>
          <w:szCs w:val="24"/>
        </w:rPr>
        <w:t xml:space="preserve"> </w:t>
      </w:r>
      <w:r w:rsidR="00AA460F">
        <w:rPr>
          <w:rStyle w:val="CommentReference"/>
        </w:rPr>
        <w:commentReference w:id="103"/>
      </w:r>
      <w:r w:rsidR="004C44AE">
        <w:rPr>
          <w:rStyle w:val="CommentReference"/>
        </w:rPr>
        <w:commentReference w:id="104"/>
      </w:r>
      <w:r w:rsidR="001D04BE" w:rsidRPr="001D04BE">
        <w:rPr>
          <w:bCs/>
          <w:sz w:val="24"/>
          <w:szCs w:val="24"/>
        </w:rPr>
        <w:t>(</w:t>
      </w:r>
      <w:r w:rsidR="001D04BE">
        <w:rPr>
          <w:bCs/>
          <w:sz w:val="24"/>
          <w:szCs w:val="24"/>
        </w:rPr>
        <w:t xml:space="preserve">Zinc </w:t>
      </w:r>
      <w:r w:rsidR="001D04BE" w:rsidRPr="001D04BE">
        <w:rPr>
          <w:bCs/>
          <w:sz w:val="24"/>
          <w:szCs w:val="24"/>
        </w:rPr>
        <w:t>CCC range at this site, 2014 –</w:t>
      </w:r>
      <w:r w:rsidR="001D04BE">
        <w:rPr>
          <w:bCs/>
          <w:sz w:val="24"/>
          <w:szCs w:val="24"/>
        </w:rPr>
        <w:t xml:space="preserve"> 2018, is</w:t>
      </w:r>
      <w:r w:rsidR="001D04BE" w:rsidRPr="001D04BE">
        <w:rPr>
          <w:bCs/>
          <w:sz w:val="24"/>
          <w:szCs w:val="24"/>
        </w:rPr>
        <w:t xml:space="preserve"> 11.09 </w:t>
      </w:r>
      <w:r w:rsidR="002A049C">
        <w:rPr>
          <w:bCs/>
          <w:sz w:val="24"/>
          <w:szCs w:val="24"/>
        </w:rPr>
        <w:t>–</w:t>
      </w:r>
      <w:r w:rsidR="001D04BE" w:rsidRPr="001D04BE">
        <w:rPr>
          <w:bCs/>
          <w:sz w:val="24"/>
          <w:szCs w:val="24"/>
        </w:rPr>
        <w:t xml:space="preserve"> </w:t>
      </w:r>
      <w:r w:rsidR="002A049C">
        <w:rPr>
          <w:bCs/>
          <w:sz w:val="24"/>
          <w:szCs w:val="24"/>
        </w:rPr>
        <w:t>105.76</w:t>
      </w:r>
      <w:r w:rsidR="001D04BE" w:rsidRPr="001D04BE">
        <w:rPr>
          <w:bCs/>
          <w:sz w:val="24"/>
          <w:szCs w:val="24"/>
        </w:rPr>
        <w:t xml:space="preserve"> µg/L)</w:t>
      </w:r>
      <w:r w:rsidR="004F4B2E" w:rsidRPr="001D04BE">
        <w:rPr>
          <w:bCs/>
          <w:sz w:val="24"/>
          <w:szCs w:val="24"/>
        </w:rPr>
        <w:t>.</w:t>
      </w:r>
    </w:p>
    <w:p w14:paraId="432CA6EA" w14:textId="6E67D2C9" w:rsidR="00090395" w:rsidRPr="00090395" w:rsidRDefault="00090395" w:rsidP="00090395">
      <w:pPr>
        <w:rPr>
          <w:bCs/>
          <w:sz w:val="24"/>
          <w:szCs w:val="24"/>
        </w:rPr>
      </w:pPr>
    </w:p>
    <w:p w14:paraId="15C5A5CD" w14:textId="7575143B" w:rsidR="001F3910" w:rsidRDefault="001F3910" w:rsidP="00A5508E">
      <w:pPr>
        <w:rPr>
          <w:bCs/>
          <w:sz w:val="24"/>
          <w:szCs w:val="24"/>
        </w:rPr>
      </w:pPr>
      <w:r>
        <w:rPr>
          <w:bCs/>
          <w:sz w:val="24"/>
          <w:szCs w:val="24"/>
        </w:rPr>
        <w:t>Zinc e</w:t>
      </w:r>
      <w:r w:rsidR="00103FA2">
        <w:rPr>
          <w:bCs/>
          <w:sz w:val="24"/>
          <w:szCs w:val="24"/>
        </w:rPr>
        <w:t xml:space="preserve">xceedances of CCC criterion values were observed for a total of </w:t>
      </w:r>
      <w:r w:rsidR="00DB3D02">
        <w:rPr>
          <w:bCs/>
          <w:sz w:val="24"/>
          <w:szCs w:val="24"/>
        </w:rPr>
        <w:t>twelve</w:t>
      </w:r>
      <w:r w:rsidR="00103FA2">
        <w:rPr>
          <w:bCs/>
          <w:sz w:val="24"/>
          <w:szCs w:val="24"/>
        </w:rPr>
        <w:t xml:space="preserve"> sample</w:t>
      </w:r>
      <w:commentRangeStart w:id="105"/>
      <w:commentRangeStart w:id="106"/>
      <w:r w:rsidR="00103FA2">
        <w:rPr>
          <w:bCs/>
          <w:sz w:val="24"/>
          <w:szCs w:val="24"/>
        </w:rPr>
        <w:t>s</w:t>
      </w:r>
      <w:commentRangeEnd w:id="105"/>
      <w:r w:rsidR="00251E7A">
        <w:rPr>
          <w:rStyle w:val="CommentReference"/>
        </w:rPr>
        <w:commentReference w:id="105"/>
      </w:r>
      <w:commentRangeEnd w:id="106"/>
      <w:r w:rsidR="00DB3D02">
        <w:rPr>
          <w:rStyle w:val="CommentReference"/>
        </w:rPr>
        <w:commentReference w:id="106"/>
      </w:r>
      <w:r w:rsidR="00103FA2">
        <w:rPr>
          <w:bCs/>
          <w:sz w:val="24"/>
          <w:szCs w:val="24"/>
        </w:rPr>
        <w:t>.</w:t>
      </w:r>
      <w:r w:rsidR="00D74AB6">
        <w:rPr>
          <w:bCs/>
          <w:sz w:val="24"/>
          <w:szCs w:val="24"/>
        </w:rPr>
        <w:t xml:space="preserve"> </w:t>
      </w:r>
      <w:r w:rsidR="00827201">
        <w:rPr>
          <w:bCs/>
          <w:sz w:val="24"/>
          <w:szCs w:val="24"/>
        </w:rPr>
        <w:t>Zinc e</w:t>
      </w:r>
      <w:r w:rsidR="00A5508E">
        <w:rPr>
          <w:bCs/>
          <w:sz w:val="24"/>
          <w:szCs w:val="24"/>
        </w:rPr>
        <w:t xml:space="preserve">xceedances </w:t>
      </w:r>
      <w:r w:rsidR="00E33D04">
        <w:rPr>
          <w:bCs/>
          <w:sz w:val="24"/>
          <w:szCs w:val="24"/>
        </w:rPr>
        <w:t>were observed</w:t>
      </w:r>
      <w:r w:rsidR="00A5508E">
        <w:rPr>
          <w:bCs/>
          <w:sz w:val="24"/>
          <w:szCs w:val="24"/>
        </w:rPr>
        <w:t xml:space="preserve"> at </w:t>
      </w:r>
      <w:r>
        <w:rPr>
          <w:bCs/>
          <w:sz w:val="24"/>
          <w:szCs w:val="24"/>
        </w:rPr>
        <w:t>tributary sites including Upper No Name Creek, Lower Beaver Creek, Upper Beaver Creek, Lower Slikok Creek, Upper Slikok Creek, and Lower Soldotna Creek (Figure 5).</w:t>
      </w:r>
      <w:r w:rsidR="00D74AB6">
        <w:rPr>
          <w:bCs/>
          <w:sz w:val="24"/>
          <w:szCs w:val="24"/>
        </w:rPr>
        <w:t xml:space="preserve"> </w:t>
      </w:r>
      <w:r w:rsidR="00827201">
        <w:rPr>
          <w:bCs/>
          <w:sz w:val="24"/>
          <w:szCs w:val="24"/>
        </w:rPr>
        <w:t>Zinc e</w:t>
      </w:r>
      <w:r>
        <w:rPr>
          <w:bCs/>
          <w:sz w:val="24"/>
          <w:szCs w:val="24"/>
        </w:rPr>
        <w:t>xceedances in mainstem sites were observed at Cunningham Park, Upstream of Beaver Creek, Pillars, Soldotna Bridge</w:t>
      </w:r>
      <w:r w:rsidR="00C22E84">
        <w:rPr>
          <w:bCs/>
          <w:sz w:val="24"/>
          <w:szCs w:val="24"/>
        </w:rPr>
        <w:t>, and Swiftwater Park (Figure 6)</w:t>
      </w:r>
      <w:r>
        <w:rPr>
          <w:bCs/>
          <w:sz w:val="24"/>
          <w:szCs w:val="24"/>
        </w:rPr>
        <w:t>.</w:t>
      </w:r>
    </w:p>
    <w:p w14:paraId="67751B1F" w14:textId="77777777" w:rsidR="009C1BF8" w:rsidRDefault="009C1BF8" w:rsidP="00A5508E">
      <w:pPr>
        <w:rPr>
          <w:bCs/>
          <w:sz w:val="24"/>
          <w:szCs w:val="24"/>
        </w:rPr>
      </w:pPr>
    </w:p>
    <w:p w14:paraId="0D157EAD" w14:textId="6982D3C8" w:rsidR="001F3910" w:rsidRDefault="00FE30C5" w:rsidP="00A5508E">
      <w:pPr>
        <w:rPr>
          <w:bCs/>
          <w:sz w:val="24"/>
          <w:szCs w:val="24"/>
        </w:rPr>
      </w:pPr>
      <w:r>
        <w:rPr>
          <w:bCs/>
          <w:sz w:val="24"/>
          <w:szCs w:val="24"/>
        </w:rPr>
        <w:t>As with copper, elevated zinc values were observed solely in closer proximity to the developed Kenai/Soldotna area. Zinc exceedances were not observed at</w:t>
      </w:r>
      <w:r w:rsidR="00827201">
        <w:rPr>
          <w:bCs/>
          <w:sz w:val="24"/>
          <w:szCs w:val="24"/>
        </w:rPr>
        <w:t xml:space="preserve"> the </w:t>
      </w:r>
      <w:commentRangeStart w:id="107"/>
      <w:commentRangeStart w:id="108"/>
      <w:r w:rsidR="00827201">
        <w:rPr>
          <w:bCs/>
          <w:sz w:val="24"/>
          <w:szCs w:val="24"/>
        </w:rPr>
        <w:t>minimally anthropogenically</w:t>
      </w:r>
      <w:commentRangeEnd w:id="107"/>
      <w:r w:rsidR="001B3D7A">
        <w:rPr>
          <w:rStyle w:val="CommentReference"/>
        </w:rPr>
        <w:commentReference w:id="107"/>
      </w:r>
      <w:commentRangeEnd w:id="108"/>
      <w:r w:rsidR="008B42A6">
        <w:rPr>
          <w:rStyle w:val="CommentReference"/>
        </w:rPr>
        <w:commentReference w:id="108"/>
      </w:r>
      <w:r w:rsidR="00827201">
        <w:rPr>
          <w:bCs/>
          <w:sz w:val="24"/>
          <w:szCs w:val="24"/>
        </w:rPr>
        <w:t>-influenced sites of</w:t>
      </w:r>
      <w:r>
        <w:rPr>
          <w:bCs/>
          <w:sz w:val="24"/>
          <w:szCs w:val="24"/>
        </w:rPr>
        <w:t xml:space="preserve"> Jim’s Landing, Skilak Lake Outlet, or Lower Funny River.</w:t>
      </w:r>
    </w:p>
    <w:p w14:paraId="7C4083D5" w14:textId="1B120B0B" w:rsidR="00FE30C5" w:rsidRDefault="00FE30C5" w:rsidP="00A5508E">
      <w:pPr>
        <w:rPr>
          <w:bCs/>
          <w:sz w:val="24"/>
          <w:szCs w:val="24"/>
        </w:rPr>
      </w:pPr>
    </w:p>
    <w:p w14:paraId="1F05E49E" w14:textId="30170A12" w:rsidR="00FE30C5" w:rsidRDefault="00FE30C5" w:rsidP="00A5508E">
      <w:pPr>
        <w:rPr>
          <w:bCs/>
          <w:sz w:val="24"/>
          <w:szCs w:val="24"/>
        </w:rPr>
      </w:pPr>
      <w:r>
        <w:rPr>
          <w:bCs/>
          <w:sz w:val="24"/>
          <w:szCs w:val="24"/>
        </w:rPr>
        <w:t xml:space="preserve">In the mainstem Kenai River sites, all </w:t>
      </w:r>
      <w:r w:rsidR="00827201">
        <w:rPr>
          <w:bCs/>
          <w:sz w:val="24"/>
          <w:szCs w:val="24"/>
        </w:rPr>
        <w:t xml:space="preserve">zinc </w:t>
      </w:r>
      <w:r>
        <w:rPr>
          <w:bCs/>
          <w:sz w:val="24"/>
          <w:szCs w:val="24"/>
        </w:rPr>
        <w:t>exceedances observed occurred during the April 30, 2019 sampling event, whereas</w:t>
      </w:r>
      <w:r w:rsidR="009C1BF8">
        <w:rPr>
          <w:bCs/>
          <w:sz w:val="24"/>
          <w:szCs w:val="24"/>
        </w:rPr>
        <w:t xml:space="preserve"> timing of</w:t>
      </w:r>
      <w:r>
        <w:rPr>
          <w:bCs/>
          <w:sz w:val="24"/>
          <w:szCs w:val="24"/>
        </w:rPr>
        <w:t xml:space="preserve"> zinc exceedances in the tributary sites were variable</w:t>
      </w:r>
      <w:r w:rsidR="009C1BF8">
        <w:rPr>
          <w:bCs/>
          <w:sz w:val="24"/>
          <w:szCs w:val="24"/>
        </w:rPr>
        <w:t xml:space="preserve"> and do not follow a visibly evident pattern</w:t>
      </w:r>
      <w:r>
        <w:rPr>
          <w:bCs/>
          <w:sz w:val="24"/>
          <w:szCs w:val="24"/>
        </w:rPr>
        <w:t>.</w:t>
      </w:r>
    </w:p>
    <w:p w14:paraId="07FC69E7" w14:textId="14AA0C00" w:rsidR="002E34BD" w:rsidRDefault="002E34BD" w:rsidP="006F3509">
      <w:pPr>
        <w:rPr>
          <w:bCs/>
          <w:sz w:val="24"/>
          <w:szCs w:val="24"/>
        </w:rPr>
      </w:pPr>
    </w:p>
    <w:p w14:paraId="5A9B0FB3" w14:textId="77777777" w:rsidR="00827201" w:rsidRDefault="00827201" w:rsidP="006F3509">
      <w:pPr>
        <w:rPr>
          <w:bCs/>
          <w:sz w:val="24"/>
          <w:szCs w:val="24"/>
        </w:rPr>
      </w:pPr>
    </w:p>
    <w:p w14:paraId="2FF4203B" w14:textId="705C0389" w:rsidR="00C86C84" w:rsidRDefault="00827201" w:rsidP="00C86C84">
      <w:pPr>
        <w:pStyle w:val="Heading3"/>
        <w:rPr>
          <w:sz w:val="24"/>
        </w:rPr>
      </w:pPr>
      <w:bookmarkStart w:id="109" w:name="_Toc64271431"/>
      <w:r>
        <w:rPr>
          <w:sz w:val="24"/>
        </w:rPr>
        <w:t>Variation among re</w:t>
      </w:r>
      <w:r w:rsidR="00C86C84">
        <w:rPr>
          <w:sz w:val="24"/>
        </w:rPr>
        <w:t xml:space="preserve">plicate </w:t>
      </w:r>
      <w:commentRangeStart w:id="110"/>
      <w:r w:rsidR="00C86C84">
        <w:rPr>
          <w:sz w:val="24"/>
        </w:rPr>
        <w:t>samples</w:t>
      </w:r>
      <w:bookmarkEnd w:id="109"/>
      <w:commentRangeEnd w:id="110"/>
      <w:r w:rsidR="00C21C70">
        <w:rPr>
          <w:rStyle w:val="CommentReference"/>
          <w:b w:val="0"/>
          <w:color w:val="auto"/>
          <w:spacing w:val="0"/>
        </w:rPr>
        <w:commentReference w:id="110"/>
      </w:r>
    </w:p>
    <w:p w14:paraId="150088F2" w14:textId="77777777" w:rsidR="00A51324" w:rsidRPr="00A51324" w:rsidRDefault="00A51324" w:rsidP="00A51324"/>
    <w:p w14:paraId="3DB122E3" w14:textId="4DC293F7" w:rsidR="006F3509" w:rsidRDefault="0073474F" w:rsidP="006F3509">
      <w:pPr>
        <w:rPr>
          <w:bCs/>
          <w:sz w:val="24"/>
          <w:szCs w:val="24"/>
        </w:rPr>
      </w:pPr>
      <w:r>
        <w:rPr>
          <w:sz w:val="24"/>
          <w:szCs w:val="24"/>
        </w:rPr>
        <w:t>A total of fifteen unique</w:t>
      </w:r>
      <w:r w:rsidR="00FC465D">
        <w:rPr>
          <w:sz w:val="24"/>
          <w:szCs w:val="24"/>
        </w:rPr>
        <w:t xml:space="preserve"> samples had associated </w:t>
      </w:r>
      <w:r>
        <w:rPr>
          <w:sz w:val="24"/>
          <w:szCs w:val="24"/>
        </w:rPr>
        <w:t xml:space="preserve">copper and zinc </w:t>
      </w:r>
      <w:r w:rsidR="00827201">
        <w:rPr>
          <w:sz w:val="24"/>
          <w:szCs w:val="24"/>
        </w:rPr>
        <w:t>re</w:t>
      </w:r>
      <w:r w:rsidR="00FC465D">
        <w:rPr>
          <w:sz w:val="24"/>
          <w:szCs w:val="24"/>
        </w:rPr>
        <w:t>plicate</w:t>
      </w:r>
      <w:r>
        <w:rPr>
          <w:sz w:val="24"/>
          <w:szCs w:val="24"/>
        </w:rPr>
        <w:t xml:space="preserve"> values</w:t>
      </w:r>
      <w:r w:rsidR="00FC465D">
        <w:rPr>
          <w:sz w:val="24"/>
          <w:szCs w:val="24"/>
        </w:rPr>
        <w:t>, from ten unique</w:t>
      </w:r>
      <w:r>
        <w:rPr>
          <w:sz w:val="24"/>
          <w:szCs w:val="24"/>
        </w:rPr>
        <w:t xml:space="preserve"> sites and seven unique dates. </w:t>
      </w:r>
      <w:r w:rsidR="00B45A65">
        <w:rPr>
          <w:sz w:val="24"/>
          <w:szCs w:val="24"/>
        </w:rPr>
        <w:t xml:space="preserve">A relative percent difference of &gt; 20% </w:t>
      </w:r>
      <w:r w:rsidR="00FC465D">
        <w:rPr>
          <w:sz w:val="24"/>
          <w:szCs w:val="24"/>
        </w:rPr>
        <w:t xml:space="preserve">among </w:t>
      </w:r>
      <w:r w:rsidR="00827201">
        <w:rPr>
          <w:sz w:val="24"/>
          <w:szCs w:val="24"/>
        </w:rPr>
        <w:t>re</w:t>
      </w:r>
      <w:r w:rsidR="00FC465D">
        <w:rPr>
          <w:sz w:val="24"/>
          <w:szCs w:val="24"/>
        </w:rPr>
        <w:t xml:space="preserve">plicate samples was observed in </w:t>
      </w:r>
      <w:r w:rsidR="00B45A65">
        <w:rPr>
          <w:sz w:val="24"/>
          <w:szCs w:val="24"/>
        </w:rPr>
        <w:t>eleven out of thirty instance</w:t>
      </w:r>
      <w:commentRangeStart w:id="111"/>
      <w:commentRangeStart w:id="112"/>
      <w:r w:rsidR="00FC465D">
        <w:rPr>
          <w:sz w:val="24"/>
          <w:szCs w:val="24"/>
        </w:rPr>
        <w:t>s</w:t>
      </w:r>
      <w:commentRangeEnd w:id="111"/>
      <w:r w:rsidR="001B3D7A">
        <w:rPr>
          <w:rStyle w:val="CommentReference"/>
        </w:rPr>
        <w:commentReference w:id="111"/>
      </w:r>
      <w:commentRangeEnd w:id="112"/>
      <w:r w:rsidR="005449B4">
        <w:rPr>
          <w:rStyle w:val="CommentReference"/>
        </w:rPr>
        <w:commentReference w:id="112"/>
      </w:r>
      <w:r w:rsidR="00FC465D">
        <w:rPr>
          <w:sz w:val="24"/>
          <w:szCs w:val="24"/>
        </w:rPr>
        <w:t xml:space="preserve">, ranging from 0% - 175% (Table </w:t>
      </w:r>
      <w:r w:rsidR="00827201">
        <w:rPr>
          <w:sz w:val="24"/>
          <w:szCs w:val="24"/>
        </w:rPr>
        <w:t>5</w:t>
      </w:r>
      <w:r w:rsidR="00FC465D" w:rsidRPr="00956123">
        <w:rPr>
          <w:sz w:val="24"/>
          <w:szCs w:val="24"/>
        </w:rPr>
        <w:t>), with a mean</w:t>
      </w:r>
      <w:r w:rsidR="00827201" w:rsidRPr="00956123">
        <w:rPr>
          <w:sz w:val="24"/>
          <w:szCs w:val="24"/>
        </w:rPr>
        <w:t xml:space="preserve"> difference of</w:t>
      </w:r>
      <w:r w:rsidR="00FC465D" w:rsidRPr="00956123">
        <w:rPr>
          <w:sz w:val="24"/>
          <w:szCs w:val="24"/>
        </w:rPr>
        <w:t xml:space="preserve"> 38.9 ±13.6% (mean</w:t>
      </w:r>
      <w:r w:rsidR="00827201" w:rsidRPr="00956123">
        <w:rPr>
          <w:sz w:val="24"/>
          <w:szCs w:val="24"/>
        </w:rPr>
        <w:t xml:space="preserve"> ±</w:t>
      </w:r>
      <w:r w:rsidR="00FC465D" w:rsidRPr="00956123">
        <w:rPr>
          <w:sz w:val="24"/>
          <w:szCs w:val="24"/>
        </w:rPr>
        <w:t xml:space="preserve"> standard error) for copper and 34.8 ± 14.3% for zinc.</w:t>
      </w:r>
      <w:r w:rsidR="00FC465D">
        <w:rPr>
          <w:sz w:val="24"/>
          <w:szCs w:val="24"/>
        </w:rPr>
        <w:t xml:space="preserve"> </w:t>
      </w:r>
      <w:r w:rsidR="00194A4F">
        <w:rPr>
          <w:sz w:val="24"/>
          <w:szCs w:val="24"/>
        </w:rPr>
        <w:t>The QAPP</w:t>
      </w:r>
      <w:r w:rsidR="00956123">
        <w:rPr>
          <w:sz w:val="24"/>
          <w:szCs w:val="24"/>
        </w:rPr>
        <w:t xml:space="preserve"> </w:t>
      </w:r>
      <w:r w:rsidR="00F85A67">
        <w:rPr>
          <w:sz w:val="24"/>
          <w:szCs w:val="24"/>
        </w:rPr>
        <w:fldChar w:fldCharType="begin" w:fldLock="1">
          <w:fldData xml:space="preserve">ZQBKAHkAMQBWAEYAKwBMADIAegBnAFEALwB5AHIARwBUADEAZQBJAFkAawB1ADIAWgBHAG4AdgA1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</w:fldData>
        </w:fldChar>
      </w:r>
      <w:r w:rsidR="00F85A67">
        <w:rPr>
          <w:sz w:val="24"/>
          <w:szCs w:val="24"/>
        </w:rPr>
        <w:instrText>ADDIN paperpile_citation &lt;clusterId&gt;J884X242T632R326&lt;/clusterId&gt;&lt;version&gt;0.6.11&lt;/version&gt;&lt;metadata&gt;&lt;citation&gt;&lt;id&gt;89888691-6eda-42f9-847e-9ebd53a36565&lt;/id&gt;&lt;no_author/&gt;&lt;prefix/&gt;&lt;suffix/&gt;&lt;locator/&gt;&lt;locator_label&gt;page&lt;/locator_label&gt;&lt;/citation&gt;&lt;/metadata&gt; \* MERGEFORMAT</w:instrText>
      </w:r>
      <w:r w:rsidR="00F85A67">
        <w:rPr>
          <w:sz w:val="24"/>
          <w:szCs w:val="24"/>
        </w:rPr>
      </w:r>
      <w:r w:rsidR="00F85A67">
        <w:rPr>
          <w:sz w:val="24"/>
          <w:szCs w:val="24"/>
        </w:rPr>
        <w:fldChar w:fldCharType="separate"/>
      </w:r>
      <w:r w:rsidR="00977D24">
        <w:rPr>
          <w:noProof/>
          <w:sz w:val="24"/>
          <w:szCs w:val="24"/>
        </w:rPr>
        <w:t>(ADEC 2020a)</w:t>
      </w:r>
      <w:r w:rsidR="00F85A67">
        <w:rPr>
          <w:sz w:val="24"/>
          <w:szCs w:val="24"/>
        </w:rPr>
        <w:fldChar w:fldCharType="end"/>
      </w:r>
      <w:r w:rsidR="00F85A67">
        <w:rPr>
          <w:sz w:val="24"/>
          <w:szCs w:val="24"/>
        </w:rPr>
        <w:t xml:space="preserve"> </w:t>
      </w:r>
      <w:r w:rsidR="00194A4F">
        <w:rPr>
          <w:sz w:val="24"/>
          <w:szCs w:val="24"/>
        </w:rPr>
        <w:t>set a relative percent difference</w:t>
      </w:r>
      <w:r w:rsidR="004C44AE">
        <w:rPr>
          <w:sz w:val="24"/>
          <w:szCs w:val="24"/>
        </w:rPr>
        <w:t xml:space="preserve"> threshold</w:t>
      </w:r>
      <w:r w:rsidR="00194A4F">
        <w:rPr>
          <w:sz w:val="24"/>
          <w:szCs w:val="24"/>
        </w:rPr>
        <w:t xml:space="preserve"> for replicate samples of </w:t>
      </w:r>
      <w:r w:rsidR="00B45A65">
        <w:rPr>
          <w:sz w:val="24"/>
          <w:szCs w:val="24"/>
        </w:rPr>
        <w:t>20</w:t>
      </w:r>
      <w:r w:rsidR="00194A4F">
        <w:rPr>
          <w:sz w:val="24"/>
          <w:szCs w:val="24"/>
        </w:rPr>
        <w:t>%</w:t>
      </w:r>
      <w:r w:rsidR="008F4466">
        <w:rPr>
          <w:sz w:val="24"/>
          <w:szCs w:val="24"/>
        </w:rPr>
        <w:t>, indicating</w:t>
      </w:r>
      <w:r w:rsidR="00B45A65">
        <w:rPr>
          <w:sz w:val="24"/>
          <w:szCs w:val="24"/>
        </w:rPr>
        <w:t xml:space="preserve"> that these eleven</w:t>
      </w:r>
      <w:r w:rsidR="00194A4F">
        <w:rPr>
          <w:sz w:val="24"/>
          <w:szCs w:val="24"/>
        </w:rPr>
        <w:t xml:space="preserve"> samples did not </w:t>
      </w:r>
      <w:r w:rsidR="00B45A65">
        <w:rPr>
          <w:sz w:val="24"/>
          <w:szCs w:val="24"/>
        </w:rPr>
        <w:t xml:space="preserve">meet </w:t>
      </w:r>
      <w:r w:rsidR="00194A4F">
        <w:rPr>
          <w:sz w:val="24"/>
          <w:szCs w:val="24"/>
        </w:rPr>
        <w:t>data quality objectives and the results should be flagged</w:t>
      </w:r>
      <w:r w:rsidR="00B45A65">
        <w:rPr>
          <w:sz w:val="24"/>
          <w:szCs w:val="24"/>
        </w:rPr>
        <w:t>,</w:t>
      </w:r>
      <w:ins w:id="113" w:author="Eldred, Laura" w:date="2020-12-29T12:48:00Z">
        <w:r w:rsidR="00194A4F">
          <w:rPr>
            <w:sz w:val="24"/>
            <w:szCs w:val="24"/>
          </w:rPr>
          <w:t xml:space="preserve"> </w:t>
        </w:r>
      </w:ins>
      <w:ins w:id="114" w:author="Benjamin Meyer" w:date="2021-02-18T14:09:00Z">
        <w:r w:rsidR="00B45A65">
          <w:rPr>
            <w:sz w:val="24"/>
            <w:szCs w:val="24"/>
          </w:rPr>
          <w:t>interpreted conservatively, or</w:t>
        </w:r>
      </w:ins>
      <w:ins w:id="115" w:author="Benjamin Meyer" w:date="2021-02-18T14:28:00Z">
        <w:r w:rsidR="008F4466">
          <w:rPr>
            <w:sz w:val="24"/>
            <w:szCs w:val="24"/>
          </w:rPr>
          <w:t xml:space="preserve"> </w:t>
        </w:r>
      </w:ins>
      <w:r w:rsidR="00194A4F">
        <w:rPr>
          <w:sz w:val="24"/>
          <w:szCs w:val="24"/>
        </w:rPr>
        <w:t>not</w:t>
      </w:r>
      <w:ins w:id="116" w:author="Benjamin Meyer" w:date="2021-02-22T15:31:00Z">
        <w:r w:rsidR="00956123">
          <w:rPr>
            <w:sz w:val="24"/>
            <w:szCs w:val="24"/>
          </w:rPr>
          <w:t xml:space="preserve"> included in calculations of</w:t>
        </w:r>
      </w:ins>
      <w:ins w:id="117" w:author="Benjamin Meyer" w:date="2021-02-18T14:28:00Z">
        <w:r w:rsidR="008F4466">
          <w:rPr>
            <w:sz w:val="24"/>
            <w:szCs w:val="24"/>
          </w:rPr>
          <w:t xml:space="preserve"> summary values</w:t>
        </w:r>
      </w:ins>
      <w:ins w:id="118" w:author="Eldred, Laura" w:date="2020-12-29T12:48:00Z">
        <w:r w:rsidR="00194A4F">
          <w:rPr>
            <w:sz w:val="24"/>
            <w:szCs w:val="24"/>
          </w:rPr>
          <w:t>.</w:t>
        </w:r>
      </w:ins>
    </w:p>
    <w:p w14:paraId="1F199F54" w14:textId="77777777" w:rsidR="009C7D5A" w:rsidRPr="00181CEC" w:rsidRDefault="009C7D5A" w:rsidP="006F3509">
      <w:pPr>
        <w:rPr>
          <w:bCs/>
          <w:sz w:val="24"/>
          <w:szCs w:val="24"/>
        </w:rPr>
      </w:pPr>
    </w:p>
    <w:p w14:paraId="4F944305" w14:textId="77777777" w:rsidR="006F3509" w:rsidRDefault="006F3509" w:rsidP="006F3509">
      <w:pPr>
        <w:pStyle w:val="Heading2"/>
      </w:pPr>
      <w:bookmarkStart w:id="119" w:name="_Toc64271432"/>
      <w:r w:rsidRPr="00AD09EE">
        <w:t>Mapping</w:t>
      </w:r>
      <w:r>
        <w:t xml:space="preserve"> potential sources of copper and zinc</w:t>
      </w:r>
      <w:bookmarkEnd w:id="119"/>
    </w:p>
    <w:p w14:paraId="05DBE785" w14:textId="77777777" w:rsidR="006F3509" w:rsidRDefault="006F3509" w:rsidP="006F3509"/>
    <w:p w14:paraId="604D7E7B" w14:textId="207679A0" w:rsidR="006F3509" w:rsidRPr="00CF3F57" w:rsidRDefault="006F3509" w:rsidP="00CF3F57">
      <w:pPr>
        <w:pStyle w:val="Heading3"/>
        <w:rPr>
          <w:sz w:val="24"/>
        </w:rPr>
      </w:pPr>
      <w:bookmarkStart w:id="120" w:name="_Toc64271433"/>
      <w:r w:rsidRPr="00CF3F57">
        <w:rPr>
          <w:sz w:val="24"/>
        </w:rPr>
        <w:t>Potential sources on the Kenai River</w:t>
      </w:r>
      <w:r w:rsidR="00AB33D0" w:rsidRPr="00CF3F57">
        <w:rPr>
          <w:sz w:val="24"/>
        </w:rPr>
        <w:t xml:space="preserve"> </w:t>
      </w:r>
      <w:r w:rsidR="00F524A8">
        <w:rPr>
          <w:sz w:val="24"/>
        </w:rPr>
        <w:t>mainstem</w:t>
      </w:r>
      <w:bookmarkEnd w:id="120"/>
    </w:p>
    <w:p w14:paraId="17FA121F" w14:textId="77777777" w:rsidR="006F3509" w:rsidRDefault="006F3509" w:rsidP="006F3509">
      <w:pPr>
        <w:rPr>
          <w:b/>
          <w:bCs/>
          <w:sz w:val="24"/>
          <w:szCs w:val="24"/>
        </w:rPr>
      </w:pPr>
    </w:p>
    <w:p w14:paraId="241DE00F" w14:textId="0346878D" w:rsidR="003151A4" w:rsidRDefault="006F3509" w:rsidP="003151A4">
      <w:pPr>
        <w:rPr>
          <w:sz w:val="24"/>
          <w:szCs w:val="24"/>
        </w:rPr>
      </w:pPr>
      <w:r w:rsidRPr="006F3509">
        <w:rPr>
          <w:sz w:val="24"/>
          <w:szCs w:val="24"/>
        </w:rPr>
        <w:t xml:space="preserve">In total, 932 photos were taken of </w:t>
      </w:r>
      <w:r w:rsidR="00505B46">
        <w:rPr>
          <w:sz w:val="24"/>
          <w:szCs w:val="24"/>
        </w:rPr>
        <w:t>river-right</w:t>
      </w:r>
      <w:r w:rsidRPr="006F3509">
        <w:rPr>
          <w:sz w:val="24"/>
          <w:szCs w:val="24"/>
        </w:rPr>
        <w:t xml:space="preserve"> parcels and 899 photos of </w:t>
      </w:r>
      <w:r w:rsidR="00505B46">
        <w:rPr>
          <w:sz w:val="24"/>
          <w:szCs w:val="24"/>
        </w:rPr>
        <w:t>river-left</w:t>
      </w:r>
      <w:r w:rsidRPr="006F3509">
        <w:rPr>
          <w:sz w:val="24"/>
          <w:szCs w:val="24"/>
        </w:rPr>
        <w:t xml:space="preserve"> parcels with potential copper and zinc</w:t>
      </w:r>
      <w:r w:rsidR="00075D97">
        <w:rPr>
          <w:sz w:val="24"/>
          <w:szCs w:val="24"/>
        </w:rPr>
        <w:t xml:space="preserve"> sources. These photos were</w:t>
      </w:r>
      <w:r w:rsidRPr="006F3509">
        <w:rPr>
          <w:sz w:val="24"/>
          <w:szCs w:val="24"/>
        </w:rPr>
        <w:t xml:space="preserve"> imported into ESRI’s ArcMap GIS</w:t>
      </w:r>
      <w:r w:rsidR="004C44AE">
        <w:rPr>
          <w:sz w:val="24"/>
          <w:szCs w:val="24"/>
        </w:rPr>
        <w:t xml:space="preserve"> 10.8.1</w:t>
      </w:r>
      <w:r w:rsidR="00641E31">
        <w:rPr>
          <w:sz w:val="24"/>
          <w:szCs w:val="24"/>
        </w:rPr>
        <w:t xml:space="preserve"> </w:t>
      </w:r>
      <w:r w:rsidR="00641E31">
        <w:rPr>
          <w:sz w:val="24"/>
          <w:szCs w:val="24"/>
        </w:rPr>
        <w:fldChar w:fldCharType="begin" w:fldLock="1">
          <w:fldData xml:space="preserve">ZQBKAHgARgBVAGMARgB1AEcAeQBFAFEALwBaAFcASQBzADkAYwBDAEYAbABqAHcAcQBZADUAagBT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</w:fldData>
        </w:fldChar>
      </w:r>
      <w:r w:rsidR="001C0D9C">
        <w:rPr>
          <w:sz w:val="24"/>
          <w:szCs w:val="24"/>
        </w:rPr>
        <w:instrText>ADDIN paperpile_citation &lt;clusterId&gt;M638A986P476M199&lt;/clusterId&gt;&lt;version&gt;0.6.11&lt;/version&gt;&lt;metadata&gt;&lt;citation&gt;&lt;id&gt;a4620154-7992-4ddc-b4e2-1a928aafdb5a&lt;/id&gt;&lt;no_author/&gt;&lt;prefix/&gt;&lt;suffix/&gt;&lt;locator/&gt;&lt;locator_label&gt;page&lt;/locator_label&gt;&lt;/citation&gt;&lt;/metadata&gt; \* MERGEFORMAT</w:instrText>
      </w:r>
      <w:r w:rsidR="001C0D9C">
        <w:rPr>
          <w:sz w:val="24"/>
          <w:szCs w:val="24"/>
        </w:rPr>
      </w:r>
      <w:r w:rsidR="00641E31">
        <w:rPr>
          <w:sz w:val="24"/>
          <w:szCs w:val="24"/>
        </w:rPr>
        <w:fldChar w:fldCharType="separate"/>
      </w:r>
      <w:r w:rsidR="00641E31">
        <w:rPr>
          <w:noProof/>
          <w:sz w:val="24"/>
          <w:szCs w:val="24"/>
        </w:rPr>
        <w:t>(ESRI 2020)</w:t>
      </w:r>
      <w:r w:rsidR="00641E31">
        <w:rPr>
          <w:sz w:val="24"/>
          <w:szCs w:val="24"/>
        </w:rPr>
        <w:fldChar w:fldCharType="end"/>
      </w:r>
      <w:r w:rsidRPr="006F3509">
        <w:rPr>
          <w:sz w:val="24"/>
          <w:szCs w:val="24"/>
        </w:rPr>
        <w:t xml:space="preserve"> program</w:t>
      </w:r>
      <w:r w:rsidR="00EC101B">
        <w:rPr>
          <w:sz w:val="24"/>
          <w:szCs w:val="24"/>
        </w:rPr>
        <w:t xml:space="preserve"> and converted to a point</w:t>
      </w:r>
      <w:r w:rsidR="00075D97">
        <w:rPr>
          <w:sz w:val="24"/>
          <w:szCs w:val="24"/>
        </w:rPr>
        <w:t>s</w:t>
      </w:r>
      <w:r w:rsidR="00135F04">
        <w:rPr>
          <w:sz w:val="24"/>
          <w:szCs w:val="24"/>
        </w:rPr>
        <w:t xml:space="preserve"> shape file</w:t>
      </w:r>
      <w:r w:rsidRPr="006F3509">
        <w:rPr>
          <w:sz w:val="24"/>
          <w:szCs w:val="24"/>
        </w:rPr>
        <w:t xml:space="preserve">. </w:t>
      </w:r>
      <w:r w:rsidR="00EC101B">
        <w:rPr>
          <w:sz w:val="24"/>
          <w:szCs w:val="24"/>
        </w:rPr>
        <w:t>Photo</w:t>
      </w:r>
      <w:commentRangeStart w:id="121"/>
      <w:commentRangeStart w:id="122"/>
      <w:r w:rsidR="00C46320" w:rsidRPr="006F3509">
        <w:rPr>
          <w:sz w:val="24"/>
          <w:szCs w:val="24"/>
        </w:rPr>
        <w:t>s</w:t>
      </w:r>
      <w:commentRangeEnd w:id="121"/>
      <w:r w:rsidR="00BC6BCB">
        <w:rPr>
          <w:rStyle w:val="CommentReference"/>
        </w:rPr>
        <w:commentReference w:id="121"/>
      </w:r>
      <w:commentRangeEnd w:id="122"/>
      <w:r w:rsidR="00476A0D">
        <w:rPr>
          <w:rStyle w:val="CommentReference"/>
        </w:rPr>
        <w:commentReference w:id="122"/>
      </w:r>
      <w:ins w:id="123" w:author="Benjamin Meyer" w:date="2021-02-18T16:17:00Z">
        <w:r w:rsidR="00EC101B">
          <w:rPr>
            <w:sz w:val="24"/>
            <w:szCs w:val="24"/>
          </w:rPr>
          <w:t xml:space="preserve"> </w:t>
        </w:r>
      </w:ins>
      <w:r w:rsidR="00C46320" w:rsidRPr="006F3509">
        <w:rPr>
          <w:sz w:val="24"/>
          <w:szCs w:val="24"/>
        </w:rPr>
        <w:t xml:space="preserve">included </w:t>
      </w:r>
      <w:ins w:id="124" w:author="Benjamin Meyer" w:date="2021-02-18T16:19:00Z">
        <w:r w:rsidR="00135F04">
          <w:rPr>
            <w:sz w:val="24"/>
            <w:szCs w:val="24"/>
          </w:rPr>
          <w:t xml:space="preserve">locations with </w:t>
        </w:r>
      </w:ins>
      <w:r w:rsidR="00C46320" w:rsidRPr="006F3509">
        <w:rPr>
          <w:sz w:val="24"/>
          <w:szCs w:val="24"/>
        </w:rPr>
        <w:t>elevated, light-penetrating walkways</w:t>
      </w:r>
      <w:r w:rsidR="005561EE">
        <w:rPr>
          <w:sz w:val="24"/>
          <w:szCs w:val="24"/>
        </w:rPr>
        <w:t>;</w:t>
      </w:r>
      <w:r w:rsidR="000C461A">
        <w:rPr>
          <w:sz w:val="24"/>
          <w:szCs w:val="24"/>
        </w:rPr>
        <w:t xml:space="preserve"> building roofs</w:t>
      </w:r>
      <w:r w:rsidR="005561EE">
        <w:rPr>
          <w:sz w:val="24"/>
          <w:szCs w:val="24"/>
        </w:rPr>
        <w:t>; impervious surfaces such as roads and parking lots;</w:t>
      </w:r>
      <w:r w:rsidR="00C46320" w:rsidRPr="006F3509">
        <w:rPr>
          <w:sz w:val="24"/>
          <w:szCs w:val="24"/>
        </w:rPr>
        <w:t xml:space="preserve"> significant </w:t>
      </w:r>
      <w:r w:rsidR="00505B46">
        <w:rPr>
          <w:sz w:val="24"/>
          <w:szCs w:val="24"/>
        </w:rPr>
        <w:t xml:space="preserve">bank </w:t>
      </w:r>
      <w:r w:rsidR="00C46320" w:rsidRPr="006F3509">
        <w:rPr>
          <w:sz w:val="24"/>
          <w:szCs w:val="24"/>
        </w:rPr>
        <w:t>ero</w:t>
      </w:r>
      <w:r w:rsidR="005561EE">
        <w:rPr>
          <w:sz w:val="24"/>
          <w:szCs w:val="24"/>
        </w:rPr>
        <w:t>sion; boat launches;</w:t>
      </w:r>
      <w:r w:rsidR="00C46320" w:rsidRPr="006F3509">
        <w:rPr>
          <w:sz w:val="24"/>
          <w:szCs w:val="24"/>
        </w:rPr>
        <w:t xml:space="preserve"> bridges</w:t>
      </w:r>
      <w:r w:rsidR="005561EE">
        <w:rPr>
          <w:sz w:val="24"/>
          <w:szCs w:val="24"/>
        </w:rPr>
        <w:t>;</w:t>
      </w:r>
      <w:r w:rsidR="00C46320" w:rsidRPr="006F3509">
        <w:rPr>
          <w:sz w:val="24"/>
          <w:szCs w:val="24"/>
        </w:rPr>
        <w:t xml:space="preserve"> and RV parks.</w:t>
      </w:r>
      <w:r w:rsidR="00C46320">
        <w:rPr>
          <w:sz w:val="24"/>
          <w:szCs w:val="24"/>
        </w:rPr>
        <w:t xml:space="preserve"> </w:t>
      </w:r>
      <w:ins w:id="125" w:author="Benjamin Meyer" w:date="2021-02-18T16:25:00Z">
        <w:r w:rsidR="00135F04">
          <w:rPr>
            <w:sz w:val="24"/>
            <w:szCs w:val="24"/>
          </w:rPr>
          <w:t>The shape file</w:t>
        </w:r>
      </w:ins>
      <w:ins w:id="126" w:author="Benjamin Meyer" w:date="2021-02-18T16:26:00Z">
        <w:r w:rsidR="00135F04">
          <w:rPr>
            <w:sz w:val="24"/>
            <w:szCs w:val="24"/>
          </w:rPr>
          <w:t xml:space="preserve"> of geotagged photos</w:t>
        </w:r>
      </w:ins>
      <w:ins w:id="127" w:author="Benjamin Meyer" w:date="2021-02-18T16:25:00Z">
        <w:r w:rsidR="00135F04">
          <w:rPr>
            <w:sz w:val="24"/>
            <w:szCs w:val="24"/>
          </w:rPr>
          <w:t xml:space="preserve"> is intended to serve</w:t>
        </w:r>
      </w:ins>
      <w:ins w:id="128" w:author="Benjamin Meyer" w:date="2021-02-18T16:26:00Z">
        <w:r w:rsidR="00135F04">
          <w:rPr>
            <w:sz w:val="24"/>
            <w:szCs w:val="24"/>
          </w:rPr>
          <w:t xml:space="preserve"> as an archival document of potential sources of copper and zinc pollution, and may be useful to compare</w:t>
        </w:r>
      </w:ins>
      <w:ins w:id="129" w:author="Benjamin Meyer" w:date="2021-02-18T16:27:00Z">
        <w:r w:rsidR="00135F04">
          <w:rPr>
            <w:sz w:val="24"/>
            <w:szCs w:val="24"/>
          </w:rPr>
          <w:t xml:space="preserve"> to similar transects in future years.</w:t>
        </w:r>
      </w:ins>
      <w:ins w:id="130" w:author="Benjamin Meyer" w:date="2021-02-18T16:28:00Z">
        <w:r w:rsidR="00135F04">
          <w:rPr>
            <w:sz w:val="24"/>
            <w:szCs w:val="24"/>
          </w:rPr>
          <w:t xml:space="preserve"> The photos shape file may be particularly useful in the context of </w:t>
        </w:r>
      </w:ins>
      <w:ins w:id="131" w:author="Benjamin Meyer" w:date="2021-02-18T16:29:00Z">
        <w:r w:rsidR="00135F04">
          <w:rPr>
            <w:sz w:val="24"/>
            <w:szCs w:val="24"/>
          </w:rPr>
          <w:t>the additional GIS products described below.</w:t>
        </w:r>
      </w:ins>
    </w:p>
    <w:p w14:paraId="192AF216" w14:textId="2734C52C" w:rsidR="003151A4" w:rsidRDefault="003151A4" w:rsidP="006F3509">
      <w:pPr>
        <w:rPr>
          <w:sz w:val="24"/>
          <w:szCs w:val="24"/>
        </w:rPr>
      </w:pPr>
    </w:p>
    <w:p w14:paraId="6710BCD6" w14:textId="77777777" w:rsidR="006F3509" w:rsidRDefault="006F3509" w:rsidP="006F3509"/>
    <w:p w14:paraId="59BA0123" w14:textId="2A63462F" w:rsidR="00EC101B" w:rsidRDefault="006F3509" w:rsidP="00E73AEA">
      <w:pPr>
        <w:pStyle w:val="Heading3"/>
        <w:rPr>
          <w:sz w:val="24"/>
        </w:rPr>
      </w:pPr>
      <w:bookmarkStart w:id="132" w:name="_Toc64271434"/>
      <w:r w:rsidRPr="00CF3F57">
        <w:rPr>
          <w:sz w:val="24"/>
        </w:rPr>
        <w:t>Potential sources throughout the Kenai River watershed</w:t>
      </w:r>
      <w:bookmarkEnd w:id="132"/>
    </w:p>
    <w:p w14:paraId="3D88540A" w14:textId="77777777" w:rsidR="00E73AEA" w:rsidRPr="00D36DED" w:rsidRDefault="00E73AEA" w:rsidP="00E73AEA">
      <w:pPr>
        <w:rPr>
          <w:ins w:id="133" w:author="Benjamin Meyer" w:date="2021-02-18T16:12:00Z"/>
          <w:sz w:val="24"/>
          <w:szCs w:val="24"/>
        </w:rPr>
      </w:pPr>
    </w:p>
    <w:p w14:paraId="3855BECD" w14:textId="037040F4" w:rsidR="00E76606" w:rsidRPr="00D36DED" w:rsidRDefault="00E76606" w:rsidP="0043231C">
      <w:pPr>
        <w:pStyle w:val="Default"/>
        <w:rPr>
          <w:rFonts w:asciiTheme="minorHAnsi" w:hAnsiTheme="minorHAnsi"/>
        </w:rPr>
      </w:pPr>
      <w:ins w:id="134" w:author="Benjamin Meyer" w:date="2021-02-18T16:33:00Z">
        <w:r w:rsidRPr="00D36DED">
          <w:rPr>
            <w:rFonts w:asciiTheme="minorHAnsi" w:hAnsiTheme="minorHAnsi"/>
          </w:rPr>
          <w:t>The report</w:t>
        </w:r>
      </w:ins>
      <w:ins w:id="135" w:author="Benjamin Meyer" w:date="2021-02-18T16:32:00Z">
        <w:r w:rsidRPr="00D36DED">
          <w:rPr>
            <w:rFonts w:asciiTheme="minorHAnsi" w:hAnsiTheme="minorHAnsi"/>
          </w:rPr>
          <w:t xml:space="preserve"> from St. </w:t>
        </w:r>
      </w:ins>
      <w:ins w:id="136" w:author="Benjamin Meyer" w:date="2021-02-18T16:33:00Z">
        <w:r w:rsidRPr="00D36DED">
          <w:rPr>
            <w:rFonts w:asciiTheme="minorHAnsi" w:hAnsiTheme="minorHAnsi"/>
          </w:rPr>
          <w:t>M</w:t>
        </w:r>
      </w:ins>
      <w:ins w:id="137" w:author="Benjamin Meyer" w:date="2021-02-18T16:32:00Z">
        <w:r w:rsidRPr="00D36DED">
          <w:rPr>
            <w:rFonts w:asciiTheme="minorHAnsi" w:hAnsiTheme="minorHAnsi"/>
          </w:rPr>
          <w:t xml:space="preserve">ary’s University </w:t>
        </w:r>
      </w:ins>
      <w:ins w:id="138" w:author="Benjamin Meyer" w:date="2021-02-19T11:17:00Z">
        <w:r w:rsidR="00A73AA9">
          <w:rPr>
            <w:rFonts w:asciiTheme="minorHAnsi" w:hAnsiTheme="minorHAnsi"/>
          </w:rPr>
          <w:t xml:space="preserve">of Minnesota </w:t>
        </w:r>
      </w:ins>
      <w:ins w:id="139" w:author="Benjamin Meyer" w:date="2021-02-18T16:33:00Z">
        <w:r w:rsidRPr="00D36DED">
          <w:rPr>
            <w:rFonts w:asciiTheme="minorHAnsi" w:hAnsiTheme="minorHAnsi"/>
          </w:rPr>
          <w:t>Geospatial Services</w:t>
        </w:r>
      </w:ins>
      <w:r w:rsidR="00934CC8">
        <w:rPr>
          <w:rFonts w:asciiTheme="minorHAnsi" w:hAnsiTheme="minorHAnsi"/>
        </w:rPr>
        <w:t xml:space="preserve"> </w:t>
      </w:r>
      <w:r w:rsidR="00934CC8">
        <w:rPr>
          <w:rFonts w:asciiTheme="minorHAnsi" w:hAnsiTheme="minorHAnsi"/>
        </w:rPr>
        <w:fldChar w:fldCharType="begin" w:fldLock="1">
          <w:fldData xml:space="preserve">ZQBKAHkAZABsAEUAMQB2ADQAegBZAFEAaAB2ACsASwBvAEUAcwB2AGwAawAxAFMAbABFAFQANgAx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</w:fldData>
        </w:fldChar>
      </w:r>
      <w:r w:rsidR="00B015A0">
        <w:rPr>
          <w:rFonts w:asciiTheme="minorHAnsi" w:hAnsiTheme="minorHAnsi"/>
        </w:rPr>
        <w:instrText>ADDIN paperpile_citation &lt;clusterId&gt;K234Y512U972R685&lt;/clusterId&gt;&lt;version&gt;0.6.11&lt;/version&gt;&lt;metadata&gt;&lt;citation&gt;&lt;id&gt;c7a9691e-1d4c-4109-b310-73f2c4baa448&lt;/id&gt;&lt;no_author/&gt;&lt;prefix/&gt;&lt;suffix/&gt;&lt;locator/&gt;&lt;locator_label&gt;page&lt;/locator_label&gt;&lt;/citation&gt;&lt;/metadata&gt; \* MERGEFORMAT</w:instrText>
      </w:r>
      <w:r w:rsidR="00934CC8">
        <w:rPr>
          <w:rFonts w:asciiTheme="minorHAnsi" w:hAnsiTheme="minorHAnsi"/>
        </w:rPr>
      </w:r>
      <w:r w:rsidR="00934CC8">
        <w:rPr>
          <w:rFonts w:asciiTheme="minorHAnsi" w:hAnsiTheme="minorHAnsi"/>
        </w:rPr>
        <w:fldChar w:fldCharType="separate"/>
      </w:r>
      <w:r w:rsidR="00934CC8">
        <w:rPr>
          <w:rFonts w:asciiTheme="minorHAnsi" w:hAnsiTheme="minorHAnsi"/>
          <w:noProof/>
        </w:rPr>
        <w:t>(Robertson et al. 2020)</w:t>
      </w:r>
      <w:r w:rsidR="00934CC8">
        <w:rPr>
          <w:rFonts w:asciiTheme="minorHAnsi" w:hAnsiTheme="minorHAnsi"/>
        </w:rPr>
        <w:fldChar w:fldCharType="end"/>
      </w:r>
      <w:r w:rsidR="00075D97">
        <w:rPr>
          <w:rFonts w:asciiTheme="minorHAnsi" w:hAnsiTheme="minorHAnsi"/>
        </w:rPr>
        <w:t xml:space="preserve">, </w:t>
      </w:r>
      <w:ins w:id="140" w:author="Benjamin Meyer" w:date="2021-02-22T15:39:00Z">
        <w:r w:rsidR="00075D97">
          <w:rPr>
            <w:rFonts w:asciiTheme="majorHAnsi" w:hAnsiTheme="majorHAnsi"/>
          </w:rPr>
          <w:t>titled</w:t>
        </w:r>
      </w:ins>
      <w:ins w:id="141" w:author="Benjamin Meyer" w:date="2021-02-22T13:08:00Z">
        <w:r w:rsidR="00075D97" w:rsidRPr="00051262">
          <w:rPr>
            <w:rFonts w:asciiTheme="majorHAnsi" w:hAnsiTheme="majorHAnsi"/>
          </w:rPr>
          <w:t>, “</w:t>
        </w:r>
        <w:r w:rsidR="00075D97" w:rsidRPr="00051262">
          <w:rPr>
            <w:rFonts w:asciiTheme="majorHAnsi" w:hAnsiTheme="majorHAnsi"/>
            <w:bCs/>
          </w:rPr>
          <w:fldChar w:fldCharType="begin"/>
        </w:r>
        <w:r w:rsidR="00075D97" w:rsidRPr="00051262">
          <w:rPr>
            <w:rFonts w:asciiTheme="majorHAnsi" w:hAnsiTheme="majorHAnsi"/>
            <w:bCs/>
          </w:rPr>
          <w:instrText xml:space="preserve"> HYPERLINK "https://github.com/Kenai-Watershed-Forum/KWF_Metals_2019_2020/blob/main/documents/references/DataMining_Kenai_Peninsula_StMarys.pdf" </w:instrText>
        </w:r>
        <w:r w:rsidR="00075D97" w:rsidRPr="00051262">
          <w:rPr>
            <w:rFonts w:asciiTheme="majorHAnsi" w:hAnsiTheme="majorHAnsi"/>
            <w:bCs/>
          </w:rPr>
          <w:fldChar w:fldCharType="separate"/>
        </w:r>
        <w:r w:rsidR="00075D97" w:rsidRPr="00051262">
          <w:rPr>
            <w:rStyle w:val="Hyperlink"/>
            <w:rFonts w:asciiTheme="majorHAnsi" w:hAnsiTheme="majorHAnsi"/>
            <w:bCs/>
          </w:rPr>
          <w:t>Kenai River Heavy Metal Pollution Source Data Mining Exercise for the Kenai Watershed Forum: Main Kenai River System</w:t>
        </w:r>
        <w:r w:rsidR="00075D97" w:rsidRPr="00051262">
          <w:rPr>
            <w:rFonts w:asciiTheme="majorHAnsi" w:hAnsiTheme="majorHAnsi"/>
            <w:bCs/>
          </w:rPr>
          <w:fldChar w:fldCharType="end"/>
        </w:r>
      </w:ins>
      <w:ins w:id="142" w:author="Benjamin Meyer" w:date="2021-02-22T17:09:00Z">
        <w:r w:rsidR="00315A3F">
          <w:rPr>
            <w:rFonts w:asciiTheme="majorHAnsi" w:hAnsiTheme="majorHAnsi"/>
            <w:bCs/>
          </w:rPr>
          <w:t>”</w:t>
        </w:r>
      </w:ins>
      <w:ins w:id="143" w:author="Benjamin Meyer" w:date="2021-02-22T15:39:00Z">
        <w:r w:rsidR="00075D97">
          <w:rPr>
            <w:rFonts w:asciiTheme="majorHAnsi" w:hAnsiTheme="majorHAnsi"/>
            <w:bCs/>
          </w:rPr>
          <w:t>,</w:t>
        </w:r>
      </w:ins>
      <w:ins w:id="144" w:author="Benjamin Meyer" w:date="2021-02-18T16:33:00Z">
        <w:r w:rsidR="00075D97">
          <w:rPr>
            <w:rFonts w:asciiTheme="minorHAnsi" w:hAnsiTheme="minorHAnsi"/>
          </w:rPr>
          <w:t xml:space="preserve"> </w:t>
        </w:r>
        <w:r w:rsidRPr="00D36DED">
          <w:rPr>
            <w:rFonts w:asciiTheme="minorHAnsi" w:hAnsiTheme="minorHAnsi"/>
          </w:rPr>
          <w:t>describes a collection of fourteen data sources</w:t>
        </w:r>
      </w:ins>
      <w:ins w:id="145" w:author="Benjamin Meyer" w:date="2021-04-27T14:47:00Z">
        <w:r w:rsidR="00446ED1">
          <w:rPr>
            <w:rFonts w:asciiTheme="minorHAnsi" w:hAnsiTheme="minorHAnsi"/>
          </w:rPr>
          <w:t xml:space="preserve"> potentially</w:t>
        </w:r>
      </w:ins>
      <w:ins w:id="146" w:author="Benjamin Meyer" w:date="2021-02-18T16:33:00Z">
        <w:r w:rsidRPr="00D36DED">
          <w:rPr>
            <w:rFonts w:asciiTheme="minorHAnsi" w:hAnsiTheme="minorHAnsi"/>
          </w:rPr>
          <w:t xml:space="preserve"> useful for identifying </w:t>
        </w:r>
      </w:ins>
      <w:ins w:id="147" w:author="Benjamin Meyer" w:date="2021-02-18T16:35:00Z">
        <w:r w:rsidRPr="00D36DED">
          <w:rPr>
            <w:rFonts w:asciiTheme="minorHAnsi" w:hAnsiTheme="minorHAnsi"/>
          </w:rPr>
          <w:t>sources of zinc and copper pollution.</w:t>
        </w:r>
      </w:ins>
      <w:r w:rsidR="00D74AB6">
        <w:rPr>
          <w:rFonts w:asciiTheme="minorHAnsi" w:hAnsiTheme="minorHAnsi"/>
        </w:rPr>
        <w:t xml:space="preserve"> </w:t>
      </w:r>
      <w:ins w:id="148" w:author="Benjamin Meyer" w:date="2021-02-18T16:35:00Z">
        <w:r w:rsidRPr="00D36DED">
          <w:rPr>
            <w:rFonts w:asciiTheme="minorHAnsi" w:hAnsiTheme="minorHAnsi"/>
          </w:rPr>
          <w:t>Listed below are</w:t>
        </w:r>
        <w:r w:rsidR="00476A0D" w:rsidRPr="00D36DED">
          <w:rPr>
            <w:rFonts w:asciiTheme="minorHAnsi" w:hAnsiTheme="minorHAnsi"/>
          </w:rPr>
          <w:t xml:space="preserve"> all relevant </w:t>
        </w:r>
      </w:ins>
      <w:ins w:id="149" w:author="Benjamin Meyer" w:date="2021-04-19T18:35:00Z">
        <w:r w:rsidR="008A55EC">
          <w:rPr>
            <w:rFonts w:asciiTheme="minorHAnsi" w:hAnsiTheme="minorHAnsi"/>
          </w:rPr>
          <w:t xml:space="preserve">geospatial </w:t>
        </w:r>
      </w:ins>
      <w:ins w:id="150" w:author="Benjamin Meyer" w:date="2021-02-18T16:35:00Z">
        <w:r w:rsidR="00476A0D" w:rsidRPr="00D36DED">
          <w:rPr>
            <w:rFonts w:asciiTheme="minorHAnsi" w:hAnsiTheme="minorHAnsi"/>
          </w:rPr>
          <w:t xml:space="preserve">datasets </w:t>
        </w:r>
      </w:ins>
      <w:ins w:id="151" w:author="Benjamin Meyer" w:date="2021-02-22T15:39:00Z">
        <w:r w:rsidR="00315A3F">
          <w:rPr>
            <w:rFonts w:asciiTheme="minorHAnsi" w:hAnsiTheme="minorHAnsi"/>
          </w:rPr>
          <w:t>that were prepared</w:t>
        </w:r>
        <w:r w:rsidR="00075D97">
          <w:rPr>
            <w:rFonts w:asciiTheme="minorHAnsi" w:hAnsiTheme="minorHAnsi"/>
          </w:rPr>
          <w:t xml:space="preserve">, </w:t>
        </w:r>
      </w:ins>
      <w:ins w:id="152" w:author="Benjamin Meyer" w:date="2021-02-18T16:35:00Z">
        <w:r w:rsidR="00075D97">
          <w:rPr>
            <w:rFonts w:asciiTheme="minorHAnsi" w:hAnsiTheme="minorHAnsi"/>
          </w:rPr>
          <w:t>including</w:t>
        </w:r>
      </w:ins>
      <w:ins w:id="153" w:author="Benjamin Meyer" w:date="2021-02-19T10:00:00Z">
        <w:r w:rsidR="00476A0D" w:rsidRPr="00D36DED">
          <w:rPr>
            <w:rFonts w:asciiTheme="minorHAnsi" w:hAnsiTheme="minorHAnsi"/>
          </w:rPr>
          <w:t>:</w:t>
        </w:r>
      </w:ins>
      <w:ins w:id="154" w:author="Benjamin Meyer" w:date="2021-02-18T16:35:00Z">
        <w:r w:rsidRPr="00D36DED">
          <w:rPr>
            <w:rFonts w:asciiTheme="minorHAnsi" w:hAnsiTheme="minorHAnsi"/>
          </w:rPr>
          <w:t xml:space="preserve"> </w:t>
        </w:r>
      </w:ins>
    </w:p>
    <w:p w14:paraId="6CF3986D" w14:textId="77777777" w:rsidR="00DB6047" w:rsidRPr="00D36DED" w:rsidRDefault="00DB6047" w:rsidP="0043231C">
      <w:pPr>
        <w:pStyle w:val="Default"/>
        <w:rPr>
          <w:ins w:id="155" w:author="Benjamin Meyer" w:date="2021-02-18T16:35:00Z"/>
          <w:rFonts w:asciiTheme="minorHAnsi" w:hAnsiTheme="minorHAnsi"/>
        </w:rPr>
      </w:pPr>
    </w:p>
    <w:p w14:paraId="350FCCC8" w14:textId="77777777" w:rsidR="00E76606" w:rsidRPr="00D36DED" w:rsidRDefault="00E76606" w:rsidP="0043231C">
      <w:pPr>
        <w:pStyle w:val="Default"/>
        <w:numPr>
          <w:ilvl w:val="0"/>
          <w:numId w:val="21"/>
        </w:numPr>
        <w:rPr>
          <w:ins w:id="156" w:author="Benjamin Meyer" w:date="2021-02-18T16:35:00Z"/>
          <w:rFonts w:asciiTheme="minorHAnsi" w:hAnsiTheme="minorHAnsi"/>
        </w:rPr>
      </w:pPr>
      <w:ins w:id="157" w:author="Benjamin Meyer" w:date="2021-02-18T16:35:00Z">
        <w:r w:rsidRPr="00D36DED">
          <w:rPr>
            <w:rFonts w:asciiTheme="minorHAnsi" w:hAnsiTheme="minorHAnsi"/>
          </w:rPr>
          <w:t xml:space="preserve">Traffic Counts </w:t>
        </w:r>
      </w:ins>
    </w:p>
    <w:p w14:paraId="3179B47B" w14:textId="77777777" w:rsidR="00E76606" w:rsidRPr="00D36DED" w:rsidRDefault="00E76606" w:rsidP="0043231C">
      <w:pPr>
        <w:pStyle w:val="Default"/>
        <w:numPr>
          <w:ilvl w:val="0"/>
          <w:numId w:val="21"/>
        </w:numPr>
        <w:rPr>
          <w:ins w:id="158" w:author="Benjamin Meyer" w:date="2021-02-18T16:35:00Z"/>
          <w:rFonts w:asciiTheme="minorHAnsi" w:hAnsiTheme="minorHAnsi"/>
        </w:rPr>
      </w:pPr>
      <w:ins w:id="159" w:author="Benjamin Meyer" w:date="2021-02-18T16:35:00Z">
        <w:r w:rsidRPr="00D36DED">
          <w:rPr>
            <w:rFonts w:asciiTheme="minorHAnsi" w:hAnsiTheme="minorHAnsi"/>
          </w:rPr>
          <w:t xml:space="preserve">Bridges, Gates, Culverts </w:t>
        </w:r>
      </w:ins>
    </w:p>
    <w:p w14:paraId="17999E55" w14:textId="77777777" w:rsidR="00E76606" w:rsidRPr="00D36DED" w:rsidRDefault="00E76606" w:rsidP="0043231C">
      <w:pPr>
        <w:pStyle w:val="Default"/>
        <w:numPr>
          <w:ilvl w:val="0"/>
          <w:numId w:val="21"/>
        </w:numPr>
        <w:rPr>
          <w:ins w:id="160" w:author="Benjamin Meyer" w:date="2021-02-18T16:36:00Z"/>
          <w:rFonts w:asciiTheme="minorHAnsi" w:hAnsiTheme="minorHAnsi"/>
        </w:rPr>
      </w:pPr>
      <w:ins w:id="161" w:author="Benjamin Meyer" w:date="2021-02-18T16:35:00Z">
        <w:r w:rsidRPr="00D36DED">
          <w:rPr>
            <w:rFonts w:asciiTheme="minorHAnsi" w:hAnsiTheme="minorHAnsi"/>
          </w:rPr>
          <w:t xml:space="preserve">Digital Raster Graphics </w:t>
        </w:r>
      </w:ins>
    </w:p>
    <w:p w14:paraId="5595F61F" w14:textId="77777777" w:rsidR="00E76606" w:rsidRPr="00D36DED" w:rsidRDefault="00E76606" w:rsidP="00E76606">
      <w:pPr>
        <w:pStyle w:val="Default"/>
        <w:numPr>
          <w:ilvl w:val="0"/>
          <w:numId w:val="21"/>
        </w:numPr>
        <w:rPr>
          <w:rFonts w:asciiTheme="minorHAnsi" w:hAnsiTheme="minorHAnsi"/>
        </w:rPr>
      </w:pPr>
      <w:ins w:id="162" w:author="Benjamin Meyer" w:date="2021-02-18T16:35:00Z">
        <w:r w:rsidRPr="00D36DED">
          <w:rPr>
            <w:rFonts w:asciiTheme="minorHAnsi" w:hAnsiTheme="minorHAnsi"/>
          </w:rPr>
          <w:t xml:space="preserve">Facilities </w:t>
        </w:r>
      </w:ins>
    </w:p>
    <w:p w14:paraId="57E621D6" w14:textId="77777777" w:rsidR="00E76606" w:rsidRPr="00D36DED" w:rsidRDefault="00E76606" w:rsidP="00E76606">
      <w:pPr>
        <w:pStyle w:val="Default"/>
        <w:numPr>
          <w:ilvl w:val="0"/>
          <w:numId w:val="21"/>
        </w:numPr>
        <w:rPr>
          <w:rFonts w:asciiTheme="minorHAnsi" w:hAnsiTheme="minorHAnsi"/>
        </w:rPr>
      </w:pPr>
      <w:ins w:id="163" w:author="Benjamin Meyer" w:date="2021-02-18T16:36:00Z">
        <w:r w:rsidRPr="00D36DED">
          <w:rPr>
            <w:rFonts w:asciiTheme="minorHAnsi" w:hAnsiTheme="minorHAnsi"/>
          </w:rPr>
          <w:t>F</w:t>
        </w:r>
      </w:ins>
      <w:ins w:id="164" w:author="Benjamin Meyer" w:date="2021-02-18T16:35:00Z">
        <w:r w:rsidRPr="00D36DED">
          <w:rPr>
            <w:rFonts w:asciiTheme="minorHAnsi" w:hAnsiTheme="minorHAnsi"/>
          </w:rPr>
          <w:t xml:space="preserve">ire Locations </w:t>
        </w:r>
      </w:ins>
    </w:p>
    <w:p w14:paraId="4CE1D55B" w14:textId="77777777" w:rsidR="00E76606" w:rsidRPr="00D36DED" w:rsidRDefault="00E76606" w:rsidP="00E76606">
      <w:pPr>
        <w:pStyle w:val="Default"/>
        <w:numPr>
          <w:ilvl w:val="0"/>
          <w:numId w:val="21"/>
        </w:numPr>
        <w:rPr>
          <w:rFonts w:asciiTheme="minorHAnsi" w:hAnsiTheme="minorHAnsi"/>
        </w:rPr>
      </w:pPr>
      <w:ins w:id="165" w:author="Benjamin Meyer" w:date="2021-02-18T16:35:00Z">
        <w:r w:rsidRPr="00D36DED">
          <w:rPr>
            <w:rFonts w:asciiTheme="minorHAnsi" w:hAnsiTheme="minorHAnsi"/>
          </w:rPr>
          <w:t xml:space="preserve">Fire Perimeters </w:t>
        </w:r>
      </w:ins>
    </w:p>
    <w:p w14:paraId="6D39E18D" w14:textId="77777777" w:rsidR="00E76606" w:rsidRPr="00D36DED" w:rsidRDefault="00E76606" w:rsidP="00E76606">
      <w:pPr>
        <w:pStyle w:val="Default"/>
        <w:numPr>
          <w:ilvl w:val="0"/>
          <w:numId w:val="21"/>
        </w:numPr>
        <w:rPr>
          <w:rFonts w:asciiTheme="minorHAnsi" w:hAnsiTheme="minorHAnsi"/>
        </w:rPr>
      </w:pPr>
      <w:ins w:id="166" w:author="Benjamin Meyer" w:date="2021-02-18T16:35:00Z">
        <w:r w:rsidRPr="00D36DED">
          <w:rPr>
            <w:rFonts w:asciiTheme="minorHAnsi" w:hAnsiTheme="minorHAnsi"/>
          </w:rPr>
          <w:t xml:space="preserve">Land Cover </w:t>
        </w:r>
      </w:ins>
    </w:p>
    <w:p w14:paraId="6717C755" w14:textId="77777777" w:rsidR="00E76606" w:rsidRPr="00D36DED" w:rsidRDefault="00E76606" w:rsidP="00E76606">
      <w:pPr>
        <w:pStyle w:val="Default"/>
        <w:numPr>
          <w:ilvl w:val="0"/>
          <w:numId w:val="21"/>
        </w:numPr>
        <w:rPr>
          <w:rFonts w:asciiTheme="minorHAnsi" w:hAnsiTheme="minorHAnsi"/>
        </w:rPr>
      </w:pPr>
      <w:ins w:id="167" w:author="Benjamin Meyer" w:date="2021-02-18T16:35:00Z">
        <w:r w:rsidRPr="00D36DED">
          <w:rPr>
            <w:rFonts w:asciiTheme="minorHAnsi" w:hAnsiTheme="minorHAnsi"/>
          </w:rPr>
          <w:t xml:space="preserve">Material Sites </w:t>
        </w:r>
      </w:ins>
    </w:p>
    <w:p w14:paraId="2C9DE2DC" w14:textId="77777777" w:rsidR="00E76606" w:rsidRPr="00D36DED" w:rsidRDefault="00E76606" w:rsidP="00E76606">
      <w:pPr>
        <w:pStyle w:val="Default"/>
        <w:numPr>
          <w:ilvl w:val="0"/>
          <w:numId w:val="21"/>
        </w:numPr>
        <w:rPr>
          <w:rFonts w:asciiTheme="minorHAnsi" w:hAnsiTheme="minorHAnsi"/>
        </w:rPr>
      </w:pPr>
      <w:ins w:id="168" w:author="Benjamin Meyer" w:date="2021-02-18T16:35:00Z">
        <w:r w:rsidRPr="00D36DED">
          <w:rPr>
            <w:rFonts w:asciiTheme="minorHAnsi" w:hAnsiTheme="minorHAnsi"/>
          </w:rPr>
          <w:t xml:space="preserve">Mining Claims </w:t>
        </w:r>
      </w:ins>
    </w:p>
    <w:p w14:paraId="60E511F0" w14:textId="77777777" w:rsidR="00E76606" w:rsidRPr="00D36DED" w:rsidRDefault="00E76606" w:rsidP="00E76606">
      <w:pPr>
        <w:pStyle w:val="Default"/>
        <w:numPr>
          <w:ilvl w:val="0"/>
          <w:numId w:val="21"/>
        </w:numPr>
        <w:rPr>
          <w:rFonts w:asciiTheme="minorHAnsi" w:hAnsiTheme="minorHAnsi"/>
        </w:rPr>
      </w:pPr>
      <w:ins w:id="169" w:author="Benjamin Meyer" w:date="2021-02-18T16:35:00Z">
        <w:r w:rsidRPr="00D36DED">
          <w:rPr>
            <w:rFonts w:asciiTheme="minorHAnsi" w:hAnsiTheme="minorHAnsi"/>
          </w:rPr>
          <w:t xml:space="preserve">Oil and Gas leases </w:t>
        </w:r>
      </w:ins>
    </w:p>
    <w:p w14:paraId="18BC36AF" w14:textId="77777777" w:rsidR="00E76606" w:rsidRPr="00D36DED" w:rsidRDefault="00E76606" w:rsidP="00E76606">
      <w:pPr>
        <w:pStyle w:val="Default"/>
        <w:numPr>
          <w:ilvl w:val="0"/>
          <w:numId w:val="21"/>
        </w:numPr>
        <w:rPr>
          <w:rFonts w:asciiTheme="minorHAnsi" w:hAnsiTheme="minorHAnsi"/>
        </w:rPr>
      </w:pPr>
      <w:ins w:id="170" w:author="Benjamin Meyer" w:date="2021-02-18T16:35:00Z">
        <w:r w:rsidRPr="00D36DED">
          <w:rPr>
            <w:rFonts w:asciiTheme="minorHAnsi" w:hAnsiTheme="minorHAnsi"/>
          </w:rPr>
          <w:t xml:space="preserve">Parcel Boundaries </w:t>
        </w:r>
      </w:ins>
    </w:p>
    <w:p w14:paraId="6662F357" w14:textId="77777777" w:rsidR="00E76606" w:rsidRPr="00D36DED" w:rsidRDefault="00E76606" w:rsidP="00E76606">
      <w:pPr>
        <w:pStyle w:val="Default"/>
        <w:numPr>
          <w:ilvl w:val="0"/>
          <w:numId w:val="21"/>
        </w:numPr>
        <w:rPr>
          <w:rFonts w:asciiTheme="minorHAnsi" w:hAnsiTheme="minorHAnsi"/>
        </w:rPr>
      </w:pPr>
      <w:ins w:id="171" w:author="Benjamin Meyer" w:date="2021-02-18T16:35:00Z">
        <w:r w:rsidRPr="00D36DED">
          <w:rPr>
            <w:rFonts w:asciiTheme="minorHAnsi" w:hAnsiTheme="minorHAnsi"/>
          </w:rPr>
          <w:t xml:space="preserve">Railroads </w:t>
        </w:r>
      </w:ins>
    </w:p>
    <w:p w14:paraId="597EBD78" w14:textId="77777777" w:rsidR="00E76606" w:rsidRPr="00D36DED" w:rsidRDefault="00E76606" w:rsidP="00E76606">
      <w:pPr>
        <w:pStyle w:val="Default"/>
        <w:numPr>
          <w:ilvl w:val="0"/>
          <w:numId w:val="21"/>
        </w:numPr>
        <w:rPr>
          <w:rFonts w:asciiTheme="minorHAnsi" w:hAnsiTheme="minorHAnsi"/>
        </w:rPr>
      </w:pPr>
      <w:ins w:id="172" w:author="Benjamin Meyer" w:date="2021-02-18T16:35:00Z">
        <w:r w:rsidRPr="00D36DED">
          <w:rPr>
            <w:rFonts w:asciiTheme="minorHAnsi" w:hAnsiTheme="minorHAnsi"/>
          </w:rPr>
          <w:t xml:space="preserve">Waterways </w:t>
        </w:r>
      </w:ins>
    </w:p>
    <w:p w14:paraId="0A4469D2" w14:textId="387FA574" w:rsidR="00E76606" w:rsidRPr="00D36DED" w:rsidRDefault="00E76606" w:rsidP="00E76606">
      <w:pPr>
        <w:pStyle w:val="Default"/>
        <w:numPr>
          <w:ilvl w:val="0"/>
          <w:numId w:val="21"/>
        </w:numPr>
        <w:rPr>
          <w:rFonts w:asciiTheme="minorHAnsi" w:hAnsiTheme="minorHAnsi"/>
        </w:rPr>
      </w:pPr>
      <w:ins w:id="173" w:author="Benjamin Meyer" w:date="2021-02-18T16:35:00Z">
        <w:r w:rsidRPr="00D36DED">
          <w:rPr>
            <w:rFonts w:asciiTheme="minorHAnsi" w:hAnsiTheme="minorHAnsi"/>
          </w:rPr>
          <w:t xml:space="preserve">Wells </w:t>
        </w:r>
      </w:ins>
    </w:p>
    <w:p w14:paraId="13FB1C93" w14:textId="1872EB89" w:rsidR="0043231C" w:rsidRPr="00D36DED" w:rsidRDefault="0043231C" w:rsidP="0043231C">
      <w:pPr>
        <w:pStyle w:val="Default"/>
        <w:rPr>
          <w:rFonts w:asciiTheme="minorHAnsi" w:hAnsiTheme="minorHAnsi"/>
        </w:rPr>
      </w:pPr>
    </w:p>
    <w:p w14:paraId="5D43101D" w14:textId="44989FC2" w:rsidR="00877426" w:rsidRDefault="00877426" w:rsidP="00877426">
      <w:pPr>
        <w:pStyle w:val="Default"/>
        <w:rPr>
          <w:ins w:id="174" w:author="Benjamin Meyer" w:date="2021-02-19T11:37:00Z"/>
          <w:rFonts w:asciiTheme="minorHAnsi" w:hAnsiTheme="minorHAnsi"/>
        </w:rPr>
      </w:pPr>
      <w:ins w:id="175" w:author="Benjamin Meyer" w:date="2021-02-19T11:37:00Z">
        <w:r w:rsidRPr="00D36DED">
          <w:rPr>
            <w:rFonts w:asciiTheme="minorHAnsi" w:hAnsiTheme="minorHAnsi"/>
          </w:rPr>
          <w:t>The above datasets were compiled into ArcGIS file geodatabases</w:t>
        </w:r>
      </w:ins>
      <w:ins w:id="176" w:author="Benjamin Meyer" w:date="2021-02-22T15:43:00Z">
        <w:r w:rsidR="004710D6">
          <w:rPr>
            <w:rFonts w:asciiTheme="minorHAnsi" w:hAnsiTheme="minorHAnsi"/>
          </w:rPr>
          <w:t xml:space="preserve"> provided to ADEC on a</w:t>
        </w:r>
      </w:ins>
      <w:ins w:id="177" w:author="Benjamin Meyer" w:date="2021-02-22T15:44:00Z">
        <w:r w:rsidR="004710D6">
          <w:rPr>
            <w:rFonts w:asciiTheme="minorHAnsi" w:hAnsiTheme="minorHAnsi"/>
          </w:rPr>
          <w:t>n external</w:t>
        </w:r>
      </w:ins>
      <w:ins w:id="178" w:author="Benjamin Meyer" w:date="2021-02-22T15:43:00Z">
        <w:r w:rsidR="004710D6">
          <w:rPr>
            <w:rFonts w:asciiTheme="minorHAnsi" w:hAnsiTheme="minorHAnsi"/>
          </w:rPr>
          <w:t xml:space="preserve"> hard drive,</w:t>
        </w:r>
      </w:ins>
      <w:ins w:id="179" w:author="Benjamin Meyer" w:date="2021-02-19T11:37:00Z">
        <w:r w:rsidRPr="00D36DED">
          <w:rPr>
            <w:rFonts w:asciiTheme="minorHAnsi" w:hAnsiTheme="minorHAnsi"/>
          </w:rPr>
          <w:t xml:space="preserve"> and contain potentially relevant informat</w:t>
        </w:r>
        <w:r>
          <w:rPr>
            <w:rFonts w:asciiTheme="minorHAnsi" w:hAnsiTheme="minorHAnsi"/>
          </w:rPr>
          <w:t>ion about heavy metal nonpoint pollution sources</w:t>
        </w:r>
        <w:r w:rsidRPr="00D36DED">
          <w:rPr>
            <w:rFonts w:asciiTheme="minorHAnsi" w:hAnsiTheme="minorHAnsi"/>
          </w:rPr>
          <w:t xml:space="preserve">. </w:t>
        </w:r>
        <w:r>
          <w:rPr>
            <w:rFonts w:asciiTheme="minorHAnsi" w:hAnsiTheme="minorHAnsi"/>
          </w:rPr>
          <w:t>Each geodatabase’s</w:t>
        </w:r>
        <w:r w:rsidRPr="00D36DED">
          <w:rPr>
            <w:rFonts w:asciiTheme="minorHAnsi" w:hAnsiTheme="minorHAnsi"/>
          </w:rPr>
          <w:t xml:space="preserve"> download metadata was recorded in an Excel spreadsheet table identifying a link, </w:t>
        </w:r>
        <w:r w:rsidRPr="00D36DED">
          <w:rPr>
            <w:rFonts w:asciiTheme="minorHAnsi" w:hAnsiTheme="minorHAnsi"/>
          </w:rPr>
          <w:lastRenderedPageBreak/>
          <w:t>date of creation, type of potential pollution source, and if the source covers the entire study area. Datasets were maintained in their native extent in order to encompass all tributaries transporting water into the Kenai River main stem.</w:t>
        </w:r>
      </w:ins>
    </w:p>
    <w:p w14:paraId="70CE1062" w14:textId="77777777" w:rsidR="00877426" w:rsidRDefault="00877426" w:rsidP="00877426">
      <w:pPr>
        <w:pStyle w:val="Default"/>
        <w:rPr>
          <w:ins w:id="180" w:author="Benjamin Meyer" w:date="2021-02-19T11:37:00Z"/>
          <w:rFonts w:asciiTheme="minorHAnsi" w:hAnsiTheme="minorHAnsi"/>
        </w:rPr>
      </w:pPr>
    </w:p>
    <w:p w14:paraId="2C57765D" w14:textId="18FFBAF3" w:rsidR="00877426" w:rsidRDefault="00877426" w:rsidP="00877426">
      <w:pPr>
        <w:pStyle w:val="Default"/>
        <w:rPr>
          <w:ins w:id="181" w:author="Benjamin Meyer" w:date="2021-02-19T11:37:00Z"/>
          <w:rFonts w:asciiTheme="minorHAnsi" w:hAnsiTheme="minorHAnsi"/>
        </w:rPr>
      </w:pPr>
      <w:ins w:id="182" w:author="Benjamin Meyer" w:date="2021-02-19T11:37:00Z">
        <w:r>
          <w:rPr>
            <w:rFonts w:asciiTheme="minorHAnsi" w:hAnsiTheme="minorHAnsi"/>
          </w:rPr>
          <w:t>Geospatial data gaps were also identified</w:t>
        </w:r>
      </w:ins>
      <w:ins w:id="183" w:author="Benjamin Meyer" w:date="2021-04-19T18:36:00Z">
        <w:r w:rsidR="008A55EC">
          <w:rPr>
            <w:rFonts w:asciiTheme="minorHAnsi" w:hAnsiTheme="minorHAnsi"/>
          </w:rPr>
          <w:t xml:space="preserve"> in the report,</w:t>
        </w:r>
      </w:ins>
      <w:ins w:id="184" w:author="Benjamin Meyer" w:date="2021-02-19T11:37:00Z">
        <w:r>
          <w:rPr>
            <w:rFonts w:asciiTheme="minorHAnsi" w:hAnsiTheme="minorHAnsi"/>
          </w:rPr>
          <w:t xml:space="preserve"> and included the following:</w:t>
        </w:r>
      </w:ins>
    </w:p>
    <w:p w14:paraId="3264A3E1" w14:textId="77777777" w:rsidR="00877426" w:rsidRDefault="00877426" w:rsidP="00877426">
      <w:pPr>
        <w:pStyle w:val="Default"/>
        <w:rPr>
          <w:ins w:id="185" w:author="Benjamin Meyer" w:date="2021-02-19T11:37:00Z"/>
          <w:rFonts w:asciiTheme="minorHAnsi" w:hAnsiTheme="minorHAnsi"/>
        </w:rPr>
      </w:pPr>
    </w:p>
    <w:p w14:paraId="59EFBD43" w14:textId="77777777" w:rsidR="00877426" w:rsidRDefault="00877426" w:rsidP="00877426">
      <w:pPr>
        <w:pStyle w:val="Default"/>
        <w:numPr>
          <w:ilvl w:val="0"/>
          <w:numId w:val="22"/>
        </w:numPr>
        <w:rPr>
          <w:ins w:id="186" w:author="Benjamin Meyer" w:date="2021-02-19T11:37:00Z"/>
          <w:rFonts w:asciiTheme="minorHAnsi" w:hAnsiTheme="minorHAnsi"/>
        </w:rPr>
      </w:pPr>
      <w:ins w:id="187" w:author="Benjamin Meyer" w:date="2021-02-19T11:37:00Z">
        <w:r>
          <w:rPr>
            <w:rFonts w:asciiTheme="minorHAnsi" w:hAnsiTheme="minorHAnsi"/>
          </w:rPr>
          <w:t>Impervious surfaces</w:t>
        </w:r>
      </w:ins>
    </w:p>
    <w:p w14:paraId="5D3C9AF7" w14:textId="77777777" w:rsidR="00877426" w:rsidRDefault="00877426" w:rsidP="00877426">
      <w:pPr>
        <w:pStyle w:val="Default"/>
        <w:numPr>
          <w:ilvl w:val="0"/>
          <w:numId w:val="22"/>
        </w:numPr>
        <w:rPr>
          <w:ins w:id="188" w:author="Benjamin Meyer" w:date="2021-02-19T11:37:00Z"/>
          <w:rFonts w:asciiTheme="minorHAnsi" w:hAnsiTheme="minorHAnsi"/>
        </w:rPr>
      </w:pPr>
      <w:ins w:id="189" w:author="Benjamin Meyer" w:date="2021-02-19T11:37:00Z">
        <w:r>
          <w:rPr>
            <w:rFonts w:asciiTheme="minorHAnsi" w:hAnsiTheme="minorHAnsi"/>
          </w:rPr>
          <w:t>Galvanized metal surfaces</w:t>
        </w:r>
      </w:ins>
    </w:p>
    <w:p w14:paraId="7911D795" w14:textId="77777777" w:rsidR="00877426" w:rsidRDefault="00877426" w:rsidP="00877426">
      <w:pPr>
        <w:pStyle w:val="Default"/>
        <w:numPr>
          <w:ilvl w:val="0"/>
          <w:numId w:val="22"/>
        </w:numPr>
        <w:rPr>
          <w:ins w:id="190" w:author="Benjamin Meyer" w:date="2021-02-19T11:37:00Z"/>
          <w:rFonts w:asciiTheme="minorHAnsi" w:hAnsiTheme="minorHAnsi"/>
        </w:rPr>
      </w:pPr>
      <w:ins w:id="191" w:author="Benjamin Meyer" w:date="2021-02-19T11:37:00Z">
        <w:r>
          <w:rPr>
            <w:rFonts w:asciiTheme="minorHAnsi" w:hAnsiTheme="minorHAnsi"/>
          </w:rPr>
          <w:t>Natural mineral deposits</w:t>
        </w:r>
      </w:ins>
    </w:p>
    <w:p w14:paraId="3C8877E0" w14:textId="77777777" w:rsidR="00877426" w:rsidRDefault="00877426" w:rsidP="00877426">
      <w:pPr>
        <w:pStyle w:val="Default"/>
        <w:numPr>
          <w:ilvl w:val="0"/>
          <w:numId w:val="22"/>
        </w:numPr>
        <w:rPr>
          <w:ins w:id="192" w:author="Benjamin Meyer" w:date="2021-02-19T11:37:00Z"/>
          <w:rFonts w:asciiTheme="minorHAnsi" w:hAnsiTheme="minorHAnsi"/>
        </w:rPr>
      </w:pPr>
      <w:ins w:id="193" w:author="Benjamin Meyer" w:date="2021-02-19T11:37:00Z">
        <w:r>
          <w:rPr>
            <w:rFonts w:asciiTheme="minorHAnsi" w:hAnsiTheme="minorHAnsi"/>
          </w:rPr>
          <w:t>Snow storage locations</w:t>
        </w:r>
      </w:ins>
    </w:p>
    <w:p w14:paraId="2C4C3C4F" w14:textId="4CBCE27F" w:rsidR="00C219F5" w:rsidRPr="0087322E" w:rsidRDefault="00877426" w:rsidP="00C219F5">
      <w:pPr>
        <w:pStyle w:val="Default"/>
        <w:numPr>
          <w:ilvl w:val="0"/>
          <w:numId w:val="22"/>
        </w:numPr>
        <w:rPr>
          <w:rFonts w:asciiTheme="minorHAnsi" w:hAnsiTheme="minorHAnsi"/>
        </w:rPr>
      </w:pPr>
      <w:ins w:id="194" w:author="Benjamin Meyer" w:date="2021-02-19T11:37:00Z">
        <w:r>
          <w:rPr>
            <w:rFonts w:asciiTheme="minorHAnsi" w:hAnsiTheme="minorHAnsi"/>
          </w:rPr>
          <w:t>Storm water drainage systems</w:t>
        </w:r>
      </w:ins>
    </w:p>
    <w:p w14:paraId="2B88BD16" w14:textId="1E7DACD0" w:rsidR="00773810" w:rsidRDefault="00773810" w:rsidP="00827201"/>
    <w:p w14:paraId="720D89E9" w14:textId="77777777" w:rsidR="00773810" w:rsidRPr="00827201" w:rsidRDefault="00773810" w:rsidP="00827201"/>
    <w:p w14:paraId="1EF64FE7" w14:textId="6949D956" w:rsidR="00973145" w:rsidRPr="00CF3F57" w:rsidRDefault="00973145" w:rsidP="00CF3F57">
      <w:pPr>
        <w:pStyle w:val="Heading1"/>
        <w:rPr>
          <w:b/>
        </w:rPr>
      </w:pPr>
      <w:bookmarkStart w:id="195" w:name="_Toc64271435"/>
      <w:r w:rsidRPr="00CF3F57">
        <w:rPr>
          <w:b/>
        </w:rPr>
        <w:t>DISCUSSION</w:t>
      </w:r>
      <w:bookmarkEnd w:id="195"/>
    </w:p>
    <w:p w14:paraId="6A641314" w14:textId="77777777" w:rsidR="00973145" w:rsidRPr="00973145" w:rsidRDefault="00973145" w:rsidP="00973145"/>
    <w:p w14:paraId="1C3CCF05" w14:textId="57F8402A" w:rsidR="00973145" w:rsidRDefault="00973145" w:rsidP="00973145">
      <w:pPr>
        <w:pStyle w:val="Heading2"/>
      </w:pPr>
      <w:bookmarkStart w:id="196" w:name="_Toc64271436"/>
      <w:r>
        <w:t>Copper and zinc sampling</w:t>
      </w:r>
      <w:bookmarkEnd w:id="196"/>
    </w:p>
    <w:p w14:paraId="63DEA3BE" w14:textId="25339D56" w:rsidR="00973145" w:rsidRDefault="00973145" w:rsidP="00973145"/>
    <w:p w14:paraId="6F3CA150" w14:textId="479F55B3" w:rsidR="00973145" w:rsidRPr="003B4EC2" w:rsidRDefault="00D43934" w:rsidP="003B4EC2">
      <w:pPr>
        <w:pStyle w:val="Heading3"/>
        <w:rPr>
          <w:sz w:val="24"/>
        </w:rPr>
      </w:pPr>
      <w:bookmarkStart w:id="197" w:name="_Toc64271437"/>
      <w:r>
        <w:rPr>
          <w:sz w:val="24"/>
        </w:rPr>
        <w:t>Copper</w:t>
      </w:r>
      <w:bookmarkEnd w:id="197"/>
      <w:r w:rsidR="005B5ABC">
        <w:rPr>
          <w:sz w:val="24"/>
        </w:rPr>
        <w:t xml:space="preserve"> </w:t>
      </w:r>
    </w:p>
    <w:p w14:paraId="04056C7B" w14:textId="77777777" w:rsidR="00BF6E75" w:rsidRDefault="00BF6E75" w:rsidP="00973145">
      <w:pPr>
        <w:rPr>
          <w:bCs/>
          <w:sz w:val="24"/>
          <w:szCs w:val="24"/>
        </w:rPr>
      </w:pPr>
    </w:p>
    <w:p w14:paraId="517F91C5" w14:textId="7ED4366E" w:rsidR="00827201" w:rsidRDefault="00784C6B" w:rsidP="00973145">
      <w:pPr>
        <w:rPr>
          <w:bCs/>
          <w:sz w:val="24"/>
          <w:szCs w:val="24"/>
        </w:rPr>
      </w:pPr>
      <w:r>
        <w:rPr>
          <w:bCs/>
          <w:sz w:val="24"/>
          <w:szCs w:val="24"/>
        </w:rPr>
        <w:t>No</w:t>
      </w:r>
      <w:r w:rsidR="00A81CED">
        <w:rPr>
          <w:bCs/>
          <w:sz w:val="24"/>
          <w:szCs w:val="24"/>
        </w:rPr>
        <w:t xml:space="preserve"> confirmed</w:t>
      </w:r>
      <w:r>
        <w:rPr>
          <w:bCs/>
          <w:sz w:val="24"/>
          <w:szCs w:val="24"/>
        </w:rPr>
        <w:t xml:space="preserve"> </w:t>
      </w:r>
      <w:r w:rsidR="00086350">
        <w:rPr>
          <w:bCs/>
          <w:sz w:val="24"/>
          <w:szCs w:val="24"/>
        </w:rPr>
        <w:t xml:space="preserve">copper </w:t>
      </w:r>
      <w:r w:rsidR="00BF6E75">
        <w:rPr>
          <w:bCs/>
          <w:sz w:val="24"/>
          <w:szCs w:val="24"/>
        </w:rPr>
        <w:t>exceedances</w:t>
      </w:r>
      <w:r w:rsidR="00CB1EFA">
        <w:rPr>
          <w:bCs/>
          <w:sz w:val="24"/>
          <w:szCs w:val="24"/>
        </w:rPr>
        <w:t xml:space="preserve"> of hardness-dependent toxicity criteria</w:t>
      </w:r>
      <w:r w:rsidR="00BF6E75">
        <w:rPr>
          <w:bCs/>
          <w:sz w:val="24"/>
          <w:szCs w:val="24"/>
        </w:rPr>
        <w:t xml:space="preserve"> were observed</w:t>
      </w:r>
      <w:r w:rsidR="00BD4D4B">
        <w:rPr>
          <w:bCs/>
          <w:sz w:val="24"/>
          <w:szCs w:val="24"/>
        </w:rPr>
        <w:t xml:space="preserve"> throughout</w:t>
      </w:r>
      <w:r w:rsidR="00BF6E75">
        <w:rPr>
          <w:bCs/>
          <w:sz w:val="24"/>
          <w:szCs w:val="24"/>
        </w:rPr>
        <w:t xml:space="preserve"> the 2019</w:t>
      </w:r>
      <w:r w:rsidR="00A97748">
        <w:rPr>
          <w:bCs/>
          <w:sz w:val="24"/>
          <w:szCs w:val="24"/>
        </w:rPr>
        <w:t>-202</w:t>
      </w:r>
      <w:r w:rsidR="00A81CED">
        <w:rPr>
          <w:bCs/>
          <w:sz w:val="24"/>
          <w:szCs w:val="24"/>
        </w:rPr>
        <w:t xml:space="preserve">0 sampling events. </w:t>
      </w:r>
      <w:r w:rsidR="00D43934">
        <w:rPr>
          <w:bCs/>
          <w:sz w:val="24"/>
          <w:szCs w:val="24"/>
        </w:rPr>
        <w:t xml:space="preserve">The most elevated </w:t>
      </w:r>
      <w:r w:rsidR="00977755">
        <w:rPr>
          <w:bCs/>
          <w:sz w:val="24"/>
          <w:szCs w:val="24"/>
        </w:rPr>
        <w:t>copper value</w:t>
      </w:r>
      <w:r w:rsidR="009E491F">
        <w:rPr>
          <w:bCs/>
          <w:sz w:val="24"/>
          <w:szCs w:val="24"/>
        </w:rPr>
        <w:t xml:space="preserve"> (8.16 ug/L)</w:t>
      </w:r>
      <w:r w:rsidR="00977755">
        <w:rPr>
          <w:bCs/>
          <w:sz w:val="24"/>
          <w:szCs w:val="24"/>
        </w:rPr>
        <w:t xml:space="preserve"> was observed on July 24, 2019 in the </w:t>
      </w:r>
      <w:r w:rsidR="00086350">
        <w:rPr>
          <w:bCs/>
          <w:sz w:val="24"/>
          <w:szCs w:val="24"/>
        </w:rPr>
        <w:t xml:space="preserve">Kenai River </w:t>
      </w:r>
      <w:r w:rsidR="00977755">
        <w:rPr>
          <w:bCs/>
          <w:sz w:val="24"/>
          <w:szCs w:val="24"/>
        </w:rPr>
        <w:t>mainstem at the Slikok Creek confluence</w:t>
      </w:r>
      <w:r w:rsidR="0087322E">
        <w:rPr>
          <w:bCs/>
          <w:sz w:val="24"/>
          <w:szCs w:val="24"/>
        </w:rPr>
        <w:t xml:space="preserve"> and was above the chronic concentration criteria (CCC) of </w:t>
      </w:r>
      <w:r w:rsidR="00E348EE">
        <w:rPr>
          <w:bCs/>
          <w:sz w:val="24"/>
          <w:szCs w:val="24"/>
        </w:rPr>
        <w:t>4.55 ug/L (Table 4). Due to the proximity of</w:t>
      </w:r>
      <w:r w:rsidR="00086350">
        <w:rPr>
          <w:bCs/>
          <w:sz w:val="24"/>
          <w:szCs w:val="24"/>
        </w:rPr>
        <w:t xml:space="preserve"> potential anthropogenic sources</w:t>
      </w:r>
      <w:r w:rsidR="00E348EE">
        <w:rPr>
          <w:bCs/>
          <w:sz w:val="24"/>
          <w:szCs w:val="24"/>
        </w:rPr>
        <w:t xml:space="preserve"> in Slikok Creek</w:t>
      </w:r>
      <w:r w:rsidR="00905C94">
        <w:rPr>
          <w:bCs/>
          <w:sz w:val="24"/>
          <w:szCs w:val="24"/>
        </w:rPr>
        <w:t>, this observation suggests that further</w:t>
      </w:r>
      <w:r w:rsidR="00827201">
        <w:rPr>
          <w:bCs/>
          <w:sz w:val="24"/>
          <w:szCs w:val="24"/>
        </w:rPr>
        <w:t xml:space="preserve"> monitoring is warranted, </w:t>
      </w:r>
      <w:commentRangeStart w:id="198"/>
      <w:commentRangeStart w:id="199"/>
      <w:r w:rsidR="00827201">
        <w:rPr>
          <w:bCs/>
          <w:sz w:val="24"/>
          <w:szCs w:val="24"/>
        </w:rPr>
        <w:t xml:space="preserve">including </w:t>
      </w:r>
      <w:r w:rsidR="00086350">
        <w:rPr>
          <w:bCs/>
          <w:sz w:val="24"/>
          <w:szCs w:val="24"/>
        </w:rPr>
        <w:t>longitudinal survey(s)</w:t>
      </w:r>
      <w:r w:rsidR="00777B8D">
        <w:rPr>
          <w:bCs/>
          <w:sz w:val="24"/>
          <w:szCs w:val="24"/>
        </w:rPr>
        <w:t xml:space="preserve"> </w:t>
      </w:r>
      <w:commentRangeEnd w:id="198"/>
      <w:r w:rsidR="00B5420F">
        <w:rPr>
          <w:rStyle w:val="CommentReference"/>
        </w:rPr>
        <w:commentReference w:id="198"/>
      </w:r>
      <w:commentRangeEnd w:id="199"/>
      <w:r w:rsidR="00777B8D">
        <w:rPr>
          <w:rStyle w:val="CommentReference"/>
        </w:rPr>
        <w:commentReference w:id="199"/>
      </w:r>
      <w:r w:rsidR="00086350">
        <w:rPr>
          <w:bCs/>
          <w:sz w:val="24"/>
          <w:szCs w:val="24"/>
        </w:rPr>
        <w:t>along with examination of po</w:t>
      </w:r>
      <w:r w:rsidR="00905C94">
        <w:rPr>
          <w:bCs/>
          <w:sz w:val="24"/>
          <w:szCs w:val="24"/>
        </w:rPr>
        <w:t>tential point sources</w:t>
      </w:r>
      <w:r w:rsidR="00086350">
        <w:rPr>
          <w:bCs/>
          <w:sz w:val="24"/>
          <w:szCs w:val="24"/>
        </w:rPr>
        <w:t>.</w:t>
      </w:r>
      <w:r w:rsidR="00905C94">
        <w:rPr>
          <w:bCs/>
          <w:sz w:val="24"/>
          <w:szCs w:val="24"/>
        </w:rPr>
        <w:t xml:space="preserve">  However </w:t>
      </w:r>
      <w:r w:rsidR="00BC3BAD">
        <w:rPr>
          <w:bCs/>
          <w:sz w:val="24"/>
          <w:szCs w:val="24"/>
        </w:rPr>
        <w:t>because the calcium and magnesium data used to generate the CCC value is asynchronyous from the copper/zinc sampling event (Table 3) the exceedance is not considered confirmed.</w:t>
      </w:r>
    </w:p>
    <w:p w14:paraId="10D4F35A" w14:textId="77777777" w:rsidR="00905C94" w:rsidRDefault="00905C94" w:rsidP="00973145">
      <w:pPr>
        <w:rPr>
          <w:bCs/>
          <w:sz w:val="24"/>
          <w:szCs w:val="24"/>
        </w:rPr>
      </w:pPr>
    </w:p>
    <w:p w14:paraId="4AD21B2B" w14:textId="11E7FC2B" w:rsidR="00545467" w:rsidRDefault="009E491F" w:rsidP="00973145">
      <w:pPr>
        <w:rPr>
          <w:bCs/>
          <w:sz w:val="24"/>
          <w:szCs w:val="24"/>
        </w:rPr>
      </w:pPr>
      <w:r>
        <w:rPr>
          <w:bCs/>
          <w:sz w:val="24"/>
          <w:szCs w:val="24"/>
        </w:rPr>
        <w:t xml:space="preserve">Other elevated </w:t>
      </w:r>
      <w:r w:rsidR="00D43934">
        <w:rPr>
          <w:bCs/>
          <w:sz w:val="24"/>
          <w:szCs w:val="24"/>
        </w:rPr>
        <w:t xml:space="preserve">copper samples </w:t>
      </w:r>
      <w:r>
        <w:rPr>
          <w:bCs/>
          <w:sz w:val="24"/>
          <w:szCs w:val="24"/>
        </w:rPr>
        <w:t>include those from</w:t>
      </w:r>
      <w:r w:rsidR="00D43934">
        <w:rPr>
          <w:bCs/>
          <w:sz w:val="24"/>
          <w:szCs w:val="24"/>
        </w:rPr>
        <w:t xml:space="preserve"> Upper No Name creek and Lower Beaver Creek during spring 2019, </w:t>
      </w:r>
      <w:r w:rsidR="00777B8D">
        <w:rPr>
          <w:bCs/>
          <w:sz w:val="24"/>
          <w:szCs w:val="24"/>
        </w:rPr>
        <w:t>possibly</w:t>
      </w:r>
      <w:r w:rsidR="00BD4D4B">
        <w:rPr>
          <w:bCs/>
          <w:sz w:val="24"/>
          <w:szCs w:val="24"/>
        </w:rPr>
        <w:t xml:space="preserve"> the product of the rapid</w:t>
      </w:r>
      <w:r w:rsidR="00D43934">
        <w:rPr>
          <w:bCs/>
          <w:sz w:val="24"/>
          <w:szCs w:val="24"/>
        </w:rPr>
        <w:t xml:space="preserve"> f</w:t>
      </w:r>
      <w:r w:rsidR="003E4000">
        <w:rPr>
          <w:bCs/>
          <w:sz w:val="24"/>
          <w:szCs w:val="24"/>
        </w:rPr>
        <w:t>lush of nutrients and sediment</w:t>
      </w:r>
      <w:r w:rsidR="00D43934">
        <w:rPr>
          <w:bCs/>
          <w:sz w:val="24"/>
          <w:szCs w:val="24"/>
        </w:rPr>
        <w:t xml:space="preserve"> associated with the </w:t>
      </w:r>
      <w:commentRangeStart w:id="200"/>
      <w:commentRangeStart w:id="201"/>
      <w:commentRangeStart w:id="202"/>
      <w:r w:rsidR="00D43934">
        <w:rPr>
          <w:bCs/>
          <w:sz w:val="24"/>
          <w:szCs w:val="24"/>
        </w:rPr>
        <w:t>spring</w:t>
      </w:r>
      <w:r w:rsidR="00D404BE">
        <w:rPr>
          <w:bCs/>
          <w:sz w:val="24"/>
          <w:szCs w:val="24"/>
        </w:rPr>
        <w:t xml:space="preserve"> snow melt</w:t>
      </w:r>
      <w:r w:rsidR="00D43934">
        <w:rPr>
          <w:bCs/>
          <w:sz w:val="24"/>
          <w:szCs w:val="24"/>
        </w:rPr>
        <w:t xml:space="preserve"> f</w:t>
      </w:r>
      <w:r w:rsidR="00A51324">
        <w:rPr>
          <w:bCs/>
          <w:sz w:val="24"/>
          <w:szCs w:val="24"/>
        </w:rPr>
        <w:t>reshet.</w:t>
      </w:r>
      <w:commentRangeEnd w:id="200"/>
      <w:r w:rsidR="00B5420F">
        <w:rPr>
          <w:rStyle w:val="CommentReference"/>
        </w:rPr>
        <w:commentReference w:id="200"/>
      </w:r>
      <w:commentRangeEnd w:id="201"/>
      <w:r w:rsidR="00DB58B7">
        <w:rPr>
          <w:rStyle w:val="CommentReference"/>
        </w:rPr>
        <w:commentReference w:id="201"/>
      </w:r>
      <w:commentRangeEnd w:id="202"/>
      <w:r w:rsidR="00BC3BAD">
        <w:rPr>
          <w:rStyle w:val="CommentReference"/>
        </w:rPr>
        <w:commentReference w:id="202"/>
      </w:r>
      <w:r w:rsidR="00A51324">
        <w:rPr>
          <w:bCs/>
          <w:sz w:val="24"/>
          <w:szCs w:val="24"/>
        </w:rPr>
        <w:t xml:space="preserve"> </w:t>
      </w:r>
      <w:r w:rsidR="00686DFD">
        <w:rPr>
          <w:bCs/>
          <w:sz w:val="24"/>
          <w:szCs w:val="24"/>
        </w:rPr>
        <w:t>Other e</w:t>
      </w:r>
      <w:r w:rsidR="00856719">
        <w:rPr>
          <w:bCs/>
          <w:sz w:val="24"/>
          <w:szCs w:val="24"/>
        </w:rPr>
        <w:t>levated copper sample</w:t>
      </w:r>
      <w:r w:rsidR="000D137C">
        <w:rPr>
          <w:bCs/>
          <w:sz w:val="24"/>
          <w:szCs w:val="24"/>
        </w:rPr>
        <w:t>s were</w:t>
      </w:r>
      <w:r w:rsidR="00856719">
        <w:rPr>
          <w:bCs/>
          <w:sz w:val="24"/>
          <w:szCs w:val="24"/>
        </w:rPr>
        <w:t xml:space="preserve"> also observed at the City of Kenai D</w:t>
      </w:r>
      <w:r w:rsidR="00F96D31">
        <w:rPr>
          <w:bCs/>
          <w:sz w:val="24"/>
          <w:szCs w:val="24"/>
        </w:rPr>
        <w:t xml:space="preserve">ocks sites on </w:t>
      </w:r>
      <w:r w:rsidR="001F6BBE">
        <w:rPr>
          <w:bCs/>
          <w:sz w:val="24"/>
          <w:szCs w:val="24"/>
        </w:rPr>
        <w:t xml:space="preserve">July 24, 2019 and </w:t>
      </w:r>
      <w:r w:rsidR="00F96D31">
        <w:rPr>
          <w:bCs/>
          <w:sz w:val="24"/>
          <w:szCs w:val="24"/>
        </w:rPr>
        <w:t>July 21, 2020</w:t>
      </w:r>
      <w:r w:rsidR="00512F8C">
        <w:rPr>
          <w:bCs/>
          <w:sz w:val="24"/>
          <w:szCs w:val="24"/>
        </w:rPr>
        <w:t xml:space="preserve">. While </w:t>
      </w:r>
      <w:commentRangeStart w:id="203"/>
      <w:commentRangeStart w:id="204"/>
      <w:r w:rsidR="006823C1">
        <w:rPr>
          <w:bCs/>
          <w:sz w:val="24"/>
          <w:szCs w:val="24"/>
        </w:rPr>
        <w:t>d</w:t>
      </w:r>
      <w:commentRangeEnd w:id="203"/>
      <w:r w:rsidR="006823C1">
        <w:rPr>
          <w:rStyle w:val="CommentReference"/>
        </w:rPr>
        <w:commentReference w:id="203"/>
      </w:r>
      <w:commentRangeEnd w:id="204"/>
      <w:r w:rsidR="00BF0AB1">
        <w:rPr>
          <w:rStyle w:val="CommentReference"/>
        </w:rPr>
        <w:commentReference w:id="204"/>
      </w:r>
      <w:r w:rsidR="00512F8C">
        <w:rPr>
          <w:bCs/>
          <w:sz w:val="24"/>
          <w:szCs w:val="24"/>
        </w:rPr>
        <w:t xml:space="preserve">iagnosing </w:t>
      </w:r>
      <w:r w:rsidR="00BF0AB1">
        <w:rPr>
          <w:bCs/>
          <w:sz w:val="24"/>
          <w:szCs w:val="24"/>
        </w:rPr>
        <w:t>specific source locations</w:t>
      </w:r>
      <w:r w:rsidR="00512F8C">
        <w:rPr>
          <w:bCs/>
          <w:sz w:val="24"/>
          <w:szCs w:val="24"/>
        </w:rPr>
        <w:t xml:space="preserve"> of copper was not part of this analysis, creosote pilings such as those sometimes used in dock construction are known sources of copper </w:t>
      </w:r>
      <w:r w:rsidR="00E22C18">
        <w:rPr>
          <w:bCs/>
          <w:sz w:val="24"/>
          <w:szCs w:val="24"/>
        </w:rPr>
        <w:fldChar w:fldCharType="begin" w:fldLock="1">
          <w:fldData xml:space="preserve">ZQBKAHgAOQBVADAAMQB2ADIAegBnAFEALwBTAHUAQwB6AHAAWgBOAFMAcABSAEUAKwBkAFEAMABk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</w:fldData>
        </w:fldChar>
      </w:r>
      <w:r w:rsidR="00E22C18">
        <w:rPr>
          <w:bCs/>
          <w:sz w:val="24"/>
          <w:szCs w:val="24"/>
        </w:rPr>
        <w:instrText>ADDIN paperpile_citation &lt;clusterId&gt;Y429M597B287F872&lt;/clusterId&gt;&lt;version&gt;0.6.11&lt;/version&gt;&lt;metadata&gt;&lt;citation&gt;&lt;id&gt;bf89ace6-cfe1-445c-a748-c37d20ee11d5&lt;/id&gt;&lt;no_author/&gt;&lt;prefix/&gt;&lt;suffix/&gt;&lt;locator/&gt;&lt;locator_label&gt;page&lt;/locator_label&gt;&lt;/citation&gt;&lt;/metadata&gt; \* MERGEFORMAT</w:instrText>
      </w:r>
      <w:r w:rsidR="00E22C18">
        <w:rPr>
          <w:bCs/>
          <w:sz w:val="24"/>
          <w:szCs w:val="24"/>
        </w:rPr>
      </w:r>
      <w:r w:rsidR="00E22C18">
        <w:rPr>
          <w:bCs/>
          <w:sz w:val="24"/>
          <w:szCs w:val="24"/>
        </w:rPr>
        <w:fldChar w:fldCharType="separate"/>
      </w:r>
      <w:r w:rsidR="00E22C18">
        <w:rPr>
          <w:bCs/>
          <w:noProof/>
          <w:sz w:val="24"/>
          <w:szCs w:val="24"/>
        </w:rPr>
        <w:t>(EPA 2015)</w:t>
      </w:r>
      <w:r w:rsidR="00E22C18">
        <w:rPr>
          <w:bCs/>
          <w:sz w:val="24"/>
          <w:szCs w:val="24"/>
        </w:rPr>
        <w:fldChar w:fldCharType="end"/>
      </w:r>
      <w:r w:rsidR="00AC7900">
        <w:rPr>
          <w:bCs/>
          <w:sz w:val="24"/>
          <w:szCs w:val="24"/>
        </w:rPr>
        <w:t>.</w:t>
      </w:r>
    </w:p>
    <w:p w14:paraId="32250B25" w14:textId="37928617" w:rsidR="00E13B63" w:rsidRDefault="00E13B63" w:rsidP="003C0D02">
      <w:pPr>
        <w:rPr>
          <w:sz w:val="24"/>
          <w:szCs w:val="24"/>
        </w:rPr>
      </w:pPr>
    </w:p>
    <w:p w14:paraId="0B2EF687" w14:textId="77777777" w:rsidR="005B5ABC" w:rsidRDefault="005B5ABC" w:rsidP="003C0D02">
      <w:pPr>
        <w:rPr>
          <w:sz w:val="24"/>
          <w:szCs w:val="24"/>
        </w:rPr>
      </w:pPr>
    </w:p>
    <w:p w14:paraId="15247125" w14:textId="1DBCC10B" w:rsidR="00EE56F9" w:rsidRDefault="005B5ABC" w:rsidP="00EE56F9">
      <w:pPr>
        <w:pStyle w:val="Heading3"/>
        <w:rPr>
          <w:sz w:val="24"/>
        </w:rPr>
      </w:pPr>
      <w:bookmarkStart w:id="205" w:name="_Toc64271438"/>
      <w:commentRangeStart w:id="206"/>
      <w:commentRangeStart w:id="207"/>
      <w:r>
        <w:rPr>
          <w:sz w:val="24"/>
        </w:rPr>
        <w:t>Zinc</w:t>
      </w:r>
      <w:commentRangeEnd w:id="206"/>
      <w:r w:rsidR="0024174C">
        <w:rPr>
          <w:rStyle w:val="CommentReference"/>
          <w:b w:val="0"/>
          <w:color w:val="auto"/>
          <w:spacing w:val="0"/>
        </w:rPr>
        <w:commentReference w:id="206"/>
      </w:r>
      <w:bookmarkEnd w:id="205"/>
      <w:commentRangeEnd w:id="207"/>
      <w:r w:rsidR="00BC3BAD">
        <w:rPr>
          <w:rStyle w:val="CommentReference"/>
          <w:b w:val="0"/>
          <w:color w:val="auto"/>
          <w:spacing w:val="0"/>
        </w:rPr>
        <w:commentReference w:id="207"/>
      </w:r>
      <w:r w:rsidR="00E13B63" w:rsidRPr="003B4EC2">
        <w:rPr>
          <w:sz w:val="24"/>
        </w:rPr>
        <w:t xml:space="preserve"> </w:t>
      </w:r>
    </w:p>
    <w:p w14:paraId="5FA0B932" w14:textId="77777777" w:rsidR="00370AB4" w:rsidRPr="00370AB4" w:rsidRDefault="00370AB4" w:rsidP="00370AB4"/>
    <w:p w14:paraId="459AA1C1" w14:textId="0E701E58" w:rsidR="000E508E" w:rsidRDefault="00CB1EFA" w:rsidP="003D7C72">
      <w:pPr>
        <w:rPr>
          <w:bCs/>
          <w:sz w:val="24"/>
          <w:szCs w:val="24"/>
        </w:rPr>
      </w:pPr>
      <w:r>
        <w:rPr>
          <w:bCs/>
          <w:sz w:val="24"/>
          <w:szCs w:val="24"/>
        </w:rPr>
        <w:t xml:space="preserve">Zinc exceedances of hardness-dependent </w:t>
      </w:r>
      <w:r w:rsidR="00BF0AB1">
        <w:rPr>
          <w:bCs/>
          <w:sz w:val="24"/>
          <w:szCs w:val="24"/>
        </w:rPr>
        <w:t>CCC</w:t>
      </w:r>
      <w:r>
        <w:rPr>
          <w:bCs/>
          <w:sz w:val="24"/>
          <w:szCs w:val="24"/>
        </w:rPr>
        <w:t xml:space="preserve"> </w:t>
      </w:r>
      <w:r w:rsidR="00BF0AB1">
        <w:rPr>
          <w:bCs/>
          <w:sz w:val="24"/>
          <w:szCs w:val="24"/>
        </w:rPr>
        <w:t>values</w:t>
      </w:r>
      <w:r w:rsidR="00545467">
        <w:rPr>
          <w:bCs/>
          <w:sz w:val="24"/>
          <w:szCs w:val="24"/>
        </w:rPr>
        <w:t xml:space="preserve"> </w:t>
      </w:r>
      <w:r>
        <w:rPr>
          <w:bCs/>
          <w:sz w:val="24"/>
          <w:szCs w:val="24"/>
        </w:rPr>
        <w:t>were observe</w:t>
      </w:r>
      <w:r w:rsidR="00BF0AB1">
        <w:rPr>
          <w:bCs/>
          <w:sz w:val="24"/>
          <w:szCs w:val="24"/>
        </w:rPr>
        <w:t>d at several</w:t>
      </w:r>
      <w:commentRangeStart w:id="208"/>
      <w:commentRangeStart w:id="209"/>
      <w:r w:rsidR="00545467">
        <w:rPr>
          <w:bCs/>
          <w:sz w:val="24"/>
          <w:szCs w:val="24"/>
        </w:rPr>
        <w:t xml:space="preserve"> sampling</w:t>
      </w:r>
      <w:commentRangeEnd w:id="208"/>
      <w:r w:rsidR="007A05B7">
        <w:rPr>
          <w:rStyle w:val="CommentReference"/>
        </w:rPr>
        <w:commentReference w:id="208"/>
      </w:r>
      <w:commentRangeEnd w:id="209"/>
      <w:r w:rsidR="00BF0AB1">
        <w:rPr>
          <w:rStyle w:val="CommentReference"/>
        </w:rPr>
        <w:commentReference w:id="209"/>
      </w:r>
      <w:r w:rsidR="00545467">
        <w:rPr>
          <w:bCs/>
          <w:sz w:val="24"/>
          <w:szCs w:val="24"/>
        </w:rPr>
        <w:t xml:space="preserve"> </w:t>
      </w:r>
      <w:r w:rsidR="00BF0AB1">
        <w:rPr>
          <w:bCs/>
          <w:sz w:val="24"/>
          <w:szCs w:val="24"/>
        </w:rPr>
        <w:t>locations</w:t>
      </w:r>
      <w:r w:rsidR="00545467">
        <w:rPr>
          <w:bCs/>
          <w:sz w:val="24"/>
          <w:szCs w:val="24"/>
        </w:rPr>
        <w:t xml:space="preserve"> in 2019-2020, including </w:t>
      </w:r>
      <w:r>
        <w:rPr>
          <w:bCs/>
          <w:sz w:val="24"/>
          <w:szCs w:val="24"/>
        </w:rPr>
        <w:t>six of nine tributary sites a</w:t>
      </w:r>
      <w:r w:rsidR="00DB4F55">
        <w:rPr>
          <w:bCs/>
          <w:sz w:val="24"/>
          <w:szCs w:val="24"/>
        </w:rPr>
        <w:t xml:space="preserve">nd five of ten mainstem sites. </w:t>
      </w:r>
      <w:r w:rsidR="00545467">
        <w:rPr>
          <w:bCs/>
          <w:sz w:val="24"/>
          <w:szCs w:val="24"/>
        </w:rPr>
        <w:t>Zinc exceedances</w:t>
      </w:r>
      <w:r w:rsidR="000F731E">
        <w:rPr>
          <w:bCs/>
          <w:sz w:val="24"/>
          <w:szCs w:val="24"/>
        </w:rPr>
        <w:t xml:space="preserve"> suggested </w:t>
      </w:r>
      <w:r w:rsidR="00256F73">
        <w:rPr>
          <w:bCs/>
          <w:sz w:val="24"/>
          <w:szCs w:val="24"/>
        </w:rPr>
        <w:t>a</w:t>
      </w:r>
      <w:r w:rsidR="000F731E">
        <w:rPr>
          <w:bCs/>
          <w:sz w:val="24"/>
          <w:szCs w:val="24"/>
        </w:rPr>
        <w:t xml:space="preserve"> spatial</w:t>
      </w:r>
      <w:r w:rsidR="007A05B7">
        <w:rPr>
          <w:bCs/>
          <w:sz w:val="24"/>
          <w:szCs w:val="24"/>
        </w:rPr>
        <w:t xml:space="preserve"> trend.</w:t>
      </w:r>
      <w:r w:rsidR="003D7C72">
        <w:rPr>
          <w:bCs/>
          <w:sz w:val="24"/>
          <w:szCs w:val="24"/>
        </w:rPr>
        <w:t xml:space="preserve"> </w:t>
      </w:r>
      <w:r w:rsidR="00545467">
        <w:rPr>
          <w:bCs/>
          <w:sz w:val="24"/>
          <w:szCs w:val="24"/>
        </w:rPr>
        <w:t>E</w:t>
      </w:r>
      <w:r w:rsidR="003D7C72">
        <w:rPr>
          <w:bCs/>
          <w:sz w:val="24"/>
          <w:szCs w:val="24"/>
        </w:rPr>
        <w:t xml:space="preserve">xceedances were observed primarily in the lower and </w:t>
      </w:r>
      <w:commentRangeStart w:id="210"/>
      <w:commentRangeStart w:id="211"/>
      <w:r w:rsidR="003D7C72">
        <w:rPr>
          <w:bCs/>
          <w:sz w:val="24"/>
          <w:szCs w:val="24"/>
        </w:rPr>
        <w:t>estuary</w:t>
      </w:r>
      <w:commentRangeEnd w:id="210"/>
      <w:r w:rsidR="00FC199C">
        <w:rPr>
          <w:rStyle w:val="CommentReference"/>
        </w:rPr>
        <w:commentReference w:id="210"/>
      </w:r>
      <w:commentRangeEnd w:id="211"/>
      <w:r w:rsidR="00BC3BAD">
        <w:rPr>
          <w:rStyle w:val="CommentReference"/>
        </w:rPr>
        <w:commentReference w:id="211"/>
      </w:r>
      <w:r w:rsidR="003D7C72">
        <w:rPr>
          <w:bCs/>
          <w:sz w:val="24"/>
          <w:szCs w:val="24"/>
        </w:rPr>
        <w:t xml:space="preserve"> sections of the Kenai River (</w:t>
      </w:r>
      <w:r w:rsidR="00545467">
        <w:rPr>
          <w:bCs/>
          <w:sz w:val="24"/>
          <w:szCs w:val="24"/>
        </w:rPr>
        <w:t xml:space="preserve">river mile 0 to 23, </w:t>
      </w:r>
      <w:r w:rsidR="003D7C72">
        <w:rPr>
          <w:bCs/>
          <w:sz w:val="24"/>
          <w:szCs w:val="24"/>
        </w:rPr>
        <w:t>Figure 1)</w:t>
      </w:r>
      <w:r w:rsidR="00545467">
        <w:rPr>
          <w:bCs/>
          <w:sz w:val="24"/>
          <w:szCs w:val="24"/>
        </w:rPr>
        <w:t>, the segment of river that flows through the highest concentration of development within</w:t>
      </w:r>
      <w:r w:rsidR="00D918D7">
        <w:rPr>
          <w:bCs/>
          <w:sz w:val="24"/>
          <w:szCs w:val="24"/>
        </w:rPr>
        <w:t xml:space="preserve"> the Kenai River watershed, while</w:t>
      </w:r>
      <w:r w:rsidR="00256F73">
        <w:rPr>
          <w:bCs/>
          <w:sz w:val="24"/>
          <w:szCs w:val="24"/>
        </w:rPr>
        <w:t xml:space="preserve"> </w:t>
      </w:r>
      <w:ins w:id="212" w:author="Benjamin Meyer" w:date="2021-02-19T15:30:00Z">
        <w:r w:rsidR="00D918D7">
          <w:rPr>
            <w:bCs/>
            <w:sz w:val="24"/>
            <w:szCs w:val="24"/>
          </w:rPr>
          <w:t>n</w:t>
        </w:r>
      </w:ins>
      <w:r w:rsidR="00545467">
        <w:rPr>
          <w:bCs/>
          <w:sz w:val="24"/>
          <w:szCs w:val="24"/>
        </w:rPr>
        <w:t xml:space="preserve">o exceedances were </w:t>
      </w:r>
      <w:r w:rsidR="003D7C72">
        <w:rPr>
          <w:bCs/>
          <w:sz w:val="24"/>
          <w:szCs w:val="24"/>
        </w:rPr>
        <w:t>observed at Jim’s Landing, Skilak Lake Outlet, or Lower Funny River</w:t>
      </w:r>
      <w:r w:rsidR="00175C94">
        <w:rPr>
          <w:bCs/>
          <w:sz w:val="24"/>
          <w:szCs w:val="24"/>
        </w:rPr>
        <w:t xml:space="preserve">, sites which have minimal potential for </w:t>
      </w:r>
      <w:commentRangeStart w:id="213"/>
      <w:commentRangeStart w:id="214"/>
      <w:r w:rsidR="00175C94">
        <w:rPr>
          <w:bCs/>
          <w:sz w:val="24"/>
          <w:szCs w:val="24"/>
        </w:rPr>
        <w:t>anthropogenic influence</w:t>
      </w:r>
      <w:commentRangeEnd w:id="213"/>
      <w:r w:rsidR="0066467A">
        <w:rPr>
          <w:rStyle w:val="CommentReference"/>
        </w:rPr>
        <w:commentReference w:id="213"/>
      </w:r>
      <w:commentRangeEnd w:id="214"/>
      <w:r w:rsidR="00D918D7">
        <w:rPr>
          <w:rStyle w:val="CommentReference"/>
        </w:rPr>
        <w:commentReference w:id="214"/>
      </w:r>
      <w:r w:rsidR="003D7C72">
        <w:rPr>
          <w:bCs/>
          <w:sz w:val="24"/>
          <w:szCs w:val="24"/>
        </w:rPr>
        <w:t>.</w:t>
      </w:r>
    </w:p>
    <w:p w14:paraId="584B1421" w14:textId="77777777" w:rsidR="003D7C72" w:rsidRDefault="003D7C72" w:rsidP="00CB1EFA">
      <w:pPr>
        <w:rPr>
          <w:bCs/>
          <w:sz w:val="24"/>
          <w:szCs w:val="24"/>
        </w:rPr>
      </w:pPr>
    </w:p>
    <w:p w14:paraId="5407E6F9" w14:textId="05F1D9A6" w:rsidR="000E508E" w:rsidRDefault="00CB1EFA" w:rsidP="00856719">
      <w:pPr>
        <w:rPr>
          <w:bCs/>
          <w:sz w:val="24"/>
          <w:szCs w:val="24"/>
        </w:rPr>
      </w:pPr>
      <w:r>
        <w:rPr>
          <w:bCs/>
          <w:sz w:val="24"/>
          <w:szCs w:val="24"/>
        </w:rPr>
        <w:t>The sampling event on April 30, 2019</w:t>
      </w:r>
      <w:r w:rsidR="00BD4D4B">
        <w:rPr>
          <w:bCs/>
          <w:sz w:val="24"/>
          <w:szCs w:val="24"/>
        </w:rPr>
        <w:t>, where zinc exceedances were simultaneously observed at three tributary and five main</w:t>
      </w:r>
      <w:r w:rsidR="00731330">
        <w:rPr>
          <w:bCs/>
          <w:sz w:val="24"/>
          <w:szCs w:val="24"/>
        </w:rPr>
        <w:t xml:space="preserve"> </w:t>
      </w:r>
      <w:r w:rsidR="00BD4D4B">
        <w:rPr>
          <w:bCs/>
          <w:sz w:val="24"/>
          <w:szCs w:val="24"/>
        </w:rPr>
        <w:t>stem sites</w:t>
      </w:r>
      <w:r w:rsidR="00731330">
        <w:rPr>
          <w:bCs/>
          <w:sz w:val="24"/>
          <w:szCs w:val="24"/>
        </w:rPr>
        <w:t xml:space="preserve"> (Figures 5, 6, and 7)</w:t>
      </w:r>
      <w:r w:rsidR="00BD4D4B">
        <w:rPr>
          <w:bCs/>
          <w:sz w:val="24"/>
          <w:szCs w:val="24"/>
        </w:rPr>
        <w:t xml:space="preserve">, </w:t>
      </w:r>
      <w:r w:rsidR="00731330">
        <w:rPr>
          <w:bCs/>
          <w:sz w:val="24"/>
          <w:szCs w:val="24"/>
        </w:rPr>
        <w:t xml:space="preserve">could </w:t>
      </w:r>
      <w:r w:rsidR="00BD4D4B">
        <w:rPr>
          <w:bCs/>
          <w:sz w:val="24"/>
          <w:szCs w:val="24"/>
        </w:rPr>
        <w:t>suggest a r</w:t>
      </w:r>
      <w:r w:rsidR="00086350">
        <w:rPr>
          <w:bCs/>
          <w:sz w:val="24"/>
          <w:szCs w:val="24"/>
        </w:rPr>
        <w:t>egion-wide meteorological process</w:t>
      </w:r>
      <w:r w:rsidR="001A2D92">
        <w:rPr>
          <w:bCs/>
          <w:sz w:val="24"/>
          <w:szCs w:val="24"/>
        </w:rPr>
        <w:t xml:space="preserve"> such as snowmelt or precipitation</w:t>
      </w:r>
      <w:r w:rsidR="00731330">
        <w:rPr>
          <w:bCs/>
          <w:sz w:val="24"/>
          <w:szCs w:val="24"/>
        </w:rPr>
        <w:t xml:space="preserve"> that </w:t>
      </w:r>
      <w:r w:rsidR="001A2D92">
        <w:rPr>
          <w:bCs/>
          <w:sz w:val="24"/>
          <w:szCs w:val="24"/>
        </w:rPr>
        <w:t>help</w:t>
      </w:r>
      <w:r w:rsidR="008D1C14">
        <w:rPr>
          <w:bCs/>
          <w:sz w:val="24"/>
          <w:szCs w:val="24"/>
        </w:rPr>
        <w:t>s</w:t>
      </w:r>
      <w:r w:rsidR="001A2D92">
        <w:rPr>
          <w:bCs/>
          <w:sz w:val="24"/>
          <w:szCs w:val="24"/>
        </w:rPr>
        <w:t xml:space="preserve"> to drive the elevated concentrations</w:t>
      </w:r>
      <w:r w:rsidR="00BF1CD5">
        <w:rPr>
          <w:bCs/>
          <w:sz w:val="24"/>
          <w:szCs w:val="24"/>
        </w:rPr>
        <w:t xml:space="preserve"> and warrants further investigation</w:t>
      </w:r>
      <w:r w:rsidR="001A2D92">
        <w:rPr>
          <w:bCs/>
          <w:sz w:val="24"/>
          <w:szCs w:val="24"/>
        </w:rPr>
        <w:t>.</w:t>
      </w:r>
    </w:p>
    <w:p w14:paraId="531C09DD" w14:textId="77777777" w:rsidR="002256B2" w:rsidRDefault="002256B2" w:rsidP="000E508E">
      <w:pPr>
        <w:rPr>
          <w:bCs/>
          <w:sz w:val="24"/>
          <w:szCs w:val="24"/>
        </w:rPr>
      </w:pPr>
    </w:p>
    <w:p w14:paraId="05060291" w14:textId="77777777" w:rsidR="00A51324" w:rsidRDefault="00A51324" w:rsidP="000E508E">
      <w:pPr>
        <w:rPr>
          <w:bCs/>
          <w:sz w:val="24"/>
          <w:szCs w:val="24"/>
        </w:rPr>
      </w:pPr>
    </w:p>
    <w:p w14:paraId="1C60A03D" w14:textId="6BE6D2FF" w:rsidR="00FB4DBB" w:rsidRDefault="00732355" w:rsidP="00FB4DBB">
      <w:pPr>
        <w:pStyle w:val="Heading3"/>
        <w:rPr>
          <w:sz w:val="24"/>
        </w:rPr>
      </w:pPr>
      <w:bookmarkStart w:id="215" w:name="_Toc64271439"/>
      <w:r>
        <w:rPr>
          <w:sz w:val="24"/>
        </w:rPr>
        <w:lastRenderedPageBreak/>
        <w:t>Variation among re</w:t>
      </w:r>
      <w:r w:rsidR="00FB4DBB" w:rsidRPr="00EB2CAD">
        <w:rPr>
          <w:sz w:val="24"/>
        </w:rPr>
        <w:t>plicate samples</w:t>
      </w:r>
      <w:bookmarkEnd w:id="215"/>
    </w:p>
    <w:p w14:paraId="11397BBF" w14:textId="77777777" w:rsidR="00CF2AAF" w:rsidRPr="00CF2AAF" w:rsidRDefault="00CF2AAF" w:rsidP="00CF2AAF"/>
    <w:p w14:paraId="23AB878C" w14:textId="378FBB1A" w:rsidR="007432FC" w:rsidRDefault="00BF1CD5" w:rsidP="007432FC">
      <w:pPr>
        <w:rPr>
          <w:sz w:val="24"/>
          <w:szCs w:val="24"/>
        </w:rPr>
      </w:pPr>
      <w:r>
        <w:rPr>
          <w:sz w:val="24"/>
          <w:szCs w:val="24"/>
        </w:rPr>
        <w:t>The</w:t>
      </w:r>
      <w:r w:rsidR="0024174C">
        <w:rPr>
          <w:sz w:val="24"/>
          <w:szCs w:val="24"/>
        </w:rPr>
        <w:t xml:space="preserve"> project</w:t>
      </w:r>
      <w:r>
        <w:rPr>
          <w:sz w:val="24"/>
          <w:szCs w:val="24"/>
        </w:rPr>
        <w:t xml:space="preserve"> QAPP</w:t>
      </w:r>
      <w:r w:rsidR="00EA0FC7">
        <w:rPr>
          <w:sz w:val="24"/>
          <w:szCs w:val="24"/>
        </w:rPr>
        <w:t xml:space="preserve"> </w:t>
      </w:r>
      <w:r w:rsidR="00934CC8">
        <w:rPr>
          <w:sz w:val="24"/>
          <w:szCs w:val="24"/>
        </w:rPr>
        <w:fldChar w:fldCharType="begin" w:fldLock="1">
          <w:fldData xml:space="preserve">ZQBKAHkAMQBWAEYAKwBMADIAegBnAFEALwB5AHIARwBUADEAZQBJAFkAawB1ADIAWgBHAG4AdgA1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</w:fldData>
        </w:fldChar>
      </w:r>
      <w:r w:rsidR="00934CC8">
        <w:rPr>
          <w:sz w:val="24"/>
          <w:szCs w:val="24"/>
        </w:rPr>
        <w:instrText>ADDIN paperpile_citation &lt;clusterId&gt;R581X848T238R952&lt;/clusterId&gt;&lt;version&gt;0.6.11&lt;/version&gt;&lt;metadata&gt;&lt;citation&gt;&lt;id&gt;89888691-6eda-42f9-847e-9ebd53a36565&lt;/id&gt;&lt;no_author/&gt;&lt;prefix/&gt;&lt;suffix/&gt;&lt;locator/&gt;&lt;locator_label&gt;page&lt;/locator_label&gt;&lt;/citation&gt;&lt;/metadata&gt; \* MERGEFORMAT</w:instrText>
      </w:r>
      <w:r w:rsidR="00934CC8">
        <w:rPr>
          <w:sz w:val="24"/>
          <w:szCs w:val="24"/>
        </w:rPr>
      </w:r>
      <w:r w:rsidR="00934CC8">
        <w:rPr>
          <w:sz w:val="24"/>
          <w:szCs w:val="24"/>
        </w:rPr>
        <w:fldChar w:fldCharType="separate"/>
      </w:r>
      <w:r w:rsidR="00977D24">
        <w:rPr>
          <w:noProof/>
          <w:sz w:val="24"/>
          <w:szCs w:val="24"/>
        </w:rPr>
        <w:t>(ADEC 2020a)</w:t>
      </w:r>
      <w:r w:rsidR="00934CC8">
        <w:rPr>
          <w:sz w:val="24"/>
          <w:szCs w:val="24"/>
        </w:rPr>
        <w:fldChar w:fldCharType="end"/>
      </w:r>
      <w:r w:rsidR="00934CC8">
        <w:rPr>
          <w:sz w:val="24"/>
          <w:szCs w:val="24"/>
        </w:rPr>
        <w:t xml:space="preserve"> </w:t>
      </w:r>
      <w:r>
        <w:rPr>
          <w:sz w:val="24"/>
          <w:szCs w:val="24"/>
        </w:rPr>
        <w:t xml:space="preserve">requires data verification by </w:t>
      </w:r>
      <w:r w:rsidR="00732355">
        <w:rPr>
          <w:sz w:val="24"/>
          <w:szCs w:val="24"/>
        </w:rPr>
        <w:t>examining variation among re</w:t>
      </w:r>
      <w:r w:rsidR="00FB4DBB">
        <w:rPr>
          <w:sz w:val="24"/>
          <w:szCs w:val="24"/>
        </w:rPr>
        <w:t>plicate samples</w:t>
      </w:r>
      <w:r>
        <w:rPr>
          <w:sz w:val="24"/>
          <w:szCs w:val="24"/>
        </w:rPr>
        <w:t xml:space="preserve"> compared to the</w:t>
      </w:r>
      <w:r w:rsidR="00315A3F">
        <w:rPr>
          <w:sz w:val="24"/>
          <w:szCs w:val="24"/>
        </w:rPr>
        <w:t xml:space="preserve"> designated</w:t>
      </w:r>
      <w:r>
        <w:rPr>
          <w:sz w:val="24"/>
          <w:szCs w:val="24"/>
        </w:rPr>
        <w:t xml:space="preserve"> samples</w:t>
      </w:r>
      <w:r w:rsidR="00754B4C">
        <w:rPr>
          <w:sz w:val="24"/>
          <w:szCs w:val="24"/>
        </w:rPr>
        <w:t xml:space="preserve"> </w:t>
      </w:r>
      <w:r>
        <w:rPr>
          <w:sz w:val="24"/>
          <w:szCs w:val="24"/>
        </w:rPr>
        <w:t xml:space="preserve">and calculating the relative percent difference. </w:t>
      </w:r>
      <w:r w:rsidR="0066467A">
        <w:rPr>
          <w:sz w:val="24"/>
          <w:szCs w:val="24"/>
        </w:rPr>
        <w:t>In 2019-2020, o</w:t>
      </w:r>
      <w:r>
        <w:rPr>
          <w:sz w:val="24"/>
          <w:szCs w:val="24"/>
        </w:rPr>
        <w:t>utcomes</w:t>
      </w:r>
      <w:r w:rsidR="00754B4C">
        <w:rPr>
          <w:sz w:val="24"/>
          <w:szCs w:val="24"/>
        </w:rPr>
        <w:t xml:space="preserve"> </w:t>
      </w:r>
      <w:r w:rsidR="00CF2AAF">
        <w:rPr>
          <w:sz w:val="24"/>
          <w:szCs w:val="24"/>
        </w:rPr>
        <w:t xml:space="preserve">revealed that data from </w:t>
      </w:r>
      <w:r w:rsidR="000C7838">
        <w:rPr>
          <w:sz w:val="24"/>
          <w:szCs w:val="24"/>
        </w:rPr>
        <w:t xml:space="preserve">some </w:t>
      </w:r>
      <w:r w:rsidR="00CF2AAF">
        <w:rPr>
          <w:sz w:val="24"/>
          <w:szCs w:val="24"/>
        </w:rPr>
        <w:t xml:space="preserve">instantaneous </w:t>
      </w:r>
      <w:commentRangeStart w:id="216"/>
      <w:commentRangeStart w:id="217"/>
      <w:r w:rsidR="00CF2AAF">
        <w:rPr>
          <w:sz w:val="24"/>
          <w:szCs w:val="24"/>
        </w:rPr>
        <w:t xml:space="preserve">grab samples </w:t>
      </w:r>
      <w:r w:rsidR="000C7838">
        <w:rPr>
          <w:sz w:val="24"/>
          <w:szCs w:val="24"/>
        </w:rPr>
        <w:t>do not meet data quality objectives defined for this project (&lt; 20% RPD)</w:t>
      </w:r>
      <w:r w:rsidR="00C14BD9">
        <w:rPr>
          <w:sz w:val="24"/>
          <w:szCs w:val="24"/>
        </w:rPr>
        <w:t xml:space="preserve"> and should not</w:t>
      </w:r>
      <w:r w:rsidR="00C009DD">
        <w:rPr>
          <w:sz w:val="24"/>
          <w:szCs w:val="24"/>
        </w:rPr>
        <w:t xml:space="preserve"> yet</w:t>
      </w:r>
      <w:r w:rsidR="00C14BD9">
        <w:rPr>
          <w:sz w:val="24"/>
          <w:szCs w:val="24"/>
        </w:rPr>
        <w:t xml:space="preserve"> be employed to make management decisions</w:t>
      </w:r>
      <w:commentRangeEnd w:id="216"/>
      <w:r w:rsidR="008A4C86">
        <w:rPr>
          <w:rStyle w:val="CommentReference"/>
        </w:rPr>
        <w:commentReference w:id="216"/>
      </w:r>
      <w:commentRangeEnd w:id="217"/>
      <w:r w:rsidR="008E1724">
        <w:rPr>
          <w:rStyle w:val="CommentReference"/>
        </w:rPr>
        <w:commentReference w:id="217"/>
      </w:r>
      <w:r w:rsidR="00CF2AAF">
        <w:rPr>
          <w:sz w:val="24"/>
          <w:szCs w:val="24"/>
        </w:rPr>
        <w:t>.</w:t>
      </w:r>
      <w:r w:rsidR="00DC3951">
        <w:rPr>
          <w:sz w:val="24"/>
          <w:szCs w:val="24"/>
        </w:rPr>
        <w:t xml:space="preserve"> </w:t>
      </w:r>
      <w:r w:rsidR="007432FC">
        <w:rPr>
          <w:sz w:val="24"/>
          <w:szCs w:val="24"/>
        </w:rPr>
        <w:t>The average difference</w:t>
      </w:r>
      <w:r w:rsidR="005365F0">
        <w:rPr>
          <w:sz w:val="24"/>
          <w:szCs w:val="24"/>
        </w:rPr>
        <w:t xml:space="preserve"> between replicates</w:t>
      </w:r>
      <w:r w:rsidR="007432FC">
        <w:rPr>
          <w:sz w:val="24"/>
          <w:szCs w:val="24"/>
        </w:rPr>
        <w:t xml:space="preserve"> for bo</w:t>
      </w:r>
      <w:r w:rsidR="003142A7">
        <w:rPr>
          <w:sz w:val="24"/>
          <w:szCs w:val="24"/>
        </w:rPr>
        <w:t>th copper and zinc</w:t>
      </w:r>
      <w:r w:rsidR="008733A2">
        <w:rPr>
          <w:sz w:val="24"/>
          <w:szCs w:val="24"/>
        </w:rPr>
        <w:t xml:space="preserve"> was in the range of </w:t>
      </w:r>
      <w:r w:rsidR="00754B4C">
        <w:rPr>
          <w:sz w:val="24"/>
          <w:szCs w:val="24"/>
        </w:rPr>
        <w:t>±</w:t>
      </w:r>
      <w:r w:rsidR="008733A2">
        <w:rPr>
          <w:sz w:val="24"/>
          <w:szCs w:val="24"/>
        </w:rPr>
        <w:t>35</w:t>
      </w:r>
      <w:r w:rsidR="008E1724">
        <w:rPr>
          <w:sz w:val="24"/>
          <w:szCs w:val="24"/>
        </w:rPr>
        <w:t xml:space="preserve">% (Table 5). </w:t>
      </w:r>
      <w:r w:rsidR="007432FC">
        <w:rPr>
          <w:sz w:val="24"/>
          <w:szCs w:val="24"/>
        </w:rPr>
        <w:t>In two of the fifteen replicate pairs</w:t>
      </w:r>
      <w:r w:rsidR="005365F0">
        <w:rPr>
          <w:sz w:val="24"/>
          <w:szCs w:val="24"/>
        </w:rPr>
        <w:t xml:space="preserve"> (Lower Slikok Creek April 30, 2019 and Upper Slikok Creek May 20, 2020), </w:t>
      </w:r>
      <w:r w:rsidR="007432FC">
        <w:rPr>
          <w:sz w:val="24"/>
          <w:szCs w:val="24"/>
        </w:rPr>
        <w:t xml:space="preserve">one replicate was above </w:t>
      </w:r>
      <w:r w:rsidR="005365F0">
        <w:rPr>
          <w:sz w:val="24"/>
          <w:szCs w:val="24"/>
        </w:rPr>
        <w:t>the</w:t>
      </w:r>
      <w:r w:rsidR="007432FC">
        <w:rPr>
          <w:sz w:val="24"/>
          <w:szCs w:val="24"/>
        </w:rPr>
        <w:t xml:space="preserve"> zinc</w:t>
      </w:r>
      <w:r w:rsidR="005365F0">
        <w:rPr>
          <w:sz w:val="24"/>
          <w:szCs w:val="24"/>
        </w:rPr>
        <w:t xml:space="preserve"> CCC threshold while the other was below (Figure </w:t>
      </w:r>
      <w:commentRangeStart w:id="218"/>
      <w:commentRangeStart w:id="219"/>
      <w:commentRangeStart w:id="220"/>
      <w:r w:rsidR="005365F0">
        <w:rPr>
          <w:sz w:val="24"/>
          <w:szCs w:val="24"/>
        </w:rPr>
        <w:t>6</w:t>
      </w:r>
      <w:commentRangeEnd w:id="218"/>
      <w:r w:rsidR="00095B94">
        <w:rPr>
          <w:rStyle w:val="CommentReference"/>
        </w:rPr>
        <w:commentReference w:id="218"/>
      </w:r>
      <w:commentRangeEnd w:id="219"/>
      <w:r w:rsidR="0037719A">
        <w:rPr>
          <w:rStyle w:val="CommentReference"/>
        </w:rPr>
        <w:commentReference w:id="219"/>
      </w:r>
      <w:commentRangeEnd w:id="220"/>
      <w:r w:rsidR="008E1724">
        <w:rPr>
          <w:rStyle w:val="CommentReference"/>
        </w:rPr>
        <w:commentReference w:id="220"/>
      </w:r>
      <w:r w:rsidR="005365F0">
        <w:rPr>
          <w:sz w:val="24"/>
          <w:szCs w:val="24"/>
        </w:rPr>
        <w:t>).</w:t>
      </w:r>
    </w:p>
    <w:p w14:paraId="3C9B3257" w14:textId="2CB5B174" w:rsidR="00732355" w:rsidRDefault="00732355" w:rsidP="00FB4DBB">
      <w:pPr>
        <w:rPr>
          <w:sz w:val="24"/>
          <w:szCs w:val="24"/>
        </w:rPr>
      </w:pPr>
    </w:p>
    <w:p w14:paraId="0528AEA0" w14:textId="26337143" w:rsidR="007432FC" w:rsidRDefault="008733A2" w:rsidP="00FB4DBB">
      <w:pPr>
        <w:rPr>
          <w:sz w:val="24"/>
          <w:szCs w:val="24"/>
        </w:rPr>
      </w:pPr>
      <w:r>
        <w:rPr>
          <w:sz w:val="24"/>
          <w:szCs w:val="24"/>
        </w:rPr>
        <w:t>T</w:t>
      </w:r>
      <w:r w:rsidR="00B7341B">
        <w:rPr>
          <w:sz w:val="24"/>
          <w:szCs w:val="24"/>
        </w:rPr>
        <w:t>he issue of sample precision could be addressed with several</w:t>
      </w:r>
      <w:r>
        <w:rPr>
          <w:sz w:val="24"/>
          <w:szCs w:val="24"/>
        </w:rPr>
        <w:t xml:space="preserve"> approaches</w:t>
      </w:r>
      <w:r w:rsidR="00B7341B">
        <w:rPr>
          <w:sz w:val="24"/>
          <w:szCs w:val="24"/>
        </w:rPr>
        <w:t>, some which would involve modifying field and lab proto</w:t>
      </w:r>
      <w:r w:rsidR="00D13B93">
        <w:rPr>
          <w:sz w:val="24"/>
          <w:szCs w:val="24"/>
        </w:rPr>
        <w:t xml:space="preserve">col and others that would not. </w:t>
      </w:r>
      <w:r w:rsidR="00352528">
        <w:rPr>
          <w:sz w:val="24"/>
          <w:szCs w:val="24"/>
        </w:rPr>
        <w:t xml:space="preserve">One suggestion is to </w:t>
      </w:r>
      <w:r>
        <w:rPr>
          <w:sz w:val="24"/>
          <w:szCs w:val="24"/>
        </w:rPr>
        <w:t>interpret and present CCC thresholds</w:t>
      </w:r>
      <w:r w:rsidR="00754B4C">
        <w:rPr>
          <w:sz w:val="24"/>
          <w:szCs w:val="24"/>
        </w:rPr>
        <w:t xml:space="preserve"> in future analyses</w:t>
      </w:r>
      <w:r>
        <w:rPr>
          <w:sz w:val="24"/>
          <w:szCs w:val="24"/>
        </w:rPr>
        <w:t xml:space="preserve"> in such a way that accounts for the inherent variation of </w:t>
      </w:r>
      <w:r w:rsidR="00B7341B">
        <w:rPr>
          <w:sz w:val="24"/>
          <w:szCs w:val="24"/>
        </w:rPr>
        <w:t xml:space="preserve">instantaneous </w:t>
      </w:r>
      <w:r>
        <w:rPr>
          <w:sz w:val="24"/>
          <w:szCs w:val="24"/>
        </w:rPr>
        <w:t xml:space="preserve">grab samples, </w:t>
      </w:r>
      <w:commentRangeStart w:id="221"/>
      <w:commentRangeStart w:id="222"/>
      <w:r w:rsidR="00B7341B">
        <w:rPr>
          <w:sz w:val="24"/>
          <w:szCs w:val="24"/>
        </w:rPr>
        <w:t xml:space="preserve">assigning an error range to each </w:t>
      </w:r>
      <w:r w:rsidR="00352528">
        <w:rPr>
          <w:sz w:val="24"/>
          <w:szCs w:val="24"/>
        </w:rPr>
        <w:t xml:space="preserve">copper and zinc </w:t>
      </w:r>
      <w:r w:rsidR="00B7341B">
        <w:rPr>
          <w:sz w:val="24"/>
          <w:szCs w:val="24"/>
        </w:rPr>
        <w:t>result based on all replicate data available from 2000 – 2020</w:t>
      </w:r>
      <w:commentRangeEnd w:id="221"/>
      <w:r w:rsidR="00784337">
        <w:rPr>
          <w:rStyle w:val="CommentReference"/>
        </w:rPr>
        <w:commentReference w:id="221"/>
      </w:r>
      <w:commentRangeEnd w:id="222"/>
      <w:r w:rsidR="00B86711">
        <w:rPr>
          <w:rStyle w:val="CommentReference"/>
        </w:rPr>
        <w:commentReference w:id="222"/>
      </w:r>
      <w:r w:rsidR="0007617C">
        <w:rPr>
          <w:sz w:val="24"/>
          <w:szCs w:val="24"/>
        </w:rPr>
        <w:t xml:space="preserve">. </w:t>
      </w:r>
      <w:ins w:id="223" w:author="Benjamin Meyer" w:date="2021-02-19T17:48:00Z">
        <w:r w:rsidR="00B86711">
          <w:rPr>
            <w:sz w:val="24"/>
            <w:szCs w:val="24"/>
          </w:rPr>
          <w:t>Current ADEC water quality criteria for copper and zinc do not incorporate error ranges into interpretation of sample values</w:t>
        </w:r>
      </w:ins>
      <w:ins w:id="224" w:author="Benjamin Meyer" w:date="2021-02-22T17:13:00Z">
        <w:r w:rsidR="00315A3F">
          <w:rPr>
            <w:sz w:val="24"/>
            <w:szCs w:val="24"/>
          </w:rPr>
          <w:t>, thus this suggestion would involve modifying regulatory language</w:t>
        </w:r>
      </w:ins>
      <w:ins w:id="225" w:author="Benjamin Meyer" w:date="2021-02-19T17:48:00Z">
        <w:r w:rsidR="00B86711">
          <w:rPr>
            <w:sz w:val="24"/>
            <w:szCs w:val="24"/>
          </w:rPr>
          <w:t xml:space="preserve">. </w:t>
        </w:r>
      </w:ins>
      <w:r w:rsidR="00B7341B">
        <w:rPr>
          <w:sz w:val="24"/>
          <w:szCs w:val="24"/>
        </w:rPr>
        <w:t>Additionally or alternatively, future field efforts may</w:t>
      </w:r>
      <w:r>
        <w:rPr>
          <w:sz w:val="24"/>
          <w:szCs w:val="24"/>
        </w:rPr>
        <w:t xml:space="preserve"> modify field and lab protocol to increase</w:t>
      </w:r>
      <w:ins w:id="226" w:author="Apsens, Sarah" w:date="2020-12-28T15:35:00Z">
        <w:r w:rsidR="00784337">
          <w:rPr>
            <w:sz w:val="24"/>
            <w:szCs w:val="24"/>
          </w:rPr>
          <w:t xml:space="preserve"> accuracy and</w:t>
        </w:r>
      </w:ins>
      <w:r w:rsidR="00C6144E">
        <w:rPr>
          <w:sz w:val="24"/>
          <w:szCs w:val="24"/>
        </w:rPr>
        <w:t xml:space="preserve"> precision.</w:t>
      </w:r>
      <w:r w:rsidR="00B7341B">
        <w:rPr>
          <w:sz w:val="24"/>
          <w:szCs w:val="24"/>
        </w:rPr>
        <w:t xml:space="preserve"> </w:t>
      </w:r>
      <w:r w:rsidR="00352528">
        <w:rPr>
          <w:sz w:val="24"/>
          <w:szCs w:val="24"/>
        </w:rPr>
        <w:t>Further l</w:t>
      </w:r>
      <w:r w:rsidR="007432FC">
        <w:rPr>
          <w:sz w:val="24"/>
          <w:szCs w:val="24"/>
        </w:rPr>
        <w:t>iterature review</w:t>
      </w:r>
      <w:ins w:id="227" w:author="Benjamin Meyer" w:date="2021-02-19T17:37:00Z">
        <w:r w:rsidR="00C6144E">
          <w:rPr>
            <w:sz w:val="24"/>
            <w:szCs w:val="24"/>
          </w:rPr>
          <w:t xml:space="preserve"> of how other similar agencies and institutions have addressed this issue</w:t>
        </w:r>
      </w:ins>
      <w:r w:rsidR="007432FC">
        <w:rPr>
          <w:sz w:val="24"/>
          <w:szCs w:val="24"/>
        </w:rPr>
        <w:t xml:space="preserve"> and </w:t>
      </w:r>
      <w:r w:rsidR="002C2148">
        <w:rPr>
          <w:sz w:val="24"/>
          <w:szCs w:val="24"/>
        </w:rPr>
        <w:t>consultation with</w:t>
      </w:r>
      <w:r w:rsidR="00352528">
        <w:rPr>
          <w:sz w:val="24"/>
          <w:szCs w:val="24"/>
        </w:rPr>
        <w:t xml:space="preserve"> other local experts may yield additional solutions</w:t>
      </w:r>
      <w:r w:rsidR="00754B4C">
        <w:rPr>
          <w:sz w:val="24"/>
          <w:szCs w:val="24"/>
        </w:rPr>
        <w:t xml:space="preserve"> and resulting modifications to the quality assurance plan</w:t>
      </w:r>
      <w:r w:rsidR="00352528">
        <w:rPr>
          <w:sz w:val="24"/>
          <w:szCs w:val="24"/>
        </w:rPr>
        <w:t>.</w:t>
      </w:r>
    </w:p>
    <w:p w14:paraId="7B47C8DB" w14:textId="035394BE" w:rsidR="000D7C79" w:rsidRPr="00BF6E75" w:rsidRDefault="000D7C79" w:rsidP="000E508E">
      <w:pPr>
        <w:rPr>
          <w:bCs/>
          <w:sz w:val="24"/>
          <w:szCs w:val="24"/>
        </w:rPr>
      </w:pPr>
    </w:p>
    <w:p w14:paraId="4BBB0816" w14:textId="77777777" w:rsidR="000E508E" w:rsidRDefault="000E508E" w:rsidP="00856719">
      <w:pPr>
        <w:rPr>
          <w:bCs/>
          <w:sz w:val="24"/>
          <w:szCs w:val="24"/>
        </w:rPr>
      </w:pPr>
    </w:p>
    <w:p w14:paraId="0CA1DE3D" w14:textId="45F604CC" w:rsidR="000E508E" w:rsidRDefault="00095B94" w:rsidP="000E508E">
      <w:pPr>
        <w:pStyle w:val="Heading3"/>
        <w:rPr>
          <w:sz w:val="24"/>
        </w:rPr>
      </w:pPr>
      <w:bookmarkStart w:id="228" w:name="_Toc64271440"/>
      <w:r>
        <w:rPr>
          <w:sz w:val="24"/>
        </w:rPr>
        <w:t xml:space="preserve">Potential </w:t>
      </w:r>
      <w:r w:rsidR="00C47AA2">
        <w:rPr>
          <w:sz w:val="24"/>
        </w:rPr>
        <w:t>d</w:t>
      </w:r>
      <w:r w:rsidR="000E508E" w:rsidRPr="000E508E">
        <w:rPr>
          <w:sz w:val="24"/>
        </w:rPr>
        <w:t xml:space="preserve">rivers of </w:t>
      </w:r>
      <w:r w:rsidR="00FB4DBB">
        <w:rPr>
          <w:sz w:val="24"/>
        </w:rPr>
        <w:t xml:space="preserve">copper and zinc </w:t>
      </w:r>
      <w:commentRangeStart w:id="229"/>
      <w:commentRangeStart w:id="230"/>
      <w:r w:rsidR="000E508E" w:rsidRPr="000E508E">
        <w:rPr>
          <w:sz w:val="24"/>
        </w:rPr>
        <w:t>exceedances</w:t>
      </w:r>
      <w:commentRangeEnd w:id="229"/>
      <w:r w:rsidR="00A32DDF">
        <w:rPr>
          <w:rStyle w:val="CommentReference"/>
          <w:b w:val="0"/>
          <w:color w:val="auto"/>
          <w:spacing w:val="0"/>
        </w:rPr>
        <w:commentReference w:id="229"/>
      </w:r>
      <w:bookmarkEnd w:id="228"/>
      <w:commentRangeEnd w:id="230"/>
      <w:r w:rsidR="007556F0">
        <w:rPr>
          <w:rStyle w:val="CommentReference"/>
          <w:b w:val="0"/>
          <w:color w:val="auto"/>
          <w:spacing w:val="0"/>
        </w:rPr>
        <w:commentReference w:id="230"/>
      </w:r>
    </w:p>
    <w:p w14:paraId="3538B4E1" w14:textId="77777777" w:rsidR="00370AB4" w:rsidRPr="00370AB4" w:rsidRDefault="00370AB4" w:rsidP="00370AB4"/>
    <w:p w14:paraId="520F7D99" w14:textId="27C0F159" w:rsidR="00315A3F" w:rsidRDefault="006B3974" w:rsidP="00FB4DBB">
      <w:pPr>
        <w:rPr>
          <w:sz w:val="24"/>
          <w:szCs w:val="24"/>
        </w:rPr>
      </w:pPr>
      <w:r>
        <w:rPr>
          <w:sz w:val="24"/>
          <w:szCs w:val="24"/>
        </w:rPr>
        <w:t>S</w:t>
      </w:r>
      <w:r w:rsidR="00070C76">
        <w:rPr>
          <w:sz w:val="24"/>
          <w:szCs w:val="24"/>
        </w:rPr>
        <w:t>ome examination of trends in metals concentration</w:t>
      </w:r>
      <w:r w:rsidR="006746F8">
        <w:rPr>
          <w:sz w:val="24"/>
          <w:szCs w:val="24"/>
        </w:rPr>
        <w:t xml:space="preserve">s in the Kenai River watershed </w:t>
      </w:r>
      <w:r w:rsidR="006746F8">
        <w:rPr>
          <w:sz w:val="24"/>
          <w:szCs w:val="24"/>
        </w:rPr>
        <w:fldChar w:fldCharType="begin" w:fldLock="1">
          <w:fldData xml:space="preserve">ZQBKAHgAdABVADAAMQB2ADUARABZAE0ALwBTAHUARwB6ADkARwBNAFoARQB1AHkAbABWAE0AVAA3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</w:fldData>
        </w:fldChar>
      </w:r>
      <w:r w:rsidR="006746F8">
        <w:rPr>
          <w:sz w:val="24"/>
          <w:szCs w:val="24"/>
        </w:rPr>
        <w:instrText>ADDIN paperpile_citation &lt;clusterId&gt;U962I328X619U433&lt;/clusterId&gt;&lt;version&gt;0.6.11&lt;/version&gt;&lt;metadata&gt;&lt;citation&gt;&lt;id&gt;f63d6980-70fb-489a-90c4-2c9e5d240472&lt;/id&gt;&lt;no_author/&gt;&lt;prefix/&gt;&lt;suffix/&gt;&lt;locator/&gt;&lt;locator_label&gt;page&lt;/locator_label&gt;&lt;/citation&gt;&lt;/metadata&gt; \* MERGEFORMAT</w:instrText>
      </w:r>
      <w:r w:rsidR="006746F8">
        <w:rPr>
          <w:sz w:val="24"/>
          <w:szCs w:val="24"/>
        </w:rPr>
      </w:r>
      <w:r w:rsidR="006746F8">
        <w:rPr>
          <w:sz w:val="24"/>
          <w:szCs w:val="24"/>
        </w:rPr>
        <w:fldChar w:fldCharType="separate"/>
      </w:r>
      <w:r w:rsidR="006746F8">
        <w:rPr>
          <w:noProof/>
          <w:sz w:val="24"/>
          <w:szCs w:val="24"/>
        </w:rPr>
        <w:t>(Guerron Orejuela 2016)</w:t>
      </w:r>
      <w:r w:rsidR="006746F8">
        <w:rPr>
          <w:sz w:val="24"/>
          <w:szCs w:val="24"/>
        </w:rPr>
        <w:fldChar w:fldCharType="end"/>
      </w:r>
      <w:r w:rsidR="006746F8">
        <w:rPr>
          <w:sz w:val="24"/>
          <w:szCs w:val="24"/>
        </w:rPr>
        <w:t xml:space="preserve"> and their probable sources </w:t>
      </w:r>
      <w:r w:rsidR="006746F8">
        <w:rPr>
          <w:sz w:val="24"/>
          <w:szCs w:val="24"/>
        </w:rPr>
        <w:fldChar w:fldCharType="begin" w:fldLock="1">
          <w:fldData xml:space="preserve">ZQBKAHgARgBVADAAdAB6AG0AegBBAFEALwBpAHMATQBaADIATgBMAGcAQgBEAGsAVgBMAHUAeABa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</w:fldData>
        </w:fldChar>
      </w:r>
      <w:r w:rsidR="006746F8">
        <w:rPr>
          <w:sz w:val="24"/>
          <w:szCs w:val="24"/>
        </w:rPr>
        <w:instrText>ADDIN paperpile_citation &lt;clusterId&gt;G753U731J421N214&lt;/clusterId&gt;&lt;version&gt;0.6.11&lt;/version&gt;&lt;metadata&gt;&lt;citation&gt;&lt;id&gt;ee643dd7-0ae5-4021-bf06-efef305bcb0f&lt;/id&gt;&lt;no_author/&gt;&lt;prefix/&gt;&lt;suffix/&gt;&lt;locator/&gt;&lt;locator_label&gt;page&lt;/locator_label&gt;&lt;/citation&gt;&lt;/metadata&gt; \* MERGEFORMAT</w:instrText>
      </w:r>
      <w:r w:rsidR="006746F8">
        <w:rPr>
          <w:sz w:val="24"/>
          <w:szCs w:val="24"/>
        </w:rPr>
      </w:r>
      <w:r w:rsidR="006746F8">
        <w:rPr>
          <w:sz w:val="24"/>
          <w:szCs w:val="24"/>
        </w:rPr>
        <w:fldChar w:fldCharType="separate"/>
      </w:r>
      <w:r w:rsidR="006746F8">
        <w:rPr>
          <w:noProof/>
          <w:sz w:val="24"/>
          <w:szCs w:val="24"/>
        </w:rPr>
        <w:t>(Sires 2017a)</w:t>
      </w:r>
      <w:r w:rsidR="006746F8">
        <w:rPr>
          <w:sz w:val="24"/>
          <w:szCs w:val="24"/>
        </w:rPr>
        <w:fldChar w:fldCharType="end"/>
      </w:r>
      <w:r w:rsidR="006746F8">
        <w:rPr>
          <w:sz w:val="24"/>
          <w:szCs w:val="24"/>
        </w:rPr>
        <w:t xml:space="preserve"> </w:t>
      </w:r>
      <w:r w:rsidR="00070C76">
        <w:rPr>
          <w:sz w:val="24"/>
          <w:szCs w:val="24"/>
        </w:rPr>
        <w:t>ha</w:t>
      </w:r>
      <w:r w:rsidR="00B4083E">
        <w:rPr>
          <w:sz w:val="24"/>
          <w:szCs w:val="24"/>
        </w:rPr>
        <w:t>s been</w:t>
      </w:r>
      <w:r w:rsidR="000D7C79">
        <w:rPr>
          <w:sz w:val="24"/>
          <w:szCs w:val="24"/>
        </w:rPr>
        <w:t xml:space="preserve"> </w:t>
      </w:r>
      <w:r w:rsidR="00FB4DBB">
        <w:rPr>
          <w:sz w:val="24"/>
          <w:szCs w:val="24"/>
        </w:rPr>
        <w:t>previously</w:t>
      </w:r>
      <w:r>
        <w:rPr>
          <w:sz w:val="24"/>
          <w:szCs w:val="24"/>
        </w:rPr>
        <w:t xml:space="preserve"> conducted</w:t>
      </w:r>
      <w:r w:rsidR="00F1355B">
        <w:rPr>
          <w:sz w:val="24"/>
          <w:szCs w:val="24"/>
        </w:rPr>
        <w:t>, revealing more frequent excee</w:t>
      </w:r>
      <w:r w:rsidR="00C009DD">
        <w:rPr>
          <w:sz w:val="24"/>
          <w:szCs w:val="24"/>
        </w:rPr>
        <w:t>dances in the lower river section relative to the middle and upper sections</w:t>
      </w:r>
      <w:r w:rsidR="00B86711">
        <w:rPr>
          <w:sz w:val="24"/>
          <w:szCs w:val="24"/>
        </w:rPr>
        <w:t xml:space="preserve">. </w:t>
      </w:r>
      <w:r>
        <w:rPr>
          <w:sz w:val="24"/>
          <w:szCs w:val="24"/>
        </w:rPr>
        <w:t xml:space="preserve">However, </w:t>
      </w:r>
      <w:r w:rsidR="00B4083E">
        <w:rPr>
          <w:sz w:val="24"/>
          <w:szCs w:val="24"/>
        </w:rPr>
        <w:t>a</w:t>
      </w:r>
      <w:r w:rsidR="00070C76">
        <w:rPr>
          <w:sz w:val="24"/>
          <w:szCs w:val="24"/>
        </w:rPr>
        <w:t xml:space="preserve"> conclusive</w:t>
      </w:r>
      <w:r w:rsidR="00F1355B">
        <w:rPr>
          <w:sz w:val="24"/>
          <w:szCs w:val="24"/>
        </w:rPr>
        <w:t xml:space="preserve"> analysis </w:t>
      </w:r>
      <w:r w:rsidR="00E84B3F">
        <w:rPr>
          <w:sz w:val="24"/>
          <w:szCs w:val="24"/>
        </w:rPr>
        <w:t xml:space="preserve">of which </w:t>
      </w:r>
      <w:r w:rsidR="00B4083E">
        <w:rPr>
          <w:sz w:val="24"/>
          <w:szCs w:val="24"/>
        </w:rPr>
        <w:t>factors driv</w:t>
      </w:r>
      <w:r w:rsidR="00E84B3F">
        <w:rPr>
          <w:sz w:val="24"/>
          <w:szCs w:val="24"/>
        </w:rPr>
        <w:t>e</w:t>
      </w:r>
      <w:r w:rsidR="00B4083E">
        <w:rPr>
          <w:sz w:val="24"/>
          <w:szCs w:val="24"/>
        </w:rPr>
        <w:t xml:space="preserve"> likelihood of toxicity criteria exceedance has yet to be performed.</w:t>
      </w:r>
      <w:r w:rsidR="00B86711">
        <w:rPr>
          <w:sz w:val="24"/>
          <w:szCs w:val="24"/>
        </w:rPr>
        <w:t xml:space="preserve"> </w:t>
      </w:r>
      <w:r w:rsidR="00B4083E">
        <w:rPr>
          <w:sz w:val="24"/>
          <w:szCs w:val="24"/>
        </w:rPr>
        <w:t>Such an analysis could leverage the uniquely robust twenty-year biannual</w:t>
      </w:r>
      <w:r w:rsidR="007629EE">
        <w:rPr>
          <w:sz w:val="24"/>
          <w:szCs w:val="24"/>
        </w:rPr>
        <w:t xml:space="preserve"> </w:t>
      </w:r>
      <w:r w:rsidR="007629EE" w:rsidRPr="00831865">
        <w:rPr>
          <w:sz w:val="24"/>
          <w:szCs w:val="24"/>
        </w:rPr>
        <w:t>Kenai River Baseline Water Quality Monitoring</w:t>
      </w:r>
      <w:r w:rsidR="007629EE">
        <w:rPr>
          <w:sz w:val="24"/>
          <w:szCs w:val="24"/>
        </w:rPr>
        <w:t xml:space="preserve"> </w:t>
      </w:r>
      <w:r w:rsidR="00B4083E">
        <w:rPr>
          <w:sz w:val="24"/>
          <w:szCs w:val="24"/>
        </w:rPr>
        <w:t>data set, along with other detailed meteorological, geographical, and biological data available for the region</w:t>
      </w:r>
      <w:r w:rsidR="006746F8">
        <w:rPr>
          <w:sz w:val="24"/>
          <w:szCs w:val="24"/>
        </w:rPr>
        <w:t xml:space="preserve"> </w:t>
      </w:r>
      <w:r w:rsidR="006746F8">
        <w:rPr>
          <w:sz w:val="24"/>
          <w:szCs w:val="24"/>
        </w:rPr>
        <w:fldChar w:fldCharType="begin" w:fldLock="1">
          <w:fldData xml:space="preserve">ZQBKAHgATgBVAGwAMQByADQAegBBAFEALwBDAHQAQgB6ADMARQBxADIAYgBKAHMANQArAG4AYQBO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</w:fldData>
        </w:fldChar>
      </w:r>
      <w:r w:rsidR="001C0D9C">
        <w:rPr>
          <w:sz w:val="24"/>
          <w:szCs w:val="24"/>
        </w:rPr>
        <w:instrText>ADDIN paperpile_citation &lt;clusterId&gt;C898P958L648J159&lt;/clusterId&gt;&lt;version&gt;0.6.11&lt;/version&gt;&lt;metadata&gt;&lt;citation&gt;&lt;id&gt;0de39721-540a-4ac1-a224-6b56e586c374&lt;/id&gt;&lt;no_author/&gt;&lt;prefix/&gt;&lt;suffix/&gt;&lt;locator/&gt;&lt;locator_label&gt;page&lt;/locator_label&gt;&lt;/citation&gt;&lt;/metadata&gt; \* MERGEFORMAT</w:instrText>
      </w:r>
      <w:r w:rsidR="001C0D9C">
        <w:rPr>
          <w:sz w:val="24"/>
          <w:szCs w:val="24"/>
        </w:rPr>
      </w:r>
      <w:r w:rsidR="006746F8">
        <w:rPr>
          <w:sz w:val="24"/>
          <w:szCs w:val="24"/>
        </w:rPr>
        <w:fldChar w:fldCharType="separate"/>
      </w:r>
      <w:r w:rsidR="006746F8">
        <w:rPr>
          <w:noProof/>
          <w:sz w:val="24"/>
          <w:szCs w:val="24"/>
        </w:rPr>
        <w:t>(EPSCoR 2020)</w:t>
      </w:r>
      <w:r w:rsidR="006746F8">
        <w:rPr>
          <w:sz w:val="24"/>
          <w:szCs w:val="24"/>
        </w:rPr>
        <w:fldChar w:fldCharType="end"/>
      </w:r>
      <w:r w:rsidR="00B86711">
        <w:rPr>
          <w:sz w:val="24"/>
          <w:szCs w:val="24"/>
        </w:rPr>
        <w:t>.</w:t>
      </w:r>
      <w:r w:rsidR="00B4083E">
        <w:rPr>
          <w:sz w:val="24"/>
          <w:szCs w:val="24"/>
        </w:rPr>
        <w:t xml:space="preserve"> </w:t>
      </w:r>
    </w:p>
    <w:p w14:paraId="0F1F72CD" w14:textId="77777777" w:rsidR="00315A3F" w:rsidRDefault="00315A3F" w:rsidP="00FB4DBB">
      <w:pPr>
        <w:rPr>
          <w:sz w:val="24"/>
          <w:szCs w:val="24"/>
        </w:rPr>
      </w:pPr>
    </w:p>
    <w:p w14:paraId="10652022" w14:textId="57409A47" w:rsidR="00FB4DBB" w:rsidRDefault="00CD6D97" w:rsidP="00FB4DBB">
      <w:pPr>
        <w:rPr>
          <w:sz w:val="24"/>
          <w:szCs w:val="24"/>
        </w:rPr>
      </w:pPr>
      <w:r>
        <w:rPr>
          <w:sz w:val="24"/>
          <w:szCs w:val="24"/>
        </w:rPr>
        <w:t xml:space="preserve">A variety of both </w:t>
      </w:r>
      <w:r w:rsidR="00346467">
        <w:rPr>
          <w:sz w:val="24"/>
          <w:szCs w:val="24"/>
        </w:rPr>
        <w:t>spatial and temporal</w:t>
      </w:r>
      <w:r w:rsidR="00070C76">
        <w:rPr>
          <w:sz w:val="24"/>
          <w:szCs w:val="24"/>
        </w:rPr>
        <w:t xml:space="preserve"> factors </w:t>
      </w:r>
      <w:commentRangeStart w:id="231"/>
      <w:commentRangeStart w:id="232"/>
      <w:r w:rsidR="00070C76">
        <w:rPr>
          <w:sz w:val="24"/>
          <w:szCs w:val="24"/>
        </w:rPr>
        <w:t>drive likelihood of</w:t>
      </w:r>
      <w:r w:rsidR="00B86711">
        <w:rPr>
          <w:sz w:val="24"/>
          <w:szCs w:val="24"/>
        </w:rPr>
        <w:t xml:space="preserve"> a sample to</w:t>
      </w:r>
      <w:r w:rsidR="00070C76">
        <w:rPr>
          <w:sz w:val="24"/>
          <w:szCs w:val="24"/>
        </w:rPr>
        <w:t xml:space="preserve"> </w:t>
      </w:r>
      <w:r w:rsidR="00B86711">
        <w:rPr>
          <w:sz w:val="24"/>
          <w:szCs w:val="24"/>
        </w:rPr>
        <w:t xml:space="preserve">exceed </w:t>
      </w:r>
      <w:r w:rsidR="00070C76">
        <w:rPr>
          <w:sz w:val="24"/>
          <w:szCs w:val="24"/>
        </w:rPr>
        <w:t>toxicity criteria</w:t>
      </w:r>
      <w:commentRangeEnd w:id="231"/>
      <w:r w:rsidR="00A72791">
        <w:rPr>
          <w:rStyle w:val="CommentReference"/>
        </w:rPr>
        <w:commentReference w:id="231"/>
      </w:r>
      <w:commentRangeEnd w:id="232"/>
      <w:r w:rsidR="00B86711">
        <w:rPr>
          <w:rStyle w:val="CommentReference"/>
        </w:rPr>
        <w:commentReference w:id="232"/>
      </w:r>
      <w:r w:rsidR="00D02994">
        <w:rPr>
          <w:sz w:val="24"/>
          <w:szCs w:val="24"/>
        </w:rPr>
        <w:t>.</w:t>
      </w:r>
      <w:r w:rsidR="00D74AB6">
        <w:rPr>
          <w:sz w:val="24"/>
          <w:szCs w:val="24"/>
        </w:rPr>
        <w:t xml:space="preserve"> </w:t>
      </w:r>
      <w:commentRangeStart w:id="233"/>
      <w:commentRangeStart w:id="234"/>
      <w:r w:rsidR="00D02994">
        <w:rPr>
          <w:sz w:val="24"/>
          <w:szCs w:val="24"/>
        </w:rPr>
        <w:t>Spat</w:t>
      </w:r>
      <w:r w:rsidR="00F1355B">
        <w:rPr>
          <w:sz w:val="24"/>
          <w:szCs w:val="24"/>
        </w:rPr>
        <w:t>ial factors</w:t>
      </w:r>
      <w:commentRangeEnd w:id="233"/>
      <w:r w:rsidR="00A72791">
        <w:rPr>
          <w:rStyle w:val="CommentReference"/>
        </w:rPr>
        <w:commentReference w:id="233"/>
      </w:r>
      <w:commentRangeEnd w:id="234"/>
      <w:r w:rsidR="00E84B3F">
        <w:rPr>
          <w:rStyle w:val="CommentReference"/>
        </w:rPr>
        <w:commentReference w:id="234"/>
      </w:r>
      <w:r w:rsidR="00F1355B">
        <w:rPr>
          <w:sz w:val="24"/>
          <w:szCs w:val="24"/>
        </w:rPr>
        <w:t xml:space="preserve"> may include characteristics</w:t>
      </w:r>
      <w:r w:rsidR="00D02994">
        <w:rPr>
          <w:sz w:val="24"/>
          <w:szCs w:val="24"/>
        </w:rPr>
        <w:t xml:space="preserve"> such as w</w:t>
      </w:r>
      <w:r w:rsidR="000E508E" w:rsidRPr="00D02994">
        <w:rPr>
          <w:sz w:val="24"/>
          <w:szCs w:val="24"/>
        </w:rPr>
        <w:t>atershed size</w:t>
      </w:r>
      <w:r w:rsidR="00D02994">
        <w:rPr>
          <w:sz w:val="24"/>
          <w:szCs w:val="24"/>
        </w:rPr>
        <w:t>, p</w:t>
      </w:r>
      <w:r w:rsidR="000E508E" w:rsidRPr="00D02994">
        <w:rPr>
          <w:sz w:val="24"/>
          <w:szCs w:val="24"/>
        </w:rPr>
        <w:t>ercent of watershed impermeable area</w:t>
      </w:r>
      <w:r w:rsidR="00D02994">
        <w:rPr>
          <w:sz w:val="24"/>
          <w:szCs w:val="24"/>
        </w:rPr>
        <w:t>, w</w:t>
      </w:r>
      <w:r w:rsidR="000E508E" w:rsidRPr="00D02994">
        <w:rPr>
          <w:sz w:val="24"/>
          <w:szCs w:val="24"/>
        </w:rPr>
        <w:t>atershed slope</w:t>
      </w:r>
      <w:r w:rsidR="00D02994">
        <w:rPr>
          <w:sz w:val="24"/>
          <w:szCs w:val="24"/>
        </w:rPr>
        <w:t>, local geological characteristics,</w:t>
      </w:r>
      <w:r w:rsidR="00346467" w:rsidRPr="00346467">
        <w:rPr>
          <w:sz w:val="24"/>
          <w:szCs w:val="24"/>
        </w:rPr>
        <w:t xml:space="preserve"> </w:t>
      </w:r>
      <w:r w:rsidR="00346467">
        <w:rPr>
          <w:sz w:val="24"/>
          <w:szCs w:val="24"/>
        </w:rPr>
        <w:t>q</w:t>
      </w:r>
      <w:r w:rsidR="00346467" w:rsidRPr="00D02994">
        <w:rPr>
          <w:sz w:val="24"/>
          <w:szCs w:val="24"/>
        </w:rPr>
        <w:t>uantity of known point sources in</w:t>
      </w:r>
      <w:r w:rsidR="00346467">
        <w:rPr>
          <w:sz w:val="24"/>
          <w:szCs w:val="24"/>
        </w:rPr>
        <w:t xml:space="preserve"> a</w:t>
      </w:r>
      <w:r w:rsidR="00346467" w:rsidRPr="00D02994">
        <w:rPr>
          <w:sz w:val="24"/>
          <w:szCs w:val="24"/>
        </w:rPr>
        <w:t xml:space="preserve"> watershed</w:t>
      </w:r>
      <w:r w:rsidR="00346467">
        <w:rPr>
          <w:sz w:val="24"/>
          <w:szCs w:val="24"/>
        </w:rPr>
        <w:t>, presence of</w:t>
      </w:r>
      <w:r w:rsidR="00F93D51">
        <w:rPr>
          <w:sz w:val="24"/>
          <w:szCs w:val="24"/>
        </w:rPr>
        <w:t xml:space="preserve"> manmade</w:t>
      </w:r>
      <w:r w:rsidR="00346467">
        <w:rPr>
          <w:sz w:val="24"/>
          <w:szCs w:val="24"/>
        </w:rPr>
        <w:t xml:space="preserve"> </w:t>
      </w:r>
      <w:r w:rsidR="00315A3F">
        <w:rPr>
          <w:sz w:val="24"/>
          <w:szCs w:val="24"/>
        </w:rPr>
        <w:t xml:space="preserve">storm water </w:t>
      </w:r>
      <w:r w:rsidR="00346467">
        <w:rPr>
          <w:sz w:val="24"/>
          <w:szCs w:val="24"/>
        </w:rPr>
        <w:t>drainage</w:t>
      </w:r>
      <w:r w:rsidR="00F93D51">
        <w:rPr>
          <w:sz w:val="24"/>
          <w:szCs w:val="24"/>
        </w:rPr>
        <w:t xml:space="preserve"> conveyance structures,</w:t>
      </w:r>
      <w:r w:rsidR="00D02994">
        <w:rPr>
          <w:sz w:val="24"/>
          <w:szCs w:val="24"/>
        </w:rPr>
        <w:t xml:space="preserve"> and </w:t>
      </w:r>
      <w:commentRangeStart w:id="235"/>
      <w:commentRangeStart w:id="236"/>
      <w:r w:rsidR="00D02994">
        <w:rPr>
          <w:sz w:val="24"/>
          <w:szCs w:val="24"/>
        </w:rPr>
        <w:t>others</w:t>
      </w:r>
      <w:commentRangeEnd w:id="235"/>
      <w:r w:rsidR="00A32DDF">
        <w:rPr>
          <w:rStyle w:val="CommentReference"/>
        </w:rPr>
        <w:commentReference w:id="235"/>
      </w:r>
      <w:commentRangeEnd w:id="236"/>
      <w:r w:rsidR="00346467">
        <w:rPr>
          <w:rStyle w:val="CommentReference"/>
        </w:rPr>
        <w:commentReference w:id="236"/>
      </w:r>
      <w:r w:rsidR="00D02994">
        <w:rPr>
          <w:sz w:val="24"/>
          <w:szCs w:val="24"/>
        </w:rPr>
        <w:t>.</w:t>
      </w:r>
      <w:r w:rsidR="00D74AB6">
        <w:rPr>
          <w:sz w:val="24"/>
          <w:szCs w:val="24"/>
        </w:rPr>
        <w:t xml:space="preserve"> </w:t>
      </w:r>
      <w:r w:rsidR="00D02994">
        <w:rPr>
          <w:sz w:val="24"/>
          <w:szCs w:val="24"/>
        </w:rPr>
        <w:t xml:space="preserve">Temporal predictors may include </w:t>
      </w:r>
      <w:r w:rsidR="00F1355B">
        <w:rPr>
          <w:sz w:val="24"/>
          <w:szCs w:val="24"/>
        </w:rPr>
        <w:t>factor</w:t>
      </w:r>
      <w:r w:rsidR="00D02994">
        <w:rPr>
          <w:sz w:val="24"/>
          <w:szCs w:val="24"/>
        </w:rPr>
        <w:t xml:space="preserve">s such as </w:t>
      </w:r>
      <w:r w:rsidR="000E508E">
        <w:rPr>
          <w:sz w:val="24"/>
          <w:szCs w:val="24"/>
        </w:rPr>
        <w:t>precipitation prior to sample date,</w:t>
      </w:r>
      <w:r w:rsidR="00D02994">
        <w:rPr>
          <w:sz w:val="24"/>
          <w:szCs w:val="24"/>
        </w:rPr>
        <w:t xml:space="preserve"> </w:t>
      </w:r>
      <w:r w:rsidR="00070C76">
        <w:rPr>
          <w:sz w:val="24"/>
          <w:szCs w:val="24"/>
        </w:rPr>
        <w:t>stream flow volume,</w:t>
      </w:r>
      <w:r w:rsidR="000E508E">
        <w:rPr>
          <w:sz w:val="24"/>
          <w:szCs w:val="24"/>
        </w:rPr>
        <w:t xml:space="preserve"> annual winter precipitation, </w:t>
      </w:r>
      <w:r w:rsidR="00D02994">
        <w:rPr>
          <w:sz w:val="24"/>
          <w:szCs w:val="24"/>
        </w:rPr>
        <w:t xml:space="preserve">and </w:t>
      </w:r>
      <w:r w:rsidR="000E508E">
        <w:rPr>
          <w:sz w:val="24"/>
          <w:szCs w:val="24"/>
        </w:rPr>
        <w:t>velocity of spring melt conditions</w:t>
      </w:r>
      <w:r w:rsidR="00D02994">
        <w:rPr>
          <w:sz w:val="24"/>
          <w:szCs w:val="24"/>
        </w:rPr>
        <w:t>.</w:t>
      </w:r>
      <w:r w:rsidR="00D74AB6">
        <w:rPr>
          <w:sz w:val="24"/>
          <w:szCs w:val="24"/>
        </w:rPr>
        <w:t xml:space="preserve"> </w:t>
      </w:r>
      <w:r w:rsidR="00867EE4">
        <w:rPr>
          <w:sz w:val="24"/>
          <w:szCs w:val="24"/>
        </w:rPr>
        <w:t>If funded</w:t>
      </w:r>
      <w:r w:rsidR="00F93D51">
        <w:rPr>
          <w:sz w:val="24"/>
          <w:szCs w:val="24"/>
        </w:rPr>
        <w:t>, r</w:t>
      </w:r>
      <w:commentRangeStart w:id="237"/>
      <w:commentRangeStart w:id="238"/>
      <w:commentRangeStart w:id="239"/>
      <w:r w:rsidR="00CC6A2E">
        <w:rPr>
          <w:sz w:val="24"/>
          <w:szCs w:val="24"/>
        </w:rPr>
        <w:t>esults of</w:t>
      </w:r>
      <w:r w:rsidR="00D02994">
        <w:rPr>
          <w:sz w:val="24"/>
          <w:szCs w:val="24"/>
        </w:rPr>
        <w:t xml:space="preserve"> a multivariate regression approach to conclusively identify predictors of exceedances</w:t>
      </w:r>
      <w:r w:rsidR="00CC6A2E">
        <w:rPr>
          <w:sz w:val="24"/>
          <w:szCs w:val="24"/>
        </w:rPr>
        <w:t xml:space="preserve"> </w:t>
      </w:r>
      <w:r w:rsidR="00F93D51">
        <w:rPr>
          <w:sz w:val="24"/>
          <w:szCs w:val="24"/>
        </w:rPr>
        <w:t>c</w:t>
      </w:r>
      <w:r w:rsidR="00CC6A2E">
        <w:rPr>
          <w:sz w:val="24"/>
          <w:szCs w:val="24"/>
        </w:rPr>
        <w:t xml:space="preserve">ould allow </w:t>
      </w:r>
      <w:r w:rsidR="005C1AC7">
        <w:rPr>
          <w:sz w:val="24"/>
          <w:szCs w:val="24"/>
        </w:rPr>
        <w:t>conservation-minded l</w:t>
      </w:r>
      <w:r w:rsidR="00CC6A2E">
        <w:rPr>
          <w:sz w:val="24"/>
          <w:szCs w:val="24"/>
        </w:rPr>
        <w:t>and</w:t>
      </w:r>
      <w:r w:rsidR="005C1AC7">
        <w:rPr>
          <w:sz w:val="24"/>
          <w:szCs w:val="24"/>
        </w:rPr>
        <w:t xml:space="preserve"> owners and</w:t>
      </w:r>
      <w:r w:rsidR="00CC6A2E">
        <w:rPr>
          <w:sz w:val="24"/>
          <w:szCs w:val="24"/>
        </w:rPr>
        <w:t xml:space="preserve"> managers to most effectively identify locations an</w:t>
      </w:r>
      <w:r w:rsidR="00D67290">
        <w:rPr>
          <w:sz w:val="24"/>
          <w:szCs w:val="24"/>
        </w:rPr>
        <w:t>d</w:t>
      </w:r>
      <w:r w:rsidR="00343BBF">
        <w:rPr>
          <w:sz w:val="24"/>
          <w:szCs w:val="24"/>
        </w:rPr>
        <w:t>/or</w:t>
      </w:r>
      <w:r w:rsidR="00D67290">
        <w:rPr>
          <w:sz w:val="24"/>
          <w:szCs w:val="24"/>
        </w:rPr>
        <w:t xml:space="preserve"> time periods</w:t>
      </w:r>
      <w:r w:rsidR="00CC6A2E">
        <w:rPr>
          <w:sz w:val="24"/>
          <w:szCs w:val="24"/>
        </w:rPr>
        <w:t xml:space="preserve"> where mitigation actions will be most effective.</w:t>
      </w:r>
      <w:commentRangeEnd w:id="237"/>
      <w:r w:rsidR="006575FC">
        <w:rPr>
          <w:rStyle w:val="CommentReference"/>
        </w:rPr>
        <w:commentReference w:id="237"/>
      </w:r>
      <w:commentRangeEnd w:id="238"/>
      <w:r w:rsidR="00A32DDF">
        <w:rPr>
          <w:rStyle w:val="CommentReference"/>
        </w:rPr>
        <w:commentReference w:id="238"/>
      </w:r>
      <w:commentRangeEnd w:id="239"/>
      <w:r w:rsidR="00F93D51">
        <w:rPr>
          <w:rStyle w:val="CommentReference"/>
        </w:rPr>
        <w:commentReference w:id="239"/>
      </w:r>
      <w:r w:rsidR="00D74AB6">
        <w:rPr>
          <w:sz w:val="24"/>
          <w:szCs w:val="24"/>
        </w:rPr>
        <w:t xml:space="preserve"> </w:t>
      </w:r>
      <w:r w:rsidR="00FB4DBB">
        <w:rPr>
          <w:sz w:val="24"/>
          <w:szCs w:val="24"/>
        </w:rPr>
        <w:t xml:space="preserve">Once specific drivers of metals exceedances are identified, managers could work with members of area partnerships to develop site-specific mitigation plans involving strategic solutions such as phytoremediation tactics, riparian restoration efforts, strategic development, wetland preservation, and watershed user and landowner </w:t>
      </w:r>
      <w:commentRangeStart w:id="240"/>
      <w:r w:rsidR="00FB4DBB">
        <w:rPr>
          <w:sz w:val="24"/>
          <w:szCs w:val="24"/>
        </w:rPr>
        <w:t>education</w:t>
      </w:r>
      <w:commentRangeEnd w:id="240"/>
      <w:r w:rsidR="00867EE4">
        <w:rPr>
          <w:rStyle w:val="CommentReference"/>
        </w:rPr>
        <w:commentReference w:id="240"/>
      </w:r>
      <w:r w:rsidR="00FB4DBB">
        <w:rPr>
          <w:sz w:val="24"/>
          <w:szCs w:val="24"/>
        </w:rPr>
        <w:t>.</w:t>
      </w:r>
      <w:r w:rsidR="00E9775F">
        <w:rPr>
          <w:sz w:val="24"/>
          <w:szCs w:val="24"/>
        </w:rPr>
        <w:t xml:space="preserve"> </w:t>
      </w:r>
    </w:p>
    <w:p w14:paraId="30EBF5B4" w14:textId="6ED62A4A" w:rsidR="004E3621" w:rsidRDefault="004E3621" w:rsidP="00FB4DBB">
      <w:pPr>
        <w:rPr>
          <w:sz w:val="24"/>
          <w:szCs w:val="24"/>
        </w:rPr>
      </w:pPr>
    </w:p>
    <w:p w14:paraId="540E4D63" w14:textId="058E7839" w:rsidR="004E3621" w:rsidRDefault="004E3621" w:rsidP="004E3621">
      <w:pPr>
        <w:rPr>
          <w:sz w:val="24"/>
          <w:szCs w:val="24"/>
        </w:rPr>
      </w:pPr>
      <w:r>
        <w:rPr>
          <w:sz w:val="24"/>
          <w:szCs w:val="24"/>
        </w:rPr>
        <w:t xml:space="preserve">Some drivers of exceedances are suggested for 2019-2020 data without the more detailed approach previously discussed. For example, the annual spring melt event </w:t>
      </w:r>
      <w:commentRangeStart w:id="241"/>
      <w:commentRangeStart w:id="242"/>
      <w:commentRangeStart w:id="243"/>
      <w:r>
        <w:rPr>
          <w:sz w:val="24"/>
          <w:szCs w:val="24"/>
        </w:rPr>
        <w:t>likely</w:t>
      </w:r>
      <w:commentRangeEnd w:id="241"/>
      <w:r>
        <w:rPr>
          <w:rStyle w:val="CommentReference"/>
        </w:rPr>
        <w:commentReference w:id="241"/>
      </w:r>
      <w:commentRangeEnd w:id="242"/>
      <w:r>
        <w:rPr>
          <w:rStyle w:val="CommentReference"/>
        </w:rPr>
        <w:commentReference w:id="242"/>
      </w:r>
      <w:commentRangeEnd w:id="243"/>
      <w:r w:rsidR="00867EE4">
        <w:rPr>
          <w:rStyle w:val="CommentReference"/>
        </w:rPr>
        <w:commentReference w:id="243"/>
      </w:r>
      <w:r>
        <w:rPr>
          <w:sz w:val="24"/>
          <w:szCs w:val="24"/>
        </w:rPr>
        <w:t xml:space="preserve"> represents an important driver of timing of elevated metals concentrations in spring</w:t>
      </w:r>
      <w:r w:rsidR="00612130">
        <w:rPr>
          <w:sz w:val="24"/>
          <w:szCs w:val="24"/>
        </w:rPr>
        <w:t xml:space="preserve"> (e.g. Figure 7)</w:t>
      </w:r>
      <w:r>
        <w:rPr>
          <w:sz w:val="24"/>
          <w:szCs w:val="24"/>
        </w:rPr>
        <w:t xml:space="preserve">, because the meltwater contains months of particulate accumulation collected throughout the winter </w:t>
      </w:r>
      <w:commentRangeStart w:id="244"/>
      <w:r>
        <w:rPr>
          <w:sz w:val="24"/>
          <w:szCs w:val="24"/>
        </w:rPr>
        <w:t>months</w:t>
      </w:r>
      <w:commentRangeEnd w:id="244"/>
      <w:r w:rsidR="00BB4C99">
        <w:rPr>
          <w:rStyle w:val="CommentReference"/>
        </w:rPr>
        <w:commentReference w:id="244"/>
      </w:r>
      <w:r w:rsidR="00BB4C99">
        <w:rPr>
          <w:sz w:val="24"/>
          <w:szCs w:val="24"/>
        </w:rPr>
        <w:t xml:space="preserve"> </w:t>
      </w:r>
      <w:r>
        <w:rPr>
          <w:sz w:val="24"/>
          <w:szCs w:val="24"/>
        </w:rPr>
        <w:t xml:space="preserve">. Additionally, a period of precipitation following a long drought in summer may also be a driver of </w:t>
      </w:r>
      <w:commentRangeStart w:id="245"/>
      <w:commentRangeStart w:id="246"/>
      <w:r>
        <w:rPr>
          <w:sz w:val="24"/>
          <w:szCs w:val="24"/>
        </w:rPr>
        <w:t>spikes in metals concentrations</w:t>
      </w:r>
      <w:commentRangeEnd w:id="245"/>
      <w:r>
        <w:rPr>
          <w:rStyle w:val="CommentReference"/>
        </w:rPr>
        <w:commentReference w:id="245"/>
      </w:r>
      <w:commentRangeEnd w:id="246"/>
      <w:r>
        <w:rPr>
          <w:rStyle w:val="CommentReference"/>
        </w:rPr>
        <w:commentReference w:id="246"/>
      </w:r>
      <w:r w:rsidR="00612130">
        <w:rPr>
          <w:sz w:val="24"/>
          <w:szCs w:val="24"/>
        </w:rPr>
        <w:t xml:space="preserve">, </w:t>
      </w:r>
      <w:r>
        <w:rPr>
          <w:sz w:val="24"/>
          <w:szCs w:val="24"/>
        </w:rPr>
        <w:t xml:space="preserve">as accumulated particles are flushed into the </w:t>
      </w:r>
      <w:commentRangeStart w:id="247"/>
      <w:r>
        <w:rPr>
          <w:sz w:val="24"/>
          <w:szCs w:val="24"/>
        </w:rPr>
        <w:t>watershed</w:t>
      </w:r>
      <w:commentRangeEnd w:id="247"/>
      <w:r w:rsidR="00074669">
        <w:rPr>
          <w:rStyle w:val="CommentReference"/>
        </w:rPr>
        <w:commentReference w:id="247"/>
      </w:r>
      <w:r>
        <w:rPr>
          <w:sz w:val="24"/>
          <w:szCs w:val="24"/>
        </w:rPr>
        <w:t xml:space="preserve">. </w:t>
      </w:r>
    </w:p>
    <w:p w14:paraId="45CF781E" w14:textId="02D77D3C" w:rsidR="00EC6CCD" w:rsidRDefault="00EC6CCD" w:rsidP="00FB4DBB">
      <w:pPr>
        <w:rPr>
          <w:sz w:val="24"/>
          <w:szCs w:val="24"/>
        </w:rPr>
      </w:pPr>
    </w:p>
    <w:p w14:paraId="44AE3C52" w14:textId="37C9F31C" w:rsidR="004E3621" w:rsidRPr="00315A3F" w:rsidRDefault="00EC6CCD" w:rsidP="00315A3F">
      <w:pPr>
        <w:pStyle w:val="Heading3"/>
        <w:rPr>
          <w:sz w:val="28"/>
          <w:szCs w:val="28"/>
        </w:rPr>
      </w:pPr>
      <w:r>
        <w:rPr>
          <w:sz w:val="28"/>
          <w:szCs w:val="28"/>
        </w:rPr>
        <w:t>Research recommendations</w:t>
      </w:r>
    </w:p>
    <w:p w14:paraId="5760BB77" w14:textId="5BEDDD06" w:rsidR="00370AB4" w:rsidRDefault="00370AB4" w:rsidP="00175C94">
      <w:pPr>
        <w:rPr>
          <w:sz w:val="24"/>
          <w:szCs w:val="24"/>
        </w:rPr>
      </w:pPr>
    </w:p>
    <w:p w14:paraId="79BA947E" w14:textId="31FD8315" w:rsidR="007A0AF9" w:rsidRDefault="000A6529" w:rsidP="00856719">
      <w:pPr>
        <w:rPr>
          <w:sz w:val="24"/>
          <w:szCs w:val="24"/>
        </w:rPr>
      </w:pPr>
      <w:r>
        <w:rPr>
          <w:sz w:val="24"/>
          <w:szCs w:val="24"/>
        </w:rPr>
        <w:t>The</w:t>
      </w:r>
      <w:r w:rsidR="007A0AF9">
        <w:rPr>
          <w:sz w:val="24"/>
          <w:szCs w:val="24"/>
        </w:rPr>
        <w:t xml:space="preserve"> results</w:t>
      </w:r>
      <w:r>
        <w:rPr>
          <w:sz w:val="24"/>
          <w:szCs w:val="24"/>
        </w:rPr>
        <w:t xml:space="preserve"> described in this work highlight the strengths and limitations of how instantaneous data may be applied towards</w:t>
      </w:r>
      <w:r w:rsidR="00DF00C9">
        <w:rPr>
          <w:sz w:val="24"/>
          <w:szCs w:val="24"/>
        </w:rPr>
        <w:t xml:space="preserve"> understanding water quality in broader extents of space and time in the Kenai River wate</w:t>
      </w:r>
      <w:r w:rsidR="007A0AF9">
        <w:rPr>
          <w:sz w:val="24"/>
          <w:szCs w:val="24"/>
        </w:rPr>
        <w:t>r</w:t>
      </w:r>
      <w:r w:rsidR="00DF00C9">
        <w:rPr>
          <w:sz w:val="24"/>
          <w:szCs w:val="24"/>
        </w:rPr>
        <w:t>shed.</w:t>
      </w:r>
      <w:r w:rsidR="007A0AF9">
        <w:rPr>
          <w:sz w:val="24"/>
          <w:szCs w:val="24"/>
        </w:rPr>
        <w:t xml:space="preserve"> </w:t>
      </w:r>
      <w:r>
        <w:rPr>
          <w:sz w:val="24"/>
          <w:szCs w:val="24"/>
        </w:rPr>
        <w:t>Along with other efforts to synthesize and apply</w:t>
      </w:r>
      <w:r w:rsidR="00D33B00">
        <w:rPr>
          <w:sz w:val="24"/>
          <w:szCs w:val="24"/>
        </w:rPr>
        <w:t xml:space="preserve"> the region’s</w:t>
      </w:r>
      <w:r>
        <w:rPr>
          <w:sz w:val="24"/>
          <w:szCs w:val="24"/>
        </w:rPr>
        <w:t xml:space="preserve"> long-term water quality </w:t>
      </w:r>
      <w:r w:rsidR="00D33B00">
        <w:rPr>
          <w:sz w:val="24"/>
          <w:szCs w:val="24"/>
        </w:rPr>
        <w:t>data</w:t>
      </w:r>
      <w:r>
        <w:rPr>
          <w:sz w:val="24"/>
          <w:szCs w:val="24"/>
        </w:rPr>
        <w:t xml:space="preserve"> </w:t>
      </w:r>
      <w:r w:rsidR="00DF00C9">
        <w:rPr>
          <w:sz w:val="24"/>
          <w:szCs w:val="24"/>
        </w:rPr>
        <w:fldChar w:fldCharType="begin" w:fldLock="1">
          <w:fldData xml:space="preserve">ZQBKAHgAMQBWAE4AdQBPADIAegBZAFEALwBSAFYAQwBEADMAbQB5AEQARQBvAFcASwBUAEoANQBx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</w:fldData>
        </w:fldChar>
      </w:r>
      <w:r w:rsidR="00DF00C9">
        <w:rPr>
          <w:sz w:val="24"/>
          <w:szCs w:val="24"/>
        </w:rPr>
        <w:instrText>ADDIN paperpile_citation &lt;clusterId&gt;W173K439Z721D444&lt;/clusterId&gt;&lt;version&gt;0.6.11&lt;/version&gt;&lt;metadata&gt;&lt;citation&gt;&lt;id&gt;46254465-5a4c-441e-998c-5066a9965781&lt;/id&gt;&lt;no_author/&gt;&lt;prefix/&gt;&lt;suffix/&gt;&lt;locator/&gt;&lt;locator_label&gt;page&lt;/locator_label&gt;&lt;/citation&gt;&lt;/metadata&gt; \* MERGEFORMAT</w:instrText>
      </w:r>
      <w:r w:rsidR="00DF00C9">
        <w:rPr>
          <w:sz w:val="24"/>
          <w:szCs w:val="24"/>
        </w:rPr>
      </w:r>
      <w:r w:rsidR="00DF00C9">
        <w:rPr>
          <w:sz w:val="24"/>
          <w:szCs w:val="24"/>
        </w:rPr>
        <w:fldChar w:fldCharType="separate"/>
      </w:r>
      <w:r w:rsidR="00DF00C9">
        <w:rPr>
          <w:noProof/>
          <w:sz w:val="24"/>
          <w:szCs w:val="24"/>
        </w:rPr>
        <w:t>(Guerron Orejuela 2017)</w:t>
      </w:r>
      <w:r w:rsidR="00DF00C9">
        <w:rPr>
          <w:sz w:val="24"/>
          <w:szCs w:val="24"/>
        </w:rPr>
        <w:fldChar w:fldCharType="end"/>
      </w:r>
      <w:r w:rsidR="007A0AF9">
        <w:rPr>
          <w:sz w:val="24"/>
          <w:szCs w:val="24"/>
        </w:rPr>
        <w:t xml:space="preserve">, the results support growing evidence of </w:t>
      </w:r>
      <w:r w:rsidR="00AC2C48">
        <w:rPr>
          <w:sz w:val="24"/>
          <w:szCs w:val="24"/>
        </w:rPr>
        <w:t>elevated dissolved zinc and copper levels</w:t>
      </w:r>
      <w:r w:rsidR="00A37EC1">
        <w:rPr>
          <w:sz w:val="24"/>
          <w:szCs w:val="24"/>
        </w:rPr>
        <w:t xml:space="preserve"> in limited parts of the lower Kenai River watershed region.</w:t>
      </w:r>
      <w:r w:rsidR="00024A03">
        <w:rPr>
          <w:sz w:val="24"/>
          <w:szCs w:val="24"/>
        </w:rPr>
        <w:t xml:space="preserve"> </w:t>
      </w:r>
      <w:r w:rsidR="007A0AF9">
        <w:rPr>
          <w:sz w:val="24"/>
          <w:szCs w:val="24"/>
        </w:rPr>
        <w:t>While the</w:t>
      </w:r>
      <w:r w:rsidR="006B6142">
        <w:rPr>
          <w:sz w:val="24"/>
          <w:szCs w:val="24"/>
        </w:rPr>
        <w:t xml:space="preserve"> specific</w:t>
      </w:r>
      <w:r w:rsidR="007A0AF9">
        <w:rPr>
          <w:sz w:val="24"/>
          <w:szCs w:val="24"/>
        </w:rPr>
        <w:t xml:space="preserve"> </w:t>
      </w:r>
      <w:r w:rsidR="006B6142">
        <w:rPr>
          <w:sz w:val="24"/>
          <w:szCs w:val="24"/>
        </w:rPr>
        <w:t>factors most responsible for these elevated levels</w:t>
      </w:r>
      <w:r w:rsidR="00A37EC1">
        <w:rPr>
          <w:sz w:val="24"/>
          <w:szCs w:val="24"/>
        </w:rPr>
        <w:t xml:space="preserve"> have yet to be fully elucidated, the present study indicates</w:t>
      </w:r>
      <w:r w:rsidR="00AC2C48">
        <w:rPr>
          <w:sz w:val="24"/>
          <w:szCs w:val="24"/>
        </w:rPr>
        <w:t xml:space="preserve"> the need for</w:t>
      </w:r>
      <w:r w:rsidR="007A0AF9">
        <w:rPr>
          <w:sz w:val="24"/>
          <w:szCs w:val="24"/>
        </w:rPr>
        <w:t xml:space="preserve"> pro</w:t>
      </w:r>
      <w:r w:rsidR="00AC2C48">
        <w:rPr>
          <w:sz w:val="24"/>
          <w:szCs w:val="24"/>
        </w:rPr>
        <w:t>active solutions directed towards a.) sampling methodology and interpretation, and b.) applying spatially explicit data</w:t>
      </w:r>
      <w:r w:rsidR="0099118B">
        <w:rPr>
          <w:sz w:val="24"/>
          <w:szCs w:val="24"/>
        </w:rPr>
        <w:t xml:space="preserve"> to help choose where storm water</w:t>
      </w:r>
      <w:r w:rsidR="006B6142">
        <w:rPr>
          <w:sz w:val="24"/>
          <w:szCs w:val="24"/>
        </w:rPr>
        <w:t xml:space="preserve"> infrastructure improvements will be most valuable</w:t>
      </w:r>
      <w:r w:rsidR="0099118B">
        <w:rPr>
          <w:sz w:val="24"/>
          <w:szCs w:val="24"/>
        </w:rPr>
        <w:t>.</w:t>
      </w:r>
    </w:p>
    <w:p w14:paraId="00F2E570" w14:textId="7D75D90E" w:rsidR="000A6529" w:rsidRDefault="000A6529" w:rsidP="00856719">
      <w:pPr>
        <w:rPr>
          <w:sz w:val="24"/>
          <w:szCs w:val="24"/>
        </w:rPr>
      </w:pPr>
    </w:p>
    <w:p w14:paraId="29858B1B" w14:textId="6299112A" w:rsidR="00074669" w:rsidRPr="0074780D" w:rsidRDefault="006B6142" w:rsidP="0074780D">
      <w:pPr>
        <w:pStyle w:val="Heading5"/>
        <w:rPr>
          <w:color w:val="auto"/>
          <w:sz w:val="24"/>
          <w:szCs w:val="24"/>
        </w:rPr>
      </w:pPr>
      <w:r w:rsidRPr="0074780D">
        <w:rPr>
          <w:color w:val="auto"/>
          <w:sz w:val="24"/>
          <w:szCs w:val="24"/>
        </w:rPr>
        <w:t>Sampling Methodology</w:t>
      </w:r>
    </w:p>
    <w:p w14:paraId="25346BA6" w14:textId="77777777" w:rsidR="0074780D" w:rsidRDefault="0074780D" w:rsidP="00856719">
      <w:pPr>
        <w:rPr>
          <w:sz w:val="24"/>
          <w:szCs w:val="24"/>
        </w:rPr>
      </w:pPr>
    </w:p>
    <w:p w14:paraId="205E07AD" w14:textId="77777777" w:rsidR="0074780D" w:rsidRDefault="0074780D" w:rsidP="00856719">
      <w:pPr>
        <w:rPr>
          <w:sz w:val="24"/>
          <w:szCs w:val="24"/>
        </w:rPr>
      </w:pPr>
      <w:r>
        <w:rPr>
          <w:sz w:val="24"/>
          <w:szCs w:val="24"/>
        </w:rPr>
        <w:t>A</w:t>
      </w:r>
      <w:r w:rsidR="00A81494">
        <w:rPr>
          <w:sz w:val="24"/>
          <w:szCs w:val="24"/>
        </w:rPr>
        <w:t xml:space="preserve"> need exists to examine </w:t>
      </w:r>
      <w:r>
        <w:rPr>
          <w:sz w:val="24"/>
          <w:szCs w:val="24"/>
        </w:rPr>
        <w:t xml:space="preserve">temporal </w:t>
      </w:r>
      <w:r w:rsidR="00A81494">
        <w:rPr>
          <w:sz w:val="24"/>
          <w:szCs w:val="24"/>
        </w:rPr>
        <w:t>duration of</w:t>
      </w:r>
      <w:r w:rsidR="00D976E5">
        <w:rPr>
          <w:sz w:val="24"/>
          <w:szCs w:val="24"/>
        </w:rPr>
        <w:t xml:space="preserve"> ident</w:t>
      </w:r>
      <w:r w:rsidR="00A81494">
        <w:rPr>
          <w:sz w:val="24"/>
          <w:szCs w:val="24"/>
        </w:rPr>
        <w:t>ified exceedances</w:t>
      </w:r>
      <w:r w:rsidR="00D976E5">
        <w:rPr>
          <w:sz w:val="24"/>
          <w:szCs w:val="24"/>
        </w:rPr>
        <w:t>.</w:t>
      </w:r>
      <w:r w:rsidR="00D74AB6">
        <w:rPr>
          <w:sz w:val="24"/>
          <w:szCs w:val="24"/>
        </w:rPr>
        <w:t xml:space="preserve"> </w:t>
      </w:r>
      <w:r w:rsidR="00D67290">
        <w:rPr>
          <w:sz w:val="24"/>
          <w:szCs w:val="24"/>
        </w:rPr>
        <w:t>It is unclear if the grab samples measured during typical sampling procedures represent concentrations</w:t>
      </w:r>
      <w:r w:rsidR="005C1AC7">
        <w:rPr>
          <w:sz w:val="24"/>
          <w:szCs w:val="24"/>
        </w:rPr>
        <w:t xml:space="preserve"> that persist</w:t>
      </w:r>
      <w:r w:rsidR="00D67290">
        <w:rPr>
          <w:sz w:val="24"/>
          <w:szCs w:val="24"/>
        </w:rPr>
        <w:t xml:space="preserve"> for hours, days, or weeks.</w:t>
      </w:r>
      <w:r w:rsidR="00D74AB6">
        <w:rPr>
          <w:sz w:val="24"/>
          <w:szCs w:val="24"/>
        </w:rPr>
        <w:t xml:space="preserve"> </w:t>
      </w:r>
      <w:r w:rsidR="000E508E">
        <w:rPr>
          <w:sz w:val="24"/>
          <w:szCs w:val="24"/>
        </w:rPr>
        <w:t>In order to ident</w:t>
      </w:r>
      <w:r w:rsidR="00D67290">
        <w:rPr>
          <w:sz w:val="24"/>
          <w:szCs w:val="24"/>
        </w:rPr>
        <w:t>ify the typical duration of</w:t>
      </w:r>
      <w:r w:rsidR="000E508E">
        <w:rPr>
          <w:sz w:val="24"/>
          <w:szCs w:val="24"/>
        </w:rPr>
        <w:t xml:space="preserve"> exceedances</w:t>
      </w:r>
      <w:r w:rsidR="00D84CF6">
        <w:rPr>
          <w:sz w:val="24"/>
          <w:szCs w:val="24"/>
        </w:rPr>
        <w:t xml:space="preserve"> i</w:t>
      </w:r>
      <w:r w:rsidR="00D67290">
        <w:rPr>
          <w:sz w:val="24"/>
          <w:szCs w:val="24"/>
        </w:rPr>
        <w:t>n watersheds</w:t>
      </w:r>
      <w:r w:rsidR="00D84CF6">
        <w:rPr>
          <w:sz w:val="24"/>
          <w:szCs w:val="24"/>
        </w:rPr>
        <w:t xml:space="preserve"> where they are</w:t>
      </w:r>
      <w:r w:rsidR="00D67290">
        <w:rPr>
          <w:sz w:val="24"/>
          <w:szCs w:val="24"/>
        </w:rPr>
        <w:t xml:space="preserve"> known</w:t>
      </w:r>
      <w:r w:rsidR="00D84CF6">
        <w:rPr>
          <w:sz w:val="24"/>
          <w:szCs w:val="24"/>
        </w:rPr>
        <w:t xml:space="preserve"> to occur, </w:t>
      </w:r>
      <w:r w:rsidR="00D976E5">
        <w:rPr>
          <w:sz w:val="24"/>
          <w:szCs w:val="24"/>
        </w:rPr>
        <w:t>it is advisable that metals are</w:t>
      </w:r>
      <w:r w:rsidR="000E508E">
        <w:rPr>
          <w:sz w:val="24"/>
          <w:szCs w:val="24"/>
        </w:rPr>
        <w:t xml:space="preserve"> monitored throughout an expanded one-year period </w:t>
      </w:r>
      <w:r w:rsidR="00D67290">
        <w:rPr>
          <w:sz w:val="24"/>
          <w:szCs w:val="24"/>
        </w:rPr>
        <w:t>on a more frequent basis. For example</w:t>
      </w:r>
      <w:r w:rsidR="00E7447E">
        <w:rPr>
          <w:sz w:val="24"/>
          <w:szCs w:val="24"/>
        </w:rPr>
        <w:t>,</w:t>
      </w:r>
      <w:r w:rsidR="00D67290">
        <w:rPr>
          <w:sz w:val="24"/>
          <w:szCs w:val="24"/>
        </w:rPr>
        <w:t xml:space="preserve"> </w:t>
      </w:r>
      <w:commentRangeStart w:id="248"/>
      <w:commentRangeStart w:id="249"/>
      <w:r w:rsidR="00545353">
        <w:rPr>
          <w:sz w:val="24"/>
          <w:szCs w:val="24"/>
        </w:rPr>
        <w:t xml:space="preserve">weekly or </w:t>
      </w:r>
      <w:r w:rsidR="00D67290">
        <w:rPr>
          <w:sz w:val="24"/>
          <w:szCs w:val="24"/>
        </w:rPr>
        <w:t xml:space="preserve">bi-weekly monitoring </w:t>
      </w:r>
      <w:r w:rsidR="00E7447E">
        <w:rPr>
          <w:sz w:val="24"/>
          <w:szCs w:val="24"/>
        </w:rPr>
        <w:t xml:space="preserve">at </w:t>
      </w:r>
      <w:r w:rsidR="00545353">
        <w:rPr>
          <w:sz w:val="24"/>
          <w:szCs w:val="24"/>
        </w:rPr>
        <w:t>select sites in the lower watershed region would help to pinpoint temporal drivers of exceedances</w:t>
      </w:r>
      <w:commentRangeEnd w:id="248"/>
      <w:r w:rsidR="00F95215">
        <w:rPr>
          <w:rStyle w:val="CommentReference"/>
        </w:rPr>
        <w:commentReference w:id="248"/>
      </w:r>
      <w:commentRangeEnd w:id="249"/>
      <w:r w:rsidR="004E3621">
        <w:rPr>
          <w:rStyle w:val="CommentReference"/>
        </w:rPr>
        <w:commentReference w:id="249"/>
      </w:r>
      <w:r w:rsidR="00545353">
        <w:rPr>
          <w:sz w:val="24"/>
          <w:szCs w:val="24"/>
        </w:rPr>
        <w:t>.</w:t>
      </w:r>
      <w:r w:rsidR="00D74AB6">
        <w:rPr>
          <w:sz w:val="24"/>
          <w:szCs w:val="24"/>
        </w:rPr>
        <w:t xml:space="preserve"> </w:t>
      </w:r>
      <w:r w:rsidR="00545353">
        <w:rPr>
          <w:sz w:val="24"/>
          <w:szCs w:val="24"/>
        </w:rPr>
        <w:t>Opportunistic samples could also be collected leading up to, during, and after major precipitation and snow melt events.</w:t>
      </w:r>
      <w:r w:rsidR="00D74AB6">
        <w:rPr>
          <w:sz w:val="24"/>
          <w:szCs w:val="24"/>
        </w:rPr>
        <w:t xml:space="preserve"> </w:t>
      </w:r>
    </w:p>
    <w:p w14:paraId="3D744455" w14:textId="77777777" w:rsidR="0074780D" w:rsidRDefault="0074780D" w:rsidP="00856719">
      <w:pPr>
        <w:rPr>
          <w:sz w:val="24"/>
          <w:szCs w:val="24"/>
        </w:rPr>
      </w:pPr>
    </w:p>
    <w:p w14:paraId="6AE78AAE" w14:textId="08F58594" w:rsidR="00545353" w:rsidRDefault="00C47AA2" w:rsidP="00856719">
      <w:pPr>
        <w:rPr>
          <w:sz w:val="24"/>
          <w:szCs w:val="24"/>
        </w:rPr>
      </w:pPr>
      <w:r>
        <w:rPr>
          <w:sz w:val="24"/>
          <w:szCs w:val="24"/>
        </w:rPr>
        <w:t>Applying n</w:t>
      </w:r>
      <w:r w:rsidR="005C1AC7">
        <w:rPr>
          <w:sz w:val="24"/>
          <w:szCs w:val="24"/>
        </w:rPr>
        <w:t>ew field sampling te</w:t>
      </w:r>
      <w:r w:rsidR="0074780D">
        <w:rPr>
          <w:sz w:val="24"/>
          <w:szCs w:val="24"/>
        </w:rPr>
        <w:t>chniques could offer</w:t>
      </w:r>
      <w:r w:rsidR="005C1AC7">
        <w:rPr>
          <w:sz w:val="24"/>
          <w:szCs w:val="24"/>
        </w:rPr>
        <w:t xml:space="preserve"> improvements in data quantity, quality, and </w:t>
      </w:r>
      <w:r w:rsidR="00FA4364">
        <w:rPr>
          <w:sz w:val="24"/>
          <w:szCs w:val="24"/>
        </w:rPr>
        <w:t xml:space="preserve">project </w:t>
      </w:r>
      <w:r w:rsidR="005C1AC7">
        <w:rPr>
          <w:sz w:val="24"/>
          <w:szCs w:val="24"/>
        </w:rPr>
        <w:t>cost.</w:t>
      </w:r>
      <w:r w:rsidR="00D74AB6">
        <w:rPr>
          <w:sz w:val="24"/>
          <w:szCs w:val="24"/>
        </w:rPr>
        <w:t xml:space="preserve"> </w:t>
      </w:r>
      <w:r w:rsidR="005C1AC7">
        <w:rPr>
          <w:sz w:val="24"/>
          <w:szCs w:val="24"/>
        </w:rPr>
        <w:t>For example, s</w:t>
      </w:r>
      <w:r w:rsidR="00D67290">
        <w:rPr>
          <w:sz w:val="24"/>
          <w:szCs w:val="24"/>
        </w:rPr>
        <w:t xml:space="preserve">ome recent evidence </w:t>
      </w:r>
      <w:r w:rsidR="00EC6CCD">
        <w:rPr>
          <w:sz w:val="24"/>
          <w:szCs w:val="24"/>
        </w:rPr>
        <w:t>indicates</w:t>
      </w:r>
      <w:r w:rsidR="00D67290">
        <w:rPr>
          <w:sz w:val="24"/>
          <w:szCs w:val="24"/>
        </w:rPr>
        <w:t xml:space="preserve"> </w:t>
      </w:r>
      <w:commentRangeStart w:id="250"/>
      <w:commentRangeStart w:id="251"/>
      <w:r w:rsidR="00D67290">
        <w:rPr>
          <w:sz w:val="24"/>
          <w:szCs w:val="24"/>
        </w:rPr>
        <w:t>conductance (total dissolved ions)</w:t>
      </w:r>
      <w:r w:rsidR="00545353">
        <w:rPr>
          <w:sz w:val="24"/>
          <w:szCs w:val="24"/>
        </w:rPr>
        <w:t xml:space="preserve">, </w:t>
      </w:r>
      <w:commentRangeEnd w:id="250"/>
      <w:r w:rsidR="00F95215">
        <w:rPr>
          <w:rStyle w:val="CommentReference"/>
        </w:rPr>
        <w:commentReference w:id="250"/>
      </w:r>
      <w:commentRangeEnd w:id="251"/>
      <w:r w:rsidR="00EC6CCD">
        <w:rPr>
          <w:rStyle w:val="CommentReference"/>
        </w:rPr>
        <w:commentReference w:id="251"/>
      </w:r>
      <w:r w:rsidR="00545353">
        <w:rPr>
          <w:sz w:val="24"/>
          <w:szCs w:val="24"/>
        </w:rPr>
        <w:t>which may be continuously</w:t>
      </w:r>
      <w:r w:rsidR="00D67290">
        <w:rPr>
          <w:sz w:val="24"/>
          <w:szCs w:val="24"/>
        </w:rPr>
        <w:t xml:space="preserve"> monitored with sondes</w:t>
      </w:r>
      <w:r w:rsidR="002C2148">
        <w:rPr>
          <w:sz w:val="24"/>
          <w:szCs w:val="24"/>
        </w:rPr>
        <w:t xml:space="preserve"> (e.g. Hydrolab)</w:t>
      </w:r>
      <w:r w:rsidR="005C1AC7">
        <w:rPr>
          <w:sz w:val="24"/>
          <w:szCs w:val="24"/>
        </w:rPr>
        <w:t xml:space="preserve">, </w:t>
      </w:r>
      <w:r w:rsidR="00D67290">
        <w:rPr>
          <w:sz w:val="24"/>
          <w:szCs w:val="24"/>
        </w:rPr>
        <w:t>might serve as a proxy for metals concentrations</w:t>
      </w:r>
      <w:r w:rsidR="006746F8">
        <w:rPr>
          <w:sz w:val="24"/>
          <w:szCs w:val="24"/>
        </w:rPr>
        <w:t xml:space="preserve"> </w:t>
      </w:r>
      <w:r w:rsidR="006746F8">
        <w:rPr>
          <w:sz w:val="24"/>
          <w:szCs w:val="24"/>
        </w:rPr>
        <w:fldChar w:fldCharType="begin" w:fldLock="1">
          <w:fldData xml:space="preserve">ZQBKAHkATgBWAC8AOQB1ADMATABnAFIAZgBoAFYAaQAvAHcAaQB1AHcARwBxAHQAWAB5AHQAcABq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</w:fldData>
        </w:fldChar>
      </w:r>
      <w:r w:rsidR="006746F8">
        <w:rPr>
          <w:sz w:val="24"/>
          <w:szCs w:val="24"/>
        </w:rPr>
        <w:instrText>ADDIN paperpile_citation &lt;clusterId&gt;G479U436Q127N541&lt;/clusterId&gt;&lt;version&gt;0.6.11&lt;/version&gt;&lt;metadata&gt;&lt;citation&gt;&lt;id&gt;20100526-37c2-4526-8fb0-48e5d3e77742&lt;/id&gt;&lt;no_author/&gt;&lt;prefix/&gt;&lt;suffix/&gt;&lt;locator/&gt;&lt;locator_label&gt;page&lt;/locator_label&gt;&lt;/citation&gt;&lt;/metadata&gt; \* MERGEFORMAT</w:instrText>
      </w:r>
      <w:r w:rsidR="006746F8">
        <w:rPr>
          <w:sz w:val="24"/>
          <w:szCs w:val="24"/>
        </w:rPr>
      </w:r>
      <w:r w:rsidR="006746F8">
        <w:rPr>
          <w:sz w:val="24"/>
          <w:szCs w:val="24"/>
        </w:rPr>
        <w:fldChar w:fldCharType="separate"/>
      </w:r>
      <w:r w:rsidR="006746F8">
        <w:rPr>
          <w:noProof/>
          <w:sz w:val="24"/>
          <w:szCs w:val="24"/>
        </w:rPr>
        <w:t>(Morel et al. 2020)</w:t>
      </w:r>
      <w:r w:rsidR="006746F8">
        <w:rPr>
          <w:sz w:val="24"/>
          <w:szCs w:val="24"/>
        </w:rPr>
        <w:fldChar w:fldCharType="end"/>
      </w:r>
      <w:r w:rsidR="006746F8">
        <w:rPr>
          <w:sz w:val="24"/>
          <w:szCs w:val="24"/>
        </w:rPr>
        <w:t xml:space="preserve">. </w:t>
      </w:r>
      <w:r w:rsidR="00545353">
        <w:rPr>
          <w:sz w:val="24"/>
          <w:szCs w:val="24"/>
        </w:rPr>
        <w:t xml:space="preserve">A field sampling program employing both traditional </w:t>
      </w:r>
      <w:commentRangeStart w:id="252"/>
      <w:commentRangeStart w:id="253"/>
      <w:r w:rsidR="00545353">
        <w:rPr>
          <w:sz w:val="24"/>
          <w:szCs w:val="24"/>
        </w:rPr>
        <w:t>grab samples and continuous</w:t>
      </w:r>
      <w:r w:rsidR="0018024D">
        <w:rPr>
          <w:sz w:val="24"/>
          <w:szCs w:val="24"/>
        </w:rPr>
        <w:t>ly deployed</w:t>
      </w:r>
      <w:r w:rsidR="00545353">
        <w:rPr>
          <w:sz w:val="24"/>
          <w:szCs w:val="24"/>
        </w:rPr>
        <w:t xml:space="preserve"> sondes </w:t>
      </w:r>
      <w:commentRangeEnd w:id="252"/>
      <w:r w:rsidR="00F95215">
        <w:rPr>
          <w:rStyle w:val="CommentReference"/>
        </w:rPr>
        <w:commentReference w:id="252"/>
      </w:r>
      <w:commentRangeEnd w:id="253"/>
      <w:r w:rsidR="00F93D51">
        <w:rPr>
          <w:rStyle w:val="CommentReference"/>
        </w:rPr>
        <w:commentReference w:id="253"/>
      </w:r>
      <w:r w:rsidR="00545353">
        <w:rPr>
          <w:sz w:val="24"/>
          <w:szCs w:val="24"/>
        </w:rPr>
        <w:t>would provide insight as to which method is most economical and appropriate for long term monitoring efforts.</w:t>
      </w:r>
      <w:r w:rsidR="00D74AB6">
        <w:rPr>
          <w:sz w:val="24"/>
          <w:szCs w:val="24"/>
        </w:rPr>
        <w:t xml:space="preserve"> </w:t>
      </w:r>
      <w:r w:rsidR="0018024D">
        <w:rPr>
          <w:sz w:val="24"/>
          <w:szCs w:val="24"/>
        </w:rPr>
        <w:t>In tandem with this field effort, l</w:t>
      </w:r>
      <w:r w:rsidR="00FD5D91" w:rsidRPr="00FD5D91">
        <w:rPr>
          <w:sz w:val="24"/>
          <w:szCs w:val="24"/>
        </w:rPr>
        <w:t>ongitudinal transect</w:t>
      </w:r>
      <w:r w:rsidR="00C90B1C">
        <w:rPr>
          <w:sz w:val="24"/>
          <w:szCs w:val="24"/>
        </w:rPr>
        <w:t>s</w:t>
      </w:r>
      <w:r w:rsidR="00FD5D91" w:rsidRPr="00FD5D91">
        <w:rPr>
          <w:sz w:val="24"/>
          <w:szCs w:val="24"/>
        </w:rPr>
        <w:t xml:space="preserve"> collected during the </w:t>
      </w:r>
      <w:r w:rsidR="00EA11CF">
        <w:rPr>
          <w:sz w:val="24"/>
          <w:szCs w:val="24"/>
        </w:rPr>
        <w:t xml:space="preserve">rising limb of the </w:t>
      </w:r>
      <w:r w:rsidR="00FD5D91" w:rsidRPr="00FD5D91">
        <w:rPr>
          <w:sz w:val="24"/>
          <w:szCs w:val="24"/>
        </w:rPr>
        <w:t>spring</w:t>
      </w:r>
      <w:r w:rsidR="0018024D">
        <w:rPr>
          <w:sz w:val="24"/>
          <w:szCs w:val="24"/>
        </w:rPr>
        <w:t xml:space="preserve"> freshet</w:t>
      </w:r>
      <w:r w:rsidR="00A05884">
        <w:rPr>
          <w:sz w:val="24"/>
          <w:szCs w:val="24"/>
        </w:rPr>
        <w:t xml:space="preserve"> in select tributaries</w:t>
      </w:r>
      <w:r w:rsidR="00FD5D91" w:rsidRPr="00FD5D91">
        <w:rPr>
          <w:sz w:val="24"/>
          <w:szCs w:val="24"/>
        </w:rPr>
        <w:t xml:space="preserve"> </w:t>
      </w:r>
      <w:r w:rsidR="0018024D">
        <w:rPr>
          <w:sz w:val="24"/>
          <w:szCs w:val="24"/>
        </w:rPr>
        <w:t>c</w:t>
      </w:r>
      <w:r w:rsidR="0074780D">
        <w:rPr>
          <w:sz w:val="24"/>
          <w:szCs w:val="24"/>
        </w:rPr>
        <w:t>ould provide</w:t>
      </w:r>
      <w:r w:rsidR="00FD5D91" w:rsidRPr="00FD5D91">
        <w:rPr>
          <w:sz w:val="24"/>
          <w:szCs w:val="24"/>
        </w:rPr>
        <w:t xml:space="preserve"> insight into the</w:t>
      </w:r>
      <w:r w:rsidR="00A05884">
        <w:rPr>
          <w:sz w:val="24"/>
          <w:szCs w:val="24"/>
        </w:rPr>
        <w:t xml:space="preserve"> geographic</w:t>
      </w:r>
      <w:r w:rsidR="00FD5D91" w:rsidRPr="00FD5D91">
        <w:rPr>
          <w:sz w:val="24"/>
          <w:szCs w:val="24"/>
        </w:rPr>
        <w:t xml:space="preserve"> </w:t>
      </w:r>
      <w:r w:rsidR="0018024D">
        <w:rPr>
          <w:sz w:val="24"/>
          <w:szCs w:val="24"/>
        </w:rPr>
        <w:t>sources of copper and zinc.</w:t>
      </w:r>
      <w:r w:rsidR="00D74AB6">
        <w:rPr>
          <w:sz w:val="24"/>
          <w:szCs w:val="24"/>
        </w:rPr>
        <w:t xml:space="preserve"> </w:t>
      </w:r>
    </w:p>
    <w:p w14:paraId="5378CC23" w14:textId="41A8C221" w:rsidR="00315A3F" w:rsidRDefault="00315A3F" w:rsidP="00856719">
      <w:pPr>
        <w:rPr>
          <w:sz w:val="24"/>
          <w:szCs w:val="24"/>
        </w:rPr>
      </w:pPr>
    </w:p>
    <w:p w14:paraId="022C4A7A" w14:textId="39163DB4" w:rsidR="00191A98" w:rsidRDefault="00191A98" w:rsidP="00856719">
      <w:pPr>
        <w:rPr>
          <w:sz w:val="24"/>
          <w:szCs w:val="24"/>
        </w:rPr>
      </w:pPr>
      <w:r>
        <w:rPr>
          <w:sz w:val="24"/>
          <w:szCs w:val="24"/>
        </w:rPr>
        <w:t>[[ other topical section name]]</w:t>
      </w:r>
      <w:bookmarkStart w:id="254" w:name="_GoBack"/>
      <w:bookmarkEnd w:id="254"/>
    </w:p>
    <w:p w14:paraId="7936EBB5" w14:textId="77777777" w:rsidR="00191A98" w:rsidRDefault="00191A98" w:rsidP="00856719">
      <w:pPr>
        <w:rPr>
          <w:sz w:val="24"/>
          <w:szCs w:val="24"/>
        </w:rPr>
      </w:pPr>
    </w:p>
    <w:p w14:paraId="741EC820" w14:textId="35D1D70B" w:rsidR="00315A3F" w:rsidRDefault="00315A3F" w:rsidP="00856719">
      <w:pPr>
        <w:rPr>
          <w:sz w:val="24"/>
          <w:szCs w:val="24"/>
        </w:rPr>
      </w:pPr>
      <w:r>
        <w:rPr>
          <w:sz w:val="24"/>
          <w:szCs w:val="24"/>
        </w:rPr>
        <w:t>Examination of the long-term dataset (2000 – present) could potentially reveal if interventions already applied have successfully mitigated some copper and zinc runoff, as recommended in recent Alaska Department of Environmental Co</w:t>
      </w:r>
      <w:r w:rsidR="00977D24">
        <w:rPr>
          <w:sz w:val="24"/>
          <w:szCs w:val="24"/>
        </w:rPr>
        <w:t xml:space="preserve">nservation strategy documents </w:t>
      </w:r>
      <w:r w:rsidR="00977D24">
        <w:rPr>
          <w:sz w:val="24"/>
          <w:szCs w:val="24"/>
        </w:rPr>
        <w:fldChar w:fldCharType="begin" w:fldLock="1">
          <w:fldData xml:space="preserve">ZQBKAHgARgBrADkAdAB1ADIAegBBAE0AaABsAC8ARgA4AEgAVwBkAFMAUABKAEoANgBtADYAVwBK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</w:fldData>
        </w:fldChar>
      </w:r>
      <w:r w:rsidR="00977D24">
        <w:rPr>
          <w:sz w:val="24"/>
          <w:szCs w:val="24"/>
        </w:rPr>
        <w:instrText>ADDIN paperpile_citation &lt;clusterId&gt;U262I352E742C433&lt;/clusterId&gt;&lt;version&gt;0.6.11&lt;/version&gt;&lt;metadata&gt;&lt;citation&gt;&lt;id&gt;9c532417-1f84-4999-84db-128778198d78&lt;/id&gt;&lt;no_author/&gt;&lt;prefix/&gt;&lt;suffix/&gt;&lt;locator/&gt;&lt;locator_label&gt;page&lt;/locator_label&gt;&lt;/citation&gt;&lt;/metadata&gt; \* MERGEFORMAT</w:instrText>
      </w:r>
      <w:r w:rsidR="00977D24">
        <w:rPr>
          <w:sz w:val="24"/>
          <w:szCs w:val="24"/>
        </w:rPr>
      </w:r>
      <w:r w:rsidR="00977D24">
        <w:rPr>
          <w:sz w:val="24"/>
          <w:szCs w:val="24"/>
        </w:rPr>
        <w:fldChar w:fldCharType="separate"/>
      </w:r>
      <w:r w:rsidR="00977D24">
        <w:rPr>
          <w:noProof/>
          <w:sz w:val="24"/>
          <w:szCs w:val="24"/>
        </w:rPr>
        <w:t>(ADEC 2020b)</w:t>
      </w:r>
      <w:r w:rsidR="00977D24">
        <w:rPr>
          <w:sz w:val="24"/>
          <w:szCs w:val="24"/>
        </w:rPr>
        <w:fldChar w:fldCharType="end"/>
      </w:r>
      <w:r w:rsidR="00977D24">
        <w:rPr>
          <w:sz w:val="24"/>
          <w:szCs w:val="24"/>
        </w:rPr>
        <w:t xml:space="preserve"> (section 2.4)</w:t>
      </w:r>
      <w:r>
        <w:rPr>
          <w:sz w:val="24"/>
          <w:szCs w:val="24"/>
        </w:rPr>
        <w:t xml:space="preserve">. A variety of </w:t>
      </w:r>
      <w:r w:rsidR="00C47AA2">
        <w:rPr>
          <w:sz w:val="24"/>
          <w:szCs w:val="24"/>
        </w:rPr>
        <w:t>stormwater</w:t>
      </w:r>
      <w:r>
        <w:rPr>
          <w:sz w:val="24"/>
          <w:szCs w:val="24"/>
        </w:rPr>
        <w:t xml:space="preserve"> interventions have been applied throughout the lower Kenai River basin to reduce the impact of urban runoff, including sedimentation basins, diffuser outfalls, and rain gardens</w:t>
      </w:r>
      <w:r w:rsidR="00977D24">
        <w:rPr>
          <w:sz w:val="24"/>
          <w:szCs w:val="24"/>
        </w:rPr>
        <w:t xml:space="preserve"> </w:t>
      </w:r>
      <w:r w:rsidR="00977D24">
        <w:rPr>
          <w:sz w:val="24"/>
          <w:szCs w:val="24"/>
        </w:rPr>
        <w:fldChar w:fldCharType="begin" w:fldLock="1">
          <w:fldData xml:space="preserve">ZQBKAHgAdABVAGwAdABQADIAegBBAFUALwBpAHUAUgBuAHgAdABxAHgALwBkAE8AMAAxAFoASwBL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</w:fldData>
        </w:fldChar>
      </w:r>
      <w:r w:rsidR="001C0D9C">
        <w:rPr>
          <w:sz w:val="24"/>
          <w:szCs w:val="24"/>
        </w:rPr>
        <w:instrText>ADDIN paperpile_citation &lt;clusterId&gt;Y421M577B867Y682&lt;/clusterId&gt;&lt;version&gt;0.6.11&lt;/version&gt;&lt;metadata&gt;&lt;citation&gt;&lt;id&gt;d53a6be7-e1e7-408f-819c-b41552ff330b&lt;/id&gt;&lt;no_author/&gt;&lt;prefix/&gt;&lt;suffix/&gt;&lt;locator/&gt;&lt;locator_label&gt;page&lt;/locator_label&gt;&lt;/citation&gt;&lt;/metadata&gt; \* MERGEFORMAT</w:instrText>
      </w:r>
      <w:r w:rsidR="001C0D9C">
        <w:rPr>
          <w:sz w:val="24"/>
          <w:szCs w:val="24"/>
        </w:rPr>
      </w:r>
      <w:r w:rsidR="00977D24">
        <w:rPr>
          <w:sz w:val="24"/>
          <w:szCs w:val="24"/>
        </w:rPr>
        <w:fldChar w:fldCharType="separate"/>
      </w:r>
      <w:r w:rsidR="00977D24">
        <w:rPr>
          <w:noProof/>
          <w:sz w:val="24"/>
          <w:szCs w:val="24"/>
        </w:rPr>
        <w:t>(City of Soldotna 2016)</w:t>
      </w:r>
      <w:r w:rsidR="00977D24">
        <w:rPr>
          <w:sz w:val="24"/>
          <w:szCs w:val="24"/>
        </w:rPr>
        <w:fldChar w:fldCharType="end"/>
      </w:r>
      <w:r>
        <w:rPr>
          <w:sz w:val="24"/>
          <w:szCs w:val="24"/>
        </w:rPr>
        <w:t xml:space="preserve">. An examination of the location(s) and installation dates of these interventions and </w:t>
      </w:r>
      <w:r w:rsidR="00C47AA2">
        <w:rPr>
          <w:sz w:val="24"/>
          <w:szCs w:val="24"/>
        </w:rPr>
        <w:t>downstream water quality</w:t>
      </w:r>
      <w:r>
        <w:rPr>
          <w:sz w:val="24"/>
          <w:szCs w:val="24"/>
        </w:rPr>
        <w:t xml:space="preserve"> could reveal if they have been effective in reducing copper and zinc concentrations, both in the past and future years.</w:t>
      </w:r>
    </w:p>
    <w:p w14:paraId="4E339BA9" w14:textId="08B23221" w:rsidR="0099118B" w:rsidRDefault="0099118B" w:rsidP="00856719">
      <w:pPr>
        <w:rPr>
          <w:sz w:val="24"/>
          <w:szCs w:val="24"/>
        </w:rPr>
      </w:pPr>
    </w:p>
    <w:p w14:paraId="3739C43A" w14:textId="1D26ED74" w:rsidR="0099118B" w:rsidRDefault="0099118B" w:rsidP="00856719">
      <w:pPr>
        <w:rPr>
          <w:sz w:val="24"/>
          <w:szCs w:val="24"/>
        </w:rPr>
      </w:pPr>
    </w:p>
    <w:p w14:paraId="797049AA" w14:textId="46490E71" w:rsidR="0099118B" w:rsidRDefault="0099118B" w:rsidP="00856719">
      <w:pPr>
        <w:rPr>
          <w:sz w:val="24"/>
          <w:szCs w:val="24"/>
        </w:rPr>
      </w:pPr>
    </w:p>
    <w:p w14:paraId="29A97366" w14:textId="434CD34F" w:rsidR="0099118B" w:rsidRDefault="0099118B" w:rsidP="00856719">
      <w:pPr>
        <w:rPr>
          <w:sz w:val="24"/>
          <w:szCs w:val="24"/>
        </w:rPr>
      </w:pPr>
    </w:p>
    <w:p w14:paraId="755354D7" w14:textId="77777777" w:rsidR="0099118B" w:rsidRDefault="0099118B" w:rsidP="00856719">
      <w:pPr>
        <w:rPr>
          <w:sz w:val="24"/>
          <w:szCs w:val="24"/>
        </w:rPr>
      </w:pPr>
    </w:p>
    <w:p w14:paraId="00C515AA" w14:textId="488FFC3F" w:rsidR="003467E4" w:rsidRDefault="003467E4" w:rsidP="00856719">
      <w:pPr>
        <w:rPr>
          <w:sz w:val="24"/>
          <w:szCs w:val="24"/>
        </w:rPr>
      </w:pPr>
    </w:p>
    <w:p w14:paraId="3950A820" w14:textId="77777777" w:rsidR="001F0252" w:rsidRDefault="003467E4" w:rsidP="00856719">
      <w:pPr>
        <w:rPr>
          <w:color w:val="FF0000"/>
          <w:sz w:val="24"/>
          <w:szCs w:val="24"/>
        </w:rPr>
      </w:pPr>
      <w:r>
        <w:rPr>
          <w:color w:val="FF0000"/>
          <w:sz w:val="24"/>
          <w:szCs w:val="24"/>
        </w:rPr>
        <w:t xml:space="preserve">Prioritize locations of GI; eg, map tribs and sub sribs at X HUC level.  </w:t>
      </w:r>
    </w:p>
    <w:p w14:paraId="34D673B7" w14:textId="77777777" w:rsidR="001F0252" w:rsidRDefault="001F0252" w:rsidP="00856719">
      <w:pPr>
        <w:rPr>
          <w:color w:val="FF0000"/>
          <w:sz w:val="24"/>
          <w:szCs w:val="24"/>
        </w:rPr>
      </w:pPr>
    </w:p>
    <w:p w14:paraId="56CCC950" w14:textId="7B48D601" w:rsidR="003467E4" w:rsidRDefault="003467E4" w:rsidP="00856719">
      <w:pPr>
        <w:rPr>
          <w:color w:val="FF0000"/>
          <w:sz w:val="24"/>
          <w:szCs w:val="24"/>
        </w:rPr>
      </w:pPr>
      <w:r>
        <w:rPr>
          <w:color w:val="FF0000"/>
          <w:sz w:val="24"/>
          <w:szCs w:val="24"/>
        </w:rPr>
        <w:lastRenderedPageBreak/>
        <w:t>High ratio of sources to flow volume likely means high concs of Cu/Zn and other possibly associated compounds</w:t>
      </w:r>
    </w:p>
    <w:p w14:paraId="3446E3D1" w14:textId="64750F7E" w:rsidR="001F0252" w:rsidRDefault="001F0252" w:rsidP="00856719">
      <w:pPr>
        <w:rPr>
          <w:color w:val="FF0000"/>
          <w:sz w:val="24"/>
          <w:szCs w:val="24"/>
        </w:rPr>
      </w:pPr>
    </w:p>
    <w:p w14:paraId="79E0398C" w14:textId="7FC75114" w:rsidR="001F0252" w:rsidRDefault="001F0252" w:rsidP="00856719">
      <w:pPr>
        <w:rPr>
          <w:color w:val="FF0000"/>
          <w:sz w:val="24"/>
          <w:szCs w:val="24"/>
        </w:rPr>
      </w:pPr>
      <w:r>
        <w:rPr>
          <w:color w:val="FF0000"/>
          <w:sz w:val="24"/>
          <w:szCs w:val="24"/>
        </w:rPr>
        <w:t>Cite mcintyre works</w:t>
      </w:r>
    </w:p>
    <w:p w14:paraId="1C7E6175" w14:textId="74A148E8" w:rsidR="001F0252" w:rsidRDefault="001F0252" w:rsidP="00856719">
      <w:pPr>
        <w:rPr>
          <w:color w:val="FF0000"/>
          <w:sz w:val="24"/>
          <w:szCs w:val="24"/>
        </w:rPr>
      </w:pPr>
    </w:p>
    <w:p w14:paraId="6A76D03C" w14:textId="6D4FCC6F" w:rsidR="001F0252" w:rsidRDefault="001F0252" w:rsidP="00856719">
      <w:pPr>
        <w:rPr>
          <w:color w:val="FF0000"/>
          <w:sz w:val="24"/>
          <w:szCs w:val="24"/>
        </w:rPr>
      </w:pPr>
      <w:r>
        <w:rPr>
          <w:color w:val="FF0000"/>
          <w:sz w:val="24"/>
          <w:szCs w:val="24"/>
        </w:rPr>
        <w:t>Thrust: solutions known, simply a matter of prioritizing locations</w:t>
      </w:r>
    </w:p>
    <w:p w14:paraId="2962B084" w14:textId="7F297D1B" w:rsidR="001F0252" w:rsidRDefault="001F0252" w:rsidP="00856719">
      <w:pPr>
        <w:rPr>
          <w:color w:val="FF0000"/>
          <w:sz w:val="24"/>
          <w:szCs w:val="24"/>
        </w:rPr>
      </w:pPr>
    </w:p>
    <w:p w14:paraId="75B17F46" w14:textId="4D8E4536" w:rsidR="001F0252" w:rsidRDefault="001F0252" w:rsidP="00856719">
      <w:pPr>
        <w:rPr>
          <w:color w:val="FF0000"/>
          <w:sz w:val="24"/>
          <w:szCs w:val="24"/>
        </w:rPr>
      </w:pPr>
      <w:r>
        <w:rPr>
          <w:color w:val="FF0000"/>
          <w:sz w:val="24"/>
          <w:szCs w:val="24"/>
        </w:rPr>
        <w:t>Rationale: opportunity to solve problem before it is a problem</w:t>
      </w:r>
    </w:p>
    <w:p w14:paraId="660203BA" w14:textId="58E6658E" w:rsidR="001F0252" w:rsidRDefault="001F0252" w:rsidP="00856719">
      <w:pPr>
        <w:rPr>
          <w:color w:val="FF0000"/>
          <w:sz w:val="24"/>
          <w:szCs w:val="24"/>
        </w:rPr>
      </w:pPr>
    </w:p>
    <w:p w14:paraId="19D2E6F5" w14:textId="2C76FDEE" w:rsidR="001F0252" w:rsidRDefault="001F0252" w:rsidP="00856719">
      <w:pPr>
        <w:rPr>
          <w:color w:val="FF0000"/>
          <w:sz w:val="24"/>
          <w:szCs w:val="24"/>
        </w:rPr>
      </w:pPr>
      <w:r>
        <w:rPr>
          <w:color w:val="FF0000"/>
          <w:sz w:val="24"/>
          <w:szCs w:val="24"/>
        </w:rPr>
        <w:t>Suggest: stormwater swpp rules post-constreuction</w:t>
      </w:r>
    </w:p>
    <w:p w14:paraId="6BF85FCF" w14:textId="335C0A9F" w:rsidR="00A37EC1" w:rsidRDefault="00A37EC1" w:rsidP="00856719">
      <w:pPr>
        <w:rPr>
          <w:color w:val="FF0000"/>
          <w:sz w:val="24"/>
          <w:szCs w:val="24"/>
        </w:rPr>
      </w:pPr>
    </w:p>
    <w:p w14:paraId="6D103B5E" w14:textId="21AA6759" w:rsidR="00A37EC1" w:rsidRPr="003467E4" w:rsidRDefault="00A37EC1" w:rsidP="00856719">
      <w:pPr>
        <w:rPr>
          <w:color w:val="FF0000"/>
          <w:sz w:val="24"/>
          <w:szCs w:val="24"/>
        </w:rPr>
      </w:pPr>
      <w:r>
        <w:rPr>
          <w:color w:val="FF0000"/>
          <w:sz w:val="24"/>
          <w:szCs w:val="24"/>
        </w:rPr>
        <w:t xml:space="preserve">ENSURE THAT AQWMS IS SYNCHED WITH EPA DATABASE ANNUALLY AT A MIUNIMUM, OR MODIFY QAPP APPRPRIATELY TO </w:t>
      </w:r>
      <w:r w:rsidR="0023561F">
        <w:rPr>
          <w:color w:val="FF0000"/>
          <w:sz w:val="24"/>
          <w:szCs w:val="24"/>
        </w:rPr>
        <w:t>ASSIGN RESPONSIBILITY (CITE RPUBS)</w:t>
      </w:r>
    </w:p>
    <w:p w14:paraId="3DA0480B" w14:textId="061E19F0" w:rsidR="00545353" w:rsidRDefault="00545353" w:rsidP="00856719">
      <w:pPr>
        <w:rPr>
          <w:sz w:val="24"/>
          <w:szCs w:val="24"/>
        </w:rPr>
      </w:pPr>
    </w:p>
    <w:p w14:paraId="0AF194A6" w14:textId="14FE81D1" w:rsidR="000E508E" w:rsidRDefault="000E508E" w:rsidP="00856719">
      <w:pPr>
        <w:rPr>
          <w:sz w:val="24"/>
          <w:szCs w:val="24"/>
        </w:rPr>
      </w:pPr>
      <w:r>
        <w:rPr>
          <w:sz w:val="24"/>
          <w:szCs w:val="24"/>
        </w:rPr>
        <w:t>Additionally, further literature review is required in order to identi</w:t>
      </w:r>
      <w:r w:rsidR="00545353">
        <w:rPr>
          <w:sz w:val="24"/>
          <w:szCs w:val="24"/>
        </w:rPr>
        <w:t xml:space="preserve">fy the </w:t>
      </w:r>
      <w:r w:rsidR="005C1AC7">
        <w:rPr>
          <w:sz w:val="24"/>
          <w:szCs w:val="24"/>
        </w:rPr>
        <w:t xml:space="preserve">predicted </w:t>
      </w:r>
      <w:r w:rsidR="00545353">
        <w:rPr>
          <w:sz w:val="24"/>
          <w:szCs w:val="24"/>
        </w:rPr>
        <w:t xml:space="preserve">detrimental effects </w:t>
      </w:r>
      <w:r w:rsidR="00F922B6">
        <w:rPr>
          <w:sz w:val="24"/>
          <w:szCs w:val="24"/>
        </w:rPr>
        <w:t xml:space="preserve">elevated copper or zinc </w:t>
      </w:r>
      <w:r>
        <w:rPr>
          <w:sz w:val="24"/>
          <w:szCs w:val="24"/>
        </w:rPr>
        <w:t xml:space="preserve">can have on the juvenile salmon species that remain in </w:t>
      </w:r>
      <w:r w:rsidR="00175C94">
        <w:rPr>
          <w:sz w:val="24"/>
          <w:szCs w:val="24"/>
        </w:rPr>
        <w:t>lotic rearing habitat for multiple years, potentially presenting enhanced opportunity for bioaccumulation.</w:t>
      </w:r>
      <w:r w:rsidR="00D74AB6">
        <w:rPr>
          <w:sz w:val="24"/>
          <w:szCs w:val="24"/>
        </w:rPr>
        <w:t xml:space="preserve"> </w:t>
      </w:r>
      <w:r w:rsidR="00545353">
        <w:rPr>
          <w:sz w:val="24"/>
          <w:szCs w:val="24"/>
        </w:rPr>
        <w:t>New knowledge of the characteristics and effects of urban runoff</w:t>
      </w:r>
      <w:r w:rsidR="00FD5D91">
        <w:rPr>
          <w:sz w:val="24"/>
          <w:szCs w:val="24"/>
        </w:rPr>
        <w:t xml:space="preserve"> pollution</w:t>
      </w:r>
      <w:r w:rsidR="00545353">
        <w:rPr>
          <w:sz w:val="24"/>
          <w:szCs w:val="24"/>
        </w:rPr>
        <w:t xml:space="preserve"> on freshwater aquatic communities are cont</w:t>
      </w:r>
      <w:r w:rsidR="005C52BF">
        <w:rPr>
          <w:sz w:val="24"/>
          <w:szCs w:val="24"/>
        </w:rPr>
        <w:t xml:space="preserve">inuously being discovered </w:t>
      </w:r>
      <w:r w:rsidR="005C52BF">
        <w:rPr>
          <w:sz w:val="24"/>
          <w:szCs w:val="24"/>
        </w:rPr>
        <w:fldChar w:fldCharType="begin" w:fldLock="1">
          <w:fldData xml:space="preserve">ZQBKAHkAZABXAGQAdAB5AEcAOABjAFIALwBaAFUAcABQAGoAaAB5AEYAUQBhAGEAdgBlADgANgBV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</w:fldData>
        </w:fldChar>
      </w:r>
      <w:r w:rsidR="001C0D9C">
        <w:rPr>
          <w:sz w:val="24"/>
          <w:szCs w:val="24"/>
        </w:rPr>
        <w:instrText>ADDIN paperpile_citation &lt;clusterId&gt;K537Y885N375R989&lt;/clusterId&gt;&lt;version&gt;0.6.11&lt;/version&gt;&lt;metadata&gt;&lt;citation&gt;&lt;id&gt;355046c8-2b63-4d9a-9365-9f54475b7030&lt;/id&gt;&lt;no_author/&gt;&lt;prefix/&gt;&lt;suffix/&gt;&lt;locator/&gt;&lt;locator_label&gt;page&lt;/locator_label&gt;&lt;/citation&gt;&lt;/metadata&gt; \* MERGEFORMAT</w:instrText>
      </w:r>
      <w:r w:rsidR="001C0D9C">
        <w:rPr>
          <w:sz w:val="24"/>
          <w:szCs w:val="24"/>
        </w:rPr>
      </w:r>
      <w:r w:rsidR="005C52BF">
        <w:rPr>
          <w:sz w:val="24"/>
          <w:szCs w:val="24"/>
        </w:rPr>
        <w:fldChar w:fldCharType="separate"/>
      </w:r>
      <w:r w:rsidR="005C52BF">
        <w:rPr>
          <w:noProof/>
          <w:sz w:val="24"/>
          <w:szCs w:val="24"/>
        </w:rPr>
        <w:t>(Tian et al. 2020)</w:t>
      </w:r>
      <w:r w:rsidR="005C52BF">
        <w:rPr>
          <w:sz w:val="24"/>
          <w:szCs w:val="24"/>
        </w:rPr>
        <w:fldChar w:fldCharType="end"/>
      </w:r>
      <w:r w:rsidR="00A05884">
        <w:rPr>
          <w:sz w:val="24"/>
          <w:szCs w:val="24"/>
        </w:rPr>
        <w:t>, thus regular assessment of water quality monitoring priorities</w:t>
      </w:r>
      <w:r w:rsidR="005C1AC7">
        <w:rPr>
          <w:sz w:val="24"/>
          <w:szCs w:val="24"/>
        </w:rPr>
        <w:t xml:space="preserve"> based on updated knowledge is critical</w:t>
      </w:r>
      <w:r w:rsidR="00A05884">
        <w:rPr>
          <w:sz w:val="24"/>
          <w:szCs w:val="24"/>
        </w:rPr>
        <w:t>.</w:t>
      </w:r>
    </w:p>
    <w:p w14:paraId="464AEF73" w14:textId="0E93B4AA" w:rsidR="009F22B3" w:rsidRDefault="009F22B3" w:rsidP="003C0D02">
      <w:pPr>
        <w:rPr>
          <w:sz w:val="24"/>
          <w:szCs w:val="24"/>
        </w:rPr>
      </w:pPr>
    </w:p>
    <w:p w14:paraId="42AE5457" w14:textId="003FF151" w:rsidR="00A97748" w:rsidRPr="00B25E30" w:rsidRDefault="00A97748" w:rsidP="00973145">
      <w:pPr>
        <w:rPr>
          <w:sz w:val="24"/>
          <w:szCs w:val="24"/>
        </w:rPr>
      </w:pPr>
    </w:p>
    <w:p w14:paraId="6FCC1CA8" w14:textId="77777777" w:rsidR="00973145" w:rsidRPr="0067592E" w:rsidRDefault="00973145" w:rsidP="003B4EC2">
      <w:pPr>
        <w:pStyle w:val="Heading3"/>
        <w:rPr>
          <w:color w:val="auto"/>
          <w:sz w:val="28"/>
          <w:szCs w:val="28"/>
        </w:rPr>
      </w:pPr>
      <w:bookmarkStart w:id="255" w:name="_Toc64271441"/>
      <w:r w:rsidRPr="0067592E">
        <w:rPr>
          <w:color w:val="auto"/>
          <w:sz w:val="28"/>
          <w:szCs w:val="28"/>
        </w:rPr>
        <w:t>Mapping potential sources of copper and zinc</w:t>
      </w:r>
      <w:bookmarkEnd w:id="255"/>
    </w:p>
    <w:p w14:paraId="04743D4A" w14:textId="77777777" w:rsidR="00973145" w:rsidRPr="0067592E" w:rsidRDefault="00973145" w:rsidP="00973145"/>
    <w:p w14:paraId="737821C2" w14:textId="2976FB1C" w:rsidR="00EB5BBA" w:rsidRDefault="00FB4DBB" w:rsidP="00973145">
      <w:pPr>
        <w:rPr>
          <w:sz w:val="24"/>
          <w:szCs w:val="24"/>
        </w:rPr>
      </w:pPr>
      <w:r w:rsidRPr="0067592E">
        <w:rPr>
          <w:sz w:val="24"/>
          <w:szCs w:val="24"/>
        </w:rPr>
        <w:t xml:space="preserve">The final </w:t>
      </w:r>
      <w:r w:rsidR="00EB5BBA">
        <w:rPr>
          <w:sz w:val="24"/>
          <w:szCs w:val="24"/>
        </w:rPr>
        <w:t>map product provided to DEC in April 2020 i</w:t>
      </w:r>
      <w:r w:rsidRPr="0067592E">
        <w:rPr>
          <w:sz w:val="24"/>
          <w:szCs w:val="24"/>
        </w:rPr>
        <w:t>nclude</w:t>
      </w:r>
      <w:r w:rsidR="00EB5BBA">
        <w:rPr>
          <w:sz w:val="24"/>
          <w:szCs w:val="24"/>
        </w:rPr>
        <w:t>s the geodatabase layers described earlier in the results section</w:t>
      </w:r>
      <w:r w:rsidR="005F430B">
        <w:rPr>
          <w:sz w:val="24"/>
          <w:szCs w:val="24"/>
        </w:rPr>
        <w:t>,</w:t>
      </w:r>
      <w:r w:rsidR="00EB5BBA">
        <w:rPr>
          <w:sz w:val="24"/>
          <w:szCs w:val="24"/>
        </w:rPr>
        <w:t xml:space="preserve"> with extent</w:t>
      </w:r>
      <w:r w:rsidR="005F430B">
        <w:rPr>
          <w:sz w:val="24"/>
          <w:szCs w:val="24"/>
        </w:rPr>
        <w:t>s</w:t>
      </w:r>
      <w:r w:rsidR="00EB5BBA">
        <w:rPr>
          <w:sz w:val="24"/>
          <w:szCs w:val="24"/>
        </w:rPr>
        <w:t xml:space="preserve"> clipped to the region immediately surrounding the Kenai River watershed.</w:t>
      </w:r>
      <w:r w:rsidR="009C0628">
        <w:rPr>
          <w:sz w:val="24"/>
          <w:szCs w:val="24"/>
        </w:rPr>
        <w:t xml:space="preserve"> The map also includes the most current data from the National Hydrography Database</w:t>
      </w:r>
      <w:r w:rsidR="001C0D9C">
        <w:rPr>
          <w:sz w:val="24"/>
          <w:szCs w:val="24"/>
        </w:rPr>
        <w:t xml:space="preserve"> </w:t>
      </w:r>
      <w:r w:rsidR="001C0D9C">
        <w:rPr>
          <w:sz w:val="24"/>
          <w:szCs w:val="24"/>
        </w:rPr>
        <w:fldChar w:fldCharType="begin" w:fldLock="1">
          <w:fldData xml:space="preserve">ZQBKAHgAOQBWAGQAdAB1ADMARABZAFEALwBSAFYAQwBMADAAMgBBADEAWgByAFMANgB1AHEAbgBP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</w:fldData>
        </w:fldChar>
      </w:r>
      <w:r w:rsidR="001C0D9C">
        <w:rPr>
          <w:sz w:val="24"/>
          <w:szCs w:val="24"/>
        </w:rPr>
        <w:instrText>ADDIN paperpile_citation &lt;clusterId&gt;R581F841U232Y952&lt;/clusterId&gt;&lt;version&gt;0.6.11&lt;/version&gt;&lt;metadata&gt;&lt;citation&gt;&lt;id&gt;7edc7eeb-6865-435a-8dd9-2e1ac26a4714&lt;/id&gt;&lt;no_author/&gt;&lt;prefix/&gt;&lt;suffix/&gt;&lt;locator/&gt;&lt;locator_label&gt;page&lt;/locator_label&gt;&lt;/citation&gt;&lt;/metadata&gt; \* MERGEFORMAT</w:instrText>
      </w:r>
      <w:r w:rsidR="001C0D9C">
        <w:rPr>
          <w:sz w:val="24"/>
          <w:szCs w:val="24"/>
        </w:rPr>
      </w:r>
      <w:r w:rsidR="001C0D9C">
        <w:rPr>
          <w:sz w:val="24"/>
          <w:szCs w:val="24"/>
        </w:rPr>
        <w:fldChar w:fldCharType="separate"/>
      </w:r>
      <w:r w:rsidR="001C0D9C">
        <w:rPr>
          <w:noProof/>
          <w:sz w:val="24"/>
          <w:szCs w:val="24"/>
        </w:rPr>
        <w:t>(USGS 2021)</w:t>
      </w:r>
      <w:r w:rsidR="001C0D9C">
        <w:rPr>
          <w:sz w:val="24"/>
          <w:szCs w:val="24"/>
        </w:rPr>
        <w:fldChar w:fldCharType="end"/>
      </w:r>
      <w:r w:rsidR="009C0628">
        <w:rPr>
          <w:sz w:val="24"/>
          <w:szCs w:val="24"/>
        </w:rPr>
        <w:t>, including stream extent and watershed boundaries for all available HUC levels.</w:t>
      </w:r>
    </w:p>
    <w:p w14:paraId="12178ADB" w14:textId="77777777" w:rsidR="00EB5BBA" w:rsidRDefault="00EB5BBA" w:rsidP="00973145">
      <w:pPr>
        <w:rPr>
          <w:sz w:val="24"/>
          <w:szCs w:val="24"/>
        </w:rPr>
      </w:pPr>
    </w:p>
    <w:p w14:paraId="2B80E6C5" w14:textId="34BB92A0" w:rsidR="00596AAE" w:rsidRDefault="00EB5BBA" w:rsidP="009E3EB1">
      <w:pPr>
        <w:rPr>
          <w:sz w:val="24"/>
          <w:szCs w:val="24"/>
        </w:rPr>
      </w:pPr>
      <w:r>
        <w:rPr>
          <w:sz w:val="24"/>
          <w:szCs w:val="24"/>
        </w:rPr>
        <w:t xml:space="preserve">Advisable </w:t>
      </w:r>
      <w:r w:rsidR="00066F33">
        <w:rPr>
          <w:sz w:val="24"/>
          <w:szCs w:val="24"/>
        </w:rPr>
        <w:t xml:space="preserve">geospatial </w:t>
      </w:r>
      <w:r>
        <w:rPr>
          <w:sz w:val="24"/>
          <w:szCs w:val="24"/>
        </w:rPr>
        <w:t xml:space="preserve">study expansions to </w:t>
      </w:r>
      <w:r w:rsidR="00FB4DBB" w:rsidRPr="0067592E">
        <w:rPr>
          <w:sz w:val="24"/>
          <w:szCs w:val="24"/>
        </w:rPr>
        <w:t xml:space="preserve">help identify potential sources of copper and </w:t>
      </w:r>
      <w:r w:rsidR="0099118B">
        <w:rPr>
          <w:sz w:val="24"/>
          <w:szCs w:val="24"/>
        </w:rPr>
        <w:t>zinc include 1</w:t>
      </w:r>
      <w:r w:rsidR="00596AAE">
        <w:rPr>
          <w:sz w:val="24"/>
          <w:szCs w:val="24"/>
        </w:rPr>
        <w:t>.) addressing data gaps identif</w:t>
      </w:r>
      <w:r w:rsidR="0099118B">
        <w:rPr>
          <w:sz w:val="24"/>
          <w:szCs w:val="24"/>
        </w:rPr>
        <w:t>ied in the results section and 2</w:t>
      </w:r>
      <w:r w:rsidR="00596AAE">
        <w:rPr>
          <w:sz w:val="24"/>
          <w:szCs w:val="24"/>
        </w:rPr>
        <w:t>.) applying all available geospatial data towards a spatially explicit model</w:t>
      </w:r>
      <w:r w:rsidR="005F430B">
        <w:rPr>
          <w:sz w:val="24"/>
          <w:szCs w:val="24"/>
        </w:rPr>
        <w:t xml:space="preserve"> that identifies</w:t>
      </w:r>
      <w:r w:rsidR="00596AAE">
        <w:rPr>
          <w:sz w:val="24"/>
          <w:szCs w:val="24"/>
        </w:rPr>
        <w:t xml:space="preserve"> likelihood of toxicity exceedance </w:t>
      </w:r>
      <w:r w:rsidR="005F430B">
        <w:rPr>
          <w:sz w:val="24"/>
          <w:szCs w:val="24"/>
        </w:rPr>
        <w:t>within</w:t>
      </w:r>
      <w:r w:rsidR="00596AAE">
        <w:rPr>
          <w:sz w:val="24"/>
          <w:szCs w:val="24"/>
        </w:rPr>
        <w:t xml:space="preserve"> individual HUC14</w:t>
      </w:r>
      <w:r w:rsidR="005F430B">
        <w:rPr>
          <w:sz w:val="24"/>
          <w:szCs w:val="24"/>
        </w:rPr>
        <w:t xml:space="preserve"> units</w:t>
      </w:r>
      <w:r w:rsidR="00596AAE">
        <w:rPr>
          <w:sz w:val="24"/>
          <w:szCs w:val="24"/>
        </w:rPr>
        <w:t xml:space="preserve"> (smallest mapped sub-watershed size) </w:t>
      </w:r>
      <w:r w:rsidR="005F430B">
        <w:rPr>
          <w:sz w:val="24"/>
          <w:szCs w:val="24"/>
        </w:rPr>
        <w:t>where possible in</w:t>
      </w:r>
      <w:r w:rsidR="00596AAE">
        <w:rPr>
          <w:sz w:val="24"/>
          <w:szCs w:val="24"/>
        </w:rPr>
        <w:t xml:space="preserve"> the Lower Kenai River region.</w:t>
      </w:r>
    </w:p>
    <w:p w14:paraId="397F2BB3" w14:textId="53A3006C" w:rsidR="000729D2" w:rsidRPr="0067592E" w:rsidRDefault="000729D2" w:rsidP="00973145">
      <w:pPr>
        <w:rPr>
          <w:sz w:val="24"/>
          <w:szCs w:val="24"/>
        </w:rPr>
      </w:pPr>
    </w:p>
    <w:p w14:paraId="4366019D" w14:textId="13B986C3" w:rsidR="0099118B" w:rsidRDefault="000729D2" w:rsidP="0099118B">
      <w:pPr>
        <w:rPr>
          <w:sz w:val="24"/>
          <w:szCs w:val="24"/>
        </w:rPr>
      </w:pPr>
      <w:r w:rsidRPr="0067592E">
        <w:rPr>
          <w:sz w:val="24"/>
          <w:szCs w:val="24"/>
        </w:rPr>
        <w:t>Addressing the identified data gaps would require varying levels of effort</w:t>
      </w:r>
      <w:r w:rsidR="005F430B">
        <w:rPr>
          <w:sz w:val="24"/>
          <w:szCs w:val="24"/>
        </w:rPr>
        <w:t xml:space="preserve"> for each type</w:t>
      </w:r>
      <w:r w:rsidRPr="0067592E">
        <w:rPr>
          <w:sz w:val="24"/>
          <w:szCs w:val="24"/>
        </w:rPr>
        <w:t>. For example, creation of an impervious surfaces layer would involve substantial efforts in heads-up digitizing and ground-truthing fieldwork of impervious surfaces, while including a stor</w:t>
      </w:r>
      <w:r w:rsidR="005F430B">
        <w:rPr>
          <w:sz w:val="24"/>
          <w:szCs w:val="24"/>
        </w:rPr>
        <w:t xml:space="preserve">mwater facilities map may involve merely digitizing existing data </w:t>
      </w:r>
      <w:r w:rsidR="001C0D9C">
        <w:rPr>
          <w:sz w:val="24"/>
          <w:szCs w:val="24"/>
        </w:rPr>
        <w:fldChar w:fldCharType="begin" w:fldLock="1">
          <w:fldData xml:space="preserve">ZQBKAHgAdABVAGwAdABQADIAegBBAFUALwBpAHUAUgBuAHgAdABxAHgALwBkAE8AMAAxAFoASwBL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</w:fldData>
        </w:fldChar>
      </w:r>
      <w:r w:rsidR="001C0D9C">
        <w:rPr>
          <w:sz w:val="24"/>
          <w:szCs w:val="24"/>
        </w:rPr>
        <w:instrText>ADDIN paperpile_citation &lt;clusterId&gt;N343U499Q781N574&lt;/clusterId&gt;&lt;version&gt;0.6.11&lt;/version&gt;&lt;metadata&gt;&lt;citation&gt;&lt;id&gt;d53a6be7-e1e7-408f-819c-b41552ff330b&lt;/id&gt;&lt;no_author/&gt;&lt;prefix/&gt;&lt;suffix/&gt;&lt;locator/&gt;&lt;locator_label&gt;page&lt;/locator_label&gt;&lt;/citation&gt;&lt;/metadata&gt; \* MERGEFORMAT</w:instrText>
      </w:r>
      <w:r w:rsidR="001C0D9C">
        <w:rPr>
          <w:sz w:val="24"/>
          <w:szCs w:val="24"/>
        </w:rPr>
      </w:r>
      <w:r w:rsidR="001C0D9C">
        <w:rPr>
          <w:sz w:val="24"/>
          <w:szCs w:val="24"/>
        </w:rPr>
        <w:fldChar w:fldCharType="separate"/>
      </w:r>
      <w:r w:rsidR="001C0D9C">
        <w:rPr>
          <w:noProof/>
          <w:sz w:val="24"/>
          <w:szCs w:val="24"/>
        </w:rPr>
        <w:t>(City of Soldotna 2016)</w:t>
      </w:r>
      <w:r w:rsidR="001C0D9C">
        <w:rPr>
          <w:sz w:val="24"/>
          <w:szCs w:val="24"/>
        </w:rPr>
        <w:fldChar w:fldCharType="end"/>
      </w:r>
      <w:r w:rsidR="005F430B">
        <w:rPr>
          <w:sz w:val="24"/>
          <w:szCs w:val="24"/>
        </w:rPr>
        <w:t xml:space="preserve"> to a geodatabase format.</w:t>
      </w:r>
    </w:p>
    <w:p w14:paraId="3B58AEAA" w14:textId="77777777" w:rsidR="0099118B" w:rsidRDefault="0099118B" w:rsidP="0099118B">
      <w:pPr>
        <w:rPr>
          <w:sz w:val="24"/>
          <w:szCs w:val="24"/>
        </w:rPr>
      </w:pPr>
    </w:p>
    <w:p w14:paraId="1A5C52BA" w14:textId="77777777" w:rsidR="006B6142" w:rsidRDefault="0099118B" w:rsidP="006B6142">
      <w:pPr>
        <w:pStyle w:val="ListParagraph"/>
        <w:numPr>
          <w:ilvl w:val="0"/>
          <w:numId w:val="25"/>
        </w:numPr>
        <w:rPr>
          <w:sz w:val="24"/>
          <w:szCs w:val="24"/>
        </w:rPr>
      </w:pPr>
      <w:r>
        <w:rPr>
          <w:sz w:val="24"/>
          <w:szCs w:val="24"/>
        </w:rPr>
        <w:t>Map exercise: where are the HUC14 subwatersheds with greatest density of known potential sources? Do they correspond with observed elevated concentrations downstream?</w:t>
      </w:r>
      <w:r w:rsidR="006B6142">
        <w:rPr>
          <w:sz w:val="24"/>
          <w:szCs w:val="24"/>
        </w:rPr>
        <w:t xml:space="preserve">  </w:t>
      </w:r>
      <w:r w:rsidR="006B6142">
        <w:rPr>
          <w:sz w:val="24"/>
          <w:szCs w:val="24"/>
        </w:rPr>
        <w:t>See how other long term data nearest downsteam of these sites track for wqx</w:t>
      </w:r>
    </w:p>
    <w:p w14:paraId="5431864D" w14:textId="1E36FD9B" w:rsidR="0099118B" w:rsidRDefault="0099118B" w:rsidP="0099118B">
      <w:pPr>
        <w:rPr>
          <w:sz w:val="24"/>
          <w:szCs w:val="24"/>
        </w:rPr>
      </w:pPr>
    </w:p>
    <w:p w14:paraId="00A09E2C" w14:textId="77777777" w:rsidR="0099118B" w:rsidRDefault="0099118B" w:rsidP="000729D2">
      <w:pPr>
        <w:rPr>
          <w:sz w:val="24"/>
          <w:szCs w:val="24"/>
        </w:rPr>
      </w:pPr>
    </w:p>
    <w:p w14:paraId="128250AE" w14:textId="77777777" w:rsidR="0099118B" w:rsidRDefault="0099118B" w:rsidP="000729D2">
      <w:pPr>
        <w:rPr>
          <w:sz w:val="24"/>
          <w:szCs w:val="24"/>
        </w:rPr>
      </w:pPr>
    </w:p>
    <w:p w14:paraId="4A7D3579" w14:textId="1CBCCFF3" w:rsidR="00211C95" w:rsidRDefault="00211C95" w:rsidP="000729D2">
      <w:pPr>
        <w:rPr>
          <w:sz w:val="24"/>
          <w:szCs w:val="24"/>
        </w:rPr>
      </w:pPr>
      <w:r w:rsidRPr="0067592E">
        <w:rPr>
          <w:sz w:val="24"/>
          <w:szCs w:val="24"/>
        </w:rPr>
        <w:t>Working here 2/19/</w:t>
      </w:r>
      <w:commentRangeStart w:id="256"/>
      <w:r w:rsidRPr="0067592E">
        <w:rPr>
          <w:sz w:val="24"/>
          <w:szCs w:val="24"/>
        </w:rPr>
        <w:t>2021</w:t>
      </w:r>
      <w:commentRangeEnd w:id="256"/>
      <w:r w:rsidR="0087322E">
        <w:rPr>
          <w:rStyle w:val="CommentReference"/>
        </w:rPr>
        <w:commentReference w:id="256"/>
      </w:r>
    </w:p>
    <w:p w14:paraId="3AE3F95E" w14:textId="248EEE3C" w:rsidR="00066F33" w:rsidRDefault="00066F33" w:rsidP="000729D2">
      <w:pPr>
        <w:rPr>
          <w:sz w:val="24"/>
          <w:szCs w:val="24"/>
        </w:rPr>
      </w:pPr>
    </w:p>
    <w:p w14:paraId="1A562BD9" w14:textId="17393E0F" w:rsidR="00066F33" w:rsidRPr="0067592E" w:rsidRDefault="00066F33" w:rsidP="000729D2">
      <w:pPr>
        <w:rPr>
          <w:sz w:val="24"/>
          <w:szCs w:val="24"/>
        </w:rPr>
      </w:pPr>
      <w:commentRangeStart w:id="257"/>
      <w:commentRangeStart w:id="258"/>
      <w:commentRangeStart w:id="259"/>
      <w:r w:rsidRPr="0067592E">
        <w:rPr>
          <w:sz w:val="24"/>
          <w:szCs w:val="24"/>
        </w:rPr>
        <w:t>zinc</w:t>
      </w:r>
      <w:commentRangeEnd w:id="257"/>
      <w:r w:rsidRPr="0067592E">
        <w:rPr>
          <w:rStyle w:val="CommentReference"/>
        </w:rPr>
        <w:commentReference w:id="257"/>
      </w:r>
      <w:commentRangeEnd w:id="258"/>
      <w:r w:rsidRPr="0067592E">
        <w:rPr>
          <w:rStyle w:val="CommentReference"/>
        </w:rPr>
        <w:commentReference w:id="258"/>
      </w:r>
      <w:commentRangeEnd w:id="259"/>
      <w:r w:rsidRPr="0067592E">
        <w:rPr>
          <w:rStyle w:val="CommentReference"/>
        </w:rPr>
        <w:commentReference w:id="259"/>
      </w:r>
      <w:r w:rsidRPr="0067592E">
        <w:rPr>
          <w:sz w:val="24"/>
          <w:szCs w:val="24"/>
        </w:rPr>
        <w:t>.</w:t>
      </w:r>
    </w:p>
    <w:p w14:paraId="5A24A7AF" w14:textId="77777777" w:rsidR="000729D2" w:rsidRDefault="000729D2" w:rsidP="00973145">
      <w:pPr>
        <w:rPr>
          <w:sz w:val="24"/>
          <w:szCs w:val="24"/>
        </w:rPr>
      </w:pPr>
    </w:p>
    <w:p w14:paraId="4E415F82" w14:textId="77777777" w:rsidR="00BF4127" w:rsidRDefault="00BF4127" w:rsidP="00973145">
      <w:pPr>
        <w:rPr>
          <w:b/>
          <w:bCs/>
          <w:sz w:val="24"/>
          <w:szCs w:val="24"/>
        </w:rPr>
      </w:pPr>
    </w:p>
    <w:p w14:paraId="3CF9D212" w14:textId="77777777" w:rsidR="00973145" w:rsidRPr="003B4EC2" w:rsidRDefault="00973145" w:rsidP="003B4EC2">
      <w:pPr>
        <w:pStyle w:val="Heading3"/>
        <w:rPr>
          <w:sz w:val="24"/>
        </w:rPr>
      </w:pPr>
      <w:bookmarkStart w:id="260" w:name="_Toc64271442"/>
      <w:r w:rsidRPr="003B4EC2">
        <w:rPr>
          <w:sz w:val="24"/>
        </w:rPr>
        <w:t>Potential sources on the Kenai River</w:t>
      </w:r>
      <w:bookmarkEnd w:id="260"/>
    </w:p>
    <w:p w14:paraId="56FCE031" w14:textId="77777777" w:rsidR="003B4EC2" w:rsidRDefault="003B4EC2" w:rsidP="00973145">
      <w:pPr>
        <w:rPr>
          <w:b/>
          <w:bCs/>
          <w:sz w:val="24"/>
          <w:szCs w:val="24"/>
        </w:rPr>
      </w:pPr>
    </w:p>
    <w:p w14:paraId="3E31A7F8" w14:textId="3162A7A2" w:rsidR="00BF4127" w:rsidRPr="00BF4127" w:rsidRDefault="00BF4127" w:rsidP="00973145">
      <w:pPr>
        <w:rPr>
          <w:sz w:val="24"/>
          <w:szCs w:val="24"/>
        </w:rPr>
      </w:pPr>
      <w:r>
        <w:rPr>
          <w:sz w:val="24"/>
          <w:szCs w:val="24"/>
        </w:rPr>
        <w:t xml:space="preserve">The current shapefile that has been created includes photos taken of parcels with potential sources of copper and zinc along </w:t>
      </w:r>
      <w:r w:rsidR="00213C01">
        <w:rPr>
          <w:sz w:val="24"/>
          <w:szCs w:val="24"/>
        </w:rPr>
        <w:t>river-right</w:t>
      </w:r>
      <w:r>
        <w:rPr>
          <w:sz w:val="24"/>
          <w:szCs w:val="24"/>
        </w:rPr>
        <w:t xml:space="preserve"> and </w:t>
      </w:r>
      <w:r w:rsidR="00213C01">
        <w:rPr>
          <w:sz w:val="24"/>
          <w:szCs w:val="24"/>
        </w:rPr>
        <w:t>river-left</w:t>
      </w:r>
      <w:r>
        <w:rPr>
          <w:sz w:val="24"/>
          <w:szCs w:val="24"/>
        </w:rPr>
        <w:t xml:space="preserve">. The attribute table corresponding to these photos will be further developed to include attributes such as the number of potential sources, types of potential sources, and parcel ID. This mapping tool could be used to identify areas </w:t>
      </w:r>
      <w:r w:rsidR="00AB33D0">
        <w:rPr>
          <w:sz w:val="24"/>
          <w:szCs w:val="24"/>
        </w:rPr>
        <w:t xml:space="preserve">experiencing significant </w:t>
      </w:r>
      <w:r w:rsidR="001E2B6E">
        <w:rPr>
          <w:sz w:val="24"/>
          <w:szCs w:val="24"/>
        </w:rPr>
        <w:t>change over</w:t>
      </w:r>
      <w:r w:rsidR="00213C01">
        <w:rPr>
          <w:sz w:val="24"/>
          <w:szCs w:val="24"/>
        </w:rPr>
        <w:t xml:space="preserve"> </w:t>
      </w:r>
      <w:r w:rsidR="001E2B6E">
        <w:rPr>
          <w:sz w:val="24"/>
          <w:szCs w:val="24"/>
        </w:rPr>
        <w:t>time</w:t>
      </w:r>
      <w:r w:rsidR="00213C01">
        <w:rPr>
          <w:sz w:val="24"/>
          <w:szCs w:val="24"/>
        </w:rPr>
        <w:t>.</w:t>
      </w:r>
      <w:r w:rsidR="00D74AB6">
        <w:rPr>
          <w:sz w:val="24"/>
          <w:szCs w:val="24"/>
        </w:rPr>
        <w:t xml:space="preserve"> </w:t>
      </w:r>
      <w:commentRangeStart w:id="261"/>
      <w:commentRangeStart w:id="262"/>
      <w:commentRangeStart w:id="263"/>
      <w:r w:rsidR="00AB33D0">
        <w:rPr>
          <w:sz w:val="24"/>
          <w:szCs w:val="24"/>
        </w:rPr>
        <w:t>It is advisable that these photography</w:t>
      </w:r>
      <w:r w:rsidR="00714287">
        <w:rPr>
          <w:sz w:val="24"/>
          <w:szCs w:val="24"/>
        </w:rPr>
        <w:t xml:space="preserve"> trips are conducted every 5-10 </w:t>
      </w:r>
      <w:r w:rsidR="00AB33D0">
        <w:rPr>
          <w:sz w:val="24"/>
          <w:szCs w:val="24"/>
        </w:rPr>
        <w:t>years in order to update this tool over time.</w:t>
      </w:r>
      <w:commentRangeEnd w:id="261"/>
      <w:r w:rsidR="00BD1E1E">
        <w:rPr>
          <w:sz w:val="24"/>
          <w:szCs w:val="24"/>
        </w:rPr>
        <w:t xml:space="preserve"> </w:t>
      </w:r>
      <w:ins w:id="264" w:author="Benjamin Meyer" w:date="2021-02-19T19:51:00Z">
        <w:r w:rsidR="00BD1E1E">
          <w:rPr>
            <w:sz w:val="24"/>
            <w:szCs w:val="24"/>
          </w:rPr>
          <w:t xml:space="preserve">Remote sensing tools such as </w:t>
        </w:r>
        <w:r w:rsidR="00211C95">
          <w:rPr>
            <w:sz w:val="24"/>
            <w:szCs w:val="24"/>
          </w:rPr>
          <w:t>aerial drone or satellite imagery could also potentially play a role in</w:t>
        </w:r>
      </w:ins>
      <w:r w:rsidR="00540CCB">
        <w:rPr>
          <w:sz w:val="24"/>
          <w:szCs w:val="24"/>
        </w:rPr>
        <w:t xml:space="preserve"> future updates to this dataset (CITATIONS; REMOTE SENSING w/ DRONES and/or SATELLITES).</w:t>
      </w:r>
      <w:ins w:id="265" w:author="Benjamin Meyer" w:date="2021-02-19T19:51:00Z">
        <w:r w:rsidR="00211C95">
          <w:rPr>
            <w:sz w:val="24"/>
            <w:szCs w:val="24"/>
          </w:rPr>
          <w:t xml:space="preserve"> </w:t>
        </w:r>
      </w:ins>
      <w:r w:rsidR="00F95215">
        <w:rPr>
          <w:rStyle w:val="CommentReference"/>
        </w:rPr>
        <w:commentReference w:id="261"/>
      </w:r>
      <w:commentRangeEnd w:id="262"/>
      <w:r w:rsidR="00F922B6">
        <w:rPr>
          <w:rStyle w:val="CommentReference"/>
        </w:rPr>
        <w:commentReference w:id="262"/>
      </w:r>
      <w:commentRangeEnd w:id="263"/>
      <w:r w:rsidR="0017102C">
        <w:rPr>
          <w:rStyle w:val="CommentReference"/>
        </w:rPr>
        <w:commentReference w:id="263"/>
      </w:r>
    </w:p>
    <w:p w14:paraId="1205ABB7" w14:textId="77777777" w:rsidR="00973145" w:rsidRDefault="00973145" w:rsidP="006F3509">
      <w:pPr>
        <w:rPr>
          <w:b/>
          <w:bCs/>
        </w:rPr>
      </w:pPr>
    </w:p>
    <w:p w14:paraId="1A51B976" w14:textId="77777777" w:rsidR="004F6035" w:rsidRDefault="004F6035" w:rsidP="006F3509">
      <w:pPr>
        <w:rPr>
          <w:sz w:val="24"/>
          <w:szCs w:val="24"/>
        </w:rPr>
      </w:pPr>
    </w:p>
    <w:p w14:paraId="761FE5B2" w14:textId="4FF237C1" w:rsidR="00973145" w:rsidRPr="00BF4127" w:rsidRDefault="00AB33D0" w:rsidP="006F3509">
      <w:pPr>
        <w:rPr>
          <w:sz w:val="24"/>
          <w:szCs w:val="24"/>
        </w:rPr>
      </w:pPr>
      <w:commentRangeStart w:id="266"/>
      <w:r>
        <w:rPr>
          <w:sz w:val="24"/>
          <w:szCs w:val="24"/>
        </w:rPr>
        <w:t>time</w:t>
      </w:r>
      <w:commentRangeEnd w:id="266"/>
      <w:r w:rsidR="00F922B6">
        <w:rPr>
          <w:rStyle w:val="CommentReference"/>
        </w:rPr>
        <w:commentReference w:id="266"/>
      </w:r>
      <w:r>
        <w:rPr>
          <w:sz w:val="24"/>
          <w:szCs w:val="24"/>
        </w:rPr>
        <w:t>.</w:t>
      </w:r>
    </w:p>
    <w:p w14:paraId="40BBDBB2" w14:textId="275AB55B" w:rsidR="00973145" w:rsidRDefault="00973145" w:rsidP="006F3509">
      <w:pPr>
        <w:rPr>
          <w:sz w:val="24"/>
          <w:szCs w:val="24"/>
        </w:rPr>
      </w:pPr>
    </w:p>
    <w:p w14:paraId="5DEC28EB" w14:textId="77777777" w:rsidR="00FD4665" w:rsidRPr="00BF4127" w:rsidRDefault="00FD4665" w:rsidP="006F3509">
      <w:pPr>
        <w:rPr>
          <w:sz w:val="24"/>
          <w:szCs w:val="24"/>
        </w:rPr>
      </w:pPr>
    </w:p>
    <w:p w14:paraId="01E8033A" w14:textId="716E5922" w:rsidR="00973145" w:rsidRDefault="00973145" w:rsidP="003B4EC2">
      <w:pPr>
        <w:pStyle w:val="Heading1"/>
        <w:rPr>
          <w:b/>
        </w:rPr>
      </w:pPr>
      <w:bookmarkStart w:id="267" w:name="_Toc64271444"/>
      <w:r w:rsidRPr="003B4EC2">
        <w:rPr>
          <w:b/>
        </w:rPr>
        <w:t>CONCLUSION</w:t>
      </w:r>
      <w:bookmarkEnd w:id="267"/>
    </w:p>
    <w:p w14:paraId="3CD06717" w14:textId="4CDF02AF" w:rsidR="004406D1" w:rsidRDefault="004406D1" w:rsidP="00AB33D0">
      <w:pPr>
        <w:rPr>
          <w:sz w:val="24"/>
          <w:szCs w:val="24"/>
        </w:rPr>
      </w:pPr>
    </w:p>
    <w:p w14:paraId="220FBED7" w14:textId="2238865D" w:rsidR="004406D1" w:rsidRDefault="004406D1" w:rsidP="00AB33D0">
      <w:pPr>
        <w:rPr>
          <w:sz w:val="24"/>
          <w:szCs w:val="24"/>
        </w:rPr>
      </w:pPr>
      <w:r>
        <w:rPr>
          <w:sz w:val="24"/>
          <w:szCs w:val="24"/>
        </w:rPr>
        <w:t xml:space="preserve">This document is intended as a draft report addressing the findings from </w:t>
      </w:r>
      <w:r w:rsidR="00714287">
        <w:rPr>
          <w:sz w:val="24"/>
          <w:szCs w:val="24"/>
        </w:rPr>
        <w:t xml:space="preserve">compiled </w:t>
      </w:r>
      <w:r>
        <w:rPr>
          <w:sz w:val="24"/>
          <w:szCs w:val="24"/>
        </w:rPr>
        <w:t xml:space="preserve">copper and zinc </w:t>
      </w:r>
      <w:r w:rsidR="00714287">
        <w:rPr>
          <w:sz w:val="24"/>
          <w:szCs w:val="24"/>
        </w:rPr>
        <w:t xml:space="preserve">data gathered </w:t>
      </w:r>
      <w:r>
        <w:rPr>
          <w:sz w:val="24"/>
          <w:szCs w:val="24"/>
        </w:rPr>
        <w:t xml:space="preserve">during April, May, and July </w:t>
      </w:r>
      <w:r w:rsidR="00714287">
        <w:rPr>
          <w:sz w:val="24"/>
          <w:szCs w:val="24"/>
        </w:rPr>
        <w:t xml:space="preserve">sampling events </w:t>
      </w:r>
      <w:r>
        <w:rPr>
          <w:sz w:val="24"/>
          <w:szCs w:val="24"/>
        </w:rPr>
        <w:t>in 2019</w:t>
      </w:r>
      <w:r w:rsidR="00A97748">
        <w:rPr>
          <w:sz w:val="24"/>
          <w:szCs w:val="24"/>
        </w:rPr>
        <w:t>-2020</w:t>
      </w:r>
      <w:r>
        <w:rPr>
          <w:sz w:val="24"/>
          <w:szCs w:val="24"/>
        </w:rPr>
        <w:t xml:space="preserve">. While the data collected throughout this study will provide further insight into the current sources and levels of copper and zinc throughout the Kenai River watershed, much </w:t>
      </w:r>
      <w:r w:rsidR="00A97748">
        <w:rPr>
          <w:sz w:val="24"/>
          <w:szCs w:val="24"/>
        </w:rPr>
        <w:t>of the</w:t>
      </w:r>
      <w:r>
        <w:rPr>
          <w:sz w:val="24"/>
          <w:szCs w:val="24"/>
        </w:rPr>
        <w:t xml:space="preserve"> temporal variation and point sources of these heavy metals</w:t>
      </w:r>
      <w:r w:rsidR="00A97748">
        <w:rPr>
          <w:sz w:val="24"/>
          <w:szCs w:val="24"/>
        </w:rPr>
        <w:t xml:space="preserve"> remains to be chara</w:t>
      </w:r>
      <w:r w:rsidR="00CF26C3">
        <w:rPr>
          <w:sz w:val="24"/>
          <w:szCs w:val="24"/>
        </w:rPr>
        <w:t>c</w:t>
      </w:r>
      <w:r w:rsidR="00A97748">
        <w:rPr>
          <w:sz w:val="24"/>
          <w:szCs w:val="24"/>
        </w:rPr>
        <w:t>terized</w:t>
      </w:r>
      <w:r>
        <w:rPr>
          <w:sz w:val="24"/>
          <w:szCs w:val="24"/>
        </w:rPr>
        <w:t>. As a result, the following preliminary study expansions are advised:</w:t>
      </w:r>
    </w:p>
    <w:p w14:paraId="511914A6" w14:textId="77777777" w:rsidR="00973145" w:rsidRPr="00922F1A" w:rsidRDefault="00973145" w:rsidP="006F3509">
      <w:pPr>
        <w:rPr>
          <w:sz w:val="24"/>
          <w:szCs w:val="24"/>
        </w:rPr>
      </w:pPr>
    </w:p>
    <w:p w14:paraId="49242FFF" w14:textId="349F04AC" w:rsidR="007D1D72" w:rsidRPr="007D1D72" w:rsidRDefault="007D1D72" w:rsidP="007D1D72">
      <w:pPr>
        <w:pStyle w:val="ListParagraph"/>
        <w:numPr>
          <w:ilvl w:val="0"/>
          <w:numId w:val="8"/>
        </w:numPr>
        <w:rPr>
          <w:sz w:val="24"/>
          <w:szCs w:val="24"/>
        </w:rPr>
      </w:pPr>
      <w:r w:rsidRPr="007D1D72">
        <w:rPr>
          <w:b/>
          <w:sz w:val="24"/>
          <w:szCs w:val="24"/>
        </w:rPr>
        <w:t>Perform a ba</w:t>
      </w:r>
      <w:r w:rsidR="00C144DE">
        <w:rPr>
          <w:b/>
          <w:sz w:val="24"/>
          <w:szCs w:val="24"/>
        </w:rPr>
        <w:t xml:space="preserve">sic exploratory data analysis to </w:t>
      </w:r>
      <w:r w:rsidR="00926EB4">
        <w:rPr>
          <w:b/>
          <w:sz w:val="24"/>
          <w:szCs w:val="24"/>
        </w:rPr>
        <w:t>summarize</w:t>
      </w:r>
      <w:r w:rsidRPr="007D1D72">
        <w:rPr>
          <w:b/>
          <w:sz w:val="24"/>
          <w:szCs w:val="24"/>
        </w:rPr>
        <w:t xml:space="preserve"> all available water quality</w:t>
      </w:r>
      <w:r w:rsidR="006B3974">
        <w:rPr>
          <w:b/>
          <w:sz w:val="24"/>
          <w:szCs w:val="24"/>
        </w:rPr>
        <w:t xml:space="preserve"> data from 2000 – 2020 and apply results</w:t>
      </w:r>
    </w:p>
    <w:p w14:paraId="0B3E91E4" w14:textId="091EA5D7" w:rsidR="00EA11CF" w:rsidRPr="003B1CEC" w:rsidRDefault="00EA11CF" w:rsidP="003B1CEC">
      <w:pPr>
        <w:pStyle w:val="ListParagraph"/>
        <w:numPr>
          <w:ilvl w:val="1"/>
          <w:numId w:val="8"/>
        </w:numPr>
        <w:rPr>
          <w:sz w:val="24"/>
          <w:szCs w:val="24"/>
        </w:rPr>
      </w:pPr>
      <w:r>
        <w:rPr>
          <w:sz w:val="24"/>
          <w:szCs w:val="24"/>
        </w:rPr>
        <w:t>Ensure all data 2000 - 2020 is archived and available for public access through the EPA water quality portal</w:t>
      </w:r>
    </w:p>
    <w:p w14:paraId="35DF40F7" w14:textId="4E937D66" w:rsidR="006B3974" w:rsidRPr="006B3974" w:rsidRDefault="00926EB4" w:rsidP="006B3974">
      <w:pPr>
        <w:pStyle w:val="ListParagraph"/>
        <w:numPr>
          <w:ilvl w:val="1"/>
          <w:numId w:val="8"/>
        </w:numPr>
        <w:rPr>
          <w:sz w:val="24"/>
          <w:szCs w:val="24"/>
        </w:rPr>
      </w:pPr>
      <w:r>
        <w:rPr>
          <w:sz w:val="24"/>
          <w:szCs w:val="24"/>
        </w:rPr>
        <w:t>Examine</w:t>
      </w:r>
      <w:r w:rsidR="007D1D72">
        <w:rPr>
          <w:sz w:val="24"/>
          <w:szCs w:val="24"/>
        </w:rPr>
        <w:t xml:space="preserve"> </w:t>
      </w:r>
      <w:commentRangeStart w:id="268"/>
      <w:r w:rsidR="007D1D72">
        <w:rPr>
          <w:sz w:val="24"/>
          <w:szCs w:val="24"/>
        </w:rPr>
        <w:t xml:space="preserve">site-specific trends from </w:t>
      </w:r>
      <w:commentRangeEnd w:id="268"/>
      <w:r w:rsidR="00A235BB">
        <w:rPr>
          <w:rStyle w:val="CommentReference"/>
        </w:rPr>
        <w:commentReference w:id="268"/>
      </w:r>
      <w:r w:rsidR="007D1D72">
        <w:rPr>
          <w:sz w:val="24"/>
          <w:szCs w:val="24"/>
        </w:rPr>
        <w:t xml:space="preserve">2000 </w:t>
      </w:r>
      <w:r w:rsidR="006B3974">
        <w:rPr>
          <w:sz w:val="24"/>
          <w:szCs w:val="24"/>
        </w:rPr>
        <w:t>–</w:t>
      </w:r>
      <w:r w:rsidR="007D1D72">
        <w:rPr>
          <w:sz w:val="24"/>
          <w:szCs w:val="24"/>
        </w:rPr>
        <w:t xml:space="preserve"> 2020</w:t>
      </w:r>
      <w:r w:rsidR="006B3974">
        <w:rPr>
          <w:sz w:val="24"/>
          <w:szCs w:val="24"/>
        </w:rPr>
        <w:t xml:space="preserve"> to identify spatial and temporal predictors of copper and zinc exceedance</w:t>
      </w:r>
    </w:p>
    <w:p w14:paraId="18CED02C" w14:textId="39B59DE4" w:rsidR="007D1D72" w:rsidRDefault="006B3974" w:rsidP="007D1D72">
      <w:pPr>
        <w:pStyle w:val="ListParagraph"/>
        <w:numPr>
          <w:ilvl w:val="1"/>
          <w:numId w:val="8"/>
        </w:numPr>
        <w:rPr>
          <w:sz w:val="24"/>
          <w:szCs w:val="24"/>
        </w:rPr>
      </w:pPr>
      <w:r>
        <w:rPr>
          <w:sz w:val="24"/>
          <w:szCs w:val="24"/>
        </w:rPr>
        <w:t>Using the identified predictors, choose a</w:t>
      </w:r>
      <w:r w:rsidR="007D1D72">
        <w:rPr>
          <w:sz w:val="24"/>
          <w:szCs w:val="24"/>
        </w:rPr>
        <w:t xml:space="preserve"> subset of watersheds where mitigation actions may be potentially feasible and appropriate</w:t>
      </w:r>
    </w:p>
    <w:p w14:paraId="077708CD" w14:textId="1B8B529F" w:rsidR="006B3974" w:rsidRPr="006B3974" w:rsidRDefault="006B3974" w:rsidP="006B3974">
      <w:pPr>
        <w:pStyle w:val="ListParagraph"/>
        <w:numPr>
          <w:ilvl w:val="1"/>
          <w:numId w:val="8"/>
        </w:numPr>
        <w:rPr>
          <w:sz w:val="24"/>
          <w:szCs w:val="24"/>
        </w:rPr>
      </w:pPr>
      <w:r w:rsidRPr="00922F1A">
        <w:rPr>
          <w:sz w:val="24"/>
          <w:szCs w:val="24"/>
        </w:rPr>
        <w:t>Implement restoration and other mitigation efforts in tandem with local partnerships</w:t>
      </w:r>
    </w:p>
    <w:p w14:paraId="2615582A" w14:textId="0CCB1AD8" w:rsidR="009A4407" w:rsidRPr="004406D1" w:rsidRDefault="009A4407" w:rsidP="00C62EA9">
      <w:pPr>
        <w:pStyle w:val="ListParagraph"/>
        <w:numPr>
          <w:ilvl w:val="0"/>
          <w:numId w:val="8"/>
        </w:numPr>
        <w:rPr>
          <w:b/>
          <w:sz w:val="24"/>
          <w:szCs w:val="24"/>
        </w:rPr>
      </w:pPr>
      <w:r w:rsidRPr="004406D1">
        <w:rPr>
          <w:b/>
          <w:sz w:val="24"/>
          <w:szCs w:val="24"/>
        </w:rPr>
        <w:t xml:space="preserve">Expand copper and zinc sampling </w:t>
      </w:r>
      <w:r w:rsidR="004406D1">
        <w:rPr>
          <w:b/>
          <w:sz w:val="24"/>
          <w:szCs w:val="24"/>
        </w:rPr>
        <w:t>study</w:t>
      </w:r>
      <w:r w:rsidRPr="004406D1">
        <w:rPr>
          <w:b/>
          <w:sz w:val="24"/>
          <w:szCs w:val="24"/>
        </w:rPr>
        <w:t xml:space="preserve"> </w:t>
      </w:r>
      <w:r w:rsidR="001C197D">
        <w:rPr>
          <w:b/>
          <w:sz w:val="24"/>
          <w:szCs w:val="24"/>
        </w:rPr>
        <w:t>through increased sampling of Kenai River mainstem and tributary sites</w:t>
      </w:r>
    </w:p>
    <w:p w14:paraId="1BE3F83C" w14:textId="49595944" w:rsidR="00D5388E" w:rsidRDefault="009A4407" w:rsidP="00C62EA9">
      <w:pPr>
        <w:pStyle w:val="ListParagraph"/>
        <w:numPr>
          <w:ilvl w:val="1"/>
          <w:numId w:val="8"/>
        </w:numPr>
        <w:rPr>
          <w:sz w:val="24"/>
          <w:szCs w:val="24"/>
        </w:rPr>
      </w:pPr>
      <w:r w:rsidRPr="00922F1A">
        <w:rPr>
          <w:sz w:val="24"/>
          <w:szCs w:val="24"/>
        </w:rPr>
        <w:t>Assess fluctuations in copper and zinc levels over the period of one year</w:t>
      </w:r>
      <w:r w:rsidR="0092112D">
        <w:rPr>
          <w:sz w:val="24"/>
          <w:szCs w:val="24"/>
        </w:rPr>
        <w:t xml:space="preserve">, particularly at </w:t>
      </w:r>
      <w:r w:rsidR="00D5388E">
        <w:rPr>
          <w:sz w:val="24"/>
          <w:szCs w:val="24"/>
        </w:rPr>
        <w:t>sites that saw exceedances:</w:t>
      </w:r>
    </w:p>
    <w:p w14:paraId="13B6D963" w14:textId="77777777" w:rsidR="009A4407" w:rsidRDefault="00D5388E" w:rsidP="00C62EA9">
      <w:pPr>
        <w:pStyle w:val="ListParagraph"/>
        <w:numPr>
          <w:ilvl w:val="2"/>
          <w:numId w:val="8"/>
        </w:numPr>
        <w:rPr>
          <w:sz w:val="24"/>
          <w:szCs w:val="24"/>
        </w:rPr>
      </w:pPr>
      <w:r>
        <w:rPr>
          <w:sz w:val="24"/>
          <w:szCs w:val="24"/>
        </w:rPr>
        <w:t xml:space="preserve">Tributaries: </w:t>
      </w:r>
      <w:r w:rsidR="0092112D">
        <w:rPr>
          <w:sz w:val="24"/>
          <w:szCs w:val="24"/>
        </w:rPr>
        <w:t>No Name Creek, Beaver Creek, Slikok Creek</w:t>
      </w:r>
      <w:r>
        <w:rPr>
          <w:sz w:val="24"/>
          <w:szCs w:val="24"/>
        </w:rPr>
        <w:t>, Soldotna Creek</w:t>
      </w:r>
    </w:p>
    <w:p w14:paraId="68BE584B" w14:textId="77777777" w:rsidR="00D5388E" w:rsidRPr="00922F1A" w:rsidRDefault="00D5388E" w:rsidP="00C62EA9">
      <w:pPr>
        <w:pStyle w:val="ListParagraph"/>
        <w:numPr>
          <w:ilvl w:val="2"/>
          <w:numId w:val="8"/>
        </w:numPr>
        <w:rPr>
          <w:sz w:val="24"/>
          <w:szCs w:val="24"/>
        </w:rPr>
      </w:pPr>
      <w:r>
        <w:rPr>
          <w:sz w:val="24"/>
          <w:szCs w:val="24"/>
        </w:rPr>
        <w:t>Mainstem:</w:t>
      </w:r>
      <w:r w:rsidR="00E8345C">
        <w:rPr>
          <w:sz w:val="24"/>
          <w:szCs w:val="24"/>
        </w:rPr>
        <w:t xml:space="preserve"> from Cunningham Park (RM 6.5) to Swiftwater Park (RM 23)</w:t>
      </w:r>
    </w:p>
    <w:p w14:paraId="694E3153" w14:textId="0B981220" w:rsidR="009A4407" w:rsidRDefault="009A4407" w:rsidP="00C62EA9">
      <w:pPr>
        <w:pStyle w:val="ListParagraph"/>
        <w:numPr>
          <w:ilvl w:val="1"/>
          <w:numId w:val="8"/>
        </w:numPr>
        <w:rPr>
          <w:sz w:val="24"/>
          <w:szCs w:val="24"/>
        </w:rPr>
      </w:pPr>
      <w:r w:rsidRPr="00922F1A">
        <w:rPr>
          <w:sz w:val="24"/>
          <w:szCs w:val="24"/>
        </w:rPr>
        <w:t>Expand sampling efforts along longitudinal transects in tributaries experiencing exceedances in order to identify areas of concern within each tributary</w:t>
      </w:r>
    </w:p>
    <w:p w14:paraId="63FC1922" w14:textId="29F778AC" w:rsidR="00A81494" w:rsidRDefault="00A81494" w:rsidP="00C62EA9">
      <w:pPr>
        <w:pStyle w:val="ListParagraph"/>
        <w:numPr>
          <w:ilvl w:val="1"/>
          <w:numId w:val="8"/>
        </w:numPr>
        <w:rPr>
          <w:sz w:val="24"/>
          <w:szCs w:val="24"/>
        </w:rPr>
      </w:pPr>
      <w:r>
        <w:rPr>
          <w:sz w:val="24"/>
          <w:szCs w:val="24"/>
        </w:rPr>
        <w:t xml:space="preserve">Perform opportunistic sampling at known and suspected </w:t>
      </w:r>
      <w:r w:rsidR="00193D90">
        <w:rPr>
          <w:rStyle w:val="CommentReference"/>
        </w:rPr>
        <w:commentReference w:id="269"/>
      </w:r>
      <w:r w:rsidR="00193D90">
        <w:rPr>
          <w:sz w:val="24"/>
          <w:szCs w:val="24"/>
        </w:rPr>
        <w:t xml:space="preserve">discrete </w:t>
      </w:r>
      <w:r>
        <w:rPr>
          <w:sz w:val="24"/>
          <w:szCs w:val="24"/>
        </w:rPr>
        <w:t xml:space="preserve">sources </w:t>
      </w:r>
      <w:commentRangeStart w:id="270"/>
      <w:r>
        <w:rPr>
          <w:sz w:val="24"/>
          <w:szCs w:val="24"/>
        </w:rPr>
        <w:t>before,</w:t>
      </w:r>
      <w:commentRangeEnd w:id="270"/>
      <w:r w:rsidR="00A235BB">
        <w:rPr>
          <w:rStyle w:val="CommentReference"/>
        </w:rPr>
        <w:commentReference w:id="270"/>
      </w:r>
      <w:r>
        <w:rPr>
          <w:sz w:val="24"/>
          <w:szCs w:val="24"/>
        </w:rPr>
        <w:t xml:space="preserve"> during, and after select precipitation and melt events, at locations that may include storm water outfalls, road crossings, and outlets draining large impervious surfaces.</w:t>
      </w:r>
    </w:p>
    <w:p w14:paraId="31E06601" w14:textId="59130626" w:rsidR="003142A7" w:rsidRPr="00922F1A" w:rsidRDefault="003142A7" w:rsidP="00C62EA9">
      <w:pPr>
        <w:pStyle w:val="ListParagraph"/>
        <w:numPr>
          <w:ilvl w:val="1"/>
          <w:numId w:val="8"/>
        </w:numPr>
        <w:rPr>
          <w:sz w:val="24"/>
          <w:szCs w:val="24"/>
        </w:rPr>
      </w:pPr>
      <w:r>
        <w:rPr>
          <w:sz w:val="24"/>
          <w:szCs w:val="24"/>
        </w:rPr>
        <w:t>Perform literature review on the topics of sample precision, monitoring</w:t>
      </w:r>
      <w:r w:rsidR="00C144DE">
        <w:rPr>
          <w:sz w:val="24"/>
          <w:szCs w:val="24"/>
        </w:rPr>
        <w:t xml:space="preserve"> for</w:t>
      </w:r>
      <w:r>
        <w:rPr>
          <w:sz w:val="24"/>
          <w:szCs w:val="24"/>
        </w:rPr>
        <w:t xml:space="preserve"> predicted effects of runoff pollution</w:t>
      </w:r>
      <w:r w:rsidR="00C144DE">
        <w:rPr>
          <w:sz w:val="24"/>
          <w:szCs w:val="24"/>
        </w:rPr>
        <w:t xml:space="preserve"> on</w:t>
      </w:r>
      <w:r>
        <w:rPr>
          <w:sz w:val="24"/>
          <w:szCs w:val="24"/>
        </w:rPr>
        <w:t xml:space="preserve"> aquatic organisms, and bioaccumulation of copper and zinc in salmonids</w:t>
      </w:r>
      <w:r w:rsidR="00C144DE">
        <w:rPr>
          <w:sz w:val="24"/>
          <w:szCs w:val="24"/>
        </w:rPr>
        <w:t xml:space="preserve"> and other fishes</w:t>
      </w:r>
      <w:r>
        <w:rPr>
          <w:sz w:val="24"/>
          <w:szCs w:val="24"/>
        </w:rPr>
        <w:t>.</w:t>
      </w:r>
    </w:p>
    <w:p w14:paraId="305EAB2E" w14:textId="77777777" w:rsidR="00AB33D0" w:rsidRPr="004406D1" w:rsidRDefault="00AB33D0" w:rsidP="00C62EA9">
      <w:pPr>
        <w:pStyle w:val="ListParagraph"/>
        <w:numPr>
          <w:ilvl w:val="0"/>
          <w:numId w:val="8"/>
        </w:numPr>
        <w:rPr>
          <w:b/>
          <w:sz w:val="24"/>
          <w:szCs w:val="24"/>
        </w:rPr>
      </w:pPr>
      <w:r w:rsidRPr="004406D1">
        <w:rPr>
          <w:b/>
          <w:sz w:val="24"/>
          <w:szCs w:val="24"/>
        </w:rPr>
        <w:t>Track c</w:t>
      </w:r>
      <w:r w:rsidR="004406D1">
        <w:rPr>
          <w:b/>
          <w:sz w:val="24"/>
          <w:szCs w:val="24"/>
        </w:rPr>
        <w:t xml:space="preserve">hanges in </w:t>
      </w:r>
      <w:r w:rsidR="00B84A53">
        <w:rPr>
          <w:b/>
          <w:sz w:val="24"/>
          <w:szCs w:val="24"/>
        </w:rPr>
        <w:t xml:space="preserve">development throughout the Kenai River watershed to address anthropogenic impact </w:t>
      </w:r>
      <w:r w:rsidR="004406D1">
        <w:rPr>
          <w:b/>
          <w:sz w:val="24"/>
          <w:szCs w:val="24"/>
        </w:rPr>
        <w:t>over time</w:t>
      </w:r>
    </w:p>
    <w:p w14:paraId="3AD9E3D8" w14:textId="77777777" w:rsidR="00AB33D0" w:rsidRPr="006B3974" w:rsidRDefault="00AB33D0" w:rsidP="00C62EA9">
      <w:pPr>
        <w:pStyle w:val="ListParagraph"/>
        <w:numPr>
          <w:ilvl w:val="1"/>
          <w:numId w:val="8"/>
        </w:numPr>
        <w:rPr>
          <w:sz w:val="24"/>
          <w:szCs w:val="24"/>
        </w:rPr>
      </w:pPr>
      <w:r w:rsidRPr="00922F1A">
        <w:rPr>
          <w:sz w:val="24"/>
          <w:szCs w:val="24"/>
        </w:rPr>
        <w:t>Conduct Kenai Riv</w:t>
      </w:r>
      <w:r w:rsidR="00714287">
        <w:rPr>
          <w:sz w:val="24"/>
          <w:szCs w:val="24"/>
        </w:rPr>
        <w:t xml:space="preserve">er photography trips every 5-10 </w:t>
      </w:r>
      <w:r w:rsidRPr="00922F1A">
        <w:rPr>
          <w:sz w:val="24"/>
          <w:szCs w:val="24"/>
        </w:rPr>
        <w:t xml:space="preserve">years </w:t>
      </w:r>
    </w:p>
    <w:p w14:paraId="5406B108" w14:textId="77777777" w:rsidR="00AB33D0" w:rsidRPr="006B3974" w:rsidRDefault="00AB33D0" w:rsidP="00C62EA9">
      <w:pPr>
        <w:pStyle w:val="ListParagraph"/>
        <w:numPr>
          <w:ilvl w:val="1"/>
          <w:numId w:val="8"/>
        </w:numPr>
        <w:rPr>
          <w:sz w:val="24"/>
          <w:szCs w:val="24"/>
        </w:rPr>
      </w:pPr>
      <w:r w:rsidRPr="006B3974">
        <w:rPr>
          <w:sz w:val="24"/>
          <w:szCs w:val="24"/>
        </w:rPr>
        <w:t>Monitor new development over time in order to conduct annual updates of mapping tool</w:t>
      </w:r>
    </w:p>
    <w:p w14:paraId="1FC25866" w14:textId="7A3F549E" w:rsidR="000E7DBA" w:rsidRDefault="006B3974" w:rsidP="00C62EA9">
      <w:pPr>
        <w:pStyle w:val="ListParagraph"/>
        <w:numPr>
          <w:ilvl w:val="0"/>
          <w:numId w:val="8"/>
        </w:numPr>
        <w:rPr>
          <w:b/>
          <w:sz w:val="24"/>
          <w:szCs w:val="24"/>
        </w:rPr>
      </w:pPr>
      <w:r>
        <w:rPr>
          <w:b/>
          <w:sz w:val="24"/>
          <w:szCs w:val="24"/>
        </w:rPr>
        <w:t>Expand awareness of</w:t>
      </w:r>
      <w:r w:rsidR="000E7DBA">
        <w:rPr>
          <w:b/>
          <w:sz w:val="24"/>
          <w:szCs w:val="24"/>
        </w:rPr>
        <w:t xml:space="preserve"> educational program</w:t>
      </w:r>
      <w:r>
        <w:rPr>
          <w:b/>
          <w:sz w:val="24"/>
          <w:szCs w:val="24"/>
        </w:rPr>
        <w:t>s</w:t>
      </w:r>
      <w:r w:rsidR="000E7DBA">
        <w:rPr>
          <w:b/>
          <w:sz w:val="24"/>
          <w:szCs w:val="24"/>
        </w:rPr>
        <w:t xml:space="preserve"> for local landowners and watershed user groups including topics such as responsible river use and effective property restoration projects</w:t>
      </w:r>
    </w:p>
    <w:p w14:paraId="7D9F5FE2" w14:textId="0D4AE605" w:rsidR="00D404BE" w:rsidRDefault="00D404BE" w:rsidP="00D404BE">
      <w:pPr>
        <w:rPr>
          <w:b/>
          <w:sz w:val="24"/>
          <w:szCs w:val="24"/>
        </w:rPr>
      </w:pPr>
    </w:p>
    <w:p w14:paraId="2143DA42" w14:textId="19B990B5" w:rsidR="00C055FD" w:rsidRPr="003B1CEC" w:rsidRDefault="00662427" w:rsidP="00042F92">
      <w:pPr>
        <w:rPr>
          <w:i/>
          <w:sz w:val="24"/>
          <w:szCs w:val="24"/>
        </w:rPr>
      </w:pPr>
      <w:r>
        <w:rPr>
          <w:sz w:val="24"/>
          <w:szCs w:val="24"/>
        </w:rPr>
        <w:lastRenderedPageBreak/>
        <w:t>T</w:t>
      </w:r>
      <w:r w:rsidR="000E7DBA">
        <w:rPr>
          <w:sz w:val="24"/>
          <w:szCs w:val="24"/>
        </w:rPr>
        <w:t xml:space="preserve">he Kenai River watershed boasts one of the </w:t>
      </w:r>
      <w:r w:rsidR="00193D90">
        <w:rPr>
          <w:sz w:val="24"/>
          <w:szCs w:val="24"/>
        </w:rPr>
        <w:t>longest term</w:t>
      </w:r>
      <w:r w:rsidR="000E7DBA">
        <w:rPr>
          <w:sz w:val="24"/>
          <w:szCs w:val="24"/>
        </w:rPr>
        <w:t xml:space="preserve"> water quality </w:t>
      </w:r>
      <w:r>
        <w:rPr>
          <w:sz w:val="24"/>
          <w:szCs w:val="24"/>
        </w:rPr>
        <w:t xml:space="preserve">datasets in the state of Alaska; </w:t>
      </w:r>
      <w:r w:rsidR="000E7DBA">
        <w:rPr>
          <w:sz w:val="24"/>
          <w:szCs w:val="24"/>
        </w:rPr>
        <w:t>an invaluable resource showing</w:t>
      </w:r>
      <w:r w:rsidR="00193D90">
        <w:rPr>
          <w:sz w:val="24"/>
          <w:szCs w:val="24"/>
        </w:rPr>
        <w:t xml:space="preserve"> varying levels of copper and zinc that warrant further investigation in order to apply effective solutions.</w:t>
      </w:r>
      <w:r w:rsidR="000E7DBA">
        <w:rPr>
          <w:sz w:val="24"/>
          <w:szCs w:val="24"/>
        </w:rPr>
        <w:t xml:space="preserve"> </w:t>
      </w:r>
      <w:r w:rsidR="00946C91" w:rsidRPr="003B1CEC">
        <w:rPr>
          <w:i/>
          <w:sz w:val="24"/>
          <w:szCs w:val="24"/>
        </w:rPr>
        <w:t xml:space="preserve"> </w:t>
      </w:r>
    </w:p>
    <w:p w14:paraId="601219A7" w14:textId="718D87C4" w:rsidR="00C055FD" w:rsidRDefault="00C055FD" w:rsidP="00042F92">
      <w:pPr>
        <w:rPr>
          <w:sz w:val="24"/>
          <w:szCs w:val="24"/>
        </w:rPr>
      </w:pPr>
    </w:p>
    <w:p w14:paraId="5D9E5B91" w14:textId="59B870A8" w:rsidR="003142A7" w:rsidRDefault="003142A7" w:rsidP="00042F92">
      <w:pPr>
        <w:rPr>
          <w:sz w:val="24"/>
          <w:szCs w:val="24"/>
        </w:rPr>
      </w:pPr>
    </w:p>
    <w:p w14:paraId="744A6061" w14:textId="5CD83B8B" w:rsidR="00662427" w:rsidRDefault="00C055FD" w:rsidP="007B10BF">
      <w:pPr>
        <w:pStyle w:val="Heading3"/>
        <w:rPr>
          <w:sz w:val="24"/>
        </w:rPr>
      </w:pPr>
      <w:bookmarkStart w:id="271" w:name="_Toc64271445"/>
      <w:r>
        <w:rPr>
          <w:sz w:val="24"/>
        </w:rPr>
        <w:t>From information to action</w:t>
      </w:r>
      <w:bookmarkEnd w:id="271"/>
    </w:p>
    <w:p w14:paraId="55292C4E" w14:textId="77777777" w:rsidR="007B10BF" w:rsidRPr="007B10BF" w:rsidRDefault="007B10BF" w:rsidP="007B10BF"/>
    <w:p w14:paraId="20B717ED" w14:textId="5B5DDDD5" w:rsidR="003B1CEC" w:rsidRDefault="00EC4706" w:rsidP="00042F92">
      <w:pPr>
        <w:rPr>
          <w:sz w:val="24"/>
          <w:szCs w:val="24"/>
        </w:rPr>
      </w:pPr>
      <w:r>
        <w:rPr>
          <w:sz w:val="24"/>
          <w:szCs w:val="24"/>
        </w:rPr>
        <w:t>As</w:t>
      </w:r>
      <w:r w:rsidR="00C055FD">
        <w:rPr>
          <w:sz w:val="24"/>
          <w:szCs w:val="24"/>
        </w:rPr>
        <w:t xml:space="preserve"> stream-</w:t>
      </w:r>
      <w:r>
        <w:rPr>
          <w:sz w:val="24"/>
          <w:szCs w:val="24"/>
        </w:rPr>
        <w:t xml:space="preserve">adjacent development and subsequent </w:t>
      </w:r>
      <w:r w:rsidR="00A22082">
        <w:rPr>
          <w:sz w:val="24"/>
          <w:szCs w:val="24"/>
        </w:rPr>
        <w:t>development pressures</w:t>
      </w:r>
      <w:r w:rsidR="008C0977">
        <w:rPr>
          <w:sz w:val="24"/>
          <w:szCs w:val="24"/>
        </w:rPr>
        <w:t xml:space="preserve"> increase</w:t>
      </w:r>
      <w:r>
        <w:rPr>
          <w:sz w:val="24"/>
          <w:szCs w:val="24"/>
        </w:rPr>
        <w:t xml:space="preserve"> along the Kenai River mainstem and its tributaries</w:t>
      </w:r>
      <w:r w:rsidR="0017102C">
        <w:rPr>
          <w:sz w:val="24"/>
          <w:szCs w:val="24"/>
        </w:rPr>
        <w:t xml:space="preserve"> </w:t>
      </w:r>
      <w:r w:rsidR="0017102C">
        <w:rPr>
          <w:sz w:val="24"/>
          <w:szCs w:val="24"/>
        </w:rPr>
        <w:fldChar w:fldCharType="begin" w:fldLock="1">
          <w:fldData xml:space="preserve">ZQBKAHkAMQBXAGQAdQBPADIANwBZAFcALwBSAFgAQwBEAHoAMAB2AGwAcQBQADcASgBVAFgAUQA0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</w:fldData>
        </w:fldChar>
      </w:r>
      <w:r w:rsidR="0017102C">
        <w:rPr>
          <w:sz w:val="24"/>
          <w:szCs w:val="24"/>
        </w:rPr>
        <w:instrText>ADDIN paperpile_citation &lt;clusterId&gt;I481W547L838P622&lt;/clusterId&gt;&lt;version&gt;0.6.11&lt;/version&gt;&lt;metadata&gt;&lt;citation&gt;&lt;id&gt;9fe21366-f451-484a-8ab3-04929eacb535&lt;/id&gt;&lt;no_author/&gt;&lt;prefix/&gt;&lt;suffix/&gt;&lt;locator/&gt;&lt;locator_label&gt;page&lt;/locator_label&gt;&lt;/citation&gt;&lt;/metadata&gt; \* MERGEFORMAT</w:instrText>
      </w:r>
      <w:r w:rsidR="0017102C">
        <w:rPr>
          <w:sz w:val="24"/>
          <w:szCs w:val="24"/>
        </w:rPr>
      </w:r>
      <w:r w:rsidR="0017102C">
        <w:rPr>
          <w:sz w:val="24"/>
          <w:szCs w:val="24"/>
        </w:rPr>
        <w:fldChar w:fldCharType="separate"/>
      </w:r>
      <w:r w:rsidR="0017102C">
        <w:rPr>
          <w:noProof/>
          <w:sz w:val="24"/>
          <w:szCs w:val="24"/>
        </w:rPr>
        <w:t>(Schoen et al. 2017)</w:t>
      </w:r>
      <w:r w:rsidR="0017102C">
        <w:rPr>
          <w:sz w:val="24"/>
          <w:szCs w:val="24"/>
        </w:rPr>
        <w:fldChar w:fldCharType="end"/>
      </w:r>
      <w:r>
        <w:rPr>
          <w:sz w:val="24"/>
          <w:szCs w:val="24"/>
        </w:rPr>
        <w:t xml:space="preserve">, study expansion remains </w:t>
      </w:r>
      <w:r w:rsidR="005A221A">
        <w:rPr>
          <w:sz w:val="24"/>
          <w:szCs w:val="24"/>
        </w:rPr>
        <w:t>a critical step that</w:t>
      </w:r>
      <w:r w:rsidR="00EA76F3">
        <w:rPr>
          <w:sz w:val="24"/>
          <w:szCs w:val="24"/>
        </w:rPr>
        <w:t xml:space="preserve"> would lead to effective, strategic </w:t>
      </w:r>
      <w:r w:rsidR="000E7DBA">
        <w:rPr>
          <w:sz w:val="24"/>
          <w:szCs w:val="24"/>
        </w:rPr>
        <w:t xml:space="preserve">mitigation </w:t>
      </w:r>
      <w:r w:rsidR="005A221A">
        <w:rPr>
          <w:sz w:val="24"/>
          <w:szCs w:val="24"/>
        </w:rPr>
        <w:t>efforts throughout this highly-revered watershed in Alaska.</w:t>
      </w:r>
      <w:r w:rsidR="00D74AB6">
        <w:rPr>
          <w:sz w:val="24"/>
          <w:szCs w:val="24"/>
        </w:rPr>
        <w:t xml:space="preserve"> </w:t>
      </w:r>
      <w:r w:rsidR="00C055FD">
        <w:rPr>
          <w:sz w:val="24"/>
          <w:szCs w:val="24"/>
        </w:rPr>
        <w:t xml:space="preserve">However, the knowledge gained from the study expansion will have utility only if </w:t>
      </w:r>
      <w:r w:rsidR="00DC5E14">
        <w:rPr>
          <w:sz w:val="24"/>
          <w:szCs w:val="24"/>
        </w:rPr>
        <w:t xml:space="preserve">successful, feasible </w:t>
      </w:r>
      <w:r w:rsidR="00C055FD">
        <w:rPr>
          <w:sz w:val="24"/>
          <w:szCs w:val="24"/>
        </w:rPr>
        <w:t>mitigation</w:t>
      </w:r>
      <w:r w:rsidR="00DC5E14">
        <w:rPr>
          <w:sz w:val="24"/>
          <w:szCs w:val="24"/>
        </w:rPr>
        <w:t xml:space="preserve"> strategies</w:t>
      </w:r>
      <w:r w:rsidR="00C055FD">
        <w:rPr>
          <w:sz w:val="24"/>
          <w:szCs w:val="24"/>
        </w:rPr>
        <w:t xml:space="preserve"> can also be demonstrated.</w:t>
      </w:r>
      <w:r w:rsidR="00D74AB6">
        <w:rPr>
          <w:sz w:val="24"/>
          <w:szCs w:val="24"/>
        </w:rPr>
        <w:t xml:space="preserve"> </w:t>
      </w:r>
      <w:r w:rsidR="007B10BF">
        <w:rPr>
          <w:sz w:val="24"/>
          <w:szCs w:val="24"/>
        </w:rPr>
        <w:t>The</w:t>
      </w:r>
      <w:r w:rsidR="003B1CEC">
        <w:rPr>
          <w:sz w:val="24"/>
          <w:szCs w:val="24"/>
        </w:rPr>
        <w:t xml:space="preserve"> recommended</w:t>
      </w:r>
      <w:r w:rsidR="007B10BF">
        <w:rPr>
          <w:sz w:val="24"/>
          <w:szCs w:val="24"/>
        </w:rPr>
        <w:t xml:space="preserve"> post-hoc analysis discussed in the, “Drivers of copper and zinc exceedances,” section could be an important and </w:t>
      </w:r>
      <w:r w:rsidR="00C144DE">
        <w:rPr>
          <w:sz w:val="24"/>
          <w:szCs w:val="24"/>
        </w:rPr>
        <w:t>achievable</w:t>
      </w:r>
      <w:r w:rsidR="007B10BF">
        <w:rPr>
          <w:sz w:val="24"/>
          <w:szCs w:val="24"/>
        </w:rPr>
        <w:t xml:space="preserve"> step towards this goal.</w:t>
      </w:r>
      <w:r w:rsidR="00D74AB6">
        <w:rPr>
          <w:sz w:val="24"/>
          <w:szCs w:val="24"/>
        </w:rPr>
        <w:t xml:space="preserve"> </w:t>
      </w:r>
    </w:p>
    <w:p w14:paraId="67E13F70" w14:textId="77777777" w:rsidR="003B1CEC" w:rsidRDefault="003B1CEC" w:rsidP="00042F92">
      <w:pPr>
        <w:rPr>
          <w:sz w:val="24"/>
          <w:szCs w:val="24"/>
        </w:rPr>
      </w:pPr>
    </w:p>
    <w:p w14:paraId="013F7C83" w14:textId="09686B1E" w:rsidR="00F728D7" w:rsidRPr="007B10BF" w:rsidRDefault="00C055FD" w:rsidP="00042F92">
      <w:pPr>
        <w:rPr>
          <w:sz w:val="24"/>
          <w:szCs w:val="24"/>
        </w:rPr>
      </w:pPr>
      <w:r>
        <w:rPr>
          <w:sz w:val="24"/>
          <w:szCs w:val="24"/>
        </w:rPr>
        <w:t>A</w:t>
      </w:r>
      <w:r w:rsidR="007B10BF">
        <w:rPr>
          <w:sz w:val="24"/>
          <w:szCs w:val="24"/>
        </w:rPr>
        <w:t>dditionally, a</w:t>
      </w:r>
      <w:r w:rsidR="00192C82">
        <w:rPr>
          <w:sz w:val="24"/>
          <w:szCs w:val="24"/>
        </w:rPr>
        <w:t xml:space="preserve"> pilot project to </w:t>
      </w:r>
      <w:commentRangeStart w:id="272"/>
      <w:r w:rsidR="00192C82">
        <w:rPr>
          <w:sz w:val="24"/>
          <w:szCs w:val="24"/>
        </w:rPr>
        <w:t>install</w:t>
      </w:r>
      <w:r>
        <w:rPr>
          <w:sz w:val="24"/>
          <w:szCs w:val="24"/>
        </w:rPr>
        <w:t xml:space="preserve"> </w:t>
      </w:r>
      <w:r w:rsidR="00193C89">
        <w:rPr>
          <w:sz w:val="24"/>
          <w:szCs w:val="24"/>
        </w:rPr>
        <w:t xml:space="preserve">proven </w:t>
      </w:r>
      <w:r>
        <w:rPr>
          <w:sz w:val="24"/>
          <w:szCs w:val="24"/>
        </w:rPr>
        <w:t xml:space="preserve">green infrastructure </w:t>
      </w:r>
      <w:commentRangeEnd w:id="272"/>
      <w:r w:rsidR="008916CE">
        <w:rPr>
          <w:rStyle w:val="CommentReference"/>
        </w:rPr>
        <w:commentReference w:id="272"/>
      </w:r>
      <w:r w:rsidR="00193C89">
        <w:rPr>
          <w:sz w:val="24"/>
          <w:szCs w:val="24"/>
        </w:rPr>
        <w:t>that</w:t>
      </w:r>
      <w:r>
        <w:rPr>
          <w:sz w:val="24"/>
          <w:szCs w:val="24"/>
        </w:rPr>
        <w:t xml:space="preserve"> filter</w:t>
      </w:r>
      <w:r w:rsidR="00193C89">
        <w:rPr>
          <w:sz w:val="24"/>
          <w:szCs w:val="24"/>
        </w:rPr>
        <w:t>s</w:t>
      </w:r>
      <w:r>
        <w:rPr>
          <w:sz w:val="24"/>
          <w:szCs w:val="24"/>
        </w:rPr>
        <w:t xml:space="preserve"> many pollutants of concern would be a substantive step towards </w:t>
      </w:r>
      <w:r w:rsidR="00193C89">
        <w:rPr>
          <w:sz w:val="24"/>
          <w:szCs w:val="24"/>
        </w:rPr>
        <w:t>more widespread</w:t>
      </w:r>
      <w:r w:rsidR="00192C82">
        <w:rPr>
          <w:sz w:val="24"/>
          <w:szCs w:val="24"/>
        </w:rPr>
        <w:t xml:space="preserve"> community</w:t>
      </w:r>
      <w:r w:rsidR="00193C89">
        <w:rPr>
          <w:sz w:val="24"/>
          <w:szCs w:val="24"/>
        </w:rPr>
        <w:t xml:space="preserve"> adoption.</w:t>
      </w:r>
      <w:r w:rsidR="00D74AB6">
        <w:rPr>
          <w:sz w:val="24"/>
          <w:szCs w:val="24"/>
        </w:rPr>
        <w:t xml:space="preserve"> </w:t>
      </w:r>
      <w:r w:rsidR="00817877">
        <w:rPr>
          <w:sz w:val="24"/>
          <w:szCs w:val="24"/>
        </w:rPr>
        <w:t>Visible, proven success stories</w:t>
      </w:r>
      <w:r w:rsidR="00C144DE">
        <w:rPr>
          <w:sz w:val="24"/>
          <w:szCs w:val="24"/>
        </w:rPr>
        <w:t xml:space="preserve"> will encourage</w:t>
      </w:r>
      <w:r w:rsidR="00193C89">
        <w:rPr>
          <w:sz w:val="24"/>
          <w:szCs w:val="24"/>
        </w:rPr>
        <w:t xml:space="preserve"> land managers and property owners to adopt green infrastructure practices both in mitigation actions and </w:t>
      </w:r>
      <w:r w:rsidR="005E4286">
        <w:rPr>
          <w:sz w:val="24"/>
          <w:szCs w:val="24"/>
        </w:rPr>
        <w:t xml:space="preserve">in </w:t>
      </w:r>
      <w:r w:rsidR="00193C89">
        <w:rPr>
          <w:sz w:val="24"/>
          <w:szCs w:val="24"/>
        </w:rPr>
        <w:t>new designs</w:t>
      </w:r>
      <w:r w:rsidR="0017102C">
        <w:rPr>
          <w:sz w:val="24"/>
          <w:szCs w:val="24"/>
        </w:rPr>
        <w:t xml:space="preserve"> </w:t>
      </w:r>
      <w:r w:rsidR="001254BB">
        <w:rPr>
          <w:sz w:val="24"/>
          <w:szCs w:val="24"/>
        </w:rPr>
        <w:fldChar w:fldCharType="begin" w:fldLock="1">
          <w:fldData xml:space="preserve">ZQBKAHkAbABVADAAdAB2ADQAegBZAFEALwBpAHUAQwB6AHAARgBOAFMAYQBSAE0ANQB0AFQARQA2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</w:fldData>
        </w:fldChar>
      </w:r>
      <w:r w:rsidR="00B015A0">
        <w:rPr>
          <w:sz w:val="24"/>
          <w:szCs w:val="24"/>
        </w:rPr>
        <w:instrText>ADDIN paperpile_citation &lt;clusterId&gt;O489C749R121V842&lt;/clusterId&gt;&lt;version&gt;0.6.11&lt;/version&gt;&lt;metadata&gt;&lt;citation&gt;&lt;id&gt;583f5124-eb4d-4807-9044-be13f220c035&lt;/id&gt;&lt;no_author/&gt;&lt;prefix/&gt;&lt;suffix/&gt;&lt;locator/&gt;&lt;locator_label&gt;page&lt;/locator_label&gt;&lt;/citation&gt;&lt;/metadata&gt; \* MERGEFORMAT</w:instrText>
      </w:r>
      <w:r w:rsidR="001254BB">
        <w:rPr>
          <w:sz w:val="24"/>
          <w:szCs w:val="24"/>
        </w:rPr>
      </w:r>
      <w:r w:rsidR="001254BB">
        <w:rPr>
          <w:sz w:val="24"/>
          <w:szCs w:val="24"/>
        </w:rPr>
        <w:fldChar w:fldCharType="separate"/>
      </w:r>
      <w:r w:rsidR="001254BB">
        <w:rPr>
          <w:noProof/>
          <w:sz w:val="24"/>
          <w:szCs w:val="24"/>
        </w:rPr>
        <w:t>(City of Homer 2020)</w:t>
      </w:r>
      <w:r w:rsidR="001254BB">
        <w:rPr>
          <w:sz w:val="24"/>
          <w:szCs w:val="24"/>
        </w:rPr>
        <w:fldChar w:fldCharType="end"/>
      </w:r>
      <w:r w:rsidR="00817877">
        <w:rPr>
          <w:sz w:val="24"/>
          <w:szCs w:val="24"/>
        </w:rPr>
        <w:t>.</w:t>
      </w:r>
      <w:r w:rsidR="00D74AB6">
        <w:rPr>
          <w:sz w:val="24"/>
          <w:szCs w:val="24"/>
        </w:rPr>
        <w:t xml:space="preserve"> </w:t>
      </w:r>
      <w:r w:rsidR="00817877">
        <w:rPr>
          <w:sz w:val="24"/>
          <w:szCs w:val="24"/>
        </w:rPr>
        <w:t>Such actions are</w:t>
      </w:r>
      <w:r w:rsidR="005F489D">
        <w:rPr>
          <w:sz w:val="24"/>
          <w:szCs w:val="24"/>
        </w:rPr>
        <w:t xml:space="preserve"> </w:t>
      </w:r>
      <w:r w:rsidR="00817877">
        <w:rPr>
          <w:sz w:val="24"/>
          <w:szCs w:val="24"/>
        </w:rPr>
        <w:t>in</w:t>
      </w:r>
      <w:r w:rsidR="005F489D">
        <w:rPr>
          <w:sz w:val="24"/>
          <w:szCs w:val="24"/>
        </w:rPr>
        <w:t xml:space="preserve"> </w:t>
      </w:r>
      <w:r w:rsidR="005F489D" w:rsidRPr="005F489D">
        <w:rPr>
          <w:rFonts w:asciiTheme="majorHAnsi" w:hAnsiTheme="majorHAnsi"/>
          <w:sz w:val="24"/>
          <w:szCs w:val="24"/>
        </w:rPr>
        <w:t>alignment with goals outlined</w:t>
      </w:r>
      <w:r w:rsidR="00F728D7">
        <w:rPr>
          <w:rFonts w:asciiTheme="majorHAnsi" w:hAnsiTheme="majorHAnsi"/>
          <w:sz w:val="24"/>
          <w:szCs w:val="24"/>
        </w:rPr>
        <w:t xml:space="preserve"> in section 4.1in</w:t>
      </w:r>
      <w:r w:rsidR="005F489D" w:rsidRPr="005F489D">
        <w:rPr>
          <w:rFonts w:asciiTheme="majorHAnsi" w:hAnsiTheme="majorHAnsi"/>
          <w:sz w:val="24"/>
          <w:szCs w:val="24"/>
        </w:rPr>
        <w:t xml:space="preserve"> the </w:t>
      </w:r>
      <w:r w:rsidR="005F489D" w:rsidRPr="005F489D">
        <w:rPr>
          <w:rFonts w:asciiTheme="majorHAnsi" w:hAnsiTheme="majorHAnsi" w:cs="Arial"/>
          <w:sz w:val="24"/>
          <w:szCs w:val="24"/>
        </w:rPr>
        <w:t>City of Soldotna 2015 Soldotna Drainage Master Plan</w:t>
      </w:r>
      <w:r w:rsidR="00F728D7">
        <w:rPr>
          <w:rFonts w:asciiTheme="majorHAnsi" w:hAnsiTheme="majorHAnsi" w:cs="Arial"/>
          <w:sz w:val="24"/>
          <w:szCs w:val="24"/>
        </w:rPr>
        <w:t xml:space="preserve">: </w:t>
      </w:r>
    </w:p>
    <w:p w14:paraId="4E060BC4" w14:textId="77777777" w:rsidR="00F728D7" w:rsidRDefault="00F728D7" w:rsidP="00042F92">
      <w:pPr>
        <w:rPr>
          <w:rFonts w:asciiTheme="majorHAnsi" w:hAnsiTheme="majorHAnsi" w:cs="Arial"/>
          <w:sz w:val="24"/>
          <w:szCs w:val="24"/>
        </w:rPr>
      </w:pPr>
    </w:p>
    <w:p w14:paraId="23BA9126" w14:textId="70AC0434" w:rsidR="005F489D" w:rsidRPr="0017102C" w:rsidRDefault="00F728D7" w:rsidP="00F728D7">
      <w:pPr>
        <w:ind w:left="720"/>
        <w:rPr>
          <w:rFonts w:asciiTheme="majorHAnsi" w:hAnsiTheme="majorHAnsi" w:cs="Arial"/>
          <w:i/>
          <w:sz w:val="24"/>
          <w:szCs w:val="24"/>
        </w:rPr>
      </w:pPr>
      <w:r w:rsidRPr="00F728D7">
        <w:rPr>
          <w:rFonts w:asciiTheme="majorHAnsi" w:hAnsiTheme="majorHAnsi" w:cs="Arial"/>
          <w:i/>
          <w:sz w:val="24"/>
          <w:szCs w:val="24"/>
        </w:rPr>
        <w:t xml:space="preserve">“Use public facility development and operations to model sustainable design techniques, such as using green areas along roads for stormwater detention and treatment, maximizing retention of native vegetation, reducing the impermeable footprint of new </w:t>
      </w:r>
      <w:r w:rsidRPr="0017102C">
        <w:rPr>
          <w:rFonts w:asciiTheme="majorHAnsi" w:hAnsiTheme="majorHAnsi" w:cs="Arial"/>
          <w:i/>
          <w:sz w:val="24"/>
          <w:szCs w:val="24"/>
        </w:rPr>
        <w:t>development…”</w:t>
      </w:r>
      <w:r w:rsidR="0017102C" w:rsidRPr="0017102C">
        <w:rPr>
          <w:rFonts w:asciiTheme="majorHAnsi" w:hAnsiTheme="majorHAnsi" w:cs="Arial"/>
          <w:i/>
          <w:sz w:val="24"/>
          <w:szCs w:val="24"/>
        </w:rPr>
        <w:t xml:space="preserve"> </w:t>
      </w:r>
      <w:r w:rsidR="0017102C" w:rsidRPr="0017102C">
        <w:rPr>
          <w:rFonts w:asciiTheme="majorHAnsi" w:hAnsiTheme="majorHAnsi" w:cs="Arial"/>
          <w:i/>
          <w:sz w:val="24"/>
          <w:szCs w:val="24"/>
        </w:rPr>
        <w:fldChar w:fldCharType="begin" w:fldLock="1">
          <w:fldData xml:space="preserve">ZQBKAHgAdABVAGwAdABQADIAegBBAFUALwBpAHUAUgBuAHgAdABxAHgALwBkAE8AMAAxAFoASwBL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</w:fldData>
        </w:fldChar>
      </w:r>
      <w:r w:rsidR="001C0D9C">
        <w:rPr>
          <w:rFonts w:asciiTheme="majorHAnsi" w:hAnsiTheme="majorHAnsi" w:cs="Arial"/>
          <w:i/>
          <w:sz w:val="24"/>
          <w:szCs w:val="24"/>
        </w:rPr>
        <w:instrText>ADDIN paperpile_citation &lt;clusterId&gt;H184V144R524O245&lt;/clusterId&gt;&lt;version&gt;0.6.11&lt;/version&gt;&lt;metadata&gt;&lt;citation&gt;&lt;id&gt;d53a6be7-e1e7-408f-819c-b41552ff330b&lt;/id&gt;&lt;no_author/&gt;&lt;prefix/&gt;&lt;suffix/&gt;&lt;locator/&gt;&lt;locator_label&gt;page&lt;/locator_label&gt;&lt;/citation&gt;&lt;/metadata&gt; \* MERGEFORMAT</w:instrText>
      </w:r>
      <w:r w:rsidR="001C0D9C" w:rsidRPr="0017102C">
        <w:rPr>
          <w:rFonts w:asciiTheme="majorHAnsi" w:hAnsiTheme="majorHAnsi" w:cs="Arial"/>
          <w:i/>
          <w:sz w:val="24"/>
          <w:szCs w:val="24"/>
        </w:rPr>
      </w:r>
      <w:r w:rsidR="0017102C" w:rsidRPr="0017102C">
        <w:rPr>
          <w:rFonts w:asciiTheme="majorHAnsi" w:hAnsiTheme="majorHAnsi" w:cs="Arial"/>
          <w:i/>
          <w:sz w:val="24"/>
          <w:szCs w:val="24"/>
        </w:rPr>
        <w:fldChar w:fldCharType="separate"/>
      </w:r>
      <w:r w:rsidR="0017102C" w:rsidRPr="00B015A0">
        <w:rPr>
          <w:rFonts w:asciiTheme="majorHAnsi" w:hAnsiTheme="majorHAnsi" w:cs="Arial"/>
          <w:noProof/>
          <w:sz w:val="24"/>
          <w:szCs w:val="24"/>
        </w:rPr>
        <w:t>(City of Soldotna 2016)</w:t>
      </w:r>
      <w:r w:rsidR="0017102C" w:rsidRPr="0017102C">
        <w:rPr>
          <w:rFonts w:asciiTheme="majorHAnsi" w:hAnsiTheme="majorHAnsi" w:cs="Arial"/>
          <w:i/>
          <w:sz w:val="24"/>
          <w:szCs w:val="24"/>
        </w:rPr>
        <w:fldChar w:fldCharType="end"/>
      </w:r>
      <w:r w:rsidR="005F489D" w:rsidRPr="0017102C">
        <w:rPr>
          <w:rFonts w:asciiTheme="majorHAnsi" w:hAnsiTheme="majorHAnsi" w:cs="Arial"/>
          <w:i/>
          <w:sz w:val="24"/>
          <w:szCs w:val="24"/>
        </w:rPr>
        <w:t>.</w:t>
      </w:r>
    </w:p>
    <w:p w14:paraId="34050629" w14:textId="01924041" w:rsidR="005F489D" w:rsidRDefault="005F489D" w:rsidP="00042F92">
      <w:pPr>
        <w:rPr>
          <w:sz w:val="24"/>
          <w:szCs w:val="24"/>
        </w:rPr>
      </w:pPr>
    </w:p>
    <w:p w14:paraId="5AA8DF7C" w14:textId="19A7199D" w:rsidR="00527407" w:rsidRDefault="005E4286" w:rsidP="00042F92">
      <w:pPr>
        <w:rPr>
          <w:sz w:val="24"/>
          <w:szCs w:val="24"/>
        </w:rPr>
      </w:pPr>
      <w:r>
        <w:rPr>
          <w:sz w:val="24"/>
          <w:szCs w:val="24"/>
        </w:rPr>
        <w:t>S</w:t>
      </w:r>
      <w:r w:rsidR="00192C82">
        <w:rPr>
          <w:sz w:val="24"/>
          <w:szCs w:val="24"/>
        </w:rPr>
        <w:t>pecifically, opportunistic</w:t>
      </w:r>
      <w:r>
        <w:rPr>
          <w:sz w:val="24"/>
          <w:szCs w:val="24"/>
        </w:rPr>
        <w:t xml:space="preserve"> monitoring </w:t>
      </w:r>
      <w:r w:rsidR="00192C82">
        <w:rPr>
          <w:sz w:val="24"/>
          <w:szCs w:val="24"/>
        </w:rPr>
        <w:t>could be</w:t>
      </w:r>
      <w:r>
        <w:rPr>
          <w:sz w:val="24"/>
          <w:szCs w:val="24"/>
        </w:rPr>
        <w:t xml:space="preserve"> performed </w:t>
      </w:r>
      <w:r w:rsidR="00F728D7">
        <w:rPr>
          <w:sz w:val="24"/>
          <w:szCs w:val="24"/>
        </w:rPr>
        <w:t>below</w:t>
      </w:r>
      <w:r w:rsidR="00192C82">
        <w:rPr>
          <w:sz w:val="24"/>
          <w:szCs w:val="24"/>
        </w:rPr>
        <w:t xml:space="preserve"> known sources or sources of untreated storm water outfall</w:t>
      </w:r>
      <w:r w:rsidR="00DC5E14">
        <w:rPr>
          <w:sz w:val="24"/>
          <w:szCs w:val="24"/>
        </w:rPr>
        <w:t xml:space="preserve"> (ADEC, 2011)</w:t>
      </w:r>
      <w:r w:rsidR="00192C82">
        <w:rPr>
          <w:sz w:val="24"/>
          <w:szCs w:val="24"/>
        </w:rPr>
        <w:t xml:space="preserve"> </w:t>
      </w:r>
      <w:r>
        <w:rPr>
          <w:sz w:val="24"/>
          <w:szCs w:val="24"/>
        </w:rPr>
        <w:t xml:space="preserve">before, during, and after installation </w:t>
      </w:r>
      <w:r w:rsidR="00DC5E14">
        <w:rPr>
          <w:sz w:val="24"/>
          <w:szCs w:val="24"/>
        </w:rPr>
        <w:t>of</w:t>
      </w:r>
      <w:r>
        <w:rPr>
          <w:sz w:val="24"/>
          <w:szCs w:val="24"/>
        </w:rPr>
        <w:t xml:space="preserve"> mitigating infrastructure such as </w:t>
      </w:r>
      <w:r w:rsidR="005F489D">
        <w:rPr>
          <w:sz w:val="24"/>
          <w:szCs w:val="24"/>
        </w:rPr>
        <w:t xml:space="preserve">sedimentation basins, diffuser outfalls, </w:t>
      </w:r>
      <w:r>
        <w:rPr>
          <w:sz w:val="24"/>
          <w:szCs w:val="24"/>
        </w:rPr>
        <w:t xml:space="preserve">rain gardens, bio-swales, or </w:t>
      </w:r>
      <w:r w:rsidR="00DC5E14">
        <w:rPr>
          <w:sz w:val="24"/>
          <w:szCs w:val="24"/>
        </w:rPr>
        <w:t>stream bank revegetation</w:t>
      </w:r>
      <w:r w:rsidR="00A22082">
        <w:rPr>
          <w:sz w:val="24"/>
          <w:szCs w:val="24"/>
        </w:rPr>
        <w:t>.</w:t>
      </w:r>
      <w:r w:rsidR="00D74AB6">
        <w:rPr>
          <w:sz w:val="24"/>
          <w:szCs w:val="24"/>
        </w:rPr>
        <w:t xml:space="preserve"> </w:t>
      </w:r>
      <w:r w:rsidR="00DC5E14">
        <w:rPr>
          <w:sz w:val="24"/>
          <w:szCs w:val="24"/>
        </w:rPr>
        <w:t>While t</w:t>
      </w:r>
      <w:r>
        <w:rPr>
          <w:sz w:val="24"/>
          <w:szCs w:val="24"/>
        </w:rPr>
        <w:t>he study expansion</w:t>
      </w:r>
      <w:r w:rsidR="00DC5E14">
        <w:rPr>
          <w:sz w:val="24"/>
          <w:szCs w:val="24"/>
        </w:rPr>
        <w:t>s described will</w:t>
      </w:r>
      <w:r>
        <w:rPr>
          <w:sz w:val="24"/>
          <w:szCs w:val="24"/>
        </w:rPr>
        <w:t xml:space="preserve"> help </w:t>
      </w:r>
      <w:r w:rsidR="00DC5E14">
        <w:rPr>
          <w:sz w:val="24"/>
          <w:szCs w:val="24"/>
        </w:rPr>
        <w:t>better</w:t>
      </w:r>
      <w:r>
        <w:rPr>
          <w:sz w:val="24"/>
          <w:szCs w:val="24"/>
        </w:rPr>
        <w:t xml:space="preserve"> define the most ecologically signific</w:t>
      </w:r>
      <w:r w:rsidR="00DC5E14">
        <w:rPr>
          <w:sz w:val="24"/>
          <w:szCs w:val="24"/>
        </w:rPr>
        <w:t xml:space="preserve">ant </w:t>
      </w:r>
      <w:r w:rsidR="00F728D7">
        <w:rPr>
          <w:sz w:val="24"/>
          <w:szCs w:val="24"/>
        </w:rPr>
        <w:t xml:space="preserve">metals pollution </w:t>
      </w:r>
      <w:r w:rsidR="00DC5E14">
        <w:rPr>
          <w:sz w:val="24"/>
          <w:szCs w:val="24"/>
        </w:rPr>
        <w:t>exceedances,</w:t>
      </w:r>
      <w:r>
        <w:rPr>
          <w:sz w:val="24"/>
          <w:szCs w:val="24"/>
        </w:rPr>
        <w:t xml:space="preserve"> </w:t>
      </w:r>
      <w:r w:rsidR="00A22082">
        <w:rPr>
          <w:sz w:val="24"/>
          <w:szCs w:val="24"/>
        </w:rPr>
        <w:t xml:space="preserve">even </w:t>
      </w:r>
      <w:r>
        <w:rPr>
          <w:sz w:val="24"/>
          <w:szCs w:val="24"/>
        </w:rPr>
        <w:t>prior to having its results and conclusions</w:t>
      </w:r>
      <w:r w:rsidR="00F728D7">
        <w:rPr>
          <w:sz w:val="24"/>
          <w:szCs w:val="24"/>
        </w:rPr>
        <w:t xml:space="preserve">, </w:t>
      </w:r>
      <w:r>
        <w:rPr>
          <w:sz w:val="24"/>
          <w:szCs w:val="24"/>
        </w:rPr>
        <w:t>stream</w:t>
      </w:r>
      <w:r w:rsidR="00F728D7">
        <w:rPr>
          <w:sz w:val="24"/>
          <w:szCs w:val="24"/>
        </w:rPr>
        <w:t>s</w:t>
      </w:r>
      <w:r>
        <w:rPr>
          <w:sz w:val="24"/>
          <w:szCs w:val="24"/>
        </w:rPr>
        <w:t xml:space="preserve"> may be targeted for mitigation wherever cooperative landowners are willing.</w:t>
      </w:r>
    </w:p>
    <w:p w14:paraId="4CEB1D3D" w14:textId="72E8F969" w:rsidR="00732355" w:rsidRDefault="00732355" w:rsidP="00042F92">
      <w:pPr>
        <w:rPr>
          <w:ins w:id="273" w:author="Benjamin Meyer" w:date="2021-02-19T14:54:00Z"/>
          <w:sz w:val="24"/>
          <w:szCs w:val="24"/>
        </w:rPr>
      </w:pPr>
    </w:p>
    <w:p w14:paraId="6EB5376A" w14:textId="4CB518F1" w:rsidR="00BF0AB1" w:rsidRDefault="00BF0AB1" w:rsidP="00042F92">
      <w:pPr>
        <w:rPr>
          <w:ins w:id="274" w:author="Benjamin Meyer" w:date="2021-02-19T14:54:00Z"/>
          <w:sz w:val="24"/>
          <w:szCs w:val="24"/>
        </w:rPr>
      </w:pPr>
    </w:p>
    <w:p w14:paraId="62EBD7BC" w14:textId="12E395A4" w:rsidR="00BF0AB1" w:rsidRDefault="00BF0AB1" w:rsidP="00C21C70">
      <w:pPr>
        <w:rPr>
          <w:ins w:id="275" w:author="Benjamin Meyer" w:date="2021-02-19T14:54:00Z"/>
          <w:sz w:val="24"/>
          <w:szCs w:val="24"/>
        </w:rPr>
      </w:pPr>
      <w:ins w:id="276" w:author="Benjamin Meyer" w:date="2021-02-19T14:54:00Z">
        <w:r>
          <w:rPr>
            <w:sz w:val="24"/>
            <w:szCs w:val="24"/>
          </w:rPr>
          <w:t>To use someherer:</w:t>
        </w:r>
      </w:ins>
    </w:p>
    <w:p w14:paraId="3FF073BE" w14:textId="77777777" w:rsidR="00BF0AB1" w:rsidRDefault="00BF0AB1" w:rsidP="00C21C70">
      <w:pPr>
        <w:rPr>
          <w:ins w:id="277" w:author="Benjamin Meyer" w:date="2021-02-19T14:54:00Z"/>
          <w:sz w:val="24"/>
          <w:szCs w:val="24"/>
        </w:rPr>
      </w:pPr>
    </w:p>
    <w:p w14:paraId="4B3F3C56" w14:textId="7FF5F4B7" w:rsidR="00BF0AB1" w:rsidRDefault="00BF0AB1" w:rsidP="00BF0AB1">
      <w:pPr>
        <w:rPr>
          <w:ins w:id="278" w:author="Benjamin Meyer" w:date="2021-02-19T14:54:00Z"/>
          <w:bCs/>
          <w:sz w:val="24"/>
          <w:szCs w:val="24"/>
        </w:rPr>
      </w:pPr>
      <w:commentRangeStart w:id="279"/>
      <w:ins w:id="280" w:author="Benjamin Meyer" w:date="2021-02-19T14:54:00Z">
        <w:r>
          <w:rPr>
            <w:bCs/>
            <w:sz w:val="24"/>
            <w:szCs w:val="24"/>
          </w:rPr>
          <w:t>Annua</w:t>
        </w:r>
        <w:commentRangeEnd w:id="279"/>
        <w:r>
          <w:rPr>
            <w:rStyle w:val="CommentReference"/>
          </w:rPr>
          <w:commentReference w:id="279"/>
        </w:r>
        <w:r>
          <w:rPr>
            <w:bCs/>
            <w:sz w:val="24"/>
            <w:szCs w:val="24"/>
          </w:rPr>
          <w:t>l sampling for copper will continue at these and other sites in order to monitor for future exceedances or trending changes over time.</w:t>
        </w:r>
      </w:ins>
    </w:p>
    <w:p w14:paraId="19B9FF74" w14:textId="43CA9B65" w:rsidR="00BF0AB1" w:rsidRDefault="00BF0AB1" w:rsidP="00BF0AB1">
      <w:pPr>
        <w:rPr>
          <w:ins w:id="281" w:author="Benjamin Meyer" w:date="2021-02-19T14:54:00Z"/>
          <w:bCs/>
          <w:sz w:val="24"/>
          <w:szCs w:val="24"/>
        </w:rPr>
      </w:pPr>
    </w:p>
    <w:p w14:paraId="3D02C6BD" w14:textId="77777777" w:rsidR="00BF0AB1" w:rsidRDefault="00BF0AB1" w:rsidP="00BF0AB1">
      <w:pPr>
        <w:rPr>
          <w:bCs/>
          <w:sz w:val="24"/>
          <w:szCs w:val="24"/>
        </w:rPr>
      </w:pPr>
      <w:r>
        <w:rPr>
          <w:bCs/>
          <w:sz w:val="24"/>
          <w:szCs w:val="24"/>
        </w:rPr>
        <w:t>Annual sampling for zinc will continue at these and other sites in order to monitor for future exceedances or trending changes over time.</w:t>
      </w:r>
    </w:p>
    <w:p w14:paraId="4EB85BCA" w14:textId="77777777" w:rsidR="00BF0AB1" w:rsidRPr="00BF6E75" w:rsidRDefault="00BF0AB1" w:rsidP="00BF0AB1">
      <w:pPr>
        <w:rPr>
          <w:ins w:id="282" w:author="Benjamin Meyer" w:date="2021-02-19T14:54:00Z"/>
          <w:bCs/>
          <w:sz w:val="24"/>
          <w:szCs w:val="24"/>
        </w:rPr>
      </w:pPr>
    </w:p>
    <w:p w14:paraId="6C349192" w14:textId="77777777" w:rsidR="00BF0AB1" w:rsidRDefault="00BF0AB1" w:rsidP="00042F92">
      <w:pPr>
        <w:rPr>
          <w:ins w:id="283" w:author="Benjamin Meyer" w:date="2020-11-30T10:46:00Z"/>
          <w:sz w:val="24"/>
          <w:szCs w:val="24"/>
        </w:rPr>
      </w:pPr>
    </w:p>
    <w:p w14:paraId="62F8344A" w14:textId="7C6BA9B8" w:rsidR="00527407" w:rsidRDefault="00527407" w:rsidP="00042F92">
      <w:pPr>
        <w:rPr>
          <w:sz w:val="24"/>
          <w:szCs w:val="24"/>
        </w:rPr>
      </w:pPr>
    </w:p>
    <w:p w14:paraId="6C66F7F3" w14:textId="303527F3" w:rsidR="00A97748" w:rsidRDefault="00A97748" w:rsidP="00F96D31">
      <w:pPr>
        <w:pStyle w:val="Heading1"/>
        <w:rPr>
          <w:b/>
        </w:rPr>
      </w:pPr>
      <w:bookmarkStart w:id="284" w:name="_Toc64271446"/>
      <w:r w:rsidRPr="00A97748">
        <w:rPr>
          <w:b/>
        </w:rPr>
        <w:t>Data availability</w:t>
      </w:r>
      <w:bookmarkEnd w:id="284"/>
    </w:p>
    <w:p w14:paraId="024A5A97" w14:textId="77777777" w:rsidR="00F96D31" w:rsidRPr="00F96D31" w:rsidRDefault="00F96D31" w:rsidP="00F96D31"/>
    <w:p w14:paraId="14850A65" w14:textId="7C490CFC" w:rsidR="00A97748" w:rsidRPr="00A97748" w:rsidRDefault="00A97748" w:rsidP="00A97748">
      <w:pPr>
        <w:rPr>
          <w:sz w:val="24"/>
          <w:szCs w:val="24"/>
        </w:rPr>
        <w:sectPr w:rsidR="00A97748" w:rsidRPr="00A97748" w:rsidSect="005F7DDC">
          <w:pgSz w:w="12240" w:h="15840"/>
          <w:pgMar w:top="1080" w:right="1080" w:bottom="1080" w:left="1080" w:header="720" w:footer="720" w:gutter="0"/>
          <w:cols w:space="720"/>
          <w:titlePg/>
          <w:docGrid w:linePitch="360"/>
        </w:sectPr>
      </w:pPr>
      <w:r>
        <w:rPr>
          <w:sz w:val="24"/>
          <w:szCs w:val="24"/>
        </w:rPr>
        <w:t xml:space="preserve">All data and analysis used to generate this report is available at </w:t>
      </w:r>
      <w:hyperlink r:id="rId21" w:history="1">
        <w:r w:rsidR="00F96D31" w:rsidRPr="00F96D31">
          <w:rPr>
            <w:rStyle w:val="Hyperlink"/>
            <w:color w:val="002060"/>
            <w:sz w:val="24"/>
            <w:szCs w:val="24"/>
          </w:rPr>
          <w:t>https://github.com/Kenai-Watershed-Forum/KWF_Metals_2019_2020</w:t>
        </w:r>
      </w:hyperlink>
      <w:r w:rsidR="00F96D31" w:rsidRPr="00F96D31">
        <w:rPr>
          <w:color w:val="002060"/>
          <w:sz w:val="24"/>
          <w:szCs w:val="24"/>
        </w:rPr>
        <w:t>.</w:t>
      </w:r>
    </w:p>
    <w:p w14:paraId="7C2590C1" w14:textId="77777777" w:rsidR="00B55E23" w:rsidRPr="003B4EC2" w:rsidRDefault="00B55E23" w:rsidP="00B55E23">
      <w:pPr>
        <w:pStyle w:val="Heading1"/>
        <w:rPr>
          <w:b/>
          <w:sz w:val="24"/>
          <w:szCs w:val="24"/>
        </w:rPr>
      </w:pPr>
      <w:bookmarkStart w:id="285" w:name="_Toc64271447"/>
      <w:r w:rsidRPr="003B4EC2">
        <w:rPr>
          <w:b/>
        </w:rPr>
        <w:lastRenderedPageBreak/>
        <w:t>References</w:t>
      </w:r>
      <w:bookmarkEnd w:id="285"/>
    </w:p>
    <w:p w14:paraId="482F27DC" w14:textId="77777777" w:rsidR="00B6085F" w:rsidRPr="00F22B91" w:rsidRDefault="00B6085F" w:rsidP="00B6085F">
      <w:pPr>
        <w:rPr>
          <w:sz w:val="24"/>
          <w:szCs w:val="24"/>
        </w:rPr>
      </w:pPr>
    </w:p>
    <w:p w14:paraId="38A62565" w14:textId="37B6FEFC" w:rsidR="00DF00C9" w:rsidRDefault="005C52BF" w:rsidP="005C52BF">
      <w:pPr>
        <w:ind w:left="720" w:hanging="720"/>
        <w:rPr>
          <w:noProof/>
          <w:sz w:val="24"/>
          <w:szCs w:val="24"/>
          <w:lang w:eastAsia="en-US"/>
        </w:rPr>
      </w:pPr>
      <w:r>
        <w:rPr>
          <w:sz w:val="24"/>
          <w:szCs w:val="24"/>
          <w:lang w:eastAsia="en-US"/>
        </w:rPr>
        <w:fldChar w:fldCharType="begin" w:fldLock="1"/>
      </w:r>
      <w:r w:rsidR="00DF00C9">
        <w:rPr>
          <w:sz w:val="24"/>
          <w:szCs w:val="24"/>
          <w:lang w:eastAsia="en-US"/>
        </w:rPr>
        <w:instrText>ADDIN paperpile_bibliography &lt;pp-bibliography&gt;&lt;first-reference-indices&gt;&lt;formatting&gt;1&lt;/formatting&gt;&lt;space-after&gt;1&lt;/space-after&gt;&lt;/first-reference-indices&gt;&lt;/pp-bibliography&gt; \* MERGEFORMAT</w:instrText>
      </w:r>
      <w:r>
        <w:rPr>
          <w:sz w:val="24"/>
          <w:szCs w:val="24"/>
          <w:lang w:eastAsia="en-US"/>
        </w:rPr>
        <w:fldChar w:fldCharType="separate"/>
      </w:r>
      <w:r w:rsidR="00DF00C9">
        <w:rPr>
          <w:noProof/>
          <w:sz w:val="24"/>
          <w:szCs w:val="24"/>
          <w:lang w:eastAsia="en-US"/>
        </w:rPr>
        <w:t>ADEC. 2008. Alaska Water Quality Criteria Manual for Toxic and Other Deleterious Organic and Inorganic Substances. Available from https://dec.alaska.gov/media/11546/alaska-water-quality-criteria-manual-for-toxic-and-other-deleterious-organic-and-inorganic-substances.pdf.</w:t>
      </w:r>
    </w:p>
    <w:p w14:paraId="687B4052" w14:textId="77777777" w:rsidR="00DF00C9" w:rsidRDefault="00DF00C9" w:rsidP="005C52BF">
      <w:pPr>
        <w:ind w:left="720" w:hanging="720"/>
        <w:rPr>
          <w:noProof/>
          <w:sz w:val="24"/>
          <w:szCs w:val="24"/>
          <w:lang w:eastAsia="en-US"/>
        </w:rPr>
      </w:pPr>
      <w:r>
        <w:rPr>
          <w:noProof/>
          <w:sz w:val="24"/>
          <w:szCs w:val="24"/>
          <w:lang w:eastAsia="en-US"/>
        </w:rPr>
        <w:t>ADEC. 2020a. Kenai River Water Quality Monitoring; Multi-Agency Baseline and Metals (Zn/Cu). Available from https://github.com/Kenai-Watershed-Forum/KWF_Metals_2019_2020/blob/main/documents/references/QAPP-2020-KenaiRiverWatershed_ZnCu_FINAL.pdf.</w:t>
      </w:r>
    </w:p>
    <w:p w14:paraId="783B499A" w14:textId="77777777" w:rsidR="00DF00C9" w:rsidRDefault="00DF00C9" w:rsidP="005C52BF">
      <w:pPr>
        <w:ind w:left="720" w:hanging="720"/>
        <w:rPr>
          <w:noProof/>
          <w:sz w:val="24"/>
          <w:szCs w:val="24"/>
          <w:lang w:eastAsia="en-US"/>
        </w:rPr>
      </w:pPr>
      <w:r>
        <w:rPr>
          <w:noProof/>
          <w:sz w:val="24"/>
          <w:szCs w:val="24"/>
          <w:lang w:eastAsia="en-US"/>
        </w:rPr>
        <w:t>ADEC. 2020b. Alaska Nonpoint Source Water Pollution Prevention and Restoration Strategy. Alaska Department of Environmental Conservation. Available from https://dec.alaska.gov/water/nonpoint-source-control/.</w:t>
      </w:r>
    </w:p>
    <w:p w14:paraId="483A920B" w14:textId="77777777" w:rsidR="00DF00C9" w:rsidRDefault="00DF00C9" w:rsidP="005C52BF">
      <w:pPr>
        <w:ind w:left="720" w:hanging="720"/>
        <w:rPr>
          <w:noProof/>
          <w:sz w:val="24"/>
          <w:szCs w:val="24"/>
          <w:lang w:eastAsia="en-US"/>
        </w:rPr>
      </w:pPr>
      <w:r>
        <w:rPr>
          <w:noProof/>
          <w:sz w:val="24"/>
          <w:szCs w:val="24"/>
          <w:lang w:eastAsia="en-US"/>
        </w:rPr>
        <w:t xml:space="preserve">Chapman, G.A. 1978. Toxicities of cadmium, copper, and zinc to four juvenile stages of Chinook salmon and Steelhead. Trans. Am. Fish. Soc. </w:t>
      </w:r>
      <w:r w:rsidRPr="00DF00C9">
        <w:rPr>
          <w:b/>
          <w:noProof/>
          <w:sz w:val="24"/>
          <w:szCs w:val="24"/>
          <w:lang w:eastAsia="en-US"/>
        </w:rPr>
        <w:t>107</w:t>
      </w:r>
      <w:r>
        <w:rPr>
          <w:noProof/>
          <w:sz w:val="24"/>
          <w:szCs w:val="24"/>
          <w:lang w:eastAsia="en-US"/>
        </w:rPr>
        <w:t>(6): 841–847. Wiley.</w:t>
      </w:r>
    </w:p>
    <w:p w14:paraId="7393B137" w14:textId="77777777" w:rsidR="00DF00C9" w:rsidRDefault="00DF00C9" w:rsidP="005C52BF">
      <w:pPr>
        <w:ind w:left="720" w:hanging="720"/>
        <w:rPr>
          <w:noProof/>
          <w:sz w:val="24"/>
          <w:szCs w:val="24"/>
          <w:lang w:eastAsia="en-US"/>
        </w:rPr>
      </w:pPr>
      <w:r>
        <w:rPr>
          <w:noProof/>
          <w:sz w:val="24"/>
          <w:szCs w:val="24"/>
          <w:lang w:eastAsia="en-US"/>
        </w:rPr>
        <w:t>City of Homer. 2020. Green Infrastructure Planning for the City of Homer. Available from https://arcg.is/184vCy [accessed 16 April 2021].</w:t>
      </w:r>
    </w:p>
    <w:p w14:paraId="711B1663" w14:textId="77777777" w:rsidR="00DF00C9" w:rsidRDefault="00DF00C9" w:rsidP="005C52BF">
      <w:pPr>
        <w:ind w:left="720" w:hanging="720"/>
        <w:rPr>
          <w:noProof/>
          <w:sz w:val="24"/>
          <w:szCs w:val="24"/>
          <w:lang w:eastAsia="en-US"/>
        </w:rPr>
      </w:pPr>
      <w:r>
        <w:rPr>
          <w:noProof/>
          <w:sz w:val="24"/>
          <w:szCs w:val="24"/>
          <w:lang w:eastAsia="en-US"/>
        </w:rPr>
        <w:t>City of Soldotna. 2016. 2015 Drainage Master Plan. Available from https://www.soldotna.org/home/showpublisheddocument?id=5397.</w:t>
      </w:r>
    </w:p>
    <w:p w14:paraId="6B777EC4" w14:textId="77777777" w:rsidR="00DF00C9" w:rsidRDefault="00DF00C9" w:rsidP="005C52BF">
      <w:pPr>
        <w:ind w:left="720" w:hanging="720"/>
        <w:rPr>
          <w:noProof/>
          <w:sz w:val="24"/>
          <w:szCs w:val="24"/>
          <w:lang w:eastAsia="en-US"/>
        </w:rPr>
      </w:pPr>
      <w:r>
        <w:rPr>
          <w:noProof/>
          <w:sz w:val="24"/>
          <w:szCs w:val="24"/>
          <w:lang w:eastAsia="en-US"/>
        </w:rPr>
        <w:t>EPA. 2015, October 9. Overview of wood preservative chemicals. Available from https://www.epa.gov/ingredients-used-pesticide-products/overview-wood-preservative-chemicals [accessed 16 April 2021].</w:t>
      </w:r>
    </w:p>
    <w:p w14:paraId="5E61994D" w14:textId="77777777" w:rsidR="00DF00C9" w:rsidRDefault="00DF00C9" w:rsidP="005C52BF">
      <w:pPr>
        <w:ind w:left="720" w:hanging="720"/>
        <w:rPr>
          <w:noProof/>
          <w:sz w:val="24"/>
          <w:szCs w:val="24"/>
          <w:lang w:eastAsia="en-US"/>
        </w:rPr>
      </w:pPr>
      <w:r>
        <w:rPr>
          <w:noProof/>
          <w:sz w:val="24"/>
          <w:szCs w:val="24"/>
          <w:lang w:eastAsia="en-US"/>
        </w:rPr>
        <w:t>EPSCoR. 2020. Datasets - Alaska EPSCoR Central Portal. Available from https://catalog.epscor.alaska.edu/dataset [accessed 15 April 2021].</w:t>
      </w:r>
    </w:p>
    <w:p w14:paraId="78FDF497" w14:textId="77777777" w:rsidR="00DF00C9" w:rsidRDefault="00DF00C9" w:rsidP="005C52BF">
      <w:pPr>
        <w:ind w:left="720" w:hanging="720"/>
        <w:rPr>
          <w:noProof/>
          <w:sz w:val="24"/>
          <w:szCs w:val="24"/>
          <w:lang w:eastAsia="en-US"/>
        </w:rPr>
      </w:pPr>
      <w:r>
        <w:rPr>
          <w:noProof/>
          <w:sz w:val="24"/>
          <w:szCs w:val="24"/>
          <w:lang w:eastAsia="en-US"/>
        </w:rPr>
        <w:t>ESRI. 2020. ArcMap 10.8.1. Redlands, CA.</w:t>
      </w:r>
    </w:p>
    <w:p w14:paraId="481BF175" w14:textId="77777777" w:rsidR="00DF00C9" w:rsidRDefault="00DF00C9" w:rsidP="005C52BF">
      <w:pPr>
        <w:ind w:left="720" w:hanging="720"/>
        <w:rPr>
          <w:noProof/>
          <w:sz w:val="24"/>
          <w:szCs w:val="24"/>
          <w:lang w:eastAsia="en-US"/>
        </w:rPr>
      </w:pPr>
      <w:r>
        <w:rPr>
          <w:noProof/>
          <w:sz w:val="24"/>
          <w:szCs w:val="24"/>
          <w:lang w:eastAsia="en-US"/>
        </w:rPr>
        <w:t xml:space="preserve">Galvez, F. 1998. Zinc binding to the gills of rainbow trout: the effect of long-term exposure to sublethal zinc. J. Fish Biol. </w:t>
      </w:r>
      <w:r w:rsidRPr="00DF00C9">
        <w:rPr>
          <w:b/>
          <w:noProof/>
          <w:sz w:val="24"/>
          <w:szCs w:val="24"/>
          <w:lang w:eastAsia="en-US"/>
        </w:rPr>
        <w:t>52</w:t>
      </w:r>
      <w:r>
        <w:rPr>
          <w:noProof/>
          <w:sz w:val="24"/>
          <w:szCs w:val="24"/>
          <w:lang w:eastAsia="en-US"/>
        </w:rPr>
        <w:t>(6): 1089–1104. Wiley.</w:t>
      </w:r>
    </w:p>
    <w:p w14:paraId="7F0BC3AD" w14:textId="77777777" w:rsidR="00DF00C9" w:rsidRDefault="00DF00C9" w:rsidP="005C52BF">
      <w:pPr>
        <w:ind w:left="720" w:hanging="720"/>
        <w:rPr>
          <w:noProof/>
          <w:sz w:val="24"/>
          <w:szCs w:val="24"/>
          <w:lang w:eastAsia="en-US"/>
        </w:rPr>
      </w:pPr>
      <w:r>
        <w:rPr>
          <w:noProof/>
          <w:sz w:val="24"/>
          <w:szCs w:val="24"/>
          <w:lang w:eastAsia="en-US"/>
        </w:rPr>
        <w:t xml:space="preserve">Gerhardt, A. 1993. Review of Impact of Heavy Metals on Stream Invertebrates with Special Emphasis on Acid Conditions. ” Water, Air, and Soil Pollution </w:t>
      </w:r>
      <w:r w:rsidRPr="00DF00C9">
        <w:rPr>
          <w:b/>
          <w:noProof/>
          <w:sz w:val="24"/>
          <w:szCs w:val="24"/>
          <w:lang w:eastAsia="en-US"/>
        </w:rPr>
        <w:t>66</w:t>
      </w:r>
      <w:r>
        <w:rPr>
          <w:noProof/>
          <w:sz w:val="24"/>
          <w:szCs w:val="24"/>
          <w:lang w:eastAsia="en-US"/>
        </w:rPr>
        <w:t>(3): 289–314.</w:t>
      </w:r>
    </w:p>
    <w:p w14:paraId="17D393D0" w14:textId="77777777" w:rsidR="00DF00C9" w:rsidRDefault="00DF00C9" w:rsidP="005C52BF">
      <w:pPr>
        <w:ind w:left="720" w:hanging="720"/>
        <w:rPr>
          <w:noProof/>
          <w:sz w:val="24"/>
          <w:szCs w:val="24"/>
          <w:lang w:eastAsia="en-US"/>
        </w:rPr>
      </w:pPr>
      <w:r>
        <w:rPr>
          <w:noProof/>
          <w:sz w:val="24"/>
          <w:szCs w:val="24"/>
          <w:lang w:eastAsia="en-US"/>
        </w:rPr>
        <w:t xml:space="preserve">Goldstein, J.N., Woodward, D.F., and Farag, A.M. 1999. Movements of Adult Chinook Salmon during Spawning Migration in a Metals-Contaminated System, Coeur d’Alene River, Idaho. Trans. Am. Fish. Soc. </w:t>
      </w:r>
      <w:r w:rsidRPr="00DF00C9">
        <w:rPr>
          <w:b/>
          <w:noProof/>
          <w:sz w:val="24"/>
          <w:szCs w:val="24"/>
          <w:lang w:eastAsia="en-US"/>
        </w:rPr>
        <w:t>128</w:t>
      </w:r>
      <w:r>
        <w:rPr>
          <w:noProof/>
          <w:sz w:val="24"/>
          <w:szCs w:val="24"/>
          <w:lang w:eastAsia="en-US"/>
        </w:rPr>
        <w:t>(1): 121–129. Taylor &amp; Francis.</w:t>
      </w:r>
    </w:p>
    <w:p w14:paraId="02598DDA" w14:textId="77777777" w:rsidR="00DF00C9" w:rsidRDefault="00DF00C9" w:rsidP="005C52BF">
      <w:pPr>
        <w:ind w:left="720" w:hanging="720"/>
        <w:rPr>
          <w:noProof/>
          <w:sz w:val="24"/>
          <w:szCs w:val="24"/>
          <w:lang w:eastAsia="en-US"/>
        </w:rPr>
      </w:pPr>
      <w:r>
        <w:rPr>
          <w:noProof/>
          <w:sz w:val="24"/>
          <w:szCs w:val="24"/>
          <w:lang w:eastAsia="en-US"/>
        </w:rPr>
        <w:t>Guerron Orejuela, E. 2016. Water Quality Assessment of the Kenai River Watershed from July 2000 to July 2014. Kenai Watershed Forum. Available from https://dec.alaska.gov/media/16756/kenai-river-baseline-monitoring-report-final-zncuappendix.pdf.</w:t>
      </w:r>
    </w:p>
    <w:p w14:paraId="60AF0FB1" w14:textId="77777777" w:rsidR="00DF00C9" w:rsidRDefault="00DF00C9" w:rsidP="005C52BF">
      <w:pPr>
        <w:ind w:left="720" w:hanging="720"/>
        <w:rPr>
          <w:noProof/>
          <w:sz w:val="24"/>
          <w:szCs w:val="24"/>
          <w:lang w:eastAsia="en-US"/>
        </w:rPr>
      </w:pPr>
      <w:r>
        <w:rPr>
          <w:noProof/>
          <w:sz w:val="24"/>
          <w:szCs w:val="24"/>
          <w:lang w:eastAsia="en-US"/>
        </w:rPr>
        <w:t>Guerron Orejuela, E.J. 2017, May 4. Water Quality in Alaska’s Kenai River, United States of America; Past, Present and Future. M.S., University of Salzburg.</w:t>
      </w:r>
    </w:p>
    <w:p w14:paraId="1045BAA5" w14:textId="77777777" w:rsidR="00DF00C9" w:rsidRDefault="00DF00C9" w:rsidP="005C52BF">
      <w:pPr>
        <w:ind w:left="720" w:hanging="720"/>
        <w:rPr>
          <w:noProof/>
          <w:sz w:val="24"/>
          <w:szCs w:val="24"/>
          <w:lang w:eastAsia="en-US"/>
        </w:rPr>
      </w:pPr>
      <w:r>
        <w:rPr>
          <w:noProof/>
          <w:sz w:val="24"/>
          <w:szCs w:val="24"/>
          <w:lang w:eastAsia="en-US"/>
        </w:rPr>
        <w:t xml:space="preserve">Matthiessen, P., Reed, J., and Johnson, M. 1999. Sources and Potential Effects of Copper and Zinc Concentrations in the Estuarine Waters of Essex and Suffolk, United Kingdom. Mar. Pollut. Bull. </w:t>
      </w:r>
      <w:r w:rsidRPr="00DF00C9">
        <w:rPr>
          <w:b/>
          <w:noProof/>
          <w:sz w:val="24"/>
          <w:szCs w:val="24"/>
          <w:lang w:eastAsia="en-US"/>
        </w:rPr>
        <w:t>38</w:t>
      </w:r>
      <w:r>
        <w:rPr>
          <w:noProof/>
          <w:sz w:val="24"/>
          <w:szCs w:val="24"/>
          <w:lang w:eastAsia="en-US"/>
        </w:rPr>
        <w:t>(10): 908–920.</w:t>
      </w:r>
    </w:p>
    <w:p w14:paraId="144FF645" w14:textId="77777777" w:rsidR="00DF00C9" w:rsidRDefault="00DF00C9" w:rsidP="005C52BF">
      <w:pPr>
        <w:ind w:left="720" w:hanging="720"/>
        <w:rPr>
          <w:noProof/>
          <w:sz w:val="24"/>
          <w:szCs w:val="24"/>
          <w:lang w:eastAsia="en-US"/>
        </w:rPr>
      </w:pPr>
      <w:r>
        <w:rPr>
          <w:noProof/>
          <w:sz w:val="24"/>
          <w:szCs w:val="24"/>
          <w:lang w:eastAsia="en-US"/>
        </w:rPr>
        <w:t xml:space="preserve">McIntyre, J.K., Baldwin, D.H., Beauchamp, D.A., and Scholz, N.L. 2012. Low-level copper exposures increase visibility and vulnerability of juvenile coho salmon to cutthroat trout predators. Ecol. Appl. </w:t>
      </w:r>
      <w:r w:rsidRPr="00DF00C9">
        <w:rPr>
          <w:b/>
          <w:noProof/>
          <w:sz w:val="24"/>
          <w:szCs w:val="24"/>
          <w:lang w:eastAsia="en-US"/>
        </w:rPr>
        <w:t>22</w:t>
      </w:r>
      <w:r>
        <w:rPr>
          <w:noProof/>
          <w:sz w:val="24"/>
          <w:szCs w:val="24"/>
          <w:lang w:eastAsia="en-US"/>
        </w:rPr>
        <w:t>(5): 1460–1471.</w:t>
      </w:r>
    </w:p>
    <w:p w14:paraId="61BDB8D7" w14:textId="77777777" w:rsidR="00DF00C9" w:rsidRDefault="00DF00C9" w:rsidP="005C52BF">
      <w:pPr>
        <w:ind w:left="720" w:hanging="720"/>
        <w:rPr>
          <w:noProof/>
          <w:sz w:val="24"/>
          <w:szCs w:val="24"/>
          <w:lang w:eastAsia="en-US"/>
        </w:rPr>
      </w:pPr>
      <w:r>
        <w:rPr>
          <w:noProof/>
          <w:sz w:val="24"/>
          <w:szCs w:val="24"/>
          <w:lang w:eastAsia="en-US"/>
        </w:rPr>
        <w:t xml:space="preserve">Morel, C.J., Kaushal, S.S., Tan, M.L., and Belt, K.T. 2020. Developing Sensor Proxies for “Chemical Cocktails” of Trace Metals in Urban Streams. Water </w:t>
      </w:r>
      <w:r w:rsidRPr="00DF00C9">
        <w:rPr>
          <w:b/>
          <w:noProof/>
          <w:sz w:val="24"/>
          <w:szCs w:val="24"/>
          <w:lang w:eastAsia="en-US"/>
        </w:rPr>
        <w:t>12</w:t>
      </w:r>
      <w:r>
        <w:rPr>
          <w:noProof/>
          <w:sz w:val="24"/>
          <w:szCs w:val="24"/>
          <w:lang w:eastAsia="en-US"/>
        </w:rPr>
        <w:t>(10): 2864. Multidisciplinary Digital Publishing Institute. [accessed 15 April 2021].</w:t>
      </w:r>
    </w:p>
    <w:p w14:paraId="61BE1FFC" w14:textId="77777777" w:rsidR="00DF00C9" w:rsidRDefault="00DF00C9" w:rsidP="005C52BF">
      <w:pPr>
        <w:ind w:left="720" w:hanging="720"/>
        <w:rPr>
          <w:noProof/>
          <w:sz w:val="24"/>
          <w:szCs w:val="24"/>
          <w:lang w:eastAsia="en-US"/>
        </w:rPr>
      </w:pPr>
      <w:r>
        <w:rPr>
          <w:noProof/>
          <w:sz w:val="24"/>
          <w:szCs w:val="24"/>
          <w:lang w:eastAsia="en-US"/>
        </w:rPr>
        <w:t>R Core Team. 2021. R: A Language and Environment for Statistical Computing. R Foundation for Statistical Computing, Vienna, Austria. Available from https://www.R-project.org/.</w:t>
      </w:r>
    </w:p>
    <w:p w14:paraId="389B470B" w14:textId="77777777" w:rsidR="00DF00C9" w:rsidRDefault="00DF00C9" w:rsidP="005C52BF">
      <w:pPr>
        <w:ind w:left="720" w:hanging="720"/>
        <w:rPr>
          <w:noProof/>
          <w:sz w:val="24"/>
          <w:szCs w:val="24"/>
          <w:lang w:eastAsia="en-US"/>
        </w:rPr>
      </w:pPr>
      <w:r>
        <w:rPr>
          <w:noProof/>
          <w:sz w:val="24"/>
          <w:szCs w:val="24"/>
          <w:lang w:eastAsia="en-US"/>
        </w:rPr>
        <w:t>Robertson, A., Knopf, J., and Loken, J. 2020. Kenai River Heavy Metal Pollution Source Data Mining Exercise for the Kenai Watershed Forum: Main Kenai River System. St. Mary’s University of Minnesota Geospatial Services. Available from https://github.com/Kenai-Watershed-Forum/KWF_Metals_2019_2020/blob/main/documents/references/DataMining_Kenai_Peninsul</w:t>
      </w:r>
      <w:r>
        <w:rPr>
          <w:noProof/>
          <w:sz w:val="24"/>
          <w:szCs w:val="24"/>
          <w:lang w:eastAsia="en-US"/>
        </w:rPr>
        <w:lastRenderedPageBreak/>
        <w:t>a_StMarys.pdf.</w:t>
      </w:r>
    </w:p>
    <w:p w14:paraId="2B4FDB38" w14:textId="77777777" w:rsidR="00DF00C9" w:rsidRDefault="00DF00C9" w:rsidP="005C52BF">
      <w:pPr>
        <w:ind w:left="720" w:hanging="720"/>
        <w:rPr>
          <w:noProof/>
          <w:sz w:val="24"/>
          <w:szCs w:val="24"/>
          <w:lang w:eastAsia="en-US"/>
        </w:rPr>
      </w:pPr>
      <w:r>
        <w:rPr>
          <w:noProof/>
          <w:sz w:val="24"/>
          <w:szCs w:val="24"/>
          <w:lang w:eastAsia="en-US"/>
        </w:rPr>
        <w:t xml:space="preserve">Schoen, E.R., Wipfli, M.S., Trammell, E.J., Rinella, D.J., Floyd, A.L., Grunblatt, J., McCarthy, M.D., Meyer, B.E., Morton, J.M., Powell, J.E., Prakash, A., Reimer, M.N., Stuefer, S.L., Toniolo, H., Wells, B.M., and Witmer, F.D.W. 2017. Future of pacific salmon in the face of environmental change: Lessons from one of the world’s remaining productive salmon regions. Fisheries </w:t>
      </w:r>
      <w:r w:rsidRPr="00DF00C9">
        <w:rPr>
          <w:b/>
          <w:noProof/>
          <w:sz w:val="24"/>
          <w:szCs w:val="24"/>
          <w:lang w:eastAsia="en-US"/>
        </w:rPr>
        <w:t>42</w:t>
      </w:r>
      <w:r>
        <w:rPr>
          <w:noProof/>
          <w:sz w:val="24"/>
          <w:szCs w:val="24"/>
          <w:lang w:eastAsia="en-US"/>
        </w:rPr>
        <w:t>(10): 538–553. Wiley.</w:t>
      </w:r>
    </w:p>
    <w:p w14:paraId="71F471AD" w14:textId="77777777" w:rsidR="00DF00C9" w:rsidRDefault="00DF00C9" w:rsidP="005C52BF">
      <w:pPr>
        <w:ind w:left="720" w:hanging="720"/>
        <w:rPr>
          <w:noProof/>
          <w:sz w:val="24"/>
          <w:szCs w:val="24"/>
          <w:lang w:eastAsia="en-US"/>
        </w:rPr>
      </w:pPr>
      <w:r>
        <w:rPr>
          <w:noProof/>
          <w:sz w:val="24"/>
          <w:szCs w:val="24"/>
          <w:lang w:eastAsia="en-US"/>
        </w:rPr>
        <w:t xml:space="preserve">Scott, G.R., and Sloman, K.A. 2004. The effects of environmental pollutants on complex fish behaviour: integrating behavioural and physiological indicators of toxicity. Aquat. Toxicol. </w:t>
      </w:r>
      <w:r w:rsidRPr="00DF00C9">
        <w:rPr>
          <w:b/>
          <w:noProof/>
          <w:sz w:val="24"/>
          <w:szCs w:val="24"/>
          <w:lang w:eastAsia="en-US"/>
        </w:rPr>
        <w:t>68</w:t>
      </w:r>
      <w:r>
        <w:rPr>
          <w:noProof/>
          <w:sz w:val="24"/>
          <w:szCs w:val="24"/>
          <w:lang w:eastAsia="en-US"/>
        </w:rPr>
        <w:t>(4): 369–392.</w:t>
      </w:r>
    </w:p>
    <w:p w14:paraId="0E1FE33D" w14:textId="77777777" w:rsidR="00DF00C9" w:rsidRDefault="00DF00C9" w:rsidP="005C52BF">
      <w:pPr>
        <w:ind w:left="720" w:hanging="720"/>
        <w:rPr>
          <w:noProof/>
          <w:sz w:val="24"/>
          <w:szCs w:val="24"/>
          <w:lang w:eastAsia="en-US"/>
        </w:rPr>
      </w:pPr>
      <w:r>
        <w:rPr>
          <w:noProof/>
          <w:sz w:val="24"/>
          <w:szCs w:val="24"/>
          <w:lang w:eastAsia="en-US"/>
        </w:rPr>
        <w:t>Sires, J. 2017a. A review of potential zinc and copper pollution sources in the Kenai River watershed. DEC. Available from https://dec.alaska.gov/media/5181/zcliteraturereviewfinal.pdf.</w:t>
      </w:r>
    </w:p>
    <w:p w14:paraId="31C67364" w14:textId="77777777" w:rsidR="00DF00C9" w:rsidRDefault="00DF00C9" w:rsidP="005C52BF">
      <w:pPr>
        <w:ind w:left="720" w:hanging="720"/>
        <w:rPr>
          <w:noProof/>
          <w:sz w:val="24"/>
          <w:szCs w:val="24"/>
          <w:lang w:eastAsia="en-US"/>
        </w:rPr>
      </w:pPr>
      <w:r>
        <w:rPr>
          <w:noProof/>
          <w:sz w:val="24"/>
          <w:szCs w:val="24"/>
          <w:lang w:eastAsia="en-US"/>
        </w:rPr>
        <w:t>Sires, J. 2017b. Kenai River Watershed Zinc and Copper Pollution: A Summary of Data Analysis, Literature Review Results, And Suggested Actions. DEC. Available from http://www.dec.alaska.gov/media/16761/kenai-river-zinc-and-copper-pollution-study.pdf.</w:t>
      </w:r>
    </w:p>
    <w:p w14:paraId="5DB9441D" w14:textId="77777777" w:rsidR="00DF00C9" w:rsidRDefault="00DF00C9" w:rsidP="005C52BF">
      <w:pPr>
        <w:ind w:left="720" w:hanging="720"/>
        <w:rPr>
          <w:noProof/>
          <w:sz w:val="24"/>
          <w:szCs w:val="24"/>
          <w:lang w:eastAsia="en-US"/>
        </w:rPr>
      </w:pPr>
      <w:r>
        <w:rPr>
          <w:noProof/>
          <w:sz w:val="24"/>
          <w:szCs w:val="24"/>
          <w:lang w:eastAsia="en-US"/>
        </w:rPr>
        <w:t xml:space="preserve">Skidmore, J.F. 1964. Toxicity Of Zinc Compounds to Aquatic Animals, With Special Reference to Fish. Q. Rev. Biol. </w:t>
      </w:r>
      <w:r w:rsidRPr="00DF00C9">
        <w:rPr>
          <w:b/>
          <w:noProof/>
          <w:sz w:val="24"/>
          <w:szCs w:val="24"/>
          <w:lang w:eastAsia="en-US"/>
        </w:rPr>
        <w:t>39</w:t>
      </w:r>
      <w:r>
        <w:rPr>
          <w:noProof/>
          <w:sz w:val="24"/>
          <w:szCs w:val="24"/>
          <w:lang w:eastAsia="en-US"/>
        </w:rPr>
        <w:t>: 227–248.</w:t>
      </w:r>
    </w:p>
    <w:p w14:paraId="0A8298A4" w14:textId="77777777" w:rsidR="00DF00C9" w:rsidRDefault="00DF00C9" w:rsidP="005C52BF">
      <w:pPr>
        <w:ind w:left="720" w:hanging="720"/>
        <w:rPr>
          <w:noProof/>
          <w:sz w:val="24"/>
          <w:szCs w:val="24"/>
          <w:lang w:eastAsia="en-US"/>
        </w:rPr>
      </w:pPr>
      <w:r>
        <w:rPr>
          <w:noProof/>
          <w:sz w:val="24"/>
          <w:szCs w:val="24"/>
          <w:lang w:eastAsia="en-US"/>
        </w:rPr>
        <w:t>Tian, Z., Zhao, H., Peter, K.T., Gonzalez, M., Wetzel, J., Wu, C., Hu, X., Prat, J., Mudrock, E., Hettinger, R., Cortina, A.E., Biswas, R.G., Kock, F.V.C., Soong, R., Jenne, A., Du, B., Hou, F., He, H., Lundeen, R., Gilbreath, A., Sutton, R., Scholz, N.L., Davis, J.W., Dodd, M.C., Simpson, A., McIntyre, J.K., and Kolodziej, E.P. 2020. A ubiquitous tire rubber-derived chemical induces acute mortality in coho salmon. Science. doi:10.1126/science.abd6951.</w:t>
      </w:r>
    </w:p>
    <w:p w14:paraId="7647A3B1" w14:textId="77777777" w:rsidR="00DF00C9" w:rsidRDefault="00DF00C9" w:rsidP="005C52BF">
      <w:pPr>
        <w:ind w:left="720" w:hanging="720"/>
        <w:rPr>
          <w:noProof/>
          <w:sz w:val="24"/>
          <w:szCs w:val="24"/>
          <w:lang w:eastAsia="en-US"/>
        </w:rPr>
      </w:pPr>
      <w:r>
        <w:rPr>
          <w:noProof/>
          <w:sz w:val="24"/>
          <w:szCs w:val="24"/>
          <w:lang w:eastAsia="en-US"/>
        </w:rPr>
        <w:t xml:space="preserve">Tierney, K.B., Baldwin, D.H., Hara, T.J., Ross, P.S., Scholz, N.L., and Kennedy, C.J. 2010. Olfactory toxicity in fishes. Aquat. Toxicol. </w:t>
      </w:r>
      <w:r w:rsidRPr="00DF00C9">
        <w:rPr>
          <w:b/>
          <w:noProof/>
          <w:sz w:val="24"/>
          <w:szCs w:val="24"/>
          <w:lang w:eastAsia="en-US"/>
        </w:rPr>
        <w:t>96</w:t>
      </w:r>
      <w:r>
        <w:rPr>
          <w:noProof/>
          <w:sz w:val="24"/>
          <w:szCs w:val="24"/>
          <w:lang w:eastAsia="en-US"/>
        </w:rPr>
        <w:t>(1): 2–26. Elsevier.</w:t>
      </w:r>
    </w:p>
    <w:p w14:paraId="3B63E393" w14:textId="34D910E8" w:rsidR="005C52BF" w:rsidRPr="0024208B" w:rsidRDefault="00DF00C9" w:rsidP="005C52BF">
      <w:pPr>
        <w:ind w:left="720" w:hanging="720"/>
        <w:rPr>
          <w:sz w:val="24"/>
          <w:szCs w:val="24"/>
          <w:lang w:eastAsia="en-US"/>
        </w:rPr>
      </w:pPr>
      <w:r>
        <w:rPr>
          <w:noProof/>
          <w:sz w:val="24"/>
          <w:szCs w:val="24"/>
          <w:lang w:eastAsia="en-US"/>
        </w:rPr>
        <w:t>USGS. 2021, March 26. National Hydrography Dataset 20200616 for Alaska, FileGDB 10.1 Model Version 2.2.1. Available from https://www.sciencebase.gov/catalog/item/5aa050b6e4b0b1c392e6bf60 [accessed 19 April 2021].</w:t>
      </w:r>
      <w:r w:rsidR="005C52BF">
        <w:rPr>
          <w:sz w:val="24"/>
          <w:szCs w:val="24"/>
          <w:lang w:eastAsia="en-US"/>
        </w:rPr>
        <w:fldChar w:fldCharType="end"/>
      </w:r>
    </w:p>
    <w:p w14:paraId="36FEABE0" w14:textId="6A6E2843" w:rsidR="00E7447E" w:rsidRDefault="00E7447E" w:rsidP="00961D0A">
      <w:pPr>
        <w:rPr>
          <w:sz w:val="24"/>
          <w:szCs w:val="24"/>
        </w:rPr>
      </w:pPr>
    </w:p>
    <w:p w14:paraId="1B7C8DAA" w14:textId="77777777" w:rsidR="00A03A37" w:rsidRDefault="00A03A37" w:rsidP="00F852E3">
      <w:pPr>
        <w:pStyle w:val="Heading1"/>
        <w:rPr>
          <w:b/>
        </w:rPr>
      </w:pPr>
      <w:bookmarkStart w:id="286" w:name="_Toc64271448"/>
    </w:p>
    <w:p w14:paraId="11CE6623" w14:textId="77777777" w:rsidR="00A03A37" w:rsidRDefault="00A03A37" w:rsidP="00F852E3">
      <w:pPr>
        <w:pStyle w:val="Heading1"/>
        <w:rPr>
          <w:b/>
        </w:rPr>
      </w:pPr>
    </w:p>
    <w:p w14:paraId="7B8E87DA" w14:textId="77777777" w:rsidR="00A03A37" w:rsidRDefault="00A03A37" w:rsidP="00F852E3">
      <w:pPr>
        <w:pStyle w:val="Heading1"/>
        <w:rPr>
          <w:b/>
        </w:rPr>
      </w:pPr>
    </w:p>
    <w:p w14:paraId="35FEACE2" w14:textId="77777777" w:rsidR="00A03A37" w:rsidRDefault="00A03A37" w:rsidP="00F852E3">
      <w:pPr>
        <w:pStyle w:val="Heading1"/>
        <w:rPr>
          <w:b/>
        </w:rPr>
      </w:pPr>
    </w:p>
    <w:p w14:paraId="6E58D9D8" w14:textId="77777777" w:rsidR="00A03A37" w:rsidRDefault="00A03A37" w:rsidP="00F852E3">
      <w:pPr>
        <w:pStyle w:val="Heading1"/>
        <w:rPr>
          <w:b/>
        </w:rPr>
      </w:pPr>
    </w:p>
    <w:p w14:paraId="2FE58C63" w14:textId="77777777" w:rsidR="00A03A37" w:rsidRDefault="00A03A37" w:rsidP="00F852E3">
      <w:pPr>
        <w:pStyle w:val="Heading1"/>
        <w:rPr>
          <w:b/>
        </w:rPr>
      </w:pPr>
    </w:p>
    <w:p w14:paraId="0B29674E" w14:textId="77777777" w:rsidR="00A03A37" w:rsidRDefault="00A03A37" w:rsidP="00F852E3">
      <w:pPr>
        <w:pStyle w:val="Heading1"/>
        <w:rPr>
          <w:b/>
        </w:rPr>
      </w:pPr>
    </w:p>
    <w:p w14:paraId="1F98853F" w14:textId="77777777" w:rsidR="00A03A37" w:rsidRDefault="00A03A37" w:rsidP="00F852E3">
      <w:pPr>
        <w:pStyle w:val="Heading1"/>
        <w:rPr>
          <w:b/>
        </w:rPr>
      </w:pPr>
    </w:p>
    <w:p w14:paraId="114012C3" w14:textId="77777777" w:rsidR="00A03A37" w:rsidRDefault="00A03A37" w:rsidP="00F852E3">
      <w:pPr>
        <w:pStyle w:val="Heading1"/>
        <w:rPr>
          <w:b/>
        </w:rPr>
      </w:pPr>
    </w:p>
    <w:p w14:paraId="4C86265D" w14:textId="77777777" w:rsidR="00A03A37" w:rsidRDefault="00A03A37" w:rsidP="00F852E3">
      <w:pPr>
        <w:pStyle w:val="Heading1"/>
        <w:rPr>
          <w:b/>
        </w:rPr>
      </w:pPr>
    </w:p>
    <w:p w14:paraId="053B909C" w14:textId="77777777" w:rsidR="00A03A37" w:rsidRDefault="00A03A37" w:rsidP="00F852E3">
      <w:pPr>
        <w:pStyle w:val="Heading1"/>
        <w:rPr>
          <w:b/>
        </w:rPr>
      </w:pPr>
    </w:p>
    <w:p w14:paraId="67AA45CD" w14:textId="77777777" w:rsidR="00A03A37" w:rsidRDefault="00A03A37" w:rsidP="00F852E3">
      <w:pPr>
        <w:pStyle w:val="Heading1"/>
        <w:rPr>
          <w:b/>
        </w:rPr>
      </w:pPr>
    </w:p>
    <w:p w14:paraId="4B34B8A4" w14:textId="77777777" w:rsidR="00A03A37" w:rsidRDefault="00A03A37" w:rsidP="00F852E3">
      <w:pPr>
        <w:pStyle w:val="Heading1"/>
        <w:rPr>
          <w:b/>
        </w:rPr>
      </w:pPr>
    </w:p>
    <w:p w14:paraId="52DC33FD" w14:textId="77777777" w:rsidR="00A03A37" w:rsidRDefault="00A03A37" w:rsidP="00F852E3">
      <w:pPr>
        <w:pStyle w:val="Heading1"/>
        <w:rPr>
          <w:b/>
        </w:rPr>
      </w:pPr>
    </w:p>
    <w:p w14:paraId="034A4226" w14:textId="77777777" w:rsidR="00A03A37" w:rsidRDefault="00A03A37" w:rsidP="00F852E3">
      <w:pPr>
        <w:pStyle w:val="Heading1"/>
        <w:rPr>
          <w:b/>
        </w:rPr>
      </w:pPr>
    </w:p>
    <w:p w14:paraId="52C13096" w14:textId="77777777" w:rsidR="00A03A37" w:rsidRDefault="00A03A37" w:rsidP="00F852E3">
      <w:pPr>
        <w:pStyle w:val="Heading1"/>
        <w:rPr>
          <w:b/>
        </w:rPr>
      </w:pPr>
    </w:p>
    <w:p w14:paraId="7B84EEB7" w14:textId="77777777" w:rsidR="00A03A37" w:rsidRDefault="00A03A37" w:rsidP="00F852E3">
      <w:pPr>
        <w:pStyle w:val="Heading1"/>
        <w:rPr>
          <w:b/>
        </w:rPr>
      </w:pPr>
    </w:p>
    <w:p w14:paraId="35AAC156" w14:textId="77777777" w:rsidR="00A03A37" w:rsidRDefault="00A03A37" w:rsidP="00F852E3">
      <w:pPr>
        <w:pStyle w:val="Heading1"/>
        <w:rPr>
          <w:b/>
        </w:rPr>
      </w:pPr>
    </w:p>
    <w:p w14:paraId="037BB20F" w14:textId="77777777" w:rsidR="00A03A37" w:rsidRDefault="00A03A37" w:rsidP="00F852E3">
      <w:pPr>
        <w:pStyle w:val="Heading1"/>
        <w:rPr>
          <w:b/>
        </w:rPr>
      </w:pPr>
    </w:p>
    <w:p w14:paraId="390E9A17" w14:textId="77777777" w:rsidR="00A03A37" w:rsidRDefault="00A03A37" w:rsidP="00F852E3">
      <w:pPr>
        <w:pStyle w:val="Heading1"/>
        <w:rPr>
          <w:b/>
        </w:rPr>
      </w:pPr>
    </w:p>
    <w:p w14:paraId="072FF50C" w14:textId="77777777" w:rsidR="00A03A37" w:rsidRDefault="00A03A37" w:rsidP="00F852E3">
      <w:pPr>
        <w:pStyle w:val="Heading1"/>
        <w:rPr>
          <w:b/>
        </w:rPr>
      </w:pPr>
    </w:p>
    <w:p w14:paraId="04E894CF" w14:textId="74C36614" w:rsidR="00F852E3" w:rsidRPr="003B4EC2" w:rsidRDefault="00F852E3" w:rsidP="00F852E3">
      <w:pPr>
        <w:pStyle w:val="Heading1"/>
        <w:rPr>
          <w:b/>
        </w:rPr>
      </w:pPr>
      <w:r w:rsidRPr="003B4EC2">
        <w:rPr>
          <w:b/>
        </w:rPr>
        <w:t xml:space="preserve">appendix a: </w:t>
      </w:r>
      <w:r w:rsidR="00C85CBE">
        <w:rPr>
          <w:b/>
        </w:rPr>
        <w:t>figures</w:t>
      </w:r>
      <w:bookmarkEnd w:id="286"/>
    </w:p>
    <w:p w14:paraId="6392955E" w14:textId="573B4381" w:rsidR="00F852E3" w:rsidRDefault="00665E1E" w:rsidP="00E7447E">
      <w:pPr>
        <w:rPr>
          <w:b/>
          <w:bCs/>
          <w:lang w:eastAsia="en-US"/>
        </w:rPr>
      </w:pPr>
      <w:r>
        <w:rPr>
          <w:noProof/>
          <w:lang w:eastAsia="en-US"/>
        </w:rPr>
        <w:drawing>
          <wp:anchor distT="0" distB="0" distL="114300" distR="114300" simplePos="0" relativeHeight="251813376" behindDoc="0" locked="0" layoutInCell="1" allowOverlap="1" wp14:anchorId="5AC97701" wp14:editId="6B21E683">
            <wp:simplePos x="0" y="0"/>
            <wp:positionH relativeFrom="margin">
              <wp:posOffset>37475</wp:posOffset>
            </wp:positionH>
            <wp:positionV relativeFrom="paragraph">
              <wp:posOffset>26347</wp:posOffset>
            </wp:positionV>
            <wp:extent cx="6638290" cy="5200015"/>
            <wp:effectExtent l="0" t="0" r="0" b="635"/>
            <wp:wrapSquare wrapText="bothSides"/>
            <wp:docPr id="14" name="Picture 14" descr="S:\Closed Projects\Agency Baseline to FY 13\Agency Baseline 2013\Maps\black_white_baseline_3_31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losed Projects\Agency Baseline to FY 13\Agency Baseline 2013\Maps\black_white_baseline_3_31_10.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414"/>
                    <a:stretch/>
                  </pic:blipFill>
                  <pic:spPr bwMode="auto">
                    <a:xfrm>
                      <a:off x="0" y="0"/>
                      <a:ext cx="6638290" cy="5200015"/>
                    </a:xfrm>
                    <a:prstGeom prst="rect">
                      <a:avLst/>
                    </a:prstGeom>
                    <a:noFill/>
                    <a:ln>
                      <a:noFill/>
                    </a:ln>
                    <a:extLst>
                      <a:ext uri="{53640926-AAD7-44D8-BBD7-CCE9431645EC}">
                        <a14:shadowObscured xmlns:a14="http://schemas.microsoft.com/office/drawing/2010/main"/>
                      </a:ext>
                    </a:extLst>
                  </pic:spPr>
                </pic:pic>
              </a:graphicData>
            </a:graphic>
          </wp:anchor>
        </w:drawing>
      </w:r>
    </w:p>
    <w:p w14:paraId="5E8699FA" w14:textId="53FF4082" w:rsidR="003B4EC2" w:rsidRPr="003B4EC2" w:rsidRDefault="003B4EC2" w:rsidP="003B4EC2">
      <w:pPr>
        <w:pStyle w:val="Caption"/>
        <w:rPr>
          <w:sz w:val="24"/>
          <w:szCs w:val="24"/>
        </w:rPr>
      </w:pPr>
      <w:bookmarkStart w:id="287" w:name="_Toc57830637"/>
      <w:bookmarkStart w:id="288" w:name="_Hlk25490811"/>
      <w:r w:rsidRPr="003B4EC2">
        <w:rPr>
          <w:sz w:val="24"/>
          <w:szCs w:val="24"/>
        </w:rPr>
        <w:t xml:space="preserve">Figure </w:t>
      </w:r>
      <w:r w:rsidR="00514749" w:rsidRPr="003B4EC2">
        <w:rPr>
          <w:sz w:val="24"/>
          <w:szCs w:val="24"/>
        </w:rPr>
        <w:fldChar w:fldCharType="begin"/>
      </w:r>
      <w:r w:rsidRPr="003B4EC2">
        <w:rPr>
          <w:sz w:val="24"/>
          <w:szCs w:val="24"/>
        </w:rPr>
        <w:instrText xml:space="preserve"> SEQ Figure \* ARABIC </w:instrText>
      </w:r>
      <w:r w:rsidR="00514749" w:rsidRPr="003B4EC2">
        <w:rPr>
          <w:sz w:val="24"/>
          <w:szCs w:val="24"/>
        </w:rPr>
        <w:fldChar w:fldCharType="separate"/>
      </w:r>
      <w:r w:rsidR="00B40314">
        <w:rPr>
          <w:noProof/>
          <w:sz w:val="24"/>
          <w:szCs w:val="24"/>
        </w:rPr>
        <w:t>1</w:t>
      </w:r>
      <w:r w:rsidR="00514749" w:rsidRPr="003B4EC2">
        <w:rPr>
          <w:sz w:val="24"/>
          <w:szCs w:val="24"/>
        </w:rPr>
        <w:fldChar w:fldCharType="end"/>
      </w:r>
      <w:r w:rsidR="005758E6">
        <w:rPr>
          <w:sz w:val="24"/>
          <w:szCs w:val="24"/>
        </w:rPr>
        <w:t>. Division of the Kenai River watershed (lower, middle, and upper Kenai River)</w:t>
      </w:r>
      <w:bookmarkEnd w:id="287"/>
      <w:r w:rsidR="005758E6">
        <w:rPr>
          <w:sz w:val="24"/>
          <w:szCs w:val="24"/>
        </w:rPr>
        <w:t xml:space="preserve"> and water quality monitoring site locations during</w:t>
      </w:r>
      <w:r w:rsidR="009F38AF">
        <w:rPr>
          <w:sz w:val="24"/>
          <w:szCs w:val="24"/>
        </w:rPr>
        <w:t xml:space="preserve"> biannual (2000 – present)</w:t>
      </w:r>
      <w:r w:rsidR="005758E6">
        <w:rPr>
          <w:sz w:val="24"/>
          <w:szCs w:val="24"/>
        </w:rPr>
        <w:t xml:space="preserve"> </w:t>
      </w:r>
      <w:r w:rsidR="005758E6">
        <w:rPr>
          <w:bCs w:val="0"/>
          <w:sz w:val="24"/>
          <w:szCs w:val="24"/>
        </w:rPr>
        <w:t>KRBWQM sampling events</w:t>
      </w:r>
      <w:r w:rsidRPr="003B4EC2">
        <w:rPr>
          <w:sz w:val="24"/>
          <w:szCs w:val="24"/>
        </w:rPr>
        <w:t>.</w:t>
      </w:r>
    </w:p>
    <w:bookmarkEnd w:id="288"/>
    <w:p w14:paraId="337184BD" w14:textId="1F75172F" w:rsidR="001411CE" w:rsidRDefault="00DE317B" w:rsidP="00DE317B">
      <w:pPr>
        <w:widowControl/>
        <w:spacing w:after="200" w:line="276" w:lineRule="auto"/>
        <w:rPr>
          <w:sz w:val="24"/>
          <w:szCs w:val="24"/>
          <w:lang w:eastAsia="en-US"/>
        </w:rPr>
        <w:sectPr w:rsidR="001411CE" w:rsidSect="00E7447E">
          <w:pgSz w:w="12240" w:h="15840"/>
          <w:pgMar w:top="1080" w:right="1080" w:bottom="1080" w:left="1080" w:header="720" w:footer="720" w:gutter="0"/>
          <w:cols w:space="720"/>
          <w:titlePg/>
          <w:docGrid w:linePitch="360"/>
        </w:sectPr>
      </w:pPr>
      <w:r>
        <w:rPr>
          <w:sz w:val="24"/>
          <w:szCs w:val="24"/>
          <w:lang w:eastAsia="en-US"/>
        </w:rPr>
        <w:br w:type="page"/>
      </w:r>
    </w:p>
    <w:p w14:paraId="0DF2A2B1" w14:textId="5909C5A2" w:rsidR="00126DD5" w:rsidRDefault="00126DD5" w:rsidP="00DE317B">
      <w:pPr>
        <w:pStyle w:val="Caption"/>
        <w:rPr>
          <w:sz w:val="24"/>
          <w:szCs w:val="24"/>
          <w:lang w:eastAsia="en-US"/>
        </w:rPr>
      </w:pPr>
    </w:p>
    <w:p w14:paraId="63A4BE20" w14:textId="754A462F" w:rsidR="00126DD5" w:rsidRDefault="00126DD5" w:rsidP="0024208B">
      <w:pPr>
        <w:rPr>
          <w:sz w:val="24"/>
          <w:szCs w:val="24"/>
          <w:lang w:eastAsia="en-US"/>
        </w:rPr>
      </w:pPr>
    </w:p>
    <w:p w14:paraId="58C81915" w14:textId="111A6CAD" w:rsidR="001878B4" w:rsidRDefault="007C5F74" w:rsidP="0024208B">
      <w:pPr>
        <w:rPr>
          <w:noProof/>
          <w:sz w:val="24"/>
          <w:szCs w:val="24"/>
          <w:lang w:eastAsia="en-US"/>
        </w:rPr>
      </w:pPr>
      <w:r>
        <w:rPr>
          <w:noProof/>
          <w:sz w:val="24"/>
          <w:szCs w:val="24"/>
          <w:lang w:eastAsia="en-US"/>
        </w:rPr>
        <w:drawing>
          <wp:inline distT="0" distB="0" distL="0" distR="0" wp14:anchorId="4463B218" wp14:editId="2FC8D7CF">
            <wp:extent cx="6477802" cy="3936875"/>
            <wp:effectExtent l="19050" t="19050" r="18415"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mpling_sites_map.png"/>
                    <pic:cNvPicPr/>
                  </pic:nvPicPr>
                  <pic:blipFill>
                    <a:blip r:embed="rId23">
                      <a:extLst>
                        <a:ext uri="{28A0092B-C50C-407E-A947-70E740481C1C}">
                          <a14:useLocalDpi xmlns:a14="http://schemas.microsoft.com/office/drawing/2010/main" val="0"/>
                        </a:ext>
                      </a:extLst>
                    </a:blip>
                    <a:stretch>
                      <a:fillRect/>
                    </a:stretch>
                  </pic:blipFill>
                  <pic:spPr>
                    <a:xfrm>
                      <a:off x="0" y="0"/>
                      <a:ext cx="6531497" cy="3969508"/>
                    </a:xfrm>
                    <a:prstGeom prst="rect">
                      <a:avLst/>
                    </a:prstGeom>
                    <a:ln>
                      <a:solidFill>
                        <a:schemeClr val="accent1"/>
                      </a:solidFill>
                    </a:ln>
                  </pic:spPr>
                </pic:pic>
              </a:graphicData>
            </a:graphic>
          </wp:inline>
        </w:drawing>
      </w:r>
      <w:r w:rsidR="001878B4" w:rsidRPr="001878B4">
        <w:t xml:space="preserve"> </w:t>
      </w:r>
      <w:r w:rsidR="00732355" w:rsidRPr="00732355">
        <w:rPr>
          <w:noProof/>
          <w:lang w:eastAsia="en-US"/>
        </w:rPr>
        <w:drawing>
          <wp:inline distT="0" distB="0" distL="0" distR="0" wp14:anchorId="6B0205DA" wp14:editId="71EFA1AD">
            <wp:extent cx="2099945" cy="36747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9945" cy="3674745"/>
                    </a:xfrm>
                    <a:prstGeom prst="rect">
                      <a:avLst/>
                    </a:prstGeom>
                    <a:noFill/>
                    <a:ln>
                      <a:noFill/>
                    </a:ln>
                  </pic:spPr>
                </pic:pic>
              </a:graphicData>
            </a:graphic>
          </wp:inline>
        </w:drawing>
      </w:r>
    </w:p>
    <w:p w14:paraId="3D73668C" w14:textId="21994776" w:rsidR="00126DD5" w:rsidRDefault="001878B4" w:rsidP="0024208B">
      <w:pPr>
        <w:rPr>
          <w:noProof/>
          <w:sz w:val="24"/>
          <w:szCs w:val="24"/>
          <w:lang w:eastAsia="en-US"/>
        </w:rPr>
      </w:pPr>
      <w:r>
        <w:rPr>
          <w:noProof/>
          <w:sz w:val="24"/>
          <w:szCs w:val="24"/>
          <w:lang w:eastAsia="en-US"/>
        </w:rPr>
        <w:drawing>
          <wp:inline distT="0" distB="0" distL="0" distR="0" wp14:anchorId="3966E0E0" wp14:editId="54AEF4B3">
            <wp:extent cx="723693" cy="1346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12-02 184418.png"/>
                    <pic:cNvPicPr/>
                  </pic:nvPicPr>
                  <pic:blipFill rotWithShape="1">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t="44379" r="7693" b="7813"/>
                    <a:stretch/>
                  </pic:blipFill>
                  <pic:spPr bwMode="auto">
                    <a:xfrm>
                      <a:off x="0" y="0"/>
                      <a:ext cx="767009" cy="142677"/>
                    </a:xfrm>
                    <a:prstGeom prst="rect">
                      <a:avLst/>
                    </a:prstGeom>
                    <a:ln>
                      <a:noFill/>
                    </a:ln>
                    <a:extLst>
                      <a:ext uri="{53640926-AAD7-44D8-BBD7-CCE9431645EC}">
                        <a14:shadowObscured xmlns:a14="http://schemas.microsoft.com/office/drawing/2010/main"/>
                      </a:ext>
                    </a:extLst>
                  </pic:spPr>
                </pic:pic>
              </a:graphicData>
            </a:graphic>
          </wp:inline>
        </w:drawing>
      </w:r>
    </w:p>
    <w:p w14:paraId="59715659" w14:textId="737840CF" w:rsidR="006A4C98" w:rsidRPr="006B4C9F" w:rsidRDefault="006B4C9F" w:rsidP="006B4C9F">
      <w:pPr>
        <w:pStyle w:val="Caption"/>
        <w:rPr>
          <w:sz w:val="24"/>
          <w:szCs w:val="24"/>
        </w:rPr>
      </w:pPr>
      <w:bookmarkStart w:id="289" w:name="_Toc57830638"/>
      <w:r w:rsidRPr="006B4C9F">
        <w:rPr>
          <w:sz w:val="24"/>
          <w:szCs w:val="24"/>
        </w:rPr>
        <w:t xml:space="preserve">Figure </w:t>
      </w:r>
      <w:r w:rsidRPr="006B4C9F">
        <w:rPr>
          <w:sz w:val="24"/>
          <w:szCs w:val="24"/>
        </w:rPr>
        <w:fldChar w:fldCharType="begin"/>
      </w:r>
      <w:r w:rsidRPr="006B4C9F">
        <w:rPr>
          <w:sz w:val="24"/>
          <w:szCs w:val="24"/>
        </w:rPr>
        <w:instrText xml:space="preserve"> SEQ Figure \* ARABIC </w:instrText>
      </w:r>
      <w:r w:rsidRPr="006B4C9F">
        <w:rPr>
          <w:sz w:val="24"/>
          <w:szCs w:val="24"/>
        </w:rPr>
        <w:fldChar w:fldCharType="separate"/>
      </w:r>
      <w:r w:rsidR="00B40314">
        <w:rPr>
          <w:noProof/>
          <w:sz w:val="24"/>
          <w:szCs w:val="24"/>
        </w:rPr>
        <w:t>2</w:t>
      </w:r>
      <w:r w:rsidRPr="006B4C9F">
        <w:rPr>
          <w:sz w:val="24"/>
          <w:szCs w:val="24"/>
        </w:rPr>
        <w:fldChar w:fldCharType="end"/>
      </w:r>
      <w:r>
        <w:rPr>
          <w:sz w:val="24"/>
          <w:szCs w:val="24"/>
        </w:rPr>
        <w:t>. 2019</w:t>
      </w:r>
      <w:r w:rsidR="00E32528">
        <w:rPr>
          <w:sz w:val="24"/>
          <w:szCs w:val="24"/>
        </w:rPr>
        <w:t xml:space="preserve"> </w:t>
      </w:r>
      <w:r>
        <w:rPr>
          <w:sz w:val="24"/>
          <w:szCs w:val="24"/>
        </w:rPr>
        <w:t>- 2020 sampling locations</w:t>
      </w:r>
      <w:r w:rsidR="00E32528">
        <w:rPr>
          <w:sz w:val="24"/>
          <w:szCs w:val="24"/>
        </w:rPr>
        <w:t>.</w:t>
      </w:r>
      <w:r w:rsidR="00D74AB6">
        <w:rPr>
          <w:sz w:val="24"/>
          <w:szCs w:val="24"/>
        </w:rPr>
        <w:t xml:space="preserve"> </w:t>
      </w:r>
      <w:r w:rsidR="00732355">
        <w:rPr>
          <w:sz w:val="24"/>
          <w:szCs w:val="24"/>
        </w:rPr>
        <w:t>Sites</w:t>
      </w:r>
      <w:r w:rsidR="00DE1DBB">
        <w:rPr>
          <w:sz w:val="24"/>
          <w:szCs w:val="24"/>
        </w:rPr>
        <w:t xml:space="preserve"> That are</w:t>
      </w:r>
      <w:r w:rsidR="00732355">
        <w:rPr>
          <w:sz w:val="24"/>
          <w:szCs w:val="24"/>
        </w:rPr>
        <w:t xml:space="preserve"> newly included in 2019 – 2020 field sampling are noted with an asterisk (*).</w:t>
      </w:r>
      <w:r w:rsidR="00D74AB6">
        <w:rPr>
          <w:sz w:val="24"/>
          <w:szCs w:val="24"/>
        </w:rPr>
        <w:t xml:space="preserve"> </w:t>
      </w:r>
      <w:r w:rsidR="00E32528">
        <w:rPr>
          <w:sz w:val="24"/>
          <w:szCs w:val="24"/>
        </w:rPr>
        <w:t>points 7 (Lower Slikok creek) and 12 (slikok confluence) are superimposed at this</w:t>
      </w:r>
      <w:r w:rsidR="00732355">
        <w:rPr>
          <w:sz w:val="24"/>
          <w:szCs w:val="24"/>
        </w:rPr>
        <w:t xml:space="preserve"> map</w:t>
      </w:r>
      <w:r w:rsidR="00E32528">
        <w:rPr>
          <w:sz w:val="24"/>
          <w:szCs w:val="24"/>
        </w:rPr>
        <w:t xml:space="preserve"> scale</w:t>
      </w:r>
      <w:bookmarkEnd w:id="289"/>
      <w:r w:rsidR="00732355">
        <w:rPr>
          <w:sz w:val="24"/>
          <w:szCs w:val="24"/>
        </w:rPr>
        <w:t>.</w:t>
      </w:r>
      <w:r w:rsidR="00D74AB6">
        <w:rPr>
          <w:sz w:val="24"/>
          <w:szCs w:val="24"/>
        </w:rPr>
        <w:t xml:space="preserve"> </w:t>
      </w:r>
    </w:p>
    <w:p w14:paraId="758DA6F3" w14:textId="6ACE8B59" w:rsidR="00512FD3" w:rsidRDefault="00512FD3" w:rsidP="0024208B">
      <w:pPr>
        <w:rPr>
          <w:sz w:val="24"/>
          <w:szCs w:val="24"/>
          <w:lang w:eastAsia="en-US"/>
        </w:rPr>
      </w:pPr>
    </w:p>
    <w:p w14:paraId="12AE2004" w14:textId="5AF21602" w:rsidR="00512FD3" w:rsidRDefault="00512FD3" w:rsidP="0024208B">
      <w:pPr>
        <w:rPr>
          <w:sz w:val="24"/>
          <w:szCs w:val="24"/>
          <w:lang w:eastAsia="en-US"/>
        </w:rPr>
      </w:pPr>
    </w:p>
    <w:p w14:paraId="14433760" w14:textId="68E8CE9C" w:rsidR="00512FD3" w:rsidRDefault="00512FD3" w:rsidP="0024208B">
      <w:pPr>
        <w:rPr>
          <w:sz w:val="24"/>
          <w:szCs w:val="24"/>
          <w:lang w:eastAsia="en-US"/>
        </w:rPr>
      </w:pPr>
    </w:p>
    <w:p w14:paraId="464B29FD" w14:textId="23C908E6" w:rsidR="00512FD3" w:rsidRDefault="00512FD3" w:rsidP="0024208B">
      <w:pPr>
        <w:rPr>
          <w:sz w:val="24"/>
          <w:szCs w:val="24"/>
          <w:lang w:eastAsia="en-US"/>
        </w:rPr>
      </w:pPr>
    </w:p>
    <w:p w14:paraId="72673259" w14:textId="15721C32" w:rsidR="00512FD3" w:rsidRDefault="00512FD3" w:rsidP="0024208B">
      <w:pPr>
        <w:rPr>
          <w:sz w:val="24"/>
          <w:szCs w:val="24"/>
          <w:lang w:eastAsia="en-US"/>
        </w:rPr>
      </w:pPr>
    </w:p>
    <w:p w14:paraId="55B074DE" w14:textId="533BC555" w:rsidR="00512FD3" w:rsidRDefault="00512FD3" w:rsidP="0024208B">
      <w:pPr>
        <w:rPr>
          <w:sz w:val="24"/>
          <w:szCs w:val="24"/>
          <w:lang w:eastAsia="en-US"/>
        </w:rPr>
      </w:pPr>
    </w:p>
    <w:p w14:paraId="4D0BF67F" w14:textId="77777777"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25A668E2" w14:textId="398A0179" w:rsidR="00F915C5" w:rsidRDefault="007F66BA" w:rsidP="0024208B">
      <w:pPr>
        <w:rPr>
          <w:sz w:val="24"/>
          <w:szCs w:val="24"/>
          <w:lang w:eastAsia="en-US"/>
        </w:rPr>
      </w:pPr>
      <w:r>
        <w:rPr>
          <w:noProof/>
          <w:sz w:val="24"/>
          <w:szCs w:val="24"/>
          <w:lang w:eastAsia="en-US"/>
        </w:rPr>
        <w:lastRenderedPageBreak/>
        <w:drawing>
          <wp:inline distT="0" distB="0" distL="0" distR="0" wp14:anchorId="7E674B88" wp14:editId="69AAB908">
            <wp:extent cx="8147307" cy="5029200"/>
            <wp:effectExtent l="19050" t="19050" r="2540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_m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156719" cy="5035010"/>
                    </a:xfrm>
                    <a:prstGeom prst="rect">
                      <a:avLst/>
                    </a:prstGeom>
                    <a:ln>
                      <a:solidFill>
                        <a:schemeClr val="accent1"/>
                      </a:solidFill>
                    </a:ln>
                  </pic:spPr>
                </pic:pic>
              </a:graphicData>
            </a:graphic>
          </wp:inline>
        </w:drawing>
      </w:r>
    </w:p>
    <w:p w14:paraId="22557998" w14:textId="076DA6F0" w:rsidR="00F915C5" w:rsidRPr="00DD4DD0" w:rsidRDefault="00DD4DD0" w:rsidP="00DD4DD0">
      <w:pPr>
        <w:pStyle w:val="Caption"/>
        <w:rPr>
          <w:sz w:val="24"/>
          <w:szCs w:val="24"/>
          <w:lang w:eastAsia="en-US"/>
        </w:rPr>
      </w:pPr>
      <w:bookmarkStart w:id="290" w:name="_Toc57830639"/>
      <w:r w:rsidRPr="00DD4DD0">
        <w:rPr>
          <w:sz w:val="24"/>
          <w:szCs w:val="24"/>
        </w:rPr>
        <w:t xml:space="preserve">Figure </w:t>
      </w:r>
      <w:r w:rsidRPr="00DD4DD0">
        <w:rPr>
          <w:sz w:val="24"/>
          <w:szCs w:val="24"/>
        </w:rPr>
        <w:fldChar w:fldCharType="begin"/>
      </w:r>
      <w:r w:rsidRPr="00DD4DD0">
        <w:rPr>
          <w:sz w:val="24"/>
          <w:szCs w:val="24"/>
        </w:rPr>
        <w:instrText xml:space="preserve"> SEQ Figure \* ARABIC </w:instrText>
      </w:r>
      <w:r w:rsidRPr="00DD4DD0">
        <w:rPr>
          <w:sz w:val="24"/>
          <w:szCs w:val="24"/>
        </w:rPr>
        <w:fldChar w:fldCharType="separate"/>
      </w:r>
      <w:r w:rsidR="00B40314">
        <w:rPr>
          <w:noProof/>
          <w:sz w:val="24"/>
          <w:szCs w:val="24"/>
        </w:rPr>
        <w:t>3</w:t>
      </w:r>
      <w:r w:rsidRPr="00DD4DD0">
        <w:rPr>
          <w:sz w:val="24"/>
          <w:szCs w:val="24"/>
        </w:rPr>
        <w:fldChar w:fldCharType="end"/>
      </w:r>
      <w:r>
        <w:rPr>
          <w:sz w:val="24"/>
          <w:szCs w:val="24"/>
        </w:rPr>
        <w:t xml:space="preserve">. </w:t>
      </w:r>
      <w:r w:rsidR="00CA4780">
        <w:rPr>
          <w:sz w:val="24"/>
          <w:szCs w:val="24"/>
        </w:rPr>
        <w:t xml:space="preserve">2019-2020 </w:t>
      </w:r>
      <w:r w:rsidR="00E707DC">
        <w:rPr>
          <w:sz w:val="24"/>
          <w:szCs w:val="24"/>
        </w:rPr>
        <w:t>Kenai R</w:t>
      </w:r>
      <w:r>
        <w:rPr>
          <w:sz w:val="24"/>
          <w:szCs w:val="24"/>
        </w:rPr>
        <w:t>iver mainstem</w:t>
      </w:r>
      <w:r w:rsidR="00CA4780">
        <w:rPr>
          <w:sz w:val="24"/>
          <w:szCs w:val="24"/>
        </w:rPr>
        <w:t xml:space="preserve"> sites</w:t>
      </w:r>
      <w:r>
        <w:rPr>
          <w:sz w:val="24"/>
          <w:szCs w:val="24"/>
        </w:rPr>
        <w:t xml:space="preserve"> copper concentrations and criterion</w:t>
      </w:r>
      <w:r w:rsidR="00C144DE">
        <w:rPr>
          <w:sz w:val="24"/>
          <w:szCs w:val="24"/>
        </w:rPr>
        <w:t xml:space="preserve"> (CCC)</w:t>
      </w:r>
      <w:r>
        <w:rPr>
          <w:sz w:val="24"/>
          <w:szCs w:val="24"/>
        </w:rPr>
        <w:t xml:space="preserve"> </w:t>
      </w:r>
      <w:commentRangeStart w:id="291"/>
      <w:r>
        <w:rPr>
          <w:sz w:val="24"/>
          <w:szCs w:val="24"/>
        </w:rPr>
        <w:t>values</w:t>
      </w:r>
      <w:commentRangeEnd w:id="291"/>
      <w:r w:rsidR="00FA66A8">
        <w:rPr>
          <w:rStyle w:val="CommentReference"/>
          <w:b w:val="0"/>
          <w:bCs w:val="0"/>
          <w:caps w:val="0"/>
        </w:rPr>
        <w:commentReference w:id="291"/>
      </w:r>
      <w:r w:rsidR="00CA4780">
        <w:rPr>
          <w:sz w:val="24"/>
          <w:szCs w:val="24"/>
        </w:rPr>
        <w:t>.</w:t>
      </w:r>
      <w:bookmarkEnd w:id="290"/>
    </w:p>
    <w:p w14:paraId="41584684" w14:textId="37A4E089" w:rsidR="00CA4780" w:rsidRDefault="0098264E" w:rsidP="0024208B">
      <w:pPr>
        <w:rPr>
          <w:sz w:val="24"/>
          <w:szCs w:val="24"/>
          <w:lang w:eastAsia="en-US"/>
        </w:rPr>
      </w:pPr>
      <w:r>
        <w:rPr>
          <w:noProof/>
          <w:sz w:val="24"/>
          <w:szCs w:val="24"/>
          <w:lang w:eastAsia="en-US"/>
        </w:rPr>
        <w:lastRenderedPageBreak/>
        <w:drawing>
          <wp:inline distT="0" distB="0" distL="0" distR="0" wp14:anchorId="496049C7" wp14:editId="0BD9A454">
            <wp:extent cx="8074152" cy="4846320"/>
            <wp:effectExtent l="19050" t="19050" r="2222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_trib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4B46B459" w14:textId="5A4AD5DE" w:rsidR="00CA4780" w:rsidRPr="00CA4780" w:rsidRDefault="00CA4780" w:rsidP="00CA4780">
      <w:pPr>
        <w:pStyle w:val="Caption"/>
        <w:rPr>
          <w:sz w:val="24"/>
          <w:szCs w:val="24"/>
          <w:lang w:eastAsia="en-US"/>
        </w:rPr>
      </w:pPr>
      <w:bookmarkStart w:id="292" w:name="_Toc57830640"/>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B40314">
        <w:rPr>
          <w:noProof/>
          <w:sz w:val="24"/>
          <w:szCs w:val="24"/>
        </w:rPr>
        <w:t>4</w:t>
      </w:r>
      <w:r w:rsidRPr="00CA4780">
        <w:rPr>
          <w:sz w:val="24"/>
          <w:szCs w:val="24"/>
        </w:rPr>
        <w:fldChar w:fldCharType="end"/>
      </w:r>
      <w:r w:rsidR="00E707DC">
        <w:rPr>
          <w:sz w:val="24"/>
          <w:szCs w:val="24"/>
        </w:rPr>
        <w:t>. 2019-2020 Kenai R</w:t>
      </w:r>
      <w:r>
        <w:rPr>
          <w:sz w:val="24"/>
          <w:szCs w:val="24"/>
        </w:rPr>
        <w:t>iver tributary sites copper concentrations and criterion</w:t>
      </w:r>
      <w:r w:rsidR="00C144DE">
        <w:rPr>
          <w:sz w:val="24"/>
          <w:szCs w:val="24"/>
        </w:rPr>
        <w:t xml:space="preserve"> (CCC)</w:t>
      </w:r>
      <w:r>
        <w:rPr>
          <w:sz w:val="24"/>
          <w:szCs w:val="24"/>
        </w:rPr>
        <w:t xml:space="preserve"> values.</w:t>
      </w:r>
      <w:bookmarkEnd w:id="292"/>
    </w:p>
    <w:p w14:paraId="7C7548A7" w14:textId="7E499025" w:rsidR="00CA4780" w:rsidRDefault="0098264E" w:rsidP="0024208B">
      <w:pPr>
        <w:rPr>
          <w:sz w:val="24"/>
          <w:szCs w:val="24"/>
          <w:lang w:eastAsia="en-US"/>
        </w:rPr>
      </w:pPr>
      <w:r>
        <w:rPr>
          <w:noProof/>
          <w:sz w:val="24"/>
          <w:szCs w:val="24"/>
          <w:lang w:eastAsia="en-US"/>
        </w:rPr>
        <w:lastRenderedPageBreak/>
        <w:drawing>
          <wp:inline distT="0" distB="0" distL="0" distR="0" wp14:anchorId="34E7AC8A" wp14:editId="5F35FF40">
            <wp:extent cx="8074152" cy="4846320"/>
            <wp:effectExtent l="19050" t="19050" r="22225"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n_m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672BD2E0" w14:textId="4BBA10E7" w:rsidR="00CA4780" w:rsidRPr="00CA4780" w:rsidRDefault="00CA4780" w:rsidP="00CA4780">
      <w:pPr>
        <w:pStyle w:val="Caption"/>
        <w:rPr>
          <w:sz w:val="24"/>
          <w:szCs w:val="24"/>
          <w:lang w:eastAsia="en-US"/>
        </w:rPr>
      </w:pPr>
      <w:bookmarkStart w:id="293" w:name="_Toc57830641"/>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B40314">
        <w:rPr>
          <w:noProof/>
          <w:sz w:val="24"/>
          <w:szCs w:val="24"/>
        </w:rPr>
        <w:t>5</w:t>
      </w:r>
      <w:r w:rsidRPr="00CA4780">
        <w:rPr>
          <w:sz w:val="24"/>
          <w:szCs w:val="24"/>
        </w:rPr>
        <w:fldChar w:fldCharType="end"/>
      </w:r>
      <w:r w:rsidR="00E707DC">
        <w:rPr>
          <w:sz w:val="24"/>
          <w:szCs w:val="24"/>
        </w:rPr>
        <w:t>.</w:t>
      </w:r>
      <w:r w:rsidR="00D74AB6">
        <w:rPr>
          <w:sz w:val="24"/>
          <w:szCs w:val="24"/>
        </w:rPr>
        <w:t xml:space="preserve"> </w:t>
      </w:r>
      <w:r w:rsidR="00E707DC">
        <w:rPr>
          <w:sz w:val="24"/>
          <w:szCs w:val="24"/>
        </w:rPr>
        <w:t>Kenai R</w:t>
      </w:r>
      <w:r w:rsidRPr="00CA4780">
        <w:rPr>
          <w:sz w:val="24"/>
          <w:szCs w:val="24"/>
        </w:rPr>
        <w:t>iver mainstem sites zinc concentrations and criterion</w:t>
      </w:r>
      <w:r w:rsidR="00C144DE">
        <w:rPr>
          <w:sz w:val="24"/>
          <w:szCs w:val="24"/>
        </w:rPr>
        <w:t xml:space="preserve"> (CCC)</w:t>
      </w:r>
      <w:r w:rsidRPr="00CA4780">
        <w:rPr>
          <w:sz w:val="24"/>
          <w:szCs w:val="24"/>
        </w:rPr>
        <w:t xml:space="preserve"> </w:t>
      </w:r>
      <w:commentRangeStart w:id="294"/>
      <w:commentRangeStart w:id="295"/>
      <w:r w:rsidRPr="00CA4780">
        <w:rPr>
          <w:sz w:val="24"/>
          <w:szCs w:val="24"/>
        </w:rPr>
        <w:t>values</w:t>
      </w:r>
      <w:commentRangeEnd w:id="294"/>
      <w:r w:rsidR="00FA7176">
        <w:rPr>
          <w:rStyle w:val="CommentReference"/>
          <w:b w:val="0"/>
          <w:bCs w:val="0"/>
          <w:caps w:val="0"/>
        </w:rPr>
        <w:commentReference w:id="294"/>
      </w:r>
      <w:commentRangeEnd w:id="295"/>
      <w:r w:rsidR="00403E31">
        <w:rPr>
          <w:rStyle w:val="CommentReference"/>
          <w:b w:val="0"/>
          <w:bCs w:val="0"/>
          <w:caps w:val="0"/>
        </w:rPr>
        <w:commentReference w:id="295"/>
      </w:r>
      <w:r w:rsidRPr="00CA4780">
        <w:rPr>
          <w:sz w:val="24"/>
          <w:szCs w:val="24"/>
        </w:rPr>
        <w:t>.</w:t>
      </w:r>
      <w:bookmarkEnd w:id="293"/>
    </w:p>
    <w:p w14:paraId="370E3BF3" w14:textId="5C7592DB" w:rsidR="00512FD3" w:rsidRDefault="0098264E" w:rsidP="0024208B">
      <w:pPr>
        <w:rPr>
          <w:sz w:val="24"/>
          <w:szCs w:val="24"/>
          <w:lang w:eastAsia="en-US"/>
        </w:rPr>
      </w:pPr>
      <w:r>
        <w:rPr>
          <w:noProof/>
          <w:sz w:val="24"/>
          <w:szCs w:val="24"/>
          <w:lang w:eastAsia="en-US"/>
        </w:rPr>
        <w:lastRenderedPageBreak/>
        <w:drawing>
          <wp:inline distT="0" distB="0" distL="0" distR="0" wp14:anchorId="1325628A" wp14:editId="73EB46A9">
            <wp:extent cx="8074152" cy="4846320"/>
            <wp:effectExtent l="19050" t="19050" r="2222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n_trib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258FC941" w14:textId="710C93E0" w:rsidR="00A63F41" w:rsidRDefault="00A63F41" w:rsidP="00A63F41">
      <w:pPr>
        <w:pStyle w:val="Caption"/>
        <w:rPr>
          <w:sz w:val="24"/>
          <w:szCs w:val="24"/>
        </w:rPr>
      </w:pPr>
      <w:bookmarkStart w:id="296" w:name="_Toc57830642"/>
      <w:r w:rsidRPr="009C2A64">
        <w:rPr>
          <w:sz w:val="24"/>
          <w:szCs w:val="24"/>
        </w:rPr>
        <w:t xml:space="preserve">Figure </w:t>
      </w:r>
      <w:r w:rsidRPr="009C2A64">
        <w:rPr>
          <w:sz w:val="24"/>
          <w:szCs w:val="24"/>
        </w:rPr>
        <w:fldChar w:fldCharType="begin"/>
      </w:r>
      <w:r w:rsidRPr="009C2A64">
        <w:rPr>
          <w:sz w:val="24"/>
          <w:szCs w:val="24"/>
        </w:rPr>
        <w:instrText xml:space="preserve"> SEQ Figure \* ARABIC </w:instrText>
      </w:r>
      <w:r w:rsidRPr="009C2A64">
        <w:rPr>
          <w:sz w:val="24"/>
          <w:szCs w:val="24"/>
        </w:rPr>
        <w:fldChar w:fldCharType="separate"/>
      </w:r>
      <w:r w:rsidR="00B40314">
        <w:rPr>
          <w:noProof/>
          <w:sz w:val="24"/>
          <w:szCs w:val="24"/>
        </w:rPr>
        <w:t>6</w:t>
      </w:r>
      <w:r w:rsidRPr="009C2A64">
        <w:rPr>
          <w:sz w:val="24"/>
          <w:szCs w:val="24"/>
        </w:rPr>
        <w:fldChar w:fldCharType="end"/>
      </w:r>
      <w:r w:rsidR="00E707DC">
        <w:rPr>
          <w:sz w:val="24"/>
          <w:szCs w:val="24"/>
        </w:rPr>
        <w:t>.</w:t>
      </w:r>
      <w:r w:rsidR="00D74AB6">
        <w:rPr>
          <w:sz w:val="24"/>
          <w:szCs w:val="24"/>
        </w:rPr>
        <w:t xml:space="preserve"> </w:t>
      </w:r>
      <w:r w:rsidR="00E707DC">
        <w:rPr>
          <w:sz w:val="24"/>
          <w:szCs w:val="24"/>
        </w:rPr>
        <w:t>K</w:t>
      </w:r>
      <w:r w:rsidRPr="009C2A64">
        <w:rPr>
          <w:sz w:val="24"/>
          <w:szCs w:val="24"/>
        </w:rPr>
        <w:t>en</w:t>
      </w:r>
      <w:r w:rsidR="00E707DC">
        <w:rPr>
          <w:sz w:val="24"/>
          <w:szCs w:val="24"/>
        </w:rPr>
        <w:t>ai R</w:t>
      </w:r>
      <w:r w:rsidRPr="009C2A64">
        <w:rPr>
          <w:sz w:val="24"/>
          <w:szCs w:val="24"/>
        </w:rPr>
        <w:t>iver tributary sites zinc concentrations and criterion</w:t>
      </w:r>
      <w:r w:rsidR="00C144DE">
        <w:rPr>
          <w:sz w:val="24"/>
          <w:szCs w:val="24"/>
        </w:rPr>
        <w:t xml:space="preserve"> (CCC)</w:t>
      </w:r>
      <w:r w:rsidRPr="009C2A64">
        <w:rPr>
          <w:sz w:val="24"/>
          <w:szCs w:val="24"/>
        </w:rPr>
        <w:t xml:space="preserve"> values.</w:t>
      </w:r>
      <w:bookmarkEnd w:id="296"/>
    </w:p>
    <w:p w14:paraId="43B7D704" w14:textId="7E105059" w:rsidR="00B40314" w:rsidRDefault="00B40314" w:rsidP="00B40314"/>
    <w:p w14:paraId="52E75167" w14:textId="0E4B9633" w:rsidR="00B40314" w:rsidRDefault="00B40314" w:rsidP="00B40314"/>
    <w:p w14:paraId="04CDD5C8" w14:textId="064E48A6" w:rsidR="00B40314" w:rsidRDefault="00B40314" w:rsidP="00B40314"/>
    <w:p w14:paraId="0445B963" w14:textId="372CBD65" w:rsidR="00B40314" w:rsidRDefault="00B40314" w:rsidP="00B40314"/>
    <w:p w14:paraId="4A6A93D9" w14:textId="413E7748" w:rsidR="00B40314" w:rsidRDefault="00B40314" w:rsidP="00B40314"/>
    <w:p w14:paraId="1472E119" w14:textId="0B2BE2B5" w:rsidR="00B40314" w:rsidRDefault="00B40314" w:rsidP="00B40314"/>
    <w:p w14:paraId="2DA4F8FF" w14:textId="160B04B3" w:rsidR="00B40314" w:rsidRDefault="00B40314" w:rsidP="00B40314"/>
    <w:p w14:paraId="3FC0007F" w14:textId="09D9E798" w:rsidR="00B40314" w:rsidRDefault="00B40314" w:rsidP="00B40314"/>
    <w:p w14:paraId="07967A87" w14:textId="19D9E081" w:rsidR="00B40314" w:rsidRDefault="00B40314" w:rsidP="00B40314"/>
    <w:p w14:paraId="56866DE2" w14:textId="7B675130" w:rsidR="00B40314" w:rsidRDefault="00B40314" w:rsidP="00B40314"/>
    <w:p w14:paraId="45A2A083" w14:textId="07650BF8" w:rsidR="00B40314" w:rsidRDefault="00B40314" w:rsidP="00B40314"/>
    <w:p w14:paraId="4A88D407" w14:textId="2E128A26" w:rsidR="00B40314" w:rsidRDefault="00C21C70" w:rsidP="00B40314">
      <w:r>
        <w:rPr>
          <w:noProof/>
          <w:lang w:eastAsia="en-US"/>
        </w:rPr>
        <w:drawing>
          <wp:inline distT="0" distB="0" distL="0" distR="0" wp14:anchorId="184AA33B" wp14:editId="5481D0C7">
            <wp:extent cx="7315215" cy="5486411"/>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verall_exceedance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315215" cy="5486411"/>
                    </a:xfrm>
                    <a:prstGeom prst="rect">
                      <a:avLst/>
                    </a:prstGeom>
                    <a:ln>
                      <a:solidFill>
                        <a:schemeClr val="tx1"/>
                      </a:solidFill>
                    </a:ln>
                  </pic:spPr>
                </pic:pic>
              </a:graphicData>
            </a:graphic>
          </wp:inline>
        </w:drawing>
      </w:r>
    </w:p>
    <w:p w14:paraId="009A9E52" w14:textId="7A217E0E" w:rsidR="00B40314" w:rsidRPr="00B40314" w:rsidRDefault="00B40314" w:rsidP="00B40314">
      <w:pPr>
        <w:pStyle w:val="Caption"/>
        <w:rPr>
          <w:sz w:val="24"/>
          <w:szCs w:val="24"/>
        </w:rPr>
      </w:pPr>
      <w:r w:rsidRPr="00B40314">
        <w:rPr>
          <w:sz w:val="24"/>
          <w:szCs w:val="24"/>
        </w:rPr>
        <w:t xml:space="preserve">Figure </w:t>
      </w:r>
      <w:r w:rsidRPr="00B40314">
        <w:rPr>
          <w:sz w:val="24"/>
          <w:szCs w:val="24"/>
        </w:rPr>
        <w:fldChar w:fldCharType="begin"/>
      </w:r>
      <w:r w:rsidRPr="00B40314">
        <w:rPr>
          <w:sz w:val="24"/>
          <w:szCs w:val="24"/>
        </w:rPr>
        <w:instrText xml:space="preserve"> SEQ Figure \* ARABIC </w:instrText>
      </w:r>
      <w:r w:rsidRPr="00B40314">
        <w:rPr>
          <w:sz w:val="24"/>
          <w:szCs w:val="24"/>
        </w:rPr>
        <w:fldChar w:fldCharType="separate"/>
      </w:r>
      <w:r w:rsidRPr="00B40314">
        <w:rPr>
          <w:noProof/>
          <w:sz w:val="24"/>
          <w:szCs w:val="24"/>
        </w:rPr>
        <w:t>7</w:t>
      </w:r>
      <w:r w:rsidRPr="00B40314">
        <w:rPr>
          <w:sz w:val="24"/>
          <w:szCs w:val="24"/>
        </w:rPr>
        <w:fldChar w:fldCharType="end"/>
      </w:r>
      <w:r>
        <w:rPr>
          <w:sz w:val="24"/>
          <w:szCs w:val="24"/>
        </w:rPr>
        <w:t>. Kenai River Mainstem and tributaries</w:t>
      </w:r>
      <w:r w:rsidR="00653137">
        <w:rPr>
          <w:sz w:val="24"/>
          <w:szCs w:val="24"/>
        </w:rPr>
        <w:t>,</w:t>
      </w:r>
      <w:r>
        <w:rPr>
          <w:sz w:val="24"/>
          <w:szCs w:val="24"/>
        </w:rPr>
        <w:t xml:space="preserve"> dissolved copper and zinc sample results</w:t>
      </w:r>
      <w:r w:rsidR="00653137">
        <w:rPr>
          <w:sz w:val="24"/>
          <w:szCs w:val="24"/>
        </w:rPr>
        <w:t xml:space="preserve"> by year,</w:t>
      </w:r>
      <w:r>
        <w:rPr>
          <w:sz w:val="24"/>
          <w:szCs w:val="24"/>
        </w:rPr>
        <w:t xml:space="preserve"> 2019 – 2020. Color designates exceedance of </w:t>
      </w:r>
      <w:r w:rsidR="005C43BA">
        <w:rPr>
          <w:sz w:val="24"/>
          <w:szCs w:val="24"/>
        </w:rPr>
        <w:t>criterion (CCC) values.</w:t>
      </w:r>
    </w:p>
    <w:p w14:paraId="6D1DD2B4" w14:textId="3E68B59B" w:rsidR="0098264E" w:rsidRDefault="0098264E" w:rsidP="0024208B">
      <w:pPr>
        <w:rPr>
          <w:sz w:val="24"/>
          <w:szCs w:val="24"/>
          <w:lang w:eastAsia="en-US"/>
        </w:rPr>
      </w:pPr>
    </w:p>
    <w:p w14:paraId="79AB6E06" w14:textId="33B2AB5B"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67213BB4" w14:textId="77777777" w:rsidR="00E1754F" w:rsidRPr="003B4EC2" w:rsidRDefault="00E1754F" w:rsidP="00E1754F">
      <w:pPr>
        <w:pStyle w:val="Heading1"/>
        <w:rPr>
          <w:b/>
        </w:rPr>
      </w:pPr>
      <w:bookmarkStart w:id="297" w:name="_Toc64271449"/>
      <w:r w:rsidRPr="003B4EC2">
        <w:rPr>
          <w:b/>
        </w:rPr>
        <w:lastRenderedPageBreak/>
        <w:t>appendix B: Tables</w:t>
      </w:r>
      <w:bookmarkEnd w:id="297"/>
    </w:p>
    <w:p w14:paraId="00FC6231" w14:textId="77777777" w:rsidR="00E1754F" w:rsidRDefault="00E1754F" w:rsidP="00E1754F">
      <w:pPr>
        <w:rPr>
          <w:rFonts w:ascii="Times New Roman" w:hAnsi="Times New Roman"/>
          <w:b/>
          <w:sz w:val="24"/>
          <w:szCs w:val="24"/>
        </w:rPr>
      </w:pPr>
    </w:p>
    <w:p w14:paraId="221D16A2" w14:textId="2DFA4358" w:rsidR="00E1754F" w:rsidRPr="00A756DD" w:rsidRDefault="005758E6" w:rsidP="00A756DD">
      <w:pPr>
        <w:pStyle w:val="Caption"/>
        <w:rPr>
          <w:rFonts w:ascii="Times New Roman" w:hAnsi="Times New Roman"/>
          <w:b w:val="0"/>
          <w:sz w:val="24"/>
          <w:szCs w:val="24"/>
        </w:rPr>
      </w:pPr>
      <w:bookmarkStart w:id="298" w:name="_Toc58231538"/>
      <w:r w:rsidRPr="005758E6">
        <w:rPr>
          <w:sz w:val="24"/>
          <w:szCs w:val="24"/>
        </w:rPr>
        <w:t xml:space="preserve">Table </w:t>
      </w:r>
      <w:r w:rsidR="00514749" w:rsidRPr="005758E6">
        <w:rPr>
          <w:sz w:val="24"/>
          <w:szCs w:val="24"/>
        </w:rPr>
        <w:fldChar w:fldCharType="begin"/>
      </w:r>
      <w:r w:rsidRPr="005758E6">
        <w:rPr>
          <w:sz w:val="24"/>
          <w:szCs w:val="24"/>
        </w:rPr>
        <w:instrText xml:space="preserve"> SEQ Table \* ARABIC </w:instrText>
      </w:r>
      <w:r w:rsidR="00514749" w:rsidRPr="005758E6">
        <w:rPr>
          <w:sz w:val="24"/>
          <w:szCs w:val="24"/>
        </w:rPr>
        <w:fldChar w:fldCharType="separate"/>
      </w:r>
      <w:r w:rsidR="00136C16">
        <w:rPr>
          <w:noProof/>
          <w:sz w:val="24"/>
          <w:szCs w:val="24"/>
        </w:rPr>
        <w:t>1</w:t>
      </w:r>
      <w:r w:rsidR="00514749" w:rsidRPr="005758E6">
        <w:rPr>
          <w:sz w:val="24"/>
          <w:szCs w:val="24"/>
        </w:rPr>
        <w:fldChar w:fldCharType="end"/>
      </w:r>
      <w:r w:rsidRPr="005758E6">
        <w:rPr>
          <w:sz w:val="24"/>
          <w:szCs w:val="24"/>
        </w:rPr>
        <w:t>. Alaska Department of Environmental Conservation water quality standards and pertaining calculations.</w:t>
      </w:r>
      <w:r w:rsidR="007C7454">
        <w:rPr>
          <w:sz w:val="24"/>
          <w:szCs w:val="24"/>
        </w:rPr>
        <w:t xml:space="preserve"> (CCC = Criterion chronic concentration).</w:t>
      </w:r>
      <w:bookmarkEnd w:id="298"/>
    </w:p>
    <w:tbl>
      <w:tblPr>
        <w:tblW w:w="9619" w:type="dxa"/>
        <w:tblInd w:w="78" w:type="dxa"/>
        <w:tblLayout w:type="fixed"/>
        <w:tblLook w:val="0000" w:firstRow="0" w:lastRow="0" w:firstColumn="0" w:lastColumn="0" w:noHBand="0" w:noVBand="0"/>
      </w:tblPr>
      <w:tblGrid>
        <w:gridCol w:w="1429"/>
        <w:gridCol w:w="4950"/>
        <w:gridCol w:w="3240"/>
      </w:tblGrid>
      <w:tr w:rsidR="002170AF" w:rsidRPr="00D9174B" w14:paraId="0FFFFFDD" w14:textId="77777777" w:rsidTr="007C7454">
        <w:trPr>
          <w:trHeight w:val="374"/>
        </w:trPr>
        <w:tc>
          <w:tcPr>
            <w:tcW w:w="1429" w:type="dxa"/>
            <w:tcBorders>
              <w:top w:val="single" w:sz="18" w:space="0" w:color="auto"/>
              <w:left w:val="single" w:sz="18" w:space="0" w:color="auto"/>
              <w:bottom w:val="single" w:sz="18" w:space="0" w:color="auto"/>
              <w:right w:val="single" w:sz="18" w:space="0" w:color="auto"/>
            </w:tcBorders>
          </w:tcPr>
          <w:p w14:paraId="50FA13E6"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Parameter</w:t>
            </w:r>
          </w:p>
        </w:tc>
        <w:tc>
          <w:tcPr>
            <w:tcW w:w="4950" w:type="dxa"/>
            <w:tcBorders>
              <w:top w:val="single" w:sz="18" w:space="0" w:color="auto"/>
              <w:left w:val="single" w:sz="18" w:space="0" w:color="auto"/>
              <w:bottom w:val="single" w:sz="18" w:space="0" w:color="auto"/>
              <w:right w:val="single" w:sz="18" w:space="0" w:color="auto"/>
            </w:tcBorders>
          </w:tcPr>
          <w:p w14:paraId="24DA5099"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ADEC Standard</w:t>
            </w:r>
          </w:p>
        </w:tc>
        <w:tc>
          <w:tcPr>
            <w:tcW w:w="3240" w:type="dxa"/>
            <w:tcBorders>
              <w:top w:val="single" w:sz="18" w:space="0" w:color="auto"/>
              <w:left w:val="single" w:sz="18" w:space="0" w:color="auto"/>
              <w:bottom w:val="single" w:sz="18" w:space="0" w:color="auto"/>
              <w:right w:val="single" w:sz="18" w:space="0" w:color="auto"/>
            </w:tcBorders>
          </w:tcPr>
          <w:p w14:paraId="6652C297"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Reference</w:t>
            </w:r>
          </w:p>
        </w:tc>
      </w:tr>
      <w:tr w:rsidR="002170AF" w:rsidRPr="00D9174B" w14:paraId="2811FAA3" w14:textId="77777777" w:rsidTr="007C7454">
        <w:trPr>
          <w:trHeight w:val="979"/>
        </w:trPr>
        <w:tc>
          <w:tcPr>
            <w:tcW w:w="1429" w:type="dxa"/>
            <w:tcBorders>
              <w:top w:val="nil"/>
              <w:left w:val="single" w:sz="18" w:space="0" w:color="auto"/>
              <w:bottom w:val="single" w:sz="18" w:space="0" w:color="auto"/>
              <w:right w:val="single" w:sz="18" w:space="0" w:color="auto"/>
            </w:tcBorders>
          </w:tcPr>
          <w:p w14:paraId="6B076F10"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Copper</w:t>
            </w:r>
          </w:p>
        </w:tc>
        <w:tc>
          <w:tcPr>
            <w:tcW w:w="4950" w:type="dxa"/>
            <w:tcBorders>
              <w:top w:val="single" w:sz="18" w:space="0" w:color="auto"/>
              <w:left w:val="single" w:sz="18" w:space="0" w:color="auto"/>
              <w:bottom w:val="single" w:sz="6" w:space="0" w:color="auto"/>
              <w:right w:val="single" w:sz="6" w:space="0" w:color="auto"/>
            </w:tcBorders>
          </w:tcPr>
          <w:p w14:paraId="173CB858" w14:textId="6B36DC2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0.8545(ln hardness*)-1.702</w:t>
            </w:r>
            <w:r w:rsidR="002170AF" w:rsidRPr="007C7454">
              <w:rPr>
                <w:color w:val="000000"/>
                <w:sz w:val="24"/>
                <w:szCs w:val="24"/>
              </w:rPr>
              <w:t>)*0.96</w:t>
            </w:r>
          </w:p>
          <w:p w14:paraId="0F78C171"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for aquatic life, fresh water, and chronic exposure.</w:t>
            </w:r>
          </w:p>
        </w:tc>
        <w:tc>
          <w:tcPr>
            <w:tcW w:w="3240" w:type="dxa"/>
            <w:tcBorders>
              <w:top w:val="single" w:sz="18" w:space="0" w:color="auto"/>
              <w:left w:val="single" w:sz="6" w:space="0" w:color="auto"/>
              <w:bottom w:val="single" w:sz="6" w:space="0" w:color="auto"/>
              <w:right w:val="single" w:sz="18" w:space="0" w:color="auto"/>
            </w:tcBorders>
          </w:tcPr>
          <w:p w14:paraId="26A1CBBE"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5095C59B" w14:textId="77777777" w:rsidTr="007C7454">
        <w:trPr>
          <w:trHeight w:val="1009"/>
        </w:trPr>
        <w:tc>
          <w:tcPr>
            <w:tcW w:w="1429" w:type="dxa"/>
            <w:tcBorders>
              <w:top w:val="single" w:sz="18" w:space="0" w:color="auto"/>
              <w:left w:val="single" w:sz="18" w:space="0" w:color="auto"/>
              <w:bottom w:val="single" w:sz="18" w:space="0" w:color="auto"/>
              <w:right w:val="single" w:sz="18" w:space="0" w:color="auto"/>
            </w:tcBorders>
          </w:tcPr>
          <w:p w14:paraId="54C9050C"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Zinc</w:t>
            </w:r>
          </w:p>
        </w:tc>
        <w:tc>
          <w:tcPr>
            <w:tcW w:w="4950" w:type="dxa"/>
            <w:tcBorders>
              <w:top w:val="single" w:sz="6" w:space="0" w:color="auto"/>
              <w:left w:val="single" w:sz="18" w:space="0" w:color="auto"/>
              <w:bottom w:val="single" w:sz="18" w:space="0" w:color="auto"/>
              <w:right w:val="single" w:sz="6" w:space="0" w:color="auto"/>
            </w:tcBorders>
          </w:tcPr>
          <w:p w14:paraId="3ED3824A" w14:textId="402505B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0.8473(ln hardness*)+0.884</w:t>
            </w:r>
            <w:r w:rsidR="002170AF" w:rsidRPr="007C7454">
              <w:rPr>
                <w:color w:val="000000"/>
                <w:sz w:val="24"/>
                <w:szCs w:val="24"/>
              </w:rPr>
              <w:t>)*0.986</w:t>
            </w:r>
          </w:p>
          <w:p w14:paraId="533A1E0F"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for aquatic life, fresh water, and </w:t>
            </w:r>
            <w:commentRangeStart w:id="299"/>
            <w:r w:rsidRPr="007C7454">
              <w:rPr>
                <w:color w:val="000000"/>
                <w:sz w:val="24"/>
                <w:szCs w:val="24"/>
              </w:rPr>
              <w:t xml:space="preserve">chronic </w:t>
            </w:r>
            <w:commentRangeEnd w:id="299"/>
            <w:r w:rsidR="00FA7176">
              <w:rPr>
                <w:rStyle w:val="CommentReference"/>
              </w:rPr>
              <w:commentReference w:id="299"/>
            </w:r>
            <w:r w:rsidRPr="007C7454">
              <w:rPr>
                <w:color w:val="000000"/>
                <w:sz w:val="24"/>
                <w:szCs w:val="24"/>
              </w:rPr>
              <w:t>exposure.</w:t>
            </w:r>
          </w:p>
        </w:tc>
        <w:tc>
          <w:tcPr>
            <w:tcW w:w="3240" w:type="dxa"/>
            <w:tcBorders>
              <w:top w:val="single" w:sz="6" w:space="0" w:color="auto"/>
              <w:left w:val="single" w:sz="6" w:space="0" w:color="auto"/>
              <w:bottom w:val="single" w:sz="18" w:space="0" w:color="auto"/>
              <w:right w:val="single" w:sz="18" w:space="0" w:color="auto"/>
            </w:tcBorders>
          </w:tcPr>
          <w:p w14:paraId="77A002BB"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6CA1AA35" w14:textId="77777777" w:rsidTr="007C7454">
        <w:trPr>
          <w:trHeight w:val="1363"/>
        </w:trPr>
        <w:tc>
          <w:tcPr>
            <w:tcW w:w="1429" w:type="dxa"/>
            <w:tcBorders>
              <w:top w:val="single" w:sz="18" w:space="0" w:color="auto"/>
              <w:left w:val="single" w:sz="18" w:space="0" w:color="auto"/>
              <w:bottom w:val="single" w:sz="18" w:space="0" w:color="auto"/>
              <w:right w:val="single" w:sz="18" w:space="0" w:color="auto"/>
            </w:tcBorders>
          </w:tcPr>
          <w:p w14:paraId="1CCAA6F3" w14:textId="77777777" w:rsidR="002170AF" w:rsidRPr="007C7454" w:rsidRDefault="002170AF" w:rsidP="00CF3F57">
            <w:pPr>
              <w:autoSpaceDE w:val="0"/>
              <w:autoSpaceDN w:val="0"/>
              <w:adjustRightInd w:val="0"/>
              <w:rPr>
                <w:b/>
                <w:bCs/>
                <w:color w:val="000000"/>
                <w:sz w:val="24"/>
                <w:szCs w:val="24"/>
              </w:rPr>
            </w:pPr>
            <w:r w:rsidRPr="007C7454">
              <w:rPr>
                <w:b/>
                <w:bCs/>
                <w:color w:val="000000"/>
                <w:sz w:val="24"/>
                <w:szCs w:val="24"/>
              </w:rPr>
              <w:t>Hardness*</w:t>
            </w:r>
          </w:p>
        </w:tc>
        <w:tc>
          <w:tcPr>
            <w:tcW w:w="4950" w:type="dxa"/>
            <w:tcBorders>
              <w:top w:val="single" w:sz="18" w:space="0" w:color="auto"/>
              <w:left w:val="nil"/>
              <w:bottom w:val="single" w:sz="18" w:space="0" w:color="auto"/>
              <w:right w:val="nil"/>
            </w:tcBorders>
          </w:tcPr>
          <w:p w14:paraId="25737160" w14:textId="73392685"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Hardness = </w:t>
            </w:r>
            <w:r w:rsidR="002170AF" w:rsidRPr="007C7454">
              <w:rPr>
                <w:color w:val="000000"/>
                <w:sz w:val="24"/>
                <w:szCs w:val="24"/>
              </w:rPr>
              <w:t>2.497(Ca mg/L) + 4.119(Mg mg/L)</w:t>
            </w:r>
          </w:p>
        </w:tc>
        <w:tc>
          <w:tcPr>
            <w:tcW w:w="3240" w:type="dxa"/>
            <w:tcBorders>
              <w:top w:val="single" w:sz="18" w:space="0" w:color="auto"/>
              <w:left w:val="single" w:sz="6" w:space="0" w:color="auto"/>
              <w:bottom w:val="single" w:sz="18" w:space="0" w:color="auto"/>
              <w:right w:val="single" w:sz="18" w:space="0" w:color="auto"/>
            </w:tcBorders>
          </w:tcPr>
          <w:p w14:paraId="58D13316"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Clesceri, L.S., Greenberg, A.E., Eaton, A.D. (Eds.). 1998. Standard Methods for the Examination of Water and Wastewater (20th ed.), Washington D.C. American Public Health Association, American Water Works Association, and Water Environment Federation.</w:t>
            </w:r>
          </w:p>
        </w:tc>
      </w:tr>
    </w:tbl>
    <w:p w14:paraId="05A90705" w14:textId="772DCA14" w:rsidR="00494D2F" w:rsidRDefault="00494D2F" w:rsidP="005758E6">
      <w:pPr>
        <w:pStyle w:val="Caption"/>
        <w:rPr>
          <w:sz w:val="24"/>
          <w:szCs w:val="24"/>
        </w:rPr>
      </w:pPr>
    </w:p>
    <w:p w14:paraId="066BA3F1" w14:textId="77777777" w:rsidR="00527407" w:rsidRPr="00A756DD" w:rsidRDefault="00527407" w:rsidP="005758E6">
      <w:pPr>
        <w:pStyle w:val="Caption"/>
        <w:rPr>
          <w:ins w:id="300" w:author="Benjamin Meyer" w:date="2020-11-30T10:51:00Z"/>
          <w:sz w:val="24"/>
          <w:szCs w:val="24"/>
        </w:rPr>
      </w:pPr>
    </w:p>
    <w:p w14:paraId="3A1709CB" w14:textId="77777777" w:rsidR="007C7454" w:rsidRDefault="007C7454" w:rsidP="00A756DD">
      <w:pPr>
        <w:pStyle w:val="Caption"/>
        <w:rPr>
          <w:sz w:val="24"/>
          <w:szCs w:val="24"/>
        </w:rPr>
      </w:pPr>
    </w:p>
    <w:p w14:paraId="5E70917A" w14:textId="77777777" w:rsidR="007C7454" w:rsidRDefault="007C7454" w:rsidP="00A756DD">
      <w:pPr>
        <w:pStyle w:val="Caption"/>
        <w:rPr>
          <w:sz w:val="24"/>
          <w:szCs w:val="24"/>
        </w:rPr>
      </w:pPr>
    </w:p>
    <w:p w14:paraId="2A7B8906" w14:textId="77777777" w:rsidR="007C7454" w:rsidRDefault="007C7454" w:rsidP="00A756DD">
      <w:pPr>
        <w:pStyle w:val="Caption"/>
        <w:rPr>
          <w:sz w:val="24"/>
          <w:szCs w:val="24"/>
        </w:rPr>
      </w:pPr>
    </w:p>
    <w:p w14:paraId="40D5690F" w14:textId="77777777" w:rsidR="007C7454" w:rsidRDefault="007C7454" w:rsidP="00A756DD">
      <w:pPr>
        <w:pStyle w:val="Caption"/>
        <w:rPr>
          <w:sz w:val="24"/>
          <w:szCs w:val="24"/>
        </w:rPr>
      </w:pPr>
    </w:p>
    <w:p w14:paraId="49AF89AA" w14:textId="77777777" w:rsidR="007C7454" w:rsidRDefault="007C7454" w:rsidP="00A756DD">
      <w:pPr>
        <w:pStyle w:val="Caption"/>
        <w:rPr>
          <w:sz w:val="24"/>
          <w:szCs w:val="24"/>
        </w:rPr>
      </w:pPr>
    </w:p>
    <w:p w14:paraId="19A4F0CF" w14:textId="77777777" w:rsidR="007C7454" w:rsidRDefault="007C7454" w:rsidP="00A756DD">
      <w:pPr>
        <w:pStyle w:val="Caption"/>
        <w:rPr>
          <w:sz w:val="24"/>
          <w:szCs w:val="24"/>
        </w:rPr>
      </w:pPr>
    </w:p>
    <w:p w14:paraId="0CB329BA" w14:textId="77777777" w:rsidR="007C7454" w:rsidRDefault="007C7454" w:rsidP="00A756DD">
      <w:pPr>
        <w:pStyle w:val="Caption"/>
        <w:rPr>
          <w:sz w:val="24"/>
          <w:szCs w:val="24"/>
        </w:rPr>
      </w:pPr>
    </w:p>
    <w:p w14:paraId="67B5D70F" w14:textId="77777777" w:rsidR="007C7454" w:rsidRDefault="007C7454" w:rsidP="00A756DD">
      <w:pPr>
        <w:pStyle w:val="Caption"/>
        <w:rPr>
          <w:sz w:val="24"/>
          <w:szCs w:val="24"/>
        </w:rPr>
      </w:pPr>
    </w:p>
    <w:p w14:paraId="3760AB40" w14:textId="77777777" w:rsidR="007C7454" w:rsidRDefault="007C7454" w:rsidP="00A756DD">
      <w:pPr>
        <w:pStyle w:val="Caption"/>
        <w:rPr>
          <w:sz w:val="24"/>
          <w:szCs w:val="24"/>
        </w:rPr>
      </w:pPr>
    </w:p>
    <w:p w14:paraId="450785AC" w14:textId="77777777" w:rsidR="007C7454" w:rsidRDefault="007C7454" w:rsidP="00A756DD">
      <w:pPr>
        <w:pStyle w:val="Caption"/>
        <w:rPr>
          <w:sz w:val="24"/>
          <w:szCs w:val="24"/>
        </w:rPr>
      </w:pPr>
    </w:p>
    <w:p w14:paraId="6FDB1292" w14:textId="77777777" w:rsidR="007C7454" w:rsidRDefault="007C7454" w:rsidP="00A756DD">
      <w:pPr>
        <w:pStyle w:val="Caption"/>
        <w:rPr>
          <w:sz w:val="24"/>
          <w:szCs w:val="24"/>
        </w:rPr>
      </w:pPr>
    </w:p>
    <w:p w14:paraId="65360FF9" w14:textId="77777777" w:rsidR="007C7454" w:rsidRDefault="007C7454" w:rsidP="00A756DD">
      <w:pPr>
        <w:pStyle w:val="Caption"/>
        <w:rPr>
          <w:sz w:val="24"/>
          <w:szCs w:val="24"/>
        </w:rPr>
      </w:pPr>
    </w:p>
    <w:p w14:paraId="67A789D2" w14:textId="77777777" w:rsidR="007C7454" w:rsidRDefault="007C7454" w:rsidP="00A756DD">
      <w:pPr>
        <w:pStyle w:val="Caption"/>
        <w:rPr>
          <w:sz w:val="24"/>
          <w:szCs w:val="24"/>
        </w:rPr>
      </w:pPr>
    </w:p>
    <w:p w14:paraId="4EC4B492" w14:textId="77777777" w:rsidR="007C7454" w:rsidRDefault="007C7454" w:rsidP="00A756DD">
      <w:pPr>
        <w:pStyle w:val="Caption"/>
        <w:rPr>
          <w:sz w:val="24"/>
          <w:szCs w:val="24"/>
        </w:rPr>
      </w:pPr>
    </w:p>
    <w:p w14:paraId="79EDADB2" w14:textId="77777777" w:rsidR="007C7454" w:rsidRDefault="007C7454" w:rsidP="00A756DD">
      <w:pPr>
        <w:pStyle w:val="Caption"/>
        <w:rPr>
          <w:sz w:val="24"/>
          <w:szCs w:val="24"/>
        </w:rPr>
      </w:pPr>
    </w:p>
    <w:p w14:paraId="4CF867FF" w14:textId="77777777" w:rsidR="007C7454" w:rsidRDefault="007C7454" w:rsidP="00A756DD">
      <w:pPr>
        <w:pStyle w:val="Caption"/>
        <w:rPr>
          <w:sz w:val="24"/>
          <w:szCs w:val="24"/>
        </w:rPr>
      </w:pPr>
    </w:p>
    <w:p w14:paraId="10B49EF4" w14:textId="77777777" w:rsidR="007C7454" w:rsidRDefault="007C7454" w:rsidP="00A756DD">
      <w:pPr>
        <w:pStyle w:val="Caption"/>
        <w:rPr>
          <w:sz w:val="24"/>
          <w:szCs w:val="24"/>
        </w:rPr>
      </w:pPr>
    </w:p>
    <w:p w14:paraId="1150D24C" w14:textId="77777777" w:rsidR="007C7454" w:rsidRDefault="007C7454" w:rsidP="00A756DD">
      <w:pPr>
        <w:pStyle w:val="Caption"/>
        <w:rPr>
          <w:sz w:val="24"/>
          <w:szCs w:val="24"/>
        </w:rPr>
      </w:pPr>
    </w:p>
    <w:p w14:paraId="04161D89" w14:textId="77777777" w:rsidR="007C7454" w:rsidRDefault="007C7454" w:rsidP="00A756DD">
      <w:pPr>
        <w:pStyle w:val="Caption"/>
        <w:rPr>
          <w:sz w:val="24"/>
          <w:szCs w:val="24"/>
        </w:rPr>
      </w:pPr>
    </w:p>
    <w:p w14:paraId="69B5492F" w14:textId="77777777" w:rsidR="007C7454" w:rsidRDefault="007C7454" w:rsidP="00A756DD">
      <w:pPr>
        <w:pStyle w:val="Caption"/>
        <w:rPr>
          <w:sz w:val="24"/>
          <w:szCs w:val="24"/>
        </w:rPr>
      </w:pPr>
    </w:p>
    <w:p w14:paraId="0A89C33C" w14:textId="77777777" w:rsidR="007C7454" w:rsidRDefault="007C7454" w:rsidP="00A756DD">
      <w:pPr>
        <w:pStyle w:val="Caption"/>
        <w:rPr>
          <w:sz w:val="24"/>
          <w:szCs w:val="24"/>
        </w:rPr>
      </w:pPr>
    </w:p>
    <w:p w14:paraId="25D11502" w14:textId="77777777" w:rsidR="007C7454" w:rsidRDefault="007C7454" w:rsidP="00A756DD">
      <w:pPr>
        <w:pStyle w:val="Caption"/>
        <w:rPr>
          <w:sz w:val="24"/>
          <w:szCs w:val="24"/>
        </w:rPr>
      </w:pPr>
    </w:p>
    <w:p w14:paraId="6203F295" w14:textId="33F5FF83" w:rsidR="007C7454" w:rsidRDefault="007C7454" w:rsidP="00A756DD">
      <w:pPr>
        <w:pStyle w:val="Caption"/>
        <w:rPr>
          <w:sz w:val="24"/>
          <w:szCs w:val="24"/>
        </w:rPr>
      </w:pPr>
    </w:p>
    <w:p w14:paraId="7189563B" w14:textId="6E89DD8A" w:rsidR="00527407" w:rsidRPr="00A756DD" w:rsidRDefault="00A756DD" w:rsidP="00A756DD">
      <w:pPr>
        <w:pStyle w:val="Caption"/>
        <w:rPr>
          <w:sz w:val="24"/>
          <w:szCs w:val="24"/>
        </w:rPr>
      </w:pPr>
      <w:bookmarkStart w:id="301" w:name="_Toc58231539"/>
      <w:r w:rsidRPr="00A756DD">
        <w:rPr>
          <w:sz w:val="24"/>
          <w:szCs w:val="24"/>
        </w:rPr>
        <w:lastRenderedPageBreak/>
        <w:t xml:space="preserve">Table </w:t>
      </w:r>
      <w:r w:rsidRPr="00A756DD">
        <w:rPr>
          <w:sz w:val="24"/>
          <w:szCs w:val="24"/>
        </w:rPr>
        <w:fldChar w:fldCharType="begin"/>
      </w:r>
      <w:r w:rsidRPr="00A756DD">
        <w:rPr>
          <w:sz w:val="24"/>
          <w:szCs w:val="24"/>
        </w:rPr>
        <w:instrText xml:space="preserve"> SEQ Table \* ARABIC </w:instrText>
      </w:r>
      <w:r w:rsidRPr="00A756DD">
        <w:rPr>
          <w:sz w:val="24"/>
          <w:szCs w:val="24"/>
        </w:rPr>
        <w:fldChar w:fldCharType="separate"/>
      </w:r>
      <w:r w:rsidR="00136C16">
        <w:rPr>
          <w:noProof/>
          <w:sz w:val="24"/>
          <w:szCs w:val="24"/>
        </w:rPr>
        <w:t>2</w:t>
      </w:r>
      <w:r w:rsidRPr="00A756DD">
        <w:rPr>
          <w:sz w:val="24"/>
          <w:szCs w:val="24"/>
        </w:rPr>
        <w:fldChar w:fldCharType="end"/>
      </w:r>
      <w:r>
        <w:rPr>
          <w:sz w:val="24"/>
          <w:szCs w:val="24"/>
        </w:rPr>
        <w:t>. Sampling site coordinates.</w:t>
      </w:r>
      <w:bookmarkEnd w:id="301"/>
    </w:p>
    <w:tbl>
      <w:tblPr>
        <w:tblW w:w="0" w:type="auto"/>
        <w:tblInd w:w="75" w:type="dxa"/>
        <w:tblLayout w:type="fixed"/>
        <w:tblLook w:val="0000" w:firstRow="0" w:lastRow="0" w:firstColumn="0" w:lastColumn="0" w:noHBand="0" w:noVBand="0"/>
      </w:tblPr>
      <w:tblGrid>
        <w:gridCol w:w="3776"/>
        <w:gridCol w:w="1380"/>
        <w:gridCol w:w="1268"/>
        <w:gridCol w:w="1496"/>
      </w:tblGrid>
      <w:tr w:rsidR="00A756DD" w:rsidRPr="00A756DD" w14:paraId="0FD9682D" w14:textId="77777777" w:rsidTr="00A756DD">
        <w:trPr>
          <w:trHeight w:val="372"/>
        </w:trPr>
        <w:tc>
          <w:tcPr>
            <w:tcW w:w="3776" w:type="dxa"/>
            <w:tcBorders>
              <w:top w:val="single" w:sz="12" w:space="0" w:color="auto"/>
              <w:left w:val="single" w:sz="12" w:space="0" w:color="auto"/>
              <w:bottom w:val="single" w:sz="12" w:space="0" w:color="auto"/>
              <w:right w:val="single" w:sz="6" w:space="0" w:color="auto"/>
            </w:tcBorders>
          </w:tcPr>
          <w:p w14:paraId="202F0D2D"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Site</w:t>
            </w:r>
          </w:p>
        </w:tc>
        <w:tc>
          <w:tcPr>
            <w:tcW w:w="1380" w:type="dxa"/>
            <w:tcBorders>
              <w:top w:val="single" w:sz="12" w:space="0" w:color="auto"/>
              <w:left w:val="single" w:sz="6" w:space="0" w:color="auto"/>
              <w:bottom w:val="single" w:sz="12" w:space="0" w:color="auto"/>
              <w:right w:val="single" w:sz="6" w:space="0" w:color="auto"/>
            </w:tcBorders>
          </w:tcPr>
          <w:p w14:paraId="481941E7"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Habitat</w:t>
            </w:r>
          </w:p>
        </w:tc>
        <w:tc>
          <w:tcPr>
            <w:tcW w:w="1268" w:type="dxa"/>
            <w:tcBorders>
              <w:top w:val="single" w:sz="12" w:space="0" w:color="auto"/>
              <w:left w:val="single" w:sz="6" w:space="0" w:color="auto"/>
              <w:bottom w:val="single" w:sz="12" w:space="0" w:color="auto"/>
              <w:right w:val="single" w:sz="6" w:space="0" w:color="auto"/>
            </w:tcBorders>
          </w:tcPr>
          <w:p w14:paraId="0C020A7F"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Latitude</w:t>
            </w:r>
          </w:p>
        </w:tc>
        <w:tc>
          <w:tcPr>
            <w:tcW w:w="1496" w:type="dxa"/>
            <w:tcBorders>
              <w:top w:val="single" w:sz="12" w:space="0" w:color="auto"/>
              <w:left w:val="single" w:sz="6" w:space="0" w:color="auto"/>
              <w:bottom w:val="single" w:sz="12" w:space="0" w:color="auto"/>
              <w:right w:val="single" w:sz="12" w:space="0" w:color="auto"/>
            </w:tcBorders>
          </w:tcPr>
          <w:p w14:paraId="455959DE"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Longitude</w:t>
            </w:r>
          </w:p>
        </w:tc>
      </w:tr>
      <w:tr w:rsidR="00A756DD" w:rsidRPr="00A756DD" w14:paraId="422034DB" w14:textId="77777777" w:rsidTr="00A756DD">
        <w:trPr>
          <w:trHeight w:val="288"/>
        </w:trPr>
        <w:tc>
          <w:tcPr>
            <w:tcW w:w="3776" w:type="dxa"/>
            <w:tcBorders>
              <w:top w:val="nil"/>
              <w:left w:val="single" w:sz="12" w:space="0" w:color="auto"/>
              <w:bottom w:val="single" w:sz="6" w:space="0" w:color="auto"/>
              <w:right w:val="single" w:sz="6" w:space="0" w:color="auto"/>
            </w:tcBorders>
          </w:tcPr>
          <w:p w14:paraId="227E479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No Name Creek</w:t>
            </w:r>
          </w:p>
        </w:tc>
        <w:tc>
          <w:tcPr>
            <w:tcW w:w="1380" w:type="dxa"/>
            <w:tcBorders>
              <w:top w:val="nil"/>
              <w:left w:val="single" w:sz="6" w:space="0" w:color="auto"/>
              <w:bottom w:val="single" w:sz="6" w:space="0" w:color="auto"/>
              <w:right w:val="single" w:sz="6" w:space="0" w:color="auto"/>
            </w:tcBorders>
          </w:tcPr>
          <w:p w14:paraId="618E0D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nil"/>
              <w:left w:val="single" w:sz="6" w:space="0" w:color="auto"/>
              <w:bottom w:val="single" w:sz="6" w:space="0" w:color="auto"/>
              <w:right w:val="single" w:sz="6" w:space="0" w:color="auto"/>
            </w:tcBorders>
          </w:tcPr>
          <w:p w14:paraId="21A9D66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60.550888</w:t>
            </w:r>
          </w:p>
        </w:tc>
        <w:tc>
          <w:tcPr>
            <w:tcW w:w="1496" w:type="dxa"/>
            <w:tcBorders>
              <w:top w:val="nil"/>
              <w:left w:val="single" w:sz="6" w:space="0" w:color="auto"/>
              <w:bottom w:val="single" w:sz="6" w:space="0" w:color="auto"/>
              <w:right w:val="single" w:sz="12" w:space="0" w:color="auto"/>
            </w:tcBorders>
          </w:tcPr>
          <w:p w14:paraId="0B93DA0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-151.26842</w:t>
            </w:r>
          </w:p>
        </w:tc>
      </w:tr>
      <w:tr w:rsidR="00A756DD" w:rsidRPr="00A756DD" w14:paraId="1361D02F"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898882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No Name Creek</w:t>
            </w:r>
          </w:p>
        </w:tc>
        <w:tc>
          <w:tcPr>
            <w:tcW w:w="1380" w:type="dxa"/>
            <w:tcBorders>
              <w:top w:val="single" w:sz="6" w:space="0" w:color="auto"/>
              <w:left w:val="single" w:sz="6" w:space="0" w:color="auto"/>
              <w:bottom w:val="single" w:sz="6" w:space="0" w:color="auto"/>
              <w:right w:val="single" w:sz="6" w:space="0" w:color="auto"/>
            </w:tcBorders>
          </w:tcPr>
          <w:p w14:paraId="3EAB3A4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9E7529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60.577846</w:t>
            </w:r>
          </w:p>
        </w:tc>
        <w:tc>
          <w:tcPr>
            <w:tcW w:w="1496" w:type="dxa"/>
            <w:tcBorders>
              <w:top w:val="single" w:sz="6" w:space="0" w:color="auto"/>
              <w:left w:val="single" w:sz="6" w:space="0" w:color="auto"/>
              <w:bottom w:val="single" w:sz="6" w:space="0" w:color="auto"/>
              <w:right w:val="single" w:sz="12" w:space="0" w:color="auto"/>
            </w:tcBorders>
          </w:tcPr>
          <w:p w14:paraId="4A5754E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-151.26859</w:t>
            </w:r>
          </w:p>
        </w:tc>
      </w:tr>
      <w:tr w:rsidR="00A756DD" w:rsidRPr="00A756DD" w14:paraId="2B5D4F3D"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2A7C448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Soldotna Creek</w:t>
            </w:r>
          </w:p>
        </w:tc>
        <w:tc>
          <w:tcPr>
            <w:tcW w:w="1380" w:type="dxa"/>
            <w:tcBorders>
              <w:top w:val="single" w:sz="6" w:space="0" w:color="auto"/>
              <w:left w:val="single" w:sz="6" w:space="0" w:color="auto"/>
              <w:bottom w:val="single" w:sz="6" w:space="0" w:color="auto"/>
              <w:right w:val="single" w:sz="6" w:space="0" w:color="auto"/>
            </w:tcBorders>
          </w:tcPr>
          <w:p w14:paraId="7C5D1A3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1AC3E5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60.483364</w:t>
            </w:r>
          </w:p>
        </w:tc>
        <w:tc>
          <w:tcPr>
            <w:tcW w:w="1496" w:type="dxa"/>
            <w:tcBorders>
              <w:top w:val="single" w:sz="6" w:space="0" w:color="auto"/>
              <w:left w:val="single" w:sz="6" w:space="0" w:color="auto"/>
              <w:bottom w:val="single" w:sz="6" w:space="0" w:color="auto"/>
              <w:right w:val="single" w:sz="12" w:space="0" w:color="auto"/>
            </w:tcBorders>
          </w:tcPr>
          <w:p w14:paraId="683DF1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-151.05766</w:t>
            </w:r>
          </w:p>
        </w:tc>
      </w:tr>
      <w:tr w:rsidR="00A756DD" w:rsidRPr="00A756DD" w14:paraId="204B1FFA"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35B59DF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Soldotna Creek</w:t>
            </w:r>
          </w:p>
        </w:tc>
        <w:tc>
          <w:tcPr>
            <w:tcW w:w="1380" w:type="dxa"/>
            <w:tcBorders>
              <w:top w:val="single" w:sz="6" w:space="0" w:color="auto"/>
              <w:left w:val="single" w:sz="6" w:space="0" w:color="auto"/>
              <w:bottom w:val="single" w:sz="6" w:space="0" w:color="auto"/>
              <w:right w:val="single" w:sz="6" w:space="0" w:color="auto"/>
            </w:tcBorders>
          </w:tcPr>
          <w:p w14:paraId="1379FF8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A4C75A5"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60.550828</w:t>
            </w:r>
          </w:p>
        </w:tc>
        <w:tc>
          <w:tcPr>
            <w:tcW w:w="1496" w:type="dxa"/>
            <w:tcBorders>
              <w:top w:val="single" w:sz="6" w:space="0" w:color="auto"/>
              <w:left w:val="single" w:sz="6" w:space="0" w:color="auto"/>
              <w:bottom w:val="single" w:sz="6" w:space="0" w:color="auto"/>
              <w:right w:val="single" w:sz="12" w:space="0" w:color="auto"/>
            </w:tcBorders>
          </w:tcPr>
          <w:p w14:paraId="724A1D1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-150.95833</w:t>
            </w:r>
          </w:p>
        </w:tc>
      </w:tr>
      <w:tr w:rsidR="00A756DD" w:rsidRPr="00A756DD" w14:paraId="1679B84B"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7D166FD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Beaver Creek</w:t>
            </w:r>
          </w:p>
        </w:tc>
        <w:tc>
          <w:tcPr>
            <w:tcW w:w="1380" w:type="dxa"/>
            <w:tcBorders>
              <w:top w:val="single" w:sz="6" w:space="0" w:color="auto"/>
              <w:left w:val="single" w:sz="6" w:space="0" w:color="auto"/>
              <w:bottom w:val="single" w:sz="6" w:space="0" w:color="auto"/>
              <w:right w:val="single" w:sz="6" w:space="0" w:color="auto"/>
            </w:tcBorders>
          </w:tcPr>
          <w:p w14:paraId="60CD89E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82F89D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60.548029</w:t>
            </w:r>
          </w:p>
        </w:tc>
        <w:tc>
          <w:tcPr>
            <w:tcW w:w="1496" w:type="dxa"/>
            <w:tcBorders>
              <w:top w:val="single" w:sz="6" w:space="0" w:color="auto"/>
              <w:left w:val="single" w:sz="6" w:space="0" w:color="auto"/>
              <w:bottom w:val="single" w:sz="6" w:space="0" w:color="auto"/>
              <w:right w:val="single" w:sz="12" w:space="0" w:color="auto"/>
            </w:tcBorders>
          </w:tcPr>
          <w:p w14:paraId="62C764F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-151.14324</w:t>
            </w:r>
          </w:p>
        </w:tc>
      </w:tr>
      <w:tr w:rsidR="00A756DD" w:rsidRPr="00A756DD" w14:paraId="6D6BFAF2"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569FD72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Beaver Creek</w:t>
            </w:r>
          </w:p>
        </w:tc>
        <w:tc>
          <w:tcPr>
            <w:tcW w:w="1380" w:type="dxa"/>
            <w:tcBorders>
              <w:top w:val="single" w:sz="6" w:space="0" w:color="auto"/>
              <w:left w:val="single" w:sz="6" w:space="0" w:color="auto"/>
              <w:bottom w:val="single" w:sz="6" w:space="0" w:color="auto"/>
              <w:right w:val="single" w:sz="6" w:space="0" w:color="auto"/>
            </w:tcBorders>
          </w:tcPr>
          <w:p w14:paraId="4D0EF9E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296900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60.641201</w:t>
            </w:r>
          </w:p>
        </w:tc>
        <w:tc>
          <w:tcPr>
            <w:tcW w:w="1496" w:type="dxa"/>
            <w:tcBorders>
              <w:top w:val="single" w:sz="6" w:space="0" w:color="auto"/>
              <w:left w:val="single" w:sz="6" w:space="0" w:color="auto"/>
              <w:bottom w:val="single" w:sz="6" w:space="0" w:color="auto"/>
              <w:right w:val="single" w:sz="12" w:space="0" w:color="auto"/>
            </w:tcBorders>
          </w:tcPr>
          <w:p w14:paraId="7520265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-151.08472</w:t>
            </w:r>
          </w:p>
        </w:tc>
      </w:tr>
      <w:tr w:rsidR="00A756DD" w:rsidRPr="00A756DD" w14:paraId="410B66B5"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28715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Slikok Creek</w:t>
            </w:r>
          </w:p>
        </w:tc>
        <w:tc>
          <w:tcPr>
            <w:tcW w:w="1380" w:type="dxa"/>
            <w:tcBorders>
              <w:top w:val="single" w:sz="6" w:space="0" w:color="auto"/>
              <w:left w:val="single" w:sz="6" w:space="0" w:color="auto"/>
              <w:bottom w:val="single" w:sz="6" w:space="0" w:color="auto"/>
              <w:right w:val="single" w:sz="6" w:space="0" w:color="auto"/>
            </w:tcBorders>
          </w:tcPr>
          <w:p w14:paraId="7345D03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850F99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60.482318</w:t>
            </w:r>
          </w:p>
        </w:tc>
        <w:tc>
          <w:tcPr>
            <w:tcW w:w="1496" w:type="dxa"/>
            <w:tcBorders>
              <w:top w:val="single" w:sz="6" w:space="0" w:color="auto"/>
              <w:left w:val="single" w:sz="6" w:space="0" w:color="auto"/>
              <w:bottom w:val="single" w:sz="6" w:space="0" w:color="auto"/>
              <w:right w:val="single" w:sz="12" w:space="0" w:color="auto"/>
            </w:tcBorders>
          </w:tcPr>
          <w:p w14:paraId="3584C1C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-151.12705</w:t>
            </w:r>
          </w:p>
        </w:tc>
      </w:tr>
      <w:tr w:rsidR="00A756DD" w:rsidRPr="00A756DD" w14:paraId="173BA1AD"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D6FFF0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Slikok Creek</w:t>
            </w:r>
          </w:p>
        </w:tc>
        <w:tc>
          <w:tcPr>
            <w:tcW w:w="1380" w:type="dxa"/>
            <w:tcBorders>
              <w:top w:val="single" w:sz="6" w:space="0" w:color="auto"/>
              <w:left w:val="single" w:sz="6" w:space="0" w:color="auto"/>
              <w:bottom w:val="single" w:sz="6" w:space="0" w:color="auto"/>
              <w:right w:val="single" w:sz="6" w:space="0" w:color="auto"/>
            </w:tcBorders>
          </w:tcPr>
          <w:p w14:paraId="7C9872A1"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7F7293A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60.402664</w:t>
            </w:r>
          </w:p>
        </w:tc>
        <w:tc>
          <w:tcPr>
            <w:tcW w:w="1496" w:type="dxa"/>
            <w:tcBorders>
              <w:top w:val="single" w:sz="6" w:space="0" w:color="auto"/>
              <w:left w:val="single" w:sz="6" w:space="0" w:color="auto"/>
              <w:bottom w:val="single" w:sz="6" w:space="0" w:color="auto"/>
              <w:right w:val="single" w:sz="12" w:space="0" w:color="auto"/>
            </w:tcBorders>
          </w:tcPr>
          <w:p w14:paraId="69986A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-151.14739</w:t>
            </w:r>
          </w:p>
        </w:tc>
      </w:tr>
      <w:tr w:rsidR="00A756DD" w:rsidRPr="00A756DD" w14:paraId="4B763EC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5B61B2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Funny River</w:t>
            </w:r>
          </w:p>
        </w:tc>
        <w:tc>
          <w:tcPr>
            <w:tcW w:w="1380" w:type="dxa"/>
            <w:tcBorders>
              <w:top w:val="single" w:sz="6" w:space="0" w:color="auto"/>
              <w:left w:val="single" w:sz="6" w:space="0" w:color="auto"/>
              <w:bottom w:val="single" w:sz="6" w:space="0" w:color="auto"/>
              <w:right w:val="single" w:sz="6" w:space="0" w:color="auto"/>
            </w:tcBorders>
          </w:tcPr>
          <w:p w14:paraId="163C6E9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276ADB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60.489963</w:t>
            </w:r>
          </w:p>
        </w:tc>
        <w:tc>
          <w:tcPr>
            <w:tcW w:w="1496" w:type="dxa"/>
            <w:tcBorders>
              <w:top w:val="single" w:sz="6" w:space="0" w:color="auto"/>
              <w:left w:val="single" w:sz="6" w:space="0" w:color="auto"/>
              <w:bottom w:val="single" w:sz="6" w:space="0" w:color="auto"/>
              <w:right w:val="single" w:sz="12" w:space="0" w:color="auto"/>
            </w:tcBorders>
          </w:tcPr>
          <w:p w14:paraId="4968905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-150.86098</w:t>
            </w:r>
          </w:p>
        </w:tc>
      </w:tr>
      <w:tr w:rsidR="00A756DD" w:rsidRPr="00A756DD" w14:paraId="255ECFE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12527A9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City of Kenai Docks</w:t>
            </w:r>
          </w:p>
        </w:tc>
        <w:tc>
          <w:tcPr>
            <w:tcW w:w="1380" w:type="dxa"/>
            <w:tcBorders>
              <w:top w:val="single" w:sz="6" w:space="0" w:color="auto"/>
              <w:left w:val="single" w:sz="6" w:space="0" w:color="auto"/>
              <w:bottom w:val="single" w:sz="6" w:space="0" w:color="auto"/>
              <w:right w:val="single" w:sz="6" w:space="0" w:color="auto"/>
            </w:tcBorders>
          </w:tcPr>
          <w:p w14:paraId="013490E0"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58A69B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60.54368</w:t>
            </w:r>
          </w:p>
        </w:tc>
        <w:tc>
          <w:tcPr>
            <w:tcW w:w="1496" w:type="dxa"/>
            <w:tcBorders>
              <w:top w:val="single" w:sz="6" w:space="0" w:color="auto"/>
              <w:left w:val="single" w:sz="6" w:space="0" w:color="auto"/>
              <w:bottom w:val="single" w:sz="6" w:space="0" w:color="auto"/>
              <w:right w:val="single" w:sz="12" w:space="0" w:color="auto"/>
            </w:tcBorders>
          </w:tcPr>
          <w:p w14:paraId="0AA6357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-151.22294</w:t>
            </w:r>
          </w:p>
        </w:tc>
      </w:tr>
      <w:tr w:rsidR="00A756DD" w:rsidRPr="00A756DD" w14:paraId="710B173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159D1E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Cunningham Park</w:t>
            </w:r>
          </w:p>
        </w:tc>
        <w:tc>
          <w:tcPr>
            <w:tcW w:w="1380" w:type="dxa"/>
            <w:tcBorders>
              <w:top w:val="single" w:sz="6" w:space="0" w:color="auto"/>
              <w:left w:val="single" w:sz="6" w:space="0" w:color="auto"/>
              <w:bottom w:val="single" w:sz="6" w:space="0" w:color="auto"/>
              <w:right w:val="single" w:sz="6" w:space="0" w:color="auto"/>
            </w:tcBorders>
          </w:tcPr>
          <w:p w14:paraId="2DD6DC6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26D2C99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60.54081</w:t>
            </w:r>
          </w:p>
        </w:tc>
        <w:tc>
          <w:tcPr>
            <w:tcW w:w="1496" w:type="dxa"/>
            <w:tcBorders>
              <w:top w:val="single" w:sz="6" w:space="0" w:color="auto"/>
              <w:left w:val="single" w:sz="6" w:space="0" w:color="auto"/>
              <w:bottom w:val="single" w:sz="6" w:space="0" w:color="auto"/>
              <w:right w:val="single" w:sz="12" w:space="0" w:color="auto"/>
            </w:tcBorders>
          </w:tcPr>
          <w:p w14:paraId="7F8D769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-151.18278</w:t>
            </w:r>
          </w:p>
        </w:tc>
      </w:tr>
      <w:tr w:rsidR="00A756DD" w:rsidRPr="00A756DD" w14:paraId="31C88523"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18627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Upstream of Beaver Creek</w:t>
            </w:r>
          </w:p>
        </w:tc>
        <w:tc>
          <w:tcPr>
            <w:tcW w:w="1380" w:type="dxa"/>
            <w:tcBorders>
              <w:top w:val="single" w:sz="6" w:space="0" w:color="auto"/>
              <w:left w:val="single" w:sz="6" w:space="0" w:color="auto"/>
              <w:bottom w:val="single" w:sz="6" w:space="0" w:color="auto"/>
              <w:right w:val="single" w:sz="6" w:space="0" w:color="auto"/>
            </w:tcBorders>
          </w:tcPr>
          <w:p w14:paraId="22A3F62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07267FA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60.539279</w:t>
            </w:r>
          </w:p>
        </w:tc>
        <w:tc>
          <w:tcPr>
            <w:tcW w:w="1496" w:type="dxa"/>
            <w:tcBorders>
              <w:top w:val="single" w:sz="6" w:space="0" w:color="auto"/>
              <w:left w:val="single" w:sz="6" w:space="0" w:color="auto"/>
              <w:bottom w:val="single" w:sz="6" w:space="0" w:color="auto"/>
              <w:right w:val="single" w:sz="12" w:space="0" w:color="auto"/>
            </w:tcBorders>
          </w:tcPr>
          <w:p w14:paraId="6AFAC79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-151.14226</w:t>
            </w:r>
          </w:p>
        </w:tc>
      </w:tr>
      <w:tr w:rsidR="00A756DD" w:rsidRPr="00A756DD" w14:paraId="37E7D737"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4A8650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Pillars</w:t>
            </w:r>
          </w:p>
        </w:tc>
        <w:tc>
          <w:tcPr>
            <w:tcW w:w="1380" w:type="dxa"/>
            <w:tcBorders>
              <w:top w:val="single" w:sz="6" w:space="0" w:color="auto"/>
              <w:left w:val="single" w:sz="6" w:space="0" w:color="auto"/>
              <w:bottom w:val="single" w:sz="6" w:space="0" w:color="auto"/>
              <w:right w:val="single" w:sz="6" w:space="0" w:color="auto"/>
            </w:tcBorders>
          </w:tcPr>
          <w:p w14:paraId="7B39C60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726E721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60.533743</w:t>
            </w:r>
          </w:p>
        </w:tc>
        <w:tc>
          <w:tcPr>
            <w:tcW w:w="1496" w:type="dxa"/>
            <w:tcBorders>
              <w:top w:val="single" w:sz="6" w:space="0" w:color="auto"/>
              <w:left w:val="single" w:sz="6" w:space="0" w:color="auto"/>
              <w:bottom w:val="single" w:sz="6" w:space="0" w:color="auto"/>
              <w:right w:val="single" w:sz="12" w:space="0" w:color="auto"/>
            </w:tcBorders>
          </w:tcPr>
          <w:p w14:paraId="121B2F0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-151.09926</w:t>
            </w:r>
          </w:p>
        </w:tc>
      </w:tr>
      <w:tr w:rsidR="00A756DD" w:rsidRPr="00A756DD" w14:paraId="66B69F7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438313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Poacher's Cove</w:t>
            </w:r>
          </w:p>
        </w:tc>
        <w:tc>
          <w:tcPr>
            <w:tcW w:w="1380" w:type="dxa"/>
            <w:tcBorders>
              <w:top w:val="single" w:sz="6" w:space="0" w:color="auto"/>
              <w:left w:val="single" w:sz="6" w:space="0" w:color="auto"/>
              <w:bottom w:val="single" w:sz="6" w:space="0" w:color="auto"/>
              <w:right w:val="single" w:sz="6" w:space="0" w:color="auto"/>
            </w:tcBorders>
          </w:tcPr>
          <w:p w14:paraId="0AC616AE"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6C60CE0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60.502005</w:t>
            </w:r>
          </w:p>
        </w:tc>
        <w:tc>
          <w:tcPr>
            <w:tcW w:w="1496" w:type="dxa"/>
            <w:tcBorders>
              <w:top w:val="single" w:sz="6" w:space="0" w:color="auto"/>
              <w:left w:val="single" w:sz="6" w:space="0" w:color="auto"/>
              <w:bottom w:val="single" w:sz="6" w:space="0" w:color="auto"/>
              <w:right w:val="single" w:sz="12" w:space="0" w:color="auto"/>
            </w:tcBorders>
          </w:tcPr>
          <w:p w14:paraId="58CDB5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-151.10697</w:t>
            </w:r>
          </w:p>
        </w:tc>
      </w:tr>
      <w:tr w:rsidR="00A756DD" w:rsidRPr="00A756DD" w14:paraId="11A0522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07109C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Soldotna Bridge</w:t>
            </w:r>
          </w:p>
        </w:tc>
        <w:tc>
          <w:tcPr>
            <w:tcW w:w="1380" w:type="dxa"/>
            <w:tcBorders>
              <w:top w:val="single" w:sz="6" w:space="0" w:color="auto"/>
              <w:left w:val="single" w:sz="6" w:space="0" w:color="auto"/>
              <w:bottom w:val="single" w:sz="6" w:space="0" w:color="auto"/>
              <w:right w:val="single" w:sz="6" w:space="0" w:color="auto"/>
            </w:tcBorders>
          </w:tcPr>
          <w:p w14:paraId="23474567"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003E477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60.476634</w:t>
            </w:r>
          </w:p>
        </w:tc>
        <w:tc>
          <w:tcPr>
            <w:tcW w:w="1496" w:type="dxa"/>
            <w:tcBorders>
              <w:top w:val="single" w:sz="6" w:space="0" w:color="auto"/>
              <w:left w:val="single" w:sz="6" w:space="0" w:color="auto"/>
              <w:bottom w:val="single" w:sz="6" w:space="0" w:color="auto"/>
              <w:right w:val="single" w:sz="12" w:space="0" w:color="auto"/>
            </w:tcBorders>
          </w:tcPr>
          <w:p w14:paraId="7047E81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-151.0821</w:t>
            </w:r>
          </w:p>
        </w:tc>
      </w:tr>
      <w:tr w:rsidR="00A756DD" w:rsidRPr="00A756DD" w14:paraId="302AEDF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E7BFA6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Slikok Creek Kenai River Confluence</w:t>
            </w:r>
          </w:p>
        </w:tc>
        <w:tc>
          <w:tcPr>
            <w:tcW w:w="1380" w:type="dxa"/>
            <w:tcBorders>
              <w:top w:val="single" w:sz="6" w:space="0" w:color="auto"/>
              <w:left w:val="single" w:sz="6" w:space="0" w:color="auto"/>
              <w:bottom w:val="single" w:sz="6" w:space="0" w:color="auto"/>
              <w:right w:val="single" w:sz="6" w:space="0" w:color="auto"/>
            </w:tcBorders>
          </w:tcPr>
          <w:p w14:paraId="05414A23"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34C5CD9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60.482752</w:t>
            </w:r>
          </w:p>
        </w:tc>
        <w:tc>
          <w:tcPr>
            <w:tcW w:w="1496" w:type="dxa"/>
            <w:tcBorders>
              <w:top w:val="single" w:sz="6" w:space="0" w:color="auto"/>
              <w:left w:val="single" w:sz="6" w:space="0" w:color="auto"/>
              <w:bottom w:val="single" w:sz="6" w:space="0" w:color="auto"/>
              <w:right w:val="single" w:sz="12" w:space="0" w:color="auto"/>
            </w:tcBorders>
          </w:tcPr>
          <w:p w14:paraId="236D38D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-151.12512</w:t>
            </w:r>
          </w:p>
        </w:tc>
      </w:tr>
      <w:tr w:rsidR="00A756DD" w:rsidRPr="00A756DD" w14:paraId="4D08AD15"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9F816B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Swiftwater Park</w:t>
            </w:r>
          </w:p>
        </w:tc>
        <w:tc>
          <w:tcPr>
            <w:tcW w:w="1380" w:type="dxa"/>
            <w:tcBorders>
              <w:top w:val="single" w:sz="6" w:space="0" w:color="auto"/>
              <w:left w:val="single" w:sz="6" w:space="0" w:color="auto"/>
              <w:bottom w:val="single" w:sz="6" w:space="0" w:color="auto"/>
              <w:right w:val="single" w:sz="6" w:space="0" w:color="auto"/>
            </w:tcBorders>
          </w:tcPr>
          <w:p w14:paraId="3D8C393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477C62A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60.480338</w:t>
            </w:r>
          </w:p>
        </w:tc>
        <w:tc>
          <w:tcPr>
            <w:tcW w:w="1496" w:type="dxa"/>
            <w:tcBorders>
              <w:top w:val="single" w:sz="6" w:space="0" w:color="auto"/>
              <w:left w:val="single" w:sz="6" w:space="0" w:color="auto"/>
              <w:bottom w:val="single" w:sz="6" w:space="0" w:color="auto"/>
              <w:right w:val="single" w:sz="12" w:space="0" w:color="auto"/>
            </w:tcBorders>
          </w:tcPr>
          <w:p w14:paraId="09E2635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-151.03085</w:t>
            </w:r>
          </w:p>
        </w:tc>
      </w:tr>
      <w:tr w:rsidR="00A756DD" w:rsidRPr="00A756DD" w14:paraId="60C3BED6"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0E4E1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Jim's Landing</w:t>
            </w:r>
          </w:p>
        </w:tc>
        <w:tc>
          <w:tcPr>
            <w:tcW w:w="1380" w:type="dxa"/>
            <w:tcBorders>
              <w:top w:val="single" w:sz="6" w:space="0" w:color="auto"/>
              <w:left w:val="single" w:sz="6" w:space="0" w:color="auto"/>
              <w:bottom w:val="single" w:sz="6" w:space="0" w:color="auto"/>
              <w:right w:val="single" w:sz="6" w:space="0" w:color="auto"/>
            </w:tcBorders>
          </w:tcPr>
          <w:p w14:paraId="47A19622"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1D09804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60.481392</w:t>
            </w:r>
          </w:p>
        </w:tc>
        <w:tc>
          <w:tcPr>
            <w:tcW w:w="1496" w:type="dxa"/>
            <w:tcBorders>
              <w:top w:val="single" w:sz="6" w:space="0" w:color="auto"/>
              <w:left w:val="single" w:sz="6" w:space="0" w:color="auto"/>
              <w:bottom w:val="single" w:sz="6" w:space="0" w:color="auto"/>
              <w:right w:val="single" w:sz="12" w:space="0" w:color="auto"/>
            </w:tcBorders>
          </w:tcPr>
          <w:p w14:paraId="108BDDA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-150.11502</w:t>
            </w:r>
          </w:p>
        </w:tc>
      </w:tr>
      <w:tr w:rsidR="00A756DD" w:rsidRPr="00A756DD" w14:paraId="20FFBAE5" w14:textId="77777777" w:rsidTr="00A756DD">
        <w:trPr>
          <w:trHeight w:val="324"/>
        </w:trPr>
        <w:tc>
          <w:tcPr>
            <w:tcW w:w="3776" w:type="dxa"/>
            <w:tcBorders>
              <w:top w:val="single" w:sz="6" w:space="0" w:color="auto"/>
              <w:left w:val="single" w:sz="12" w:space="0" w:color="auto"/>
              <w:bottom w:val="single" w:sz="12" w:space="0" w:color="auto"/>
              <w:right w:val="single" w:sz="6" w:space="0" w:color="auto"/>
            </w:tcBorders>
          </w:tcPr>
          <w:p w14:paraId="507D102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Skilak Lake Outlet</w:t>
            </w:r>
          </w:p>
        </w:tc>
        <w:tc>
          <w:tcPr>
            <w:tcW w:w="1380" w:type="dxa"/>
            <w:tcBorders>
              <w:top w:val="single" w:sz="6" w:space="0" w:color="auto"/>
              <w:left w:val="single" w:sz="6" w:space="0" w:color="auto"/>
              <w:bottom w:val="single" w:sz="12" w:space="0" w:color="auto"/>
              <w:right w:val="single" w:sz="6" w:space="0" w:color="auto"/>
            </w:tcBorders>
          </w:tcPr>
          <w:p w14:paraId="68E17E09"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12" w:space="0" w:color="auto"/>
              <w:right w:val="single" w:sz="6" w:space="0" w:color="auto"/>
            </w:tcBorders>
          </w:tcPr>
          <w:p w14:paraId="2DACFF4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60.467517</w:t>
            </w:r>
          </w:p>
        </w:tc>
        <w:tc>
          <w:tcPr>
            <w:tcW w:w="1496" w:type="dxa"/>
            <w:tcBorders>
              <w:top w:val="single" w:sz="6" w:space="0" w:color="auto"/>
              <w:left w:val="single" w:sz="6" w:space="0" w:color="auto"/>
              <w:bottom w:val="single" w:sz="12" w:space="0" w:color="auto"/>
              <w:right w:val="single" w:sz="12" w:space="0" w:color="auto"/>
            </w:tcBorders>
          </w:tcPr>
          <w:p w14:paraId="60C92E3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-150.50779</w:t>
            </w:r>
          </w:p>
        </w:tc>
      </w:tr>
    </w:tbl>
    <w:p w14:paraId="395348D9" w14:textId="77777777" w:rsidR="00527407" w:rsidRDefault="00527407" w:rsidP="005758E6">
      <w:pPr>
        <w:pStyle w:val="Caption"/>
        <w:rPr>
          <w:sz w:val="24"/>
          <w:szCs w:val="24"/>
        </w:rPr>
      </w:pPr>
    </w:p>
    <w:p w14:paraId="51F31A33" w14:textId="06EA3322" w:rsidR="00527407" w:rsidRDefault="00527407" w:rsidP="005758E6">
      <w:pPr>
        <w:pStyle w:val="Caption"/>
        <w:rPr>
          <w:sz w:val="24"/>
          <w:szCs w:val="24"/>
        </w:rPr>
      </w:pPr>
    </w:p>
    <w:p w14:paraId="61B8451D" w14:textId="7E089577" w:rsidR="007C7454" w:rsidRDefault="007C7454" w:rsidP="007C7454"/>
    <w:p w14:paraId="2A5AE20E" w14:textId="6560DCE1" w:rsidR="007C7454" w:rsidRDefault="007C7454" w:rsidP="007C7454"/>
    <w:p w14:paraId="50068C0A" w14:textId="16544129" w:rsidR="007C7454" w:rsidRDefault="007C7454" w:rsidP="007C7454"/>
    <w:p w14:paraId="3954901F" w14:textId="065B024D" w:rsidR="007C7454" w:rsidRDefault="007C7454" w:rsidP="007C7454"/>
    <w:p w14:paraId="6C73EC35" w14:textId="326D9444" w:rsidR="007C7454" w:rsidRDefault="007C7454" w:rsidP="007C7454"/>
    <w:p w14:paraId="30DDB91D" w14:textId="4F85BEC7" w:rsidR="007C7454" w:rsidRDefault="007C7454" w:rsidP="007C7454"/>
    <w:p w14:paraId="58F4C610" w14:textId="5124D468" w:rsidR="007C7454" w:rsidRDefault="007C7454" w:rsidP="007C7454"/>
    <w:p w14:paraId="0CF5707A" w14:textId="4E03DF6E" w:rsidR="007C7454" w:rsidRDefault="007C7454" w:rsidP="007C7454"/>
    <w:p w14:paraId="059F6551" w14:textId="3A235C2B" w:rsidR="007C7454" w:rsidRDefault="007C7454" w:rsidP="007C7454"/>
    <w:p w14:paraId="79939E0E" w14:textId="07EDB160" w:rsidR="007C7454" w:rsidRDefault="007C7454" w:rsidP="007C7454"/>
    <w:p w14:paraId="44BA5CC2" w14:textId="5CE5078F" w:rsidR="007C7454" w:rsidRDefault="007C7454" w:rsidP="007C7454"/>
    <w:p w14:paraId="595FCE97" w14:textId="6EEB9701" w:rsidR="007C7454" w:rsidRDefault="007C7454" w:rsidP="007C7454"/>
    <w:p w14:paraId="5F0CF919" w14:textId="66F341D3" w:rsidR="007C7454" w:rsidRDefault="007C7454" w:rsidP="007C7454"/>
    <w:p w14:paraId="1D311C50" w14:textId="479E539A" w:rsidR="007C7454" w:rsidRDefault="007C7454" w:rsidP="007C7454"/>
    <w:p w14:paraId="1FFA17B5" w14:textId="6A2ECCCE" w:rsidR="007C7454" w:rsidRDefault="007C7454" w:rsidP="007C7454"/>
    <w:p w14:paraId="2073E430" w14:textId="7E0CFECB" w:rsidR="007C7454" w:rsidRDefault="007C7454" w:rsidP="007C7454"/>
    <w:p w14:paraId="5397BD1D" w14:textId="0BF7F039" w:rsidR="007C7454" w:rsidRDefault="007C7454" w:rsidP="007C7454"/>
    <w:p w14:paraId="41C76C16" w14:textId="46D0C70D" w:rsidR="007C7454" w:rsidRDefault="007C7454" w:rsidP="007C7454"/>
    <w:p w14:paraId="5271189C" w14:textId="46D9EDC0" w:rsidR="007C7454" w:rsidRDefault="007C7454" w:rsidP="007C7454"/>
    <w:p w14:paraId="3182AB41" w14:textId="17BDA158" w:rsidR="007C7454" w:rsidRDefault="007C7454" w:rsidP="007C7454"/>
    <w:p w14:paraId="60E373B3" w14:textId="38D52180" w:rsidR="007C7454" w:rsidRDefault="007C7454" w:rsidP="007C7454"/>
    <w:p w14:paraId="6372FB12" w14:textId="14E29E3B" w:rsidR="007C7454" w:rsidRDefault="007C7454" w:rsidP="007C7454"/>
    <w:p w14:paraId="54DD06DD" w14:textId="4883403F" w:rsidR="007C7454" w:rsidRDefault="007C7454" w:rsidP="007C7454"/>
    <w:p w14:paraId="6E449690" w14:textId="070BAE98" w:rsidR="007C7454" w:rsidRDefault="007C7454" w:rsidP="007C7454"/>
    <w:p w14:paraId="6635A754" w14:textId="2D228EE8" w:rsidR="007C7454" w:rsidRDefault="007C7454" w:rsidP="007C7454"/>
    <w:p w14:paraId="21D11A7F" w14:textId="0AADDBEA" w:rsidR="00FB2CDE" w:rsidRDefault="00FB2CDE" w:rsidP="007C7454"/>
    <w:p w14:paraId="4ADA65EA" w14:textId="77777777" w:rsidR="00C144DE" w:rsidRDefault="00C144DE" w:rsidP="007C7454"/>
    <w:p w14:paraId="037C8AC3" w14:textId="50E67E56" w:rsidR="00FB2CDE" w:rsidRDefault="00FB2CDE" w:rsidP="007C7454"/>
    <w:p w14:paraId="0689246A" w14:textId="11C90B44" w:rsidR="00136C16" w:rsidRPr="00136C16" w:rsidRDefault="00136C16" w:rsidP="00136C16">
      <w:pPr>
        <w:pStyle w:val="Caption"/>
        <w:rPr>
          <w:sz w:val="24"/>
          <w:szCs w:val="24"/>
        </w:rPr>
      </w:pPr>
    </w:p>
    <w:p w14:paraId="2A9444B1" w14:textId="6417F860" w:rsidR="00FB2CDE" w:rsidRDefault="00DB281F" w:rsidP="00217FEE">
      <w:pPr>
        <w:pStyle w:val="Caption"/>
        <w:rPr>
          <w:sz w:val="24"/>
          <w:szCs w:val="24"/>
        </w:rPr>
      </w:pPr>
      <w:bookmarkStart w:id="302" w:name="_Toc58231540"/>
      <w:r w:rsidRPr="00136C16">
        <w:rPr>
          <w:sz w:val="24"/>
          <w:szCs w:val="24"/>
        </w:rPr>
        <w:t xml:space="preserve">Table </w:t>
      </w:r>
      <w:r w:rsidRPr="00136C16">
        <w:rPr>
          <w:sz w:val="24"/>
          <w:szCs w:val="24"/>
        </w:rPr>
        <w:fldChar w:fldCharType="begin"/>
      </w:r>
      <w:r w:rsidRPr="00136C16">
        <w:rPr>
          <w:sz w:val="24"/>
          <w:szCs w:val="24"/>
        </w:rPr>
        <w:instrText xml:space="preserve"> SEQ Table \* ARABIC </w:instrText>
      </w:r>
      <w:r w:rsidRPr="00136C16">
        <w:rPr>
          <w:sz w:val="24"/>
          <w:szCs w:val="24"/>
        </w:rPr>
        <w:fldChar w:fldCharType="separate"/>
      </w:r>
      <w:r w:rsidRPr="00136C16">
        <w:rPr>
          <w:noProof/>
          <w:sz w:val="24"/>
          <w:szCs w:val="24"/>
        </w:rPr>
        <w:t>3</w:t>
      </w:r>
      <w:r w:rsidRPr="00136C16">
        <w:rPr>
          <w:sz w:val="24"/>
          <w:szCs w:val="24"/>
        </w:rPr>
        <w:fldChar w:fldCharType="end"/>
      </w:r>
      <w:r>
        <w:rPr>
          <w:sz w:val="24"/>
          <w:szCs w:val="24"/>
        </w:rPr>
        <w:t>.</w:t>
      </w:r>
      <w:r w:rsidR="00D74AB6">
        <w:rPr>
          <w:sz w:val="24"/>
          <w:szCs w:val="24"/>
        </w:rPr>
        <w:t xml:space="preserve"> </w:t>
      </w:r>
      <w:r>
        <w:rPr>
          <w:sz w:val="24"/>
          <w:szCs w:val="24"/>
        </w:rPr>
        <w:t xml:space="preserve">Instances where zinc and copper data differs from Paired calcium and magnesium </w:t>
      </w:r>
      <w:commentRangeStart w:id="303"/>
      <w:commentRangeStart w:id="304"/>
      <w:r>
        <w:rPr>
          <w:sz w:val="24"/>
          <w:szCs w:val="24"/>
        </w:rPr>
        <w:t>data.</w:t>
      </w:r>
      <w:bookmarkEnd w:id="302"/>
      <w:commentRangeEnd w:id="303"/>
      <w:r>
        <w:rPr>
          <w:rStyle w:val="CommentReference"/>
          <w:b w:val="0"/>
          <w:bCs w:val="0"/>
          <w:caps w:val="0"/>
        </w:rPr>
        <w:commentReference w:id="303"/>
      </w:r>
      <w:commentRangeEnd w:id="304"/>
      <w:r>
        <w:rPr>
          <w:rStyle w:val="CommentReference"/>
          <w:b w:val="0"/>
          <w:bCs w:val="0"/>
          <w:caps w:val="0"/>
        </w:rPr>
        <w:commentReference w:id="304"/>
      </w:r>
    </w:p>
    <w:tbl>
      <w:tblPr>
        <w:tblStyle w:val="PlainTable1"/>
        <w:tblW w:w="0" w:type="auto"/>
        <w:tblLook w:val="04A0" w:firstRow="1" w:lastRow="0" w:firstColumn="1" w:lastColumn="0" w:noHBand="0" w:noVBand="1"/>
      </w:tblPr>
      <w:tblGrid>
        <w:gridCol w:w="1662"/>
        <w:gridCol w:w="2923"/>
        <w:gridCol w:w="2610"/>
        <w:gridCol w:w="2875"/>
      </w:tblGrid>
      <w:tr w:rsidR="00DB281F" w14:paraId="04C15041" w14:textId="77777777" w:rsidTr="008A5D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2" w:type="dxa"/>
          </w:tcPr>
          <w:p w14:paraId="6BD7A913" w14:textId="3ACF8865" w:rsidR="0067159D" w:rsidRPr="0067159D" w:rsidRDefault="0067159D" w:rsidP="00DB281F">
            <w:pPr>
              <w:rPr>
                <w:b w:val="0"/>
                <w:sz w:val="24"/>
              </w:rPr>
            </w:pPr>
            <w:r w:rsidRPr="0067159D">
              <w:rPr>
                <w:b w:val="0"/>
                <w:sz w:val="24"/>
                <w:lang w:eastAsia="en-US"/>
              </w:rPr>
              <w:t>Copper/Zinc Sample Date</w:t>
            </w:r>
          </w:p>
        </w:tc>
        <w:tc>
          <w:tcPr>
            <w:tcW w:w="2923" w:type="dxa"/>
          </w:tcPr>
          <w:p w14:paraId="4B7E2467" w14:textId="6C071A7B" w:rsidR="0067159D" w:rsidRPr="0067159D" w:rsidRDefault="0067159D" w:rsidP="00DB281F">
            <w:pPr>
              <w:cnfStyle w:val="100000000000" w:firstRow="1" w:lastRow="0" w:firstColumn="0" w:lastColumn="0" w:oddVBand="0" w:evenVBand="0" w:oddHBand="0" w:evenHBand="0" w:firstRowFirstColumn="0" w:firstRowLastColumn="0" w:lastRowFirstColumn="0" w:lastRowLastColumn="0"/>
              <w:rPr>
                <w:b w:val="0"/>
                <w:sz w:val="24"/>
              </w:rPr>
            </w:pPr>
            <w:r w:rsidRPr="0067159D">
              <w:rPr>
                <w:b w:val="0"/>
                <w:sz w:val="24"/>
                <w:lang w:eastAsia="en-US"/>
              </w:rPr>
              <w:t>Copper/Zinc Sample Location</w:t>
            </w:r>
          </w:p>
        </w:tc>
        <w:tc>
          <w:tcPr>
            <w:tcW w:w="2610" w:type="dxa"/>
          </w:tcPr>
          <w:p w14:paraId="41476FD7" w14:textId="1F5770E1" w:rsidR="0067159D" w:rsidRPr="0067159D" w:rsidRDefault="0067159D" w:rsidP="00DB281F">
            <w:pPr>
              <w:cnfStyle w:val="100000000000" w:firstRow="1" w:lastRow="0" w:firstColumn="0" w:lastColumn="0" w:oddVBand="0" w:evenVBand="0" w:oddHBand="0" w:evenHBand="0" w:firstRowFirstColumn="0" w:firstRowLastColumn="0" w:lastRowFirstColumn="0" w:lastRowLastColumn="0"/>
              <w:rPr>
                <w:b w:val="0"/>
                <w:sz w:val="24"/>
              </w:rPr>
            </w:pPr>
            <w:r w:rsidRPr="0067159D">
              <w:rPr>
                <w:b w:val="0"/>
                <w:sz w:val="24"/>
              </w:rPr>
              <w:t>Calcium/Magnesium Sample Date</w:t>
            </w:r>
          </w:p>
        </w:tc>
        <w:tc>
          <w:tcPr>
            <w:tcW w:w="2875" w:type="dxa"/>
          </w:tcPr>
          <w:p w14:paraId="6C9A5E93" w14:textId="2C7D7917" w:rsidR="0067159D" w:rsidRPr="0067159D" w:rsidRDefault="0067159D" w:rsidP="00DB281F">
            <w:pPr>
              <w:cnfStyle w:val="100000000000" w:firstRow="1" w:lastRow="0" w:firstColumn="0" w:lastColumn="0" w:oddVBand="0" w:evenVBand="0" w:oddHBand="0" w:evenHBand="0" w:firstRowFirstColumn="0" w:firstRowLastColumn="0" w:lastRowFirstColumn="0" w:lastRowLastColumn="0"/>
              <w:rPr>
                <w:b w:val="0"/>
                <w:sz w:val="24"/>
              </w:rPr>
            </w:pPr>
            <w:r w:rsidRPr="0067159D">
              <w:rPr>
                <w:b w:val="0"/>
                <w:sz w:val="24"/>
              </w:rPr>
              <w:t>Calcium/Magnesium Sample Location</w:t>
            </w:r>
          </w:p>
        </w:tc>
      </w:tr>
      <w:tr w:rsidR="0067159D" w14:paraId="015B90C3" w14:textId="77777777" w:rsidTr="008A5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2" w:type="dxa"/>
          </w:tcPr>
          <w:p w14:paraId="0730830A" w14:textId="3D359954" w:rsidR="0067159D" w:rsidRPr="008A5D74" w:rsidRDefault="0067159D" w:rsidP="0067159D">
            <w:pPr>
              <w:rPr>
                <w:b w:val="0"/>
                <w:sz w:val="24"/>
              </w:rPr>
            </w:pPr>
            <w:r w:rsidRPr="008A5D74">
              <w:rPr>
                <w:b w:val="0"/>
                <w:sz w:val="24"/>
                <w:lang w:eastAsia="en-US"/>
              </w:rPr>
              <w:t>May 22, 2019</w:t>
            </w:r>
          </w:p>
        </w:tc>
        <w:tc>
          <w:tcPr>
            <w:tcW w:w="2923" w:type="dxa"/>
          </w:tcPr>
          <w:p w14:paraId="6B1FDDAA" w14:textId="4C4806ED" w:rsidR="0067159D" w:rsidRDefault="0067159D" w:rsidP="0067159D">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Upper No Name Creek</w:t>
            </w:r>
          </w:p>
        </w:tc>
        <w:tc>
          <w:tcPr>
            <w:tcW w:w="2610" w:type="dxa"/>
          </w:tcPr>
          <w:p w14:paraId="4087A417" w14:textId="5E3BD078" w:rsidR="0067159D" w:rsidRDefault="0067159D" w:rsidP="0067159D">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April 30, 2019</w:t>
            </w:r>
          </w:p>
        </w:tc>
        <w:tc>
          <w:tcPr>
            <w:tcW w:w="2875" w:type="dxa"/>
          </w:tcPr>
          <w:p w14:paraId="2EAEDE66" w14:textId="37B986A0" w:rsidR="0067159D" w:rsidRDefault="0067159D" w:rsidP="0067159D">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Lower No Name Creek</w:t>
            </w:r>
          </w:p>
        </w:tc>
      </w:tr>
      <w:tr w:rsidR="0067159D" w14:paraId="10FB4AE7" w14:textId="77777777" w:rsidTr="008A5D74">
        <w:tc>
          <w:tcPr>
            <w:cnfStyle w:val="001000000000" w:firstRow="0" w:lastRow="0" w:firstColumn="1" w:lastColumn="0" w:oddVBand="0" w:evenVBand="0" w:oddHBand="0" w:evenHBand="0" w:firstRowFirstColumn="0" w:firstRowLastColumn="0" w:lastRowFirstColumn="0" w:lastRowLastColumn="0"/>
            <w:tcW w:w="1662" w:type="dxa"/>
          </w:tcPr>
          <w:p w14:paraId="30CD27B6" w14:textId="023EA305" w:rsidR="0067159D" w:rsidRPr="008A5D74" w:rsidRDefault="0067159D" w:rsidP="0067159D">
            <w:pPr>
              <w:rPr>
                <w:b w:val="0"/>
                <w:sz w:val="24"/>
              </w:rPr>
            </w:pPr>
            <w:r w:rsidRPr="008A5D74">
              <w:rPr>
                <w:b w:val="0"/>
                <w:sz w:val="24"/>
                <w:lang w:eastAsia="en-US"/>
              </w:rPr>
              <w:t>May 22, 2019</w:t>
            </w:r>
          </w:p>
        </w:tc>
        <w:tc>
          <w:tcPr>
            <w:tcW w:w="2923" w:type="dxa"/>
          </w:tcPr>
          <w:p w14:paraId="497944AA" w14:textId="3800A007" w:rsidR="0067159D" w:rsidRDefault="0067159D" w:rsidP="0067159D">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Upper Beaver Creek</w:t>
            </w:r>
          </w:p>
        </w:tc>
        <w:tc>
          <w:tcPr>
            <w:tcW w:w="2610" w:type="dxa"/>
          </w:tcPr>
          <w:p w14:paraId="4C4C010A" w14:textId="636E8BB4" w:rsidR="0067159D" w:rsidRDefault="0067159D" w:rsidP="0067159D">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April 30, 2019</w:t>
            </w:r>
          </w:p>
        </w:tc>
        <w:tc>
          <w:tcPr>
            <w:tcW w:w="2875" w:type="dxa"/>
          </w:tcPr>
          <w:p w14:paraId="1AD0C589" w14:textId="22F26198" w:rsidR="0067159D" w:rsidRDefault="0067159D" w:rsidP="0067159D">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Lower Beaver Creek</w:t>
            </w:r>
          </w:p>
        </w:tc>
      </w:tr>
      <w:tr w:rsidR="0067159D" w14:paraId="1D450BE3" w14:textId="77777777" w:rsidTr="008A5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2" w:type="dxa"/>
          </w:tcPr>
          <w:p w14:paraId="13754CB9" w14:textId="0B0802A4" w:rsidR="0067159D" w:rsidRPr="008A5D74" w:rsidRDefault="0067159D" w:rsidP="0067159D">
            <w:pPr>
              <w:rPr>
                <w:b w:val="0"/>
                <w:sz w:val="24"/>
              </w:rPr>
            </w:pPr>
            <w:r w:rsidRPr="008A5D74">
              <w:rPr>
                <w:b w:val="0"/>
                <w:sz w:val="24"/>
                <w:lang w:eastAsia="en-US"/>
              </w:rPr>
              <w:t>May 22, 2019</w:t>
            </w:r>
          </w:p>
        </w:tc>
        <w:tc>
          <w:tcPr>
            <w:tcW w:w="2923" w:type="dxa"/>
          </w:tcPr>
          <w:p w14:paraId="160D0FA7" w14:textId="4D5A0CBE" w:rsidR="0067159D" w:rsidRDefault="0067159D" w:rsidP="0067159D">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Upper Slikok Creek</w:t>
            </w:r>
          </w:p>
        </w:tc>
        <w:tc>
          <w:tcPr>
            <w:tcW w:w="2610" w:type="dxa"/>
          </w:tcPr>
          <w:p w14:paraId="0E1E4739" w14:textId="4796B898" w:rsidR="0067159D" w:rsidRDefault="0067159D" w:rsidP="0067159D">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April 30, 2019</w:t>
            </w:r>
          </w:p>
        </w:tc>
        <w:tc>
          <w:tcPr>
            <w:tcW w:w="2875" w:type="dxa"/>
          </w:tcPr>
          <w:p w14:paraId="3A9F091C" w14:textId="7C3477C8" w:rsidR="0067159D" w:rsidRDefault="0067159D" w:rsidP="0067159D">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Lower Slikok Creek</w:t>
            </w:r>
          </w:p>
        </w:tc>
      </w:tr>
      <w:tr w:rsidR="0067159D" w14:paraId="3BF7E3AC" w14:textId="77777777" w:rsidTr="008A5D74">
        <w:tc>
          <w:tcPr>
            <w:cnfStyle w:val="001000000000" w:firstRow="0" w:lastRow="0" w:firstColumn="1" w:lastColumn="0" w:oddVBand="0" w:evenVBand="0" w:oddHBand="0" w:evenHBand="0" w:firstRowFirstColumn="0" w:firstRowLastColumn="0" w:lastRowFirstColumn="0" w:lastRowLastColumn="0"/>
            <w:tcW w:w="1662" w:type="dxa"/>
          </w:tcPr>
          <w:p w14:paraId="7CE5D150" w14:textId="12A7B396" w:rsidR="0067159D" w:rsidRPr="008A5D74" w:rsidRDefault="0067159D" w:rsidP="0067159D">
            <w:pPr>
              <w:rPr>
                <w:b w:val="0"/>
                <w:sz w:val="24"/>
              </w:rPr>
            </w:pPr>
            <w:r w:rsidRPr="008A5D74">
              <w:rPr>
                <w:b w:val="0"/>
                <w:sz w:val="24"/>
                <w:lang w:eastAsia="en-US"/>
              </w:rPr>
              <w:t>May 22, 2019</w:t>
            </w:r>
          </w:p>
        </w:tc>
        <w:tc>
          <w:tcPr>
            <w:tcW w:w="2923" w:type="dxa"/>
          </w:tcPr>
          <w:p w14:paraId="179BF6B5" w14:textId="46A13DCF" w:rsidR="0067159D" w:rsidRDefault="0067159D" w:rsidP="0067159D">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Upper Soldotna Creek</w:t>
            </w:r>
          </w:p>
        </w:tc>
        <w:tc>
          <w:tcPr>
            <w:tcW w:w="2610" w:type="dxa"/>
          </w:tcPr>
          <w:p w14:paraId="55542EFB" w14:textId="03E42853" w:rsidR="0067159D" w:rsidRDefault="0067159D" w:rsidP="0067159D">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April 30, 2019</w:t>
            </w:r>
          </w:p>
        </w:tc>
        <w:tc>
          <w:tcPr>
            <w:tcW w:w="2875" w:type="dxa"/>
          </w:tcPr>
          <w:p w14:paraId="199B39FD" w14:textId="62EBA495" w:rsidR="0067159D" w:rsidRDefault="0067159D" w:rsidP="0067159D">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Lower Soldotna Creek</w:t>
            </w:r>
          </w:p>
        </w:tc>
      </w:tr>
      <w:tr w:rsidR="004844A7" w14:paraId="56582290" w14:textId="77777777" w:rsidTr="008A5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2" w:type="dxa"/>
          </w:tcPr>
          <w:p w14:paraId="58538362" w14:textId="65D50554" w:rsidR="004844A7" w:rsidRPr="008A5D74" w:rsidRDefault="004844A7" w:rsidP="004844A7">
            <w:pPr>
              <w:rPr>
                <w:b w:val="0"/>
                <w:sz w:val="24"/>
                <w:lang w:eastAsia="en-US"/>
              </w:rPr>
            </w:pPr>
            <w:r w:rsidRPr="008A5D74">
              <w:rPr>
                <w:b w:val="0"/>
                <w:sz w:val="24"/>
                <w:lang w:eastAsia="en-US"/>
              </w:rPr>
              <w:t>May 22, 2019</w:t>
            </w:r>
          </w:p>
        </w:tc>
        <w:tc>
          <w:tcPr>
            <w:tcW w:w="2923" w:type="dxa"/>
          </w:tcPr>
          <w:p w14:paraId="16E41F3F" w14:textId="1356BB7F"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lang w:eastAsia="en-US"/>
              </w:rPr>
            </w:pPr>
            <w:r>
              <w:rPr>
                <w:sz w:val="24"/>
                <w:lang w:eastAsia="en-US"/>
              </w:rPr>
              <w:t>Slikok Creek – Kenai River Confluence</w:t>
            </w:r>
          </w:p>
        </w:tc>
        <w:tc>
          <w:tcPr>
            <w:tcW w:w="2610" w:type="dxa"/>
          </w:tcPr>
          <w:p w14:paraId="488F62CB" w14:textId="0163A9CB"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lang w:eastAsia="en-US"/>
              </w:rPr>
            </w:pPr>
            <w:r>
              <w:rPr>
                <w:sz w:val="24"/>
                <w:lang w:eastAsia="en-US"/>
              </w:rPr>
              <w:t>April 30, 2019</w:t>
            </w:r>
          </w:p>
        </w:tc>
        <w:tc>
          <w:tcPr>
            <w:tcW w:w="2875" w:type="dxa"/>
          </w:tcPr>
          <w:p w14:paraId="67757C21" w14:textId="77777777"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lang w:eastAsia="en-US"/>
              </w:rPr>
            </w:pPr>
            <w:r>
              <w:rPr>
                <w:sz w:val="24"/>
                <w:lang w:eastAsia="en-US"/>
              </w:rPr>
              <w:t>Poacher’s Cove</w:t>
            </w:r>
          </w:p>
          <w:p w14:paraId="3FCDD459" w14:textId="77777777"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lang w:eastAsia="en-US"/>
              </w:rPr>
            </w:pPr>
          </w:p>
        </w:tc>
      </w:tr>
      <w:tr w:rsidR="004844A7" w14:paraId="5F48F609" w14:textId="77777777" w:rsidTr="008A5D74">
        <w:tc>
          <w:tcPr>
            <w:cnfStyle w:val="001000000000" w:firstRow="0" w:lastRow="0" w:firstColumn="1" w:lastColumn="0" w:oddVBand="0" w:evenVBand="0" w:oddHBand="0" w:evenHBand="0" w:firstRowFirstColumn="0" w:firstRowLastColumn="0" w:lastRowFirstColumn="0" w:lastRowLastColumn="0"/>
            <w:tcW w:w="1662" w:type="dxa"/>
          </w:tcPr>
          <w:p w14:paraId="2FE5FFF2" w14:textId="32CD1082" w:rsidR="004844A7" w:rsidRPr="008A5D74" w:rsidRDefault="004844A7" w:rsidP="004844A7">
            <w:pPr>
              <w:rPr>
                <w:b w:val="0"/>
                <w:sz w:val="24"/>
              </w:rPr>
            </w:pPr>
            <w:r w:rsidRPr="008A5D74">
              <w:rPr>
                <w:b w:val="0"/>
                <w:sz w:val="24"/>
                <w:lang w:eastAsia="en-US"/>
              </w:rPr>
              <w:t>July 30, 2019</w:t>
            </w:r>
          </w:p>
        </w:tc>
        <w:tc>
          <w:tcPr>
            <w:tcW w:w="2923" w:type="dxa"/>
          </w:tcPr>
          <w:p w14:paraId="2598C52D" w14:textId="7FFF0AB0"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Upper No Name Creek</w:t>
            </w:r>
          </w:p>
        </w:tc>
        <w:tc>
          <w:tcPr>
            <w:tcW w:w="2610" w:type="dxa"/>
          </w:tcPr>
          <w:p w14:paraId="70D11627" w14:textId="0515DD52"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July 24, 2019</w:t>
            </w:r>
          </w:p>
        </w:tc>
        <w:tc>
          <w:tcPr>
            <w:tcW w:w="2875" w:type="dxa"/>
          </w:tcPr>
          <w:p w14:paraId="204BC8F6" w14:textId="32D84990"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Upper No Name Creek</w:t>
            </w:r>
          </w:p>
        </w:tc>
      </w:tr>
      <w:tr w:rsidR="004844A7" w14:paraId="39AF106F" w14:textId="77777777" w:rsidTr="008A5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2" w:type="dxa"/>
          </w:tcPr>
          <w:p w14:paraId="0D138F2A" w14:textId="7649FC5E" w:rsidR="004844A7" w:rsidRPr="008A5D74" w:rsidRDefault="004844A7" w:rsidP="004844A7">
            <w:pPr>
              <w:rPr>
                <w:b w:val="0"/>
                <w:sz w:val="24"/>
              </w:rPr>
            </w:pPr>
            <w:r w:rsidRPr="008A5D74">
              <w:rPr>
                <w:b w:val="0"/>
                <w:sz w:val="24"/>
                <w:lang w:eastAsia="en-US"/>
              </w:rPr>
              <w:t>July 30, 2019</w:t>
            </w:r>
          </w:p>
        </w:tc>
        <w:tc>
          <w:tcPr>
            <w:tcW w:w="2923" w:type="dxa"/>
          </w:tcPr>
          <w:p w14:paraId="4267F435" w14:textId="0F639ADC"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Upper Beaver Creek</w:t>
            </w:r>
          </w:p>
        </w:tc>
        <w:tc>
          <w:tcPr>
            <w:tcW w:w="2610" w:type="dxa"/>
          </w:tcPr>
          <w:p w14:paraId="291066B4" w14:textId="2E8AEAB0"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July 24, 2019</w:t>
            </w:r>
          </w:p>
        </w:tc>
        <w:tc>
          <w:tcPr>
            <w:tcW w:w="2875" w:type="dxa"/>
          </w:tcPr>
          <w:p w14:paraId="7540CBDF" w14:textId="225A1F75"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Upper Beaver Creek</w:t>
            </w:r>
          </w:p>
        </w:tc>
      </w:tr>
      <w:tr w:rsidR="004844A7" w14:paraId="380E1E4E" w14:textId="77777777" w:rsidTr="008A5D74">
        <w:tc>
          <w:tcPr>
            <w:cnfStyle w:val="001000000000" w:firstRow="0" w:lastRow="0" w:firstColumn="1" w:lastColumn="0" w:oddVBand="0" w:evenVBand="0" w:oddHBand="0" w:evenHBand="0" w:firstRowFirstColumn="0" w:firstRowLastColumn="0" w:lastRowFirstColumn="0" w:lastRowLastColumn="0"/>
            <w:tcW w:w="1662" w:type="dxa"/>
          </w:tcPr>
          <w:p w14:paraId="0C164FD7" w14:textId="7B38B55F" w:rsidR="004844A7" w:rsidRPr="008A5D74" w:rsidRDefault="004844A7" w:rsidP="004844A7">
            <w:pPr>
              <w:rPr>
                <w:b w:val="0"/>
                <w:sz w:val="24"/>
              </w:rPr>
            </w:pPr>
            <w:r w:rsidRPr="008A5D74">
              <w:rPr>
                <w:b w:val="0"/>
                <w:sz w:val="24"/>
                <w:lang w:eastAsia="en-US"/>
              </w:rPr>
              <w:t>July 30, 2019</w:t>
            </w:r>
          </w:p>
        </w:tc>
        <w:tc>
          <w:tcPr>
            <w:tcW w:w="2923" w:type="dxa"/>
          </w:tcPr>
          <w:p w14:paraId="4F019298" w14:textId="4992FA58"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Upper Slikok Creek</w:t>
            </w:r>
          </w:p>
        </w:tc>
        <w:tc>
          <w:tcPr>
            <w:tcW w:w="2610" w:type="dxa"/>
          </w:tcPr>
          <w:p w14:paraId="0A61A07F" w14:textId="767583D9"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July 24, 2019</w:t>
            </w:r>
          </w:p>
        </w:tc>
        <w:tc>
          <w:tcPr>
            <w:tcW w:w="2875" w:type="dxa"/>
          </w:tcPr>
          <w:p w14:paraId="5E56E25B" w14:textId="15500C74"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Upper Slikok Creek</w:t>
            </w:r>
          </w:p>
        </w:tc>
      </w:tr>
      <w:tr w:rsidR="004844A7" w14:paraId="027D82F4" w14:textId="77777777" w:rsidTr="008A5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2" w:type="dxa"/>
          </w:tcPr>
          <w:p w14:paraId="4E21B665" w14:textId="269ACD20" w:rsidR="004844A7" w:rsidRPr="008A5D74" w:rsidRDefault="004844A7" w:rsidP="004844A7">
            <w:pPr>
              <w:rPr>
                <w:b w:val="0"/>
                <w:sz w:val="24"/>
              </w:rPr>
            </w:pPr>
            <w:r w:rsidRPr="008A5D74">
              <w:rPr>
                <w:b w:val="0"/>
                <w:sz w:val="24"/>
                <w:lang w:eastAsia="en-US"/>
              </w:rPr>
              <w:t>July 30, 2019</w:t>
            </w:r>
          </w:p>
        </w:tc>
        <w:tc>
          <w:tcPr>
            <w:tcW w:w="2923" w:type="dxa"/>
          </w:tcPr>
          <w:p w14:paraId="7E5F15A8" w14:textId="1BBBFF39"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Upper Soldotna Creek</w:t>
            </w:r>
          </w:p>
        </w:tc>
        <w:tc>
          <w:tcPr>
            <w:tcW w:w="2610" w:type="dxa"/>
          </w:tcPr>
          <w:p w14:paraId="20CECD7D" w14:textId="3AFA71EB"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July 24, 2019</w:t>
            </w:r>
          </w:p>
        </w:tc>
        <w:tc>
          <w:tcPr>
            <w:tcW w:w="2875" w:type="dxa"/>
          </w:tcPr>
          <w:p w14:paraId="38ADE6D6" w14:textId="34F10B8E"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Upper Soldotna Creek</w:t>
            </w:r>
          </w:p>
        </w:tc>
      </w:tr>
      <w:tr w:rsidR="004844A7" w14:paraId="5E4688EA" w14:textId="77777777" w:rsidTr="008A5D74">
        <w:tc>
          <w:tcPr>
            <w:cnfStyle w:val="001000000000" w:firstRow="0" w:lastRow="0" w:firstColumn="1" w:lastColumn="0" w:oddVBand="0" w:evenVBand="0" w:oddHBand="0" w:evenHBand="0" w:firstRowFirstColumn="0" w:firstRowLastColumn="0" w:lastRowFirstColumn="0" w:lastRowLastColumn="0"/>
            <w:tcW w:w="1662" w:type="dxa"/>
          </w:tcPr>
          <w:p w14:paraId="6FCB9B42" w14:textId="47DEDA01" w:rsidR="004844A7" w:rsidRPr="008A5D74" w:rsidRDefault="004844A7" w:rsidP="004844A7">
            <w:pPr>
              <w:rPr>
                <w:b w:val="0"/>
                <w:sz w:val="24"/>
              </w:rPr>
            </w:pPr>
            <w:r w:rsidRPr="008A5D74">
              <w:rPr>
                <w:b w:val="0"/>
                <w:sz w:val="24"/>
                <w:lang w:eastAsia="en-US"/>
              </w:rPr>
              <w:t>July 30, 2019</w:t>
            </w:r>
          </w:p>
        </w:tc>
        <w:tc>
          <w:tcPr>
            <w:tcW w:w="2923" w:type="dxa"/>
          </w:tcPr>
          <w:p w14:paraId="71102C5C" w14:textId="5B8C3E0D"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Slikok Creek – Kenai River Confluence</w:t>
            </w:r>
          </w:p>
        </w:tc>
        <w:tc>
          <w:tcPr>
            <w:tcW w:w="2610" w:type="dxa"/>
          </w:tcPr>
          <w:p w14:paraId="1482A928" w14:textId="70300FE9"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July 24, 2019</w:t>
            </w:r>
          </w:p>
        </w:tc>
        <w:tc>
          <w:tcPr>
            <w:tcW w:w="2875" w:type="dxa"/>
          </w:tcPr>
          <w:p w14:paraId="3C8AD460" w14:textId="77777777"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lang w:eastAsia="en-US"/>
              </w:rPr>
            </w:pPr>
            <w:r>
              <w:rPr>
                <w:sz w:val="24"/>
                <w:lang w:eastAsia="en-US"/>
              </w:rPr>
              <w:t>Poacher’s Cove</w:t>
            </w:r>
          </w:p>
          <w:p w14:paraId="73A00E03" w14:textId="2777DDF5"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p>
        </w:tc>
      </w:tr>
    </w:tbl>
    <w:p w14:paraId="69643469" w14:textId="77777777" w:rsidR="00FB2CDE" w:rsidRDefault="00FB2CDE" w:rsidP="0067159D">
      <w:pPr>
        <w:rPr>
          <w:sz w:val="24"/>
        </w:rPr>
      </w:pPr>
    </w:p>
    <w:p w14:paraId="2A126737" w14:textId="77777777" w:rsidR="00FB2CDE" w:rsidRDefault="00FB2CDE" w:rsidP="00217FEE">
      <w:pPr>
        <w:pStyle w:val="Caption"/>
        <w:rPr>
          <w:sz w:val="24"/>
          <w:szCs w:val="24"/>
        </w:rPr>
      </w:pPr>
    </w:p>
    <w:p w14:paraId="464260CE" w14:textId="77777777" w:rsidR="00FB2CDE" w:rsidRDefault="00FB2CDE" w:rsidP="00217FEE">
      <w:pPr>
        <w:pStyle w:val="Caption"/>
        <w:rPr>
          <w:sz w:val="24"/>
          <w:szCs w:val="24"/>
        </w:rPr>
      </w:pPr>
    </w:p>
    <w:p w14:paraId="190B96FA" w14:textId="07DA8516" w:rsidR="00FB2CDE" w:rsidRDefault="00FB2CDE" w:rsidP="00217FEE">
      <w:pPr>
        <w:pStyle w:val="Caption"/>
        <w:rPr>
          <w:sz w:val="24"/>
          <w:szCs w:val="24"/>
        </w:rPr>
      </w:pPr>
    </w:p>
    <w:p w14:paraId="65304CDF" w14:textId="1C920897" w:rsidR="00E164AF" w:rsidRDefault="00E164AF" w:rsidP="00E164AF"/>
    <w:p w14:paraId="29605CB4" w14:textId="6FCA6461" w:rsidR="00E164AF" w:rsidRDefault="00E164AF" w:rsidP="00E164AF"/>
    <w:p w14:paraId="4279D174" w14:textId="61520754" w:rsidR="00E164AF" w:rsidRDefault="00E164AF" w:rsidP="00E164AF"/>
    <w:p w14:paraId="22EFFFB4" w14:textId="2715F8BB" w:rsidR="00E164AF" w:rsidRDefault="00E164AF" w:rsidP="00E164AF"/>
    <w:p w14:paraId="10F3E737" w14:textId="6779FD22" w:rsidR="00E164AF" w:rsidRDefault="00E164AF" w:rsidP="00E164AF"/>
    <w:p w14:paraId="4DF0F830" w14:textId="46D5F66B" w:rsidR="00E164AF" w:rsidRDefault="00E164AF" w:rsidP="00E164AF"/>
    <w:p w14:paraId="195B3E17" w14:textId="38C09C3F" w:rsidR="00E164AF" w:rsidRDefault="00E164AF" w:rsidP="00E164AF"/>
    <w:p w14:paraId="5036E471" w14:textId="68633D7E" w:rsidR="00E164AF" w:rsidRDefault="00E164AF" w:rsidP="00E164AF"/>
    <w:p w14:paraId="423AE6EF" w14:textId="6F933711" w:rsidR="00E164AF" w:rsidRDefault="00E164AF" w:rsidP="00E164AF"/>
    <w:p w14:paraId="7DB48D4B" w14:textId="1F2BAC43" w:rsidR="00E164AF" w:rsidRDefault="00E164AF" w:rsidP="00E164AF"/>
    <w:p w14:paraId="697C5636" w14:textId="4C460509" w:rsidR="00E164AF" w:rsidRDefault="00E164AF" w:rsidP="00E164AF"/>
    <w:p w14:paraId="353BF832" w14:textId="50C57820" w:rsidR="00E164AF" w:rsidRDefault="00E164AF" w:rsidP="00E164AF"/>
    <w:p w14:paraId="429E4615" w14:textId="3B01BF52" w:rsidR="00E164AF" w:rsidRDefault="00E164AF" w:rsidP="00E164AF"/>
    <w:p w14:paraId="4D158A39" w14:textId="689CB286" w:rsidR="00E164AF" w:rsidRDefault="00E164AF" w:rsidP="00E164AF"/>
    <w:p w14:paraId="5E79B37E" w14:textId="4D6A5458" w:rsidR="00E164AF" w:rsidRDefault="00E164AF" w:rsidP="00E164AF"/>
    <w:p w14:paraId="0332850C" w14:textId="1CB65864" w:rsidR="00E164AF" w:rsidRDefault="00E164AF" w:rsidP="00E164AF"/>
    <w:p w14:paraId="1A69A675" w14:textId="2D3AE267" w:rsidR="00E164AF" w:rsidRDefault="00E164AF" w:rsidP="00E164AF"/>
    <w:p w14:paraId="470C4895" w14:textId="0903CDF3" w:rsidR="00E164AF" w:rsidRDefault="00E164AF" w:rsidP="00E164AF"/>
    <w:p w14:paraId="7200A37D" w14:textId="2DF98D1E" w:rsidR="00E164AF" w:rsidRDefault="00E164AF" w:rsidP="00E164AF"/>
    <w:p w14:paraId="59A78CDE" w14:textId="1603B010" w:rsidR="00E164AF" w:rsidRDefault="00E164AF" w:rsidP="00E164AF"/>
    <w:p w14:paraId="268609AA" w14:textId="47C98702" w:rsidR="00E164AF" w:rsidRDefault="00E164AF" w:rsidP="00E164AF"/>
    <w:p w14:paraId="194D305F" w14:textId="756325BD" w:rsidR="00E164AF" w:rsidRDefault="00E164AF" w:rsidP="00E164AF"/>
    <w:p w14:paraId="77ABAD15" w14:textId="04BDBB20" w:rsidR="00E164AF" w:rsidRDefault="00E164AF" w:rsidP="00E164AF"/>
    <w:p w14:paraId="7DC067CE" w14:textId="04B71133" w:rsidR="00E164AF" w:rsidRDefault="00E164AF" w:rsidP="00E164AF"/>
    <w:p w14:paraId="7E1B9389" w14:textId="5B24DF05" w:rsidR="00E164AF" w:rsidRDefault="00E164AF" w:rsidP="00E164AF"/>
    <w:p w14:paraId="308CB981" w14:textId="2D44320E" w:rsidR="00E164AF" w:rsidRDefault="00E164AF" w:rsidP="00E164AF"/>
    <w:p w14:paraId="2C410314" w14:textId="6B279DB1" w:rsidR="00E164AF" w:rsidRDefault="00E164AF" w:rsidP="00E164AF"/>
    <w:p w14:paraId="69D9761A" w14:textId="0C6BF227" w:rsidR="00E164AF" w:rsidRDefault="00E164AF" w:rsidP="00E164AF"/>
    <w:p w14:paraId="2435677C" w14:textId="0CE5A572" w:rsidR="00E164AF" w:rsidRDefault="00E164AF" w:rsidP="00E164AF"/>
    <w:p w14:paraId="6108B82A" w14:textId="56BB7A3C" w:rsidR="00E164AF" w:rsidRDefault="00E164AF" w:rsidP="00E164AF"/>
    <w:p w14:paraId="714D2BF5" w14:textId="1753D60B" w:rsidR="00E164AF" w:rsidRDefault="00E164AF" w:rsidP="00E164AF"/>
    <w:p w14:paraId="06471E38" w14:textId="16E42100" w:rsidR="00E164AF" w:rsidRDefault="00E164AF" w:rsidP="00E164AF"/>
    <w:p w14:paraId="48D2C36F" w14:textId="567D501D" w:rsidR="00423830" w:rsidRDefault="00423830" w:rsidP="00E164AF"/>
    <w:p w14:paraId="20775AA7" w14:textId="38F6CC56" w:rsidR="00423830" w:rsidRDefault="00423830" w:rsidP="00E164AF"/>
    <w:p w14:paraId="6F09D568" w14:textId="77777777" w:rsidR="00423830" w:rsidRDefault="00423830" w:rsidP="00E164AF"/>
    <w:p w14:paraId="5D628AC5" w14:textId="77777777" w:rsidR="00E164AF" w:rsidRPr="00E164AF" w:rsidRDefault="00E164AF" w:rsidP="00E164AF"/>
    <w:p w14:paraId="798436CB" w14:textId="1BEF4A3A" w:rsidR="00645BD2" w:rsidRPr="00F915C5" w:rsidRDefault="00670ECE" w:rsidP="00217FEE">
      <w:pPr>
        <w:pStyle w:val="Caption"/>
        <w:rPr>
          <w:sz w:val="24"/>
          <w:szCs w:val="24"/>
        </w:rPr>
      </w:pPr>
      <w:bookmarkStart w:id="305" w:name="_Toc58231541"/>
      <w:r w:rsidRPr="00CE1039">
        <w:rPr>
          <w:sz w:val="24"/>
          <w:szCs w:val="24"/>
        </w:rPr>
        <w:lastRenderedPageBreak/>
        <w:t xml:space="preserve">Table </w:t>
      </w:r>
      <w:r w:rsidRPr="00CE1039">
        <w:rPr>
          <w:sz w:val="24"/>
          <w:szCs w:val="24"/>
        </w:rPr>
        <w:fldChar w:fldCharType="begin"/>
      </w:r>
      <w:r w:rsidRPr="00CE1039">
        <w:rPr>
          <w:sz w:val="24"/>
          <w:szCs w:val="24"/>
        </w:rPr>
        <w:instrText xml:space="preserve"> SEQ Table \* ARABIC </w:instrText>
      </w:r>
      <w:r w:rsidRPr="00CE1039">
        <w:rPr>
          <w:sz w:val="24"/>
          <w:szCs w:val="24"/>
        </w:rPr>
        <w:fldChar w:fldCharType="separate"/>
      </w:r>
      <w:r w:rsidR="00136C16">
        <w:rPr>
          <w:noProof/>
          <w:sz w:val="24"/>
          <w:szCs w:val="24"/>
        </w:rPr>
        <w:t>4</w:t>
      </w:r>
      <w:r w:rsidRPr="00CE1039">
        <w:rPr>
          <w:sz w:val="24"/>
          <w:szCs w:val="24"/>
        </w:rPr>
        <w:fldChar w:fldCharType="end"/>
      </w:r>
      <w:r w:rsidR="00CE1039" w:rsidRPr="00CE1039">
        <w:rPr>
          <w:sz w:val="24"/>
          <w:szCs w:val="24"/>
        </w:rPr>
        <w:t xml:space="preserve">. (Page 1 of 3) Copper and zinc levels and hardness-dependent criterion </w:t>
      </w:r>
      <w:commentRangeStart w:id="306"/>
      <w:commentRangeStart w:id="307"/>
      <w:commentRangeStart w:id="308"/>
      <w:r w:rsidR="00CE1039" w:rsidRPr="00CE1039">
        <w:rPr>
          <w:sz w:val="24"/>
          <w:szCs w:val="24"/>
        </w:rPr>
        <w:t>standards</w:t>
      </w:r>
      <w:commentRangeEnd w:id="306"/>
      <w:r w:rsidR="005E798A">
        <w:rPr>
          <w:rStyle w:val="CommentReference"/>
          <w:b w:val="0"/>
          <w:bCs w:val="0"/>
          <w:caps w:val="0"/>
        </w:rPr>
        <w:commentReference w:id="306"/>
      </w:r>
      <w:commentRangeEnd w:id="307"/>
      <w:r w:rsidR="00FA66A8">
        <w:rPr>
          <w:rStyle w:val="CommentReference"/>
          <w:b w:val="0"/>
          <w:bCs w:val="0"/>
          <w:caps w:val="0"/>
        </w:rPr>
        <w:commentReference w:id="307"/>
      </w:r>
      <w:commentRangeEnd w:id="308"/>
      <w:r w:rsidR="00AC4CEC">
        <w:rPr>
          <w:rStyle w:val="CommentReference"/>
          <w:b w:val="0"/>
          <w:bCs w:val="0"/>
          <w:caps w:val="0"/>
        </w:rPr>
        <w:commentReference w:id="308"/>
      </w:r>
      <w:r w:rsidR="00CE1039">
        <w:rPr>
          <w:sz w:val="24"/>
          <w:szCs w:val="24"/>
        </w:rPr>
        <w:t>.</w:t>
      </w:r>
      <w:bookmarkEnd w:id="305"/>
    </w:p>
    <w:tbl>
      <w:tblPr>
        <w:tblW w:w="10345" w:type="dxa"/>
        <w:tblInd w:w="-5" w:type="dxa"/>
        <w:tblLayout w:type="fixed"/>
        <w:tblLook w:val="04A0" w:firstRow="1" w:lastRow="0" w:firstColumn="1" w:lastColumn="0" w:noHBand="0" w:noVBand="1"/>
      </w:tblPr>
      <w:tblGrid>
        <w:gridCol w:w="1145"/>
        <w:gridCol w:w="687"/>
        <w:gridCol w:w="946"/>
        <w:gridCol w:w="995"/>
        <w:gridCol w:w="1342"/>
        <w:gridCol w:w="1445"/>
        <w:gridCol w:w="1170"/>
        <w:gridCol w:w="1440"/>
        <w:gridCol w:w="1175"/>
      </w:tblGrid>
      <w:tr w:rsidR="00FC2849" w:rsidRPr="00FC2849" w14:paraId="7A0EC91F" w14:textId="77777777" w:rsidTr="006C0D87">
        <w:trPr>
          <w:trHeight w:val="306"/>
        </w:trPr>
        <w:tc>
          <w:tcPr>
            <w:tcW w:w="1145" w:type="dxa"/>
            <w:tcBorders>
              <w:top w:val="single" w:sz="8" w:space="0" w:color="auto"/>
              <w:left w:val="single" w:sz="8" w:space="0" w:color="auto"/>
              <w:bottom w:val="single" w:sz="12" w:space="0" w:color="auto"/>
              <w:right w:val="nil"/>
            </w:tcBorders>
            <w:shd w:val="clear" w:color="auto" w:fill="auto"/>
            <w:vAlign w:val="center"/>
            <w:hideMark/>
          </w:tcPr>
          <w:p w14:paraId="5CE974A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687" w:type="dxa"/>
            <w:tcBorders>
              <w:top w:val="single" w:sz="8" w:space="0" w:color="auto"/>
              <w:left w:val="nil"/>
              <w:bottom w:val="single" w:sz="12" w:space="0" w:color="auto"/>
              <w:right w:val="nil"/>
            </w:tcBorders>
            <w:shd w:val="clear" w:color="auto" w:fill="auto"/>
            <w:vAlign w:val="center"/>
            <w:hideMark/>
          </w:tcPr>
          <w:p w14:paraId="032DDEC7"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946" w:type="dxa"/>
            <w:tcBorders>
              <w:top w:val="single" w:sz="8" w:space="0" w:color="auto"/>
              <w:left w:val="nil"/>
              <w:bottom w:val="single" w:sz="12" w:space="0" w:color="auto"/>
              <w:right w:val="nil"/>
            </w:tcBorders>
            <w:shd w:val="clear" w:color="auto" w:fill="auto"/>
            <w:vAlign w:val="center"/>
            <w:hideMark/>
          </w:tcPr>
          <w:p w14:paraId="11C8282D" w14:textId="77777777" w:rsidR="00FC2849" w:rsidRPr="00A756DD" w:rsidRDefault="00FC2849" w:rsidP="00FC2849">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w:t>
            </w:r>
          </w:p>
        </w:tc>
        <w:tc>
          <w:tcPr>
            <w:tcW w:w="995" w:type="dxa"/>
            <w:tcBorders>
              <w:top w:val="single" w:sz="8" w:space="0" w:color="auto"/>
              <w:left w:val="nil"/>
              <w:bottom w:val="single" w:sz="12" w:space="0" w:color="auto"/>
              <w:right w:val="nil"/>
            </w:tcBorders>
            <w:shd w:val="clear" w:color="auto" w:fill="auto"/>
            <w:vAlign w:val="center"/>
            <w:hideMark/>
          </w:tcPr>
          <w:p w14:paraId="46B9FC7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1342" w:type="dxa"/>
            <w:tcBorders>
              <w:top w:val="single" w:sz="8" w:space="0" w:color="auto"/>
              <w:left w:val="nil"/>
              <w:bottom w:val="single" w:sz="12" w:space="0" w:color="auto"/>
              <w:right w:val="nil"/>
            </w:tcBorders>
            <w:shd w:val="clear" w:color="auto" w:fill="auto"/>
            <w:vAlign w:val="center"/>
            <w:hideMark/>
          </w:tcPr>
          <w:p w14:paraId="681697C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2615" w:type="dxa"/>
            <w:gridSpan w:val="2"/>
            <w:tcBorders>
              <w:top w:val="single" w:sz="8" w:space="0" w:color="auto"/>
              <w:left w:val="single" w:sz="12" w:space="0" w:color="auto"/>
              <w:bottom w:val="single" w:sz="12" w:space="0" w:color="auto"/>
              <w:right w:val="single" w:sz="12" w:space="0" w:color="000000"/>
            </w:tcBorders>
            <w:shd w:val="clear" w:color="auto" w:fill="auto"/>
            <w:vAlign w:val="center"/>
            <w:hideMark/>
          </w:tcPr>
          <w:p w14:paraId="45CA6D0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w:t>
            </w:r>
          </w:p>
        </w:tc>
        <w:tc>
          <w:tcPr>
            <w:tcW w:w="2615" w:type="dxa"/>
            <w:gridSpan w:val="2"/>
            <w:tcBorders>
              <w:top w:val="single" w:sz="8" w:space="0" w:color="auto"/>
              <w:left w:val="nil"/>
              <w:bottom w:val="single" w:sz="12" w:space="0" w:color="auto"/>
              <w:right w:val="single" w:sz="8" w:space="0" w:color="000000"/>
            </w:tcBorders>
            <w:shd w:val="clear" w:color="auto" w:fill="auto"/>
            <w:vAlign w:val="center"/>
            <w:hideMark/>
          </w:tcPr>
          <w:p w14:paraId="01C4E841"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Zinc</w:t>
            </w:r>
          </w:p>
        </w:tc>
      </w:tr>
      <w:tr w:rsidR="00FC2849" w:rsidRPr="00FC2849" w14:paraId="51B9CB30" w14:textId="77777777" w:rsidTr="006C0D87">
        <w:trPr>
          <w:trHeight w:val="1021"/>
        </w:trPr>
        <w:tc>
          <w:tcPr>
            <w:tcW w:w="1145" w:type="dxa"/>
            <w:tcBorders>
              <w:top w:val="nil"/>
              <w:left w:val="single" w:sz="8" w:space="0" w:color="auto"/>
              <w:bottom w:val="single" w:sz="8" w:space="0" w:color="auto"/>
              <w:right w:val="single" w:sz="12" w:space="0" w:color="auto"/>
            </w:tcBorders>
            <w:shd w:val="clear" w:color="auto" w:fill="auto"/>
            <w:vAlign w:val="center"/>
            <w:hideMark/>
          </w:tcPr>
          <w:p w14:paraId="24469D5B"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Site name</w:t>
            </w:r>
          </w:p>
        </w:tc>
        <w:tc>
          <w:tcPr>
            <w:tcW w:w="687" w:type="dxa"/>
            <w:tcBorders>
              <w:top w:val="nil"/>
              <w:left w:val="nil"/>
              <w:bottom w:val="single" w:sz="8" w:space="0" w:color="auto"/>
              <w:right w:val="single" w:sz="12" w:space="0" w:color="auto"/>
            </w:tcBorders>
            <w:shd w:val="clear" w:color="auto" w:fill="auto"/>
            <w:vAlign w:val="center"/>
            <w:hideMark/>
          </w:tcPr>
          <w:p w14:paraId="440F769D"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46" w:type="dxa"/>
            <w:tcBorders>
              <w:top w:val="nil"/>
              <w:left w:val="nil"/>
              <w:bottom w:val="single" w:sz="8" w:space="0" w:color="auto"/>
              <w:right w:val="single" w:sz="12" w:space="0" w:color="auto"/>
            </w:tcBorders>
            <w:shd w:val="clear" w:color="auto" w:fill="auto"/>
            <w:vAlign w:val="center"/>
            <w:hideMark/>
          </w:tcPr>
          <w:p w14:paraId="2046349C"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Date</w:t>
            </w:r>
          </w:p>
        </w:tc>
        <w:tc>
          <w:tcPr>
            <w:tcW w:w="995" w:type="dxa"/>
            <w:tcBorders>
              <w:top w:val="nil"/>
              <w:left w:val="nil"/>
              <w:bottom w:val="single" w:sz="8" w:space="0" w:color="auto"/>
              <w:right w:val="single" w:sz="12" w:space="0" w:color="auto"/>
            </w:tcBorders>
            <w:shd w:val="clear" w:color="auto" w:fill="auto"/>
            <w:vAlign w:val="center"/>
            <w:hideMark/>
          </w:tcPr>
          <w:p w14:paraId="405D1AC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342" w:type="dxa"/>
            <w:tcBorders>
              <w:top w:val="nil"/>
              <w:left w:val="nil"/>
              <w:bottom w:val="single" w:sz="8" w:space="0" w:color="auto"/>
              <w:right w:val="nil"/>
            </w:tcBorders>
            <w:shd w:val="clear" w:color="auto" w:fill="auto"/>
            <w:vAlign w:val="center"/>
            <w:hideMark/>
          </w:tcPr>
          <w:p w14:paraId="4ED89FBA"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Hardness (mg/L)</w:t>
            </w:r>
          </w:p>
        </w:tc>
        <w:tc>
          <w:tcPr>
            <w:tcW w:w="1445" w:type="dxa"/>
            <w:tcBorders>
              <w:top w:val="nil"/>
              <w:left w:val="single" w:sz="12" w:space="0" w:color="auto"/>
              <w:bottom w:val="single" w:sz="8" w:space="0" w:color="auto"/>
              <w:right w:val="nil"/>
            </w:tcBorders>
            <w:shd w:val="clear" w:color="auto" w:fill="auto"/>
            <w:vAlign w:val="center"/>
            <w:hideMark/>
          </w:tcPr>
          <w:p w14:paraId="67748A32"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(ug/L)</w:t>
            </w:r>
          </w:p>
        </w:tc>
        <w:tc>
          <w:tcPr>
            <w:tcW w:w="1170" w:type="dxa"/>
            <w:tcBorders>
              <w:top w:val="nil"/>
              <w:left w:val="dashed" w:sz="8" w:space="0" w:color="auto"/>
              <w:bottom w:val="single" w:sz="8" w:space="0" w:color="auto"/>
              <w:right w:val="single" w:sz="12" w:space="0" w:color="auto"/>
            </w:tcBorders>
            <w:shd w:val="clear" w:color="auto" w:fill="auto"/>
            <w:vAlign w:val="center"/>
            <w:hideMark/>
          </w:tcPr>
          <w:p w14:paraId="7CE6820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(ug/L)</w:t>
            </w:r>
          </w:p>
        </w:tc>
        <w:tc>
          <w:tcPr>
            <w:tcW w:w="1440" w:type="dxa"/>
            <w:tcBorders>
              <w:top w:val="nil"/>
              <w:left w:val="nil"/>
              <w:bottom w:val="single" w:sz="8" w:space="0" w:color="auto"/>
              <w:right w:val="nil"/>
            </w:tcBorders>
            <w:shd w:val="clear" w:color="auto" w:fill="auto"/>
            <w:vAlign w:val="center"/>
            <w:hideMark/>
          </w:tcPr>
          <w:p w14:paraId="3216DC33"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(ug/L)</w:t>
            </w:r>
          </w:p>
        </w:tc>
        <w:tc>
          <w:tcPr>
            <w:tcW w:w="1175" w:type="dxa"/>
            <w:tcBorders>
              <w:top w:val="nil"/>
              <w:left w:val="dashed" w:sz="8" w:space="0" w:color="auto"/>
              <w:bottom w:val="single" w:sz="8" w:space="0" w:color="auto"/>
              <w:right w:val="single" w:sz="8" w:space="0" w:color="auto"/>
            </w:tcBorders>
            <w:shd w:val="clear" w:color="auto" w:fill="auto"/>
            <w:vAlign w:val="center"/>
            <w:hideMark/>
          </w:tcPr>
          <w:p w14:paraId="320A5709" w14:textId="465270B5"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(ug/L)</w:t>
            </w:r>
          </w:p>
        </w:tc>
      </w:tr>
      <w:tr w:rsidR="00FC2849" w:rsidRPr="00FC2849" w14:paraId="2C4AD928"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FB4BE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No Name Creek</w:t>
            </w:r>
          </w:p>
        </w:tc>
        <w:tc>
          <w:tcPr>
            <w:tcW w:w="687" w:type="dxa"/>
            <w:vMerge w:val="restart"/>
            <w:tcBorders>
              <w:top w:val="single" w:sz="8" w:space="0" w:color="auto"/>
              <w:left w:val="single" w:sz="12" w:space="0" w:color="auto"/>
              <w:bottom w:val="single" w:sz="8" w:space="0" w:color="000000"/>
              <w:right w:val="single" w:sz="12" w:space="0" w:color="auto"/>
            </w:tcBorders>
            <w:shd w:val="clear" w:color="auto" w:fill="auto"/>
            <w:noWrap/>
            <w:vAlign w:val="center"/>
            <w:hideMark/>
          </w:tcPr>
          <w:p w14:paraId="340BEB2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single" w:sz="8" w:space="0" w:color="auto"/>
              <w:left w:val="nil"/>
              <w:bottom w:val="nil"/>
              <w:right w:val="nil"/>
            </w:tcBorders>
            <w:shd w:val="clear" w:color="auto" w:fill="auto"/>
            <w:noWrap/>
            <w:vAlign w:val="center"/>
            <w:hideMark/>
          </w:tcPr>
          <w:p w14:paraId="4847EA3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09F208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530239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42D1A2F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0.668 J</w:t>
            </w:r>
          </w:p>
        </w:tc>
        <w:tc>
          <w:tcPr>
            <w:tcW w:w="1170" w:type="dxa"/>
            <w:tcBorders>
              <w:top w:val="single" w:sz="8" w:space="0" w:color="auto"/>
              <w:left w:val="dashed" w:sz="8" w:space="0" w:color="auto"/>
              <w:bottom w:val="single" w:sz="4" w:space="0" w:color="auto"/>
              <w:right w:val="single" w:sz="12" w:space="0" w:color="auto"/>
            </w:tcBorders>
            <w:shd w:val="clear" w:color="auto" w:fill="auto"/>
            <w:noWrap/>
            <w:vAlign w:val="center"/>
            <w:hideMark/>
          </w:tcPr>
          <w:p w14:paraId="7F6561B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4.40</w:t>
            </w:r>
          </w:p>
        </w:tc>
        <w:tc>
          <w:tcPr>
            <w:tcW w:w="1440" w:type="dxa"/>
            <w:tcBorders>
              <w:top w:val="nil"/>
              <w:left w:val="nil"/>
              <w:bottom w:val="single" w:sz="4" w:space="0" w:color="auto"/>
              <w:right w:val="nil"/>
            </w:tcBorders>
            <w:shd w:val="clear" w:color="auto" w:fill="auto"/>
            <w:noWrap/>
            <w:vAlign w:val="center"/>
            <w:hideMark/>
          </w:tcPr>
          <w:p w14:paraId="6F6201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21.3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DF071C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39.92</w:t>
            </w:r>
          </w:p>
        </w:tc>
      </w:tr>
      <w:tr w:rsidR="00FC2849" w:rsidRPr="00FC2849" w14:paraId="50F0B2D9"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E79AD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2D110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12AB4B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6307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831F5D8" w14:textId="7F5C293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51.22</w:t>
            </w:r>
          </w:p>
        </w:tc>
        <w:tc>
          <w:tcPr>
            <w:tcW w:w="1445" w:type="dxa"/>
            <w:tcBorders>
              <w:top w:val="nil"/>
              <w:left w:val="single" w:sz="12" w:space="0" w:color="auto"/>
              <w:bottom w:val="single" w:sz="4" w:space="0" w:color="auto"/>
              <w:right w:val="nil"/>
            </w:tcBorders>
            <w:shd w:val="clear" w:color="auto" w:fill="auto"/>
            <w:noWrap/>
            <w:vAlign w:val="center"/>
            <w:hideMark/>
          </w:tcPr>
          <w:p w14:paraId="4FB119C3" w14:textId="50F9502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 xml:space="preserve">0.451 J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83633D1" w14:textId="6377153C"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6.48</w:t>
            </w:r>
          </w:p>
        </w:tc>
        <w:tc>
          <w:tcPr>
            <w:tcW w:w="1440" w:type="dxa"/>
            <w:tcBorders>
              <w:top w:val="nil"/>
              <w:left w:val="nil"/>
              <w:bottom w:val="single" w:sz="4" w:space="0" w:color="auto"/>
              <w:right w:val="nil"/>
            </w:tcBorders>
            <w:shd w:val="clear" w:color="auto" w:fill="auto"/>
            <w:noWrap/>
            <w:vAlign w:val="center"/>
            <w:hideMark/>
          </w:tcPr>
          <w:p w14:paraId="326EBAEF" w14:textId="6058F68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5.53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5D062CC7" w14:textId="5262AC3C"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58.56</w:t>
            </w:r>
          </w:p>
        </w:tc>
      </w:tr>
      <w:tr w:rsidR="00FC2849" w:rsidRPr="00FC2849" w14:paraId="1037B380"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D09FF8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439CCFE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1E1E14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18B8E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1DBF440" w14:textId="25EAF0AE"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49.86</w:t>
            </w:r>
          </w:p>
        </w:tc>
        <w:tc>
          <w:tcPr>
            <w:tcW w:w="1445" w:type="dxa"/>
            <w:tcBorders>
              <w:top w:val="nil"/>
              <w:left w:val="single" w:sz="12" w:space="0" w:color="auto"/>
              <w:bottom w:val="single" w:sz="8" w:space="0" w:color="auto"/>
              <w:right w:val="nil"/>
            </w:tcBorders>
            <w:shd w:val="clear" w:color="auto" w:fill="auto"/>
            <w:noWrap/>
            <w:vAlign w:val="center"/>
            <w:hideMark/>
          </w:tcPr>
          <w:p w14:paraId="4E362965" w14:textId="6A2064C9"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0EDEED73" w14:textId="0DF82DEA"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6.33</w:t>
            </w:r>
          </w:p>
        </w:tc>
        <w:tc>
          <w:tcPr>
            <w:tcW w:w="1440" w:type="dxa"/>
            <w:tcBorders>
              <w:top w:val="nil"/>
              <w:left w:val="nil"/>
              <w:bottom w:val="single" w:sz="8" w:space="0" w:color="auto"/>
              <w:right w:val="nil"/>
            </w:tcBorders>
            <w:shd w:val="clear" w:color="auto" w:fill="auto"/>
            <w:noWrap/>
            <w:vAlign w:val="center"/>
            <w:hideMark/>
          </w:tcPr>
          <w:p w14:paraId="1947FB85" w14:textId="39E4432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7988CD44" w14:textId="7434AE19"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57.24</w:t>
            </w:r>
          </w:p>
        </w:tc>
      </w:tr>
      <w:tr w:rsidR="00FC2849" w:rsidRPr="00FC2849" w14:paraId="3F50CA04"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43EDEA7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No Name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9490D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22A750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7DA5C8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F1CEC2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739D7693" w14:textId="4314694B"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ADAEB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4.40</w:t>
            </w:r>
          </w:p>
        </w:tc>
        <w:tc>
          <w:tcPr>
            <w:tcW w:w="1440" w:type="dxa"/>
            <w:tcBorders>
              <w:top w:val="nil"/>
              <w:left w:val="nil"/>
              <w:bottom w:val="single" w:sz="4" w:space="0" w:color="auto"/>
              <w:right w:val="nil"/>
            </w:tcBorders>
            <w:shd w:val="clear" w:color="000000" w:fill="E2EFDA"/>
            <w:noWrap/>
            <w:vAlign w:val="center"/>
            <w:hideMark/>
          </w:tcPr>
          <w:p w14:paraId="3B92F274" w14:textId="3ED5103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98.1</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F6C0D8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39.92</w:t>
            </w:r>
          </w:p>
        </w:tc>
      </w:tr>
      <w:tr w:rsidR="00FC2849" w:rsidRPr="00FC2849" w14:paraId="2204D43A"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1962D59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FA8EF6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EF50B5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9C03E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F3BDB4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50.85</w:t>
            </w:r>
          </w:p>
        </w:tc>
        <w:tc>
          <w:tcPr>
            <w:tcW w:w="1445" w:type="dxa"/>
            <w:tcBorders>
              <w:top w:val="nil"/>
              <w:left w:val="single" w:sz="12" w:space="0" w:color="auto"/>
              <w:bottom w:val="single" w:sz="4" w:space="0" w:color="auto"/>
              <w:right w:val="nil"/>
            </w:tcBorders>
            <w:shd w:val="clear" w:color="auto" w:fill="auto"/>
            <w:noWrap/>
            <w:vAlign w:val="center"/>
            <w:hideMark/>
          </w:tcPr>
          <w:p w14:paraId="0657F4F5" w14:textId="09685CC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0.39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75D1D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w:t>
            </w:r>
          </w:p>
        </w:tc>
        <w:tc>
          <w:tcPr>
            <w:tcW w:w="1440" w:type="dxa"/>
            <w:tcBorders>
              <w:top w:val="nil"/>
              <w:left w:val="nil"/>
              <w:bottom w:val="single" w:sz="4" w:space="0" w:color="auto"/>
              <w:right w:val="nil"/>
            </w:tcBorders>
            <w:shd w:val="clear" w:color="auto" w:fill="auto"/>
            <w:noWrap/>
            <w:vAlign w:val="center"/>
            <w:hideMark/>
          </w:tcPr>
          <w:p w14:paraId="4A3D5C9F" w14:textId="20AE6BEA"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5.12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F170AC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58.20</w:t>
            </w:r>
          </w:p>
        </w:tc>
      </w:tr>
      <w:tr w:rsidR="00FC2849" w:rsidRPr="00FC2849" w14:paraId="6F74C72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E4E727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89037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D56985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E20011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CD709B3" w14:textId="1732D8BE"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15.58</w:t>
            </w:r>
          </w:p>
        </w:tc>
        <w:tc>
          <w:tcPr>
            <w:tcW w:w="1445" w:type="dxa"/>
            <w:tcBorders>
              <w:top w:val="nil"/>
              <w:left w:val="single" w:sz="12" w:space="0" w:color="auto"/>
              <w:bottom w:val="single" w:sz="4" w:space="0" w:color="auto"/>
              <w:right w:val="nil"/>
            </w:tcBorders>
            <w:shd w:val="clear" w:color="auto" w:fill="auto"/>
            <w:noWrap/>
            <w:vAlign w:val="center"/>
            <w:hideMark/>
          </w:tcPr>
          <w:p w14:paraId="409C0E57" w14:textId="038D6A8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0.606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DDEF22D" w14:textId="5C83E23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2.34</w:t>
            </w:r>
          </w:p>
        </w:tc>
        <w:tc>
          <w:tcPr>
            <w:tcW w:w="1440" w:type="dxa"/>
            <w:tcBorders>
              <w:top w:val="nil"/>
              <w:left w:val="nil"/>
              <w:bottom w:val="single" w:sz="4" w:space="0" w:color="auto"/>
              <w:right w:val="nil"/>
            </w:tcBorders>
            <w:shd w:val="clear" w:color="auto" w:fill="auto"/>
            <w:noWrap/>
            <w:vAlign w:val="center"/>
            <w:hideMark/>
          </w:tcPr>
          <w:p w14:paraId="2CFD88A2" w14:textId="2CEC873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10.9</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56F71FE" w14:textId="13E40A3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21.36</w:t>
            </w:r>
          </w:p>
        </w:tc>
      </w:tr>
      <w:tr w:rsidR="00FC2849" w:rsidRPr="00FC2849" w14:paraId="04E4E17B"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0937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2B541C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2EA8F53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22D3FFF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3A0EACE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82.32</w:t>
            </w:r>
          </w:p>
        </w:tc>
        <w:tc>
          <w:tcPr>
            <w:tcW w:w="1445" w:type="dxa"/>
            <w:tcBorders>
              <w:top w:val="nil"/>
              <w:left w:val="single" w:sz="12" w:space="0" w:color="auto"/>
              <w:bottom w:val="single" w:sz="8" w:space="0" w:color="auto"/>
              <w:right w:val="nil"/>
            </w:tcBorders>
            <w:shd w:val="clear" w:color="auto" w:fill="auto"/>
            <w:noWrap/>
            <w:vAlign w:val="center"/>
            <w:hideMark/>
          </w:tcPr>
          <w:p w14:paraId="600BC00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1.04</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3DD3C46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9.71</w:t>
            </w:r>
          </w:p>
        </w:tc>
        <w:tc>
          <w:tcPr>
            <w:tcW w:w="1440" w:type="dxa"/>
            <w:tcBorders>
              <w:top w:val="nil"/>
              <w:left w:val="nil"/>
              <w:bottom w:val="single" w:sz="8" w:space="0" w:color="auto"/>
              <w:right w:val="nil"/>
            </w:tcBorders>
            <w:shd w:val="clear" w:color="auto" w:fill="auto"/>
            <w:noWrap/>
            <w:vAlign w:val="center"/>
            <w:hideMark/>
          </w:tcPr>
          <w:p w14:paraId="0021C1A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3.46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A0E627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87.53</w:t>
            </w:r>
          </w:p>
        </w:tc>
      </w:tr>
      <w:tr w:rsidR="00FC2849" w:rsidRPr="00FC2849" w14:paraId="2E703332"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BAAD08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30F72C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2B360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68587D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7BB9F13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2767B33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3.91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052C53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12644AA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84.1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C90148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50.55</w:t>
            </w:r>
          </w:p>
        </w:tc>
      </w:tr>
      <w:tr w:rsidR="00FC2849" w:rsidRPr="00FC2849" w14:paraId="3E92EE77"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168C8D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BED2151"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323F20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508A29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6752C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6CA7C8B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1.77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BCB51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42024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69.9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B6937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79.66</w:t>
            </w:r>
          </w:p>
        </w:tc>
      </w:tr>
      <w:tr w:rsidR="00FC2849" w:rsidRPr="00FC2849" w14:paraId="72B12092"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5D318C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E6A8A6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484D1BF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135A3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11D5D7E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63.36</w:t>
            </w:r>
          </w:p>
        </w:tc>
        <w:tc>
          <w:tcPr>
            <w:tcW w:w="1445" w:type="dxa"/>
            <w:tcBorders>
              <w:top w:val="nil"/>
              <w:left w:val="single" w:sz="12" w:space="0" w:color="auto"/>
              <w:bottom w:val="single" w:sz="8" w:space="0" w:color="auto"/>
              <w:right w:val="nil"/>
            </w:tcBorders>
            <w:shd w:val="clear" w:color="auto" w:fill="auto"/>
            <w:noWrap/>
            <w:vAlign w:val="center"/>
            <w:hideMark/>
          </w:tcPr>
          <w:p w14:paraId="53C7A2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0.509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2C9F2DA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7.77</w:t>
            </w:r>
          </w:p>
        </w:tc>
        <w:tc>
          <w:tcPr>
            <w:tcW w:w="1440" w:type="dxa"/>
            <w:tcBorders>
              <w:top w:val="nil"/>
              <w:left w:val="nil"/>
              <w:bottom w:val="single" w:sz="8" w:space="0" w:color="auto"/>
              <w:right w:val="nil"/>
            </w:tcBorders>
            <w:shd w:val="clear" w:color="auto" w:fill="auto"/>
            <w:noWrap/>
            <w:vAlign w:val="center"/>
            <w:hideMark/>
          </w:tcPr>
          <w:p w14:paraId="71A7FE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3.27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54DB0DE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70.12</w:t>
            </w:r>
          </w:p>
        </w:tc>
      </w:tr>
      <w:tr w:rsidR="00FC2849" w:rsidRPr="00FC2849" w14:paraId="2A4C64AA"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103B70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347B6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0142D35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BB247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160BD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7748041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0D255D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4033791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77.80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1BA11D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50.55</w:t>
            </w:r>
          </w:p>
        </w:tc>
      </w:tr>
      <w:tr w:rsidR="00FC2849" w:rsidRPr="00FC2849" w14:paraId="4F7468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FBEA0A1"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5F251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CD4A1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37E6B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F9B744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29C92B8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1.07</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596A79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1FA725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A6568D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79.66</w:t>
            </w:r>
          </w:p>
        </w:tc>
      </w:tr>
      <w:tr w:rsidR="00FC2849" w:rsidRPr="00FC2849" w14:paraId="3218719C"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FE973D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A0D8D4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74F1503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689EC74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E511B9C" w14:textId="48D26853"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15.7</w:t>
            </w:r>
          </w:p>
        </w:tc>
        <w:tc>
          <w:tcPr>
            <w:tcW w:w="1445" w:type="dxa"/>
            <w:tcBorders>
              <w:top w:val="nil"/>
              <w:left w:val="single" w:sz="12" w:space="0" w:color="auto"/>
              <w:bottom w:val="single" w:sz="4" w:space="0" w:color="auto"/>
              <w:right w:val="nil"/>
            </w:tcBorders>
            <w:shd w:val="clear" w:color="auto" w:fill="auto"/>
            <w:noWrap/>
            <w:vAlign w:val="center"/>
            <w:hideMark/>
          </w:tcPr>
          <w:p w14:paraId="789CF773" w14:textId="603AF02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8CDF76E" w14:textId="799E58C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2.36</w:t>
            </w:r>
          </w:p>
        </w:tc>
        <w:tc>
          <w:tcPr>
            <w:tcW w:w="1440" w:type="dxa"/>
            <w:tcBorders>
              <w:top w:val="nil"/>
              <w:left w:val="nil"/>
              <w:bottom w:val="single" w:sz="4" w:space="0" w:color="auto"/>
              <w:right w:val="nil"/>
            </w:tcBorders>
            <w:shd w:val="clear" w:color="auto" w:fill="auto"/>
            <w:noWrap/>
            <w:vAlign w:val="center"/>
            <w:hideMark/>
          </w:tcPr>
          <w:p w14:paraId="509A0C27" w14:textId="0638393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0D1222A" w14:textId="7BAAA765"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21.5</w:t>
            </w:r>
          </w:p>
        </w:tc>
      </w:tr>
      <w:tr w:rsidR="00FC2849" w:rsidRPr="00FC2849" w14:paraId="1F9384B3"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CB4B0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80A5830"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0FE5DAA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002929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7DBD59E1" w14:textId="1DCF2A5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56.16</w:t>
            </w:r>
          </w:p>
        </w:tc>
        <w:tc>
          <w:tcPr>
            <w:tcW w:w="1445" w:type="dxa"/>
            <w:tcBorders>
              <w:top w:val="nil"/>
              <w:left w:val="single" w:sz="12" w:space="0" w:color="auto"/>
              <w:bottom w:val="single" w:sz="8" w:space="0" w:color="auto"/>
              <w:right w:val="nil"/>
            </w:tcBorders>
            <w:shd w:val="clear" w:color="auto" w:fill="auto"/>
            <w:noWrap/>
            <w:vAlign w:val="center"/>
            <w:hideMark/>
          </w:tcPr>
          <w:p w14:paraId="642DF616" w14:textId="02EC1DD8"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246A09A" w14:textId="0EC8CC25"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7.01</w:t>
            </w:r>
          </w:p>
        </w:tc>
        <w:tc>
          <w:tcPr>
            <w:tcW w:w="1440" w:type="dxa"/>
            <w:tcBorders>
              <w:top w:val="nil"/>
              <w:left w:val="nil"/>
              <w:bottom w:val="single" w:sz="8" w:space="0" w:color="auto"/>
              <w:right w:val="nil"/>
            </w:tcBorders>
            <w:shd w:val="clear" w:color="auto" w:fill="auto"/>
            <w:noWrap/>
            <w:vAlign w:val="center"/>
            <w:hideMark/>
          </w:tcPr>
          <w:p w14:paraId="7A8C2263" w14:textId="0F0E516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D102620" w14:textId="2CDE5FE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63.31</w:t>
            </w:r>
          </w:p>
        </w:tc>
      </w:tr>
      <w:tr w:rsidR="00FC2849" w:rsidRPr="00FC2849" w14:paraId="425D5F9C"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956903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Slikok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8E8130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A2EED7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55842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60C3206" w14:textId="63D48F8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38.45</w:t>
            </w:r>
          </w:p>
        </w:tc>
        <w:tc>
          <w:tcPr>
            <w:tcW w:w="1445" w:type="dxa"/>
            <w:tcBorders>
              <w:top w:val="nil"/>
              <w:left w:val="single" w:sz="12" w:space="0" w:color="auto"/>
              <w:bottom w:val="single" w:sz="4" w:space="0" w:color="auto"/>
              <w:right w:val="nil"/>
            </w:tcBorders>
            <w:shd w:val="clear" w:color="auto" w:fill="auto"/>
            <w:noWrap/>
            <w:vAlign w:val="center"/>
            <w:hideMark/>
          </w:tcPr>
          <w:p w14:paraId="3CE7E54C" w14:textId="2DF5A725"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0.783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7547BA3" w14:textId="49D6BADF"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5.07</w:t>
            </w:r>
          </w:p>
        </w:tc>
        <w:tc>
          <w:tcPr>
            <w:tcW w:w="1440" w:type="dxa"/>
            <w:tcBorders>
              <w:top w:val="nil"/>
              <w:left w:val="nil"/>
              <w:bottom w:val="single" w:sz="4" w:space="0" w:color="auto"/>
              <w:right w:val="nil"/>
            </w:tcBorders>
            <w:shd w:val="clear" w:color="000000" w:fill="E2EFDA"/>
            <w:noWrap/>
            <w:vAlign w:val="center"/>
            <w:hideMark/>
          </w:tcPr>
          <w:p w14:paraId="6F17ECAF" w14:textId="14BD309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74.4</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3DFF8ED" w14:textId="671AC8C0"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45.93</w:t>
            </w:r>
          </w:p>
        </w:tc>
      </w:tr>
      <w:tr w:rsidR="00FC2849" w:rsidRPr="00FC2849" w14:paraId="40A5DE72"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329B06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16112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1EAC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7DA73A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294821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564EDEA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AC09F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3AA0F09C"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4.01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B3B6531"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79.60</w:t>
            </w:r>
          </w:p>
        </w:tc>
      </w:tr>
      <w:tr w:rsidR="00FC2849" w:rsidRPr="00FC2849" w14:paraId="5959B6AA"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653867E"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D5B69C3"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6F53D7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394335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278942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62.29</w:t>
            </w:r>
          </w:p>
        </w:tc>
        <w:tc>
          <w:tcPr>
            <w:tcW w:w="1445" w:type="dxa"/>
            <w:tcBorders>
              <w:top w:val="nil"/>
              <w:left w:val="single" w:sz="12" w:space="0" w:color="auto"/>
              <w:bottom w:val="single" w:sz="8" w:space="0" w:color="auto"/>
              <w:right w:val="nil"/>
            </w:tcBorders>
            <w:shd w:val="clear" w:color="auto" w:fill="auto"/>
            <w:noWrap/>
            <w:vAlign w:val="center"/>
            <w:hideMark/>
          </w:tcPr>
          <w:p w14:paraId="46D8417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7154F70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7.66</w:t>
            </w:r>
          </w:p>
        </w:tc>
        <w:tc>
          <w:tcPr>
            <w:tcW w:w="1440" w:type="dxa"/>
            <w:tcBorders>
              <w:top w:val="nil"/>
              <w:left w:val="nil"/>
              <w:bottom w:val="single" w:sz="8" w:space="0" w:color="auto"/>
              <w:right w:val="nil"/>
            </w:tcBorders>
            <w:shd w:val="clear" w:color="auto" w:fill="auto"/>
            <w:noWrap/>
            <w:vAlign w:val="center"/>
            <w:hideMark/>
          </w:tcPr>
          <w:p w14:paraId="6396B91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8477B8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69.12</w:t>
            </w:r>
          </w:p>
        </w:tc>
      </w:tr>
      <w:tr w:rsidR="00FC2849" w:rsidRPr="00FC2849" w14:paraId="5750F177"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61C1777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Slikok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610022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F2FF67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2E0F6B6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0983A6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38.45</w:t>
            </w:r>
          </w:p>
        </w:tc>
        <w:tc>
          <w:tcPr>
            <w:tcW w:w="1445" w:type="dxa"/>
            <w:tcBorders>
              <w:top w:val="nil"/>
              <w:left w:val="single" w:sz="12" w:space="0" w:color="auto"/>
              <w:bottom w:val="single" w:sz="4" w:space="0" w:color="auto"/>
              <w:right w:val="nil"/>
            </w:tcBorders>
            <w:shd w:val="clear" w:color="auto" w:fill="auto"/>
            <w:noWrap/>
            <w:vAlign w:val="center"/>
            <w:hideMark/>
          </w:tcPr>
          <w:p w14:paraId="0B04DE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4D2FC3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5.07</w:t>
            </w:r>
          </w:p>
        </w:tc>
        <w:tc>
          <w:tcPr>
            <w:tcW w:w="1440" w:type="dxa"/>
            <w:tcBorders>
              <w:top w:val="nil"/>
              <w:left w:val="nil"/>
              <w:bottom w:val="single" w:sz="4" w:space="0" w:color="auto"/>
              <w:right w:val="nil"/>
            </w:tcBorders>
            <w:shd w:val="clear" w:color="auto" w:fill="auto"/>
            <w:noWrap/>
            <w:vAlign w:val="center"/>
            <w:hideMark/>
          </w:tcPr>
          <w:p w14:paraId="3D2365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67.60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20B51E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46.22</w:t>
            </w:r>
          </w:p>
        </w:tc>
      </w:tr>
      <w:tr w:rsidR="00FC2849" w:rsidRPr="00FC2849" w14:paraId="3CE930D6"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74C3C12"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2A9503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5477010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6E77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CFC976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1148C9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07065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630112C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B3A0B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79.60</w:t>
            </w:r>
          </w:p>
        </w:tc>
      </w:tr>
      <w:tr w:rsidR="00FC2849" w:rsidRPr="00FC2849" w14:paraId="31E476A5"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903472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DCC781B"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582889B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637E6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9855A9B" w14:textId="240D0A57"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20.19</w:t>
            </w:r>
          </w:p>
        </w:tc>
        <w:tc>
          <w:tcPr>
            <w:tcW w:w="1445" w:type="dxa"/>
            <w:tcBorders>
              <w:top w:val="nil"/>
              <w:left w:val="single" w:sz="12" w:space="0" w:color="auto"/>
              <w:bottom w:val="single" w:sz="4" w:space="0" w:color="auto"/>
              <w:right w:val="nil"/>
            </w:tcBorders>
            <w:shd w:val="clear" w:color="auto" w:fill="auto"/>
            <w:noWrap/>
            <w:vAlign w:val="center"/>
            <w:hideMark/>
          </w:tcPr>
          <w:p w14:paraId="1BF1D07E" w14:textId="4D99F2F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0.431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6D81FA2" w14:textId="03BFE6DA"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2.92</w:t>
            </w:r>
          </w:p>
        </w:tc>
        <w:tc>
          <w:tcPr>
            <w:tcW w:w="1440" w:type="dxa"/>
            <w:tcBorders>
              <w:top w:val="nil"/>
              <w:left w:val="nil"/>
              <w:bottom w:val="single" w:sz="4" w:space="0" w:color="auto"/>
              <w:right w:val="nil"/>
            </w:tcBorders>
            <w:shd w:val="clear" w:color="000000" w:fill="E2EFDA"/>
            <w:noWrap/>
            <w:vAlign w:val="center"/>
            <w:hideMark/>
          </w:tcPr>
          <w:p w14:paraId="4C42439F" w14:textId="4CEBB36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69.9</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5290653" w14:textId="21CF49DF"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26.61</w:t>
            </w:r>
          </w:p>
        </w:tc>
      </w:tr>
      <w:tr w:rsidR="00FC2849" w:rsidRPr="00FC2849" w14:paraId="407259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4A85F4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A5BD74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05E5F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F92526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4B70DED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49.82</w:t>
            </w:r>
          </w:p>
        </w:tc>
        <w:tc>
          <w:tcPr>
            <w:tcW w:w="1445" w:type="dxa"/>
            <w:tcBorders>
              <w:top w:val="nil"/>
              <w:left w:val="single" w:sz="12" w:space="0" w:color="auto"/>
              <w:bottom w:val="single" w:sz="8" w:space="0" w:color="auto"/>
              <w:right w:val="nil"/>
            </w:tcBorders>
            <w:shd w:val="clear" w:color="auto" w:fill="auto"/>
            <w:noWrap/>
            <w:vAlign w:val="center"/>
            <w:hideMark/>
          </w:tcPr>
          <w:p w14:paraId="44219D4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89B3EA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6.33</w:t>
            </w:r>
          </w:p>
        </w:tc>
        <w:tc>
          <w:tcPr>
            <w:tcW w:w="1440" w:type="dxa"/>
            <w:tcBorders>
              <w:top w:val="nil"/>
              <w:left w:val="nil"/>
              <w:bottom w:val="single" w:sz="8" w:space="0" w:color="auto"/>
              <w:right w:val="nil"/>
            </w:tcBorders>
            <w:shd w:val="clear" w:color="auto" w:fill="auto"/>
            <w:noWrap/>
            <w:vAlign w:val="center"/>
            <w:hideMark/>
          </w:tcPr>
          <w:p w14:paraId="56BE62C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0E15B2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57.20</w:t>
            </w:r>
          </w:p>
        </w:tc>
      </w:tr>
      <w:tr w:rsidR="00FC2849" w:rsidRPr="00FC2849" w14:paraId="2ECF1303"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DEFED5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787167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1AB79B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1A68F38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753C65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73ED670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0.597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59551F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7.30</w:t>
            </w:r>
          </w:p>
        </w:tc>
        <w:tc>
          <w:tcPr>
            <w:tcW w:w="1440" w:type="dxa"/>
            <w:tcBorders>
              <w:top w:val="nil"/>
              <w:left w:val="nil"/>
              <w:bottom w:val="single" w:sz="4" w:space="0" w:color="auto"/>
              <w:right w:val="nil"/>
            </w:tcBorders>
            <w:shd w:val="clear" w:color="000000" w:fill="E2EFDA"/>
            <w:noWrap/>
            <w:vAlign w:val="center"/>
            <w:hideMark/>
          </w:tcPr>
          <w:p w14:paraId="7C75C74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137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D6B775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65.96</w:t>
            </w:r>
          </w:p>
        </w:tc>
      </w:tr>
      <w:tr w:rsidR="00FC2849" w:rsidRPr="00FC2849" w14:paraId="23B48061"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91926F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4F8B982"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F179A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ED4FC2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BDAEB2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287C99A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F205F8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27FCDA0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A44927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86.70</w:t>
            </w:r>
          </w:p>
        </w:tc>
      </w:tr>
      <w:tr w:rsidR="00FC2849" w:rsidRPr="00FC2849" w14:paraId="2C3F1D8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EADE13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FA56B2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180D44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00275E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0972B5C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77.10</w:t>
            </w:r>
          </w:p>
        </w:tc>
        <w:tc>
          <w:tcPr>
            <w:tcW w:w="1445" w:type="dxa"/>
            <w:tcBorders>
              <w:top w:val="nil"/>
              <w:left w:val="single" w:sz="12" w:space="0" w:color="auto"/>
              <w:bottom w:val="single" w:sz="8" w:space="0" w:color="auto"/>
              <w:right w:val="nil"/>
            </w:tcBorders>
            <w:shd w:val="clear" w:color="auto" w:fill="auto"/>
            <w:noWrap/>
            <w:vAlign w:val="center"/>
            <w:hideMark/>
          </w:tcPr>
          <w:p w14:paraId="10B555D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7ABB15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9.19</w:t>
            </w:r>
          </w:p>
        </w:tc>
        <w:tc>
          <w:tcPr>
            <w:tcW w:w="1440" w:type="dxa"/>
            <w:tcBorders>
              <w:top w:val="nil"/>
              <w:left w:val="nil"/>
              <w:bottom w:val="single" w:sz="8" w:space="0" w:color="auto"/>
              <w:right w:val="nil"/>
            </w:tcBorders>
            <w:shd w:val="clear" w:color="auto" w:fill="auto"/>
            <w:noWrap/>
            <w:vAlign w:val="center"/>
            <w:hideMark/>
          </w:tcPr>
          <w:p w14:paraId="30BF16F8"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5.52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DE1030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82.81</w:t>
            </w:r>
          </w:p>
        </w:tc>
      </w:tr>
      <w:tr w:rsidR="00FC2849" w:rsidRPr="00FC2849" w14:paraId="19D1A802"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0C5DB8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8AB0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1D9AAA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1862E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3C0C1E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34DBB1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6B28172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w:t>
            </w:r>
          </w:p>
        </w:tc>
        <w:tc>
          <w:tcPr>
            <w:tcW w:w="1440" w:type="dxa"/>
            <w:tcBorders>
              <w:top w:val="nil"/>
              <w:left w:val="nil"/>
              <w:bottom w:val="single" w:sz="4" w:space="0" w:color="auto"/>
              <w:right w:val="nil"/>
            </w:tcBorders>
            <w:shd w:val="clear" w:color="auto" w:fill="auto"/>
            <w:noWrap/>
            <w:vAlign w:val="center"/>
            <w:hideMark/>
          </w:tcPr>
          <w:p w14:paraId="7C0C57C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48.50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08F703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65.96</w:t>
            </w:r>
          </w:p>
        </w:tc>
      </w:tr>
      <w:tr w:rsidR="00FC2849" w:rsidRPr="00FC2849" w14:paraId="69EB423C"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27120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4EB1F1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B15CD8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7A8D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E8DC9A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407EE8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0.81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F9A5F9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40522E9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BD372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86.70</w:t>
            </w:r>
          </w:p>
        </w:tc>
      </w:tr>
      <w:tr w:rsidR="00FC2849" w:rsidRPr="00FC2849" w14:paraId="44A3EDD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158D47D"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7DC66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6D6734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B5D9EF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1A7CE15" w14:textId="5207A0A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38.91</w:t>
            </w:r>
          </w:p>
        </w:tc>
        <w:tc>
          <w:tcPr>
            <w:tcW w:w="1445" w:type="dxa"/>
            <w:tcBorders>
              <w:top w:val="nil"/>
              <w:left w:val="single" w:sz="12" w:space="0" w:color="auto"/>
              <w:bottom w:val="single" w:sz="4" w:space="0" w:color="auto"/>
              <w:right w:val="nil"/>
            </w:tcBorders>
            <w:shd w:val="clear" w:color="auto" w:fill="auto"/>
            <w:noWrap/>
            <w:vAlign w:val="center"/>
            <w:hideMark/>
          </w:tcPr>
          <w:p w14:paraId="5D99D47E" w14:textId="2BB0D837"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179CFF2" w14:textId="6563E44D"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5.12</w:t>
            </w:r>
          </w:p>
        </w:tc>
        <w:tc>
          <w:tcPr>
            <w:tcW w:w="1440" w:type="dxa"/>
            <w:tcBorders>
              <w:top w:val="nil"/>
              <w:left w:val="nil"/>
              <w:bottom w:val="single" w:sz="4" w:space="0" w:color="auto"/>
              <w:right w:val="nil"/>
            </w:tcBorders>
            <w:shd w:val="clear" w:color="auto" w:fill="auto"/>
            <w:noWrap/>
            <w:vAlign w:val="center"/>
            <w:hideMark/>
          </w:tcPr>
          <w:p w14:paraId="692B5F83" w14:textId="127C339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FFC144F" w14:textId="11101F4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46.39</w:t>
            </w:r>
          </w:p>
        </w:tc>
      </w:tr>
      <w:tr w:rsidR="00FC2849" w:rsidRPr="00FC2849" w14:paraId="5C17A3E4"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FE94F5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4949EF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24A2F04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9E7998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4F96E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49.78</w:t>
            </w:r>
          </w:p>
        </w:tc>
        <w:tc>
          <w:tcPr>
            <w:tcW w:w="1445" w:type="dxa"/>
            <w:tcBorders>
              <w:top w:val="nil"/>
              <w:left w:val="single" w:sz="12" w:space="0" w:color="auto"/>
              <w:bottom w:val="single" w:sz="8" w:space="0" w:color="auto"/>
              <w:right w:val="nil"/>
            </w:tcBorders>
            <w:shd w:val="clear" w:color="auto" w:fill="auto"/>
            <w:noWrap/>
            <w:vAlign w:val="center"/>
            <w:hideMark/>
          </w:tcPr>
          <w:p w14:paraId="50013B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A66B49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6.32</w:t>
            </w:r>
          </w:p>
        </w:tc>
        <w:tc>
          <w:tcPr>
            <w:tcW w:w="1440" w:type="dxa"/>
            <w:tcBorders>
              <w:top w:val="nil"/>
              <w:left w:val="nil"/>
              <w:bottom w:val="single" w:sz="8" w:space="0" w:color="auto"/>
              <w:right w:val="nil"/>
            </w:tcBorders>
            <w:shd w:val="clear" w:color="auto" w:fill="auto"/>
            <w:noWrap/>
            <w:vAlign w:val="center"/>
            <w:hideMark/>
          </w:tcPr>
          <w:p w14:paraId="312A1B3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376295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57.16</w:t>
            </w:r>
          </w:p>
        </w:tc>
      </w:tr>
      <w:tr w:rsidR="00217FEE" w:rsidRPr="00FC2849" w14:paraId="372593A0" w14:textId="77777777" w:rsidTr="006C0D87">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6A902698" w14:textId="77777777" w:rsidR="00217FEE" w:rsidRPr="00A756DD" w:rsidRDefault="00217FEE"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22A1AD4C" w14:textId="77777777" w:rsidTr="006C0D87">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A612134" w14:textId="2C83B16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w:t>
            </w:r>
            <w:r w:rsidR="00FA10BD">
              <w:rPr>
                <w:rFonts w:asciiTheme="majorHAnsi" w:eastAsia="Times New Roman" w:hAnsiTheme="majorHAnsi" w:cs="Calibri"/>
                <w:color w:val="000000"/>
                <w:kern w:val="0"/>
                <w:sz w:val="22"/>
                <w:szCs w:val="22"/>
                <w:lang w:eastAsia="en-US"/>
              </w:rPr>
              <w:t>n estimate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79D2503" w14:textId="020DDEE2"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575EFB60" w14:textId="77777777" w:rsidR="00B3465F" w:rsidRDefault="00B3465F" w:rsidP="006C0D87">
      <w:pPr>
        <w:pStyle w:val="Caption"/>
        <w:rPr>
          <w:sz w:val="24"/>
          <w:szCs w:val="24"/>
        </w:rPr>
      </w:pPr>
    </w:p>
    <w:p w14:paraId="667D6F92" w14:textId="77777777" w:rsidR="00B3465F" w:rsidRDefault="00B3465F" w:rsidP="006C0D87">
      <w:pPr>
        <w:pStyle w:val="Caption"/>
        <w:rPr>
          <w:sz w:val="24"/>
          <w:szCs w:val="24"/>
        </w:rPr>
      </w:pPr>
    </w:p>
    <w:p w14:paraId="26EC4CB2" w14:textId="77777777" w:rsidR="00B3465F" w:rsidRDefault="00B3465F" w:rsidP="006C0D87">
      <w:pPr>
        <w:pStyle w:val="Caption"/>
        <w:rPr>
          <w:sz w:val="24"/>
          <w:szCs w:val="24"/>
        </w:rPr>
      </w:pPr>
    </w:p>
    <w:p w14:paraId="1BD75BDD" w14:textId="77777777" w:rsidR="00B3465F" w:rsidRDefault="00B3465F" w:rsidP="006C0D87">
      <w:pPr>
        <w:pStyle w:val="Caption"/>
        <w:rPr>
          <w:sz w:val="24"/>
          <w:szCs w:val="24"/>
        </w:rPr>
      </w:pPr>
    </w:p>
    <w:p w14:paraId="0341ECD1" w14:textId="15B623F1" w:rsidR="00645BD2" w:rsidRPr="00F915C5" w:rsidRDefault="00E164AF" w:rsidP="006C0D87">
      <w:pPr>
        <w:pStyle w:val="Caption"/>
        <w:rPr>
          <w:sz w:val="24"/>
          <w:szCs w:val="24"/>
        </w:rPr>
      </w:pPr>
      <w:r>
        <w:rPr>
          <w:sz w:val="24"/>
          <w:szCs w:val="24"/>
        </w:rPr>
        <w:lastRenderedPageBreak/>
        <w:t>Table 4</w:t>
      </w:r>
      <w:r w:rsidR="00F915C5">
        <w:rPr>
          <w:sz w:val="24"/>
          <w:szCs w:val="24"/>
        </w:rPr>
        <w:t xml:space="preserve"> (page 2 of 3).</w:t>
      </w:r>
      <w:r w:rsidR="00D74AB6">
        <w:rPr>
          <w:sz w:val="24"/>
          <w:szCs w:val="24"/>
        </w:rPr>
        <w:t xml:space="preserve"> </w:t>
      </w:r>
      <w:r w:rsidR="00F915C5">
        <w:rPr>
          <w:sz w:val="24"/>
          <w:szCs w:val="24"/>
        </w:rPr>
        <w:t>copper and zinc leevls and hardness-dependent standards for sampling events on the kenai river mainstem and tributaries.</w:t>
      </w:r>
    </w:p>
    <w:tbl>
      <w:tblPr>
        <w:tblW w:w="10345" w:type="dxa"/>
        <w:tblLayout w:type="fixed"/>
        <w:tblLook w:val="04A0" w:firstRow="1" w:lastRow="0" w:firstColumn="1" w:lastColumn="0" w:noHBand="0" w:noVBand="1"/>
      </w:tblPr>
      <w:tblGrid>
        <w:gridCol w:w="1165"/>
        <w:gridCol w:w="720"/>
        <w:gridCol w:w="990"/>
        <w:gridCol w:w="1080"/>
        <w:gridCol w:w="1161"/>
        <w:gridCol w:w="1446"/>
        <w:gridCol w:w="1171"/>
        <w:gridCol w:w="1441"/>
        <w:gridCol w:w="1171"/>
      </w:tblGrid>
      <w:tr w:rsidR="00217FEE" w:rsidRPr="00FC2849" w14:paraId="112D3996" w14:textId="77777777" w:rsidTr="00FA5D74">
        <w:trPr>
          <w:trHeight w:val="377"/>
        </w:trPr>
        <w:tc>
          <w:tcPr>
            <w:tcW w:w="5116"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1453120F" w14:textId="5FCC6E15" w:rsidR="00217FEE" w:rsidRPr="00A756DD" w:rsidRDefault="00217FEE" w:rsidP="00217FEE">
            <w:pPr>
              <w:widowControl/>
              <w:rPr>
                <w:rFonts w:asciiTheme="majorHAnsi" w:eastAsia="Times New Roman" w:hAnsiTheme="majorHAnsi" w:cs="Calibri"/>
                <w:color w:val="000000"/>
                <w:kern w:val="0"/>
                <w:lang w:eastAsia="en-US"/>
              </w:rPr>
            </w:pPr>
          </w:p>
        </w:tc>
        <w:tc>
          <w:tcPr>
            <w:tcW w:w="2617"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5F27409B" w14:textId="61D19423"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Copper</w:t>
            </w:r>
          </w:p>
        </w:tc>
        <w:tc>
          <w:tcPr>
            <w:tcW w:w="2612" w:type="dxa"/>
            <w:gridSpan w:val="2"/>
            <w:tcBorders>
              <w:top w:val="single" w:sz="4" w:space="0" w:color="auto"/>
              <w:left w:val="nil"/>
              <w:bottom w:val="single" w:sz="4" w:space="0" w:color="auto"/>
              <w:right w:val="single" w:sz="4" w:space="0" w:color="auto"/>
            </w:tcBorders>
            <w:shd w:val="clear" w:color="auto" w:fill="auto"/>
            <w:noWrap/>
            <w:vAlign w:val="center"/>
          </w:tcPr>
          <w:p w14:paraId="4256A60E" w14:textId="5CC45CEA"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Zinc</w:t>
            </w:r>
          </w:p>
        </w:tc>
      </w:tr>
      <w:tr w:rsidR="00217FEE" w:rsidRPr="00FC2849" w14:paraId="2EDF676C" w14:textId="77777777" w:rsidTr="006331D8">
        <w:trPr>
          <w:trHeight w:val="285"/>
        </w:trPr>
        <w:tc>
          <w:tcPr>
            <w:tcW w:w="1165" w:type="dxa"/>
            <w:tcBorders>
              <w:top w:val="single" w:sz="4" w:space="0" w:color="auto"/>
              <w:left w:val="single" w:sz="8" w:space="0" w:color="auto"/>
              <w:bottom w:val="single" w:sz="8" w:space="0" w:color="000000"/>
              <w:right w:val="single" w:sz="12" w:space="0" w:color="auto"/>
            </w:tcBorders>
            <w:shd w:val="clear" w:color="auto" w:fill="auto"/>
            <w:vAlign w:val="center"/>
          </w:tcPr>
          <w:p w14:paraId="083CABE9" w14:textId="745BD506"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Site name</w:t>
            </w:r>
          </w:p>
        </w:tc>
        <w:tc>
          <w:tcPr>
            <w:tcW w:w="720" w:type="dxa"/>
            <w:tcBorders>
              <w:top w:val="single" w:sz="4" w:space="0" w:color="auto"/>
              <w:left w:val="single" w:sz="12" w:space="0" w:color="auto"/>
              <w:bottom w:val="single" w:sz="8" w:space="0" w:color="000000"/>
              <w:right w:val="single" w:sz="12" w:space="0" w:color="auto"/>
            </w:tcBorders>
            <w:shd w:val="clear" w:color="auto" w:fill="auto"/>
            <w:noWrap/>
            <w:vAlign w:val="center"/>
          </w:tcPr>
          <w:p w14:paraId="1A9BABE4" w14:textId="02084CA2"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90" w:type="dxa"/>
            <w:tcBorders>
              <w:top w:val="single" w:sz="4" w:space="0" w:color="auto"/>
              <w:left w:val="nil"/>
              <w:bottom w:val="single" w:sz="4" w:space="0" w:color="auto"/>
              <w:right w:val="nil"/>
            </w:tcBorders>
            <w:shd w:val="clear" w:color="auto" w:fill="auto"/>
            <w:noWrap/>
            <w:vAlign w:val="center"/>
          </w:tcPr>
          <w:p w14:paraId="611DFDAD" w14:textId="1370834C"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Date</w:t>
            </w:r>
          </w:p>
        </w:tc>
        <w:tc>
          <w:tcPr>
            <w:tcW w:w="1080" w:type="dxa"/>
            <w:tcBorders>
              <w:top w:val="single" w:sz="4" w:space="0" w:color="auto"/>
              <w:left w:val="single" w:sz="8" w:space="0" w:color="auto"/>
              <w:bottom w:val="single" w:sz="4" w:space="0" w:color="auto"/>
              <w:right w:val="single" w:sz="4" w:space="0" w:color="auto"/>
            </w:tcBorders>
            <w:shd w:val="clear" w:color="auto" w:fill="auto"/>
            <w:noWrap/>
            <w:vAlign w:val="center"/>
          </w:tcPr>
          <w:p w14:paraId="5699CA5C" w14:textId="5E69C709"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161" w:type="dxa"/>
            <w:tcBorders>
              <w:top w:val="single" w:sz="4" w:space="0" w:color="auto"/>
              <w:left w:val="nil"/>
              <w:bottom w:val="single" w:sz="4" w:space="0" w:color="auto"/>
              <w:right w:val="nil"/>
            </w:tcBorders>
            <w:shd w:val="clear" w:color="auto" w:fill="auto"/>
            <w:noWrap/>
            <w:vAlign w:val="center"/>
          </w:tcPr>
          <w:p w14:paraId="64F51691" w14:textId="1B059F9B"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Hardness (mg/L)</w:t>
            </w:r>
          </w:p>
        </w:tc>
        <w:tc>
          <w:tcPr>
            <w:tcW w:w="1446" w:type="dxa"/>
            <w:tcBorders>
              <w:top w:val="single" w:sz="4" w:space="0" w:color="auto"/>
              <w:left w:val="single" w:sz="12" w:space="0" w:color="auto"/>
              <w:bottom w:val="single" w:sz="4" w:space="0" w:color="auto"/>
              <w:right w:val="nil"/>
            </w:tcBorders>
            <w:shd w:val="clear" w:color="auto" w:fill="auto"/>
            <w:noWrap/>
            <w:vAlign w:val="center"/>
          </w:tcPr>
          <w:p w14:paraId="296FAF24" w14:textId="41C8B00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(ug/L)</w:t>
            </w:r>
          </w:p>
        </w:tc>
        <w:tc>
          <w:tcPr>
            <w:tcW w:w="1171"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9EB239" w14:textId="4B1621FC"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(ug/L)</w:t>
            </w:r>
          </w:p>
        </w:tc>
        <w:tc>
          <w:tcPr>
            <w:tcW w:w="1441" w:type="dxa"/>
            <w:tcBorders>
              <w:top w:val="single" w:sz="4" w:space="0" w:color="auto"/>
              <w:left w:val="nil"/>
              <w:bottom w:val="single" w:sz="4" w:space="0" w:color="auto"/>
              <w:right w:val="nil"/>
            </w:tcBorders>
            <w:shd w:val="clear" w:color="auto" w:fill="auto"/>
            <w:noWrap/>
            <w:vAlign w:val="center"/>
          </w:tcPr>
          <w:p w14:paraId="2F280CC0" w14:textId="2B229CC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(ug/L)</w:t>
            </w:r>
          </w:p>
        </w:tc>
        <w:tc>
          <w:tcPr>
            <w:tcW w:w="1171" w:type="dxa"/>
            <w:tcBorders>
              <w:top w:val="single" w:sz="4" w:space="0" w:color="auto"/>
              <w:left w:val="dashed" w:sz="8" w:space="0" w:color="auto"/>
              <w:bottom w:val="single" w:sz="4" w:space="0" w:color="auto"/>
              <w:right w:val="single" w:sz="8" w:space="0" w:color="auto"/>
            </w:tcBorders>
            <w:shd w:val="clear" w:color="auto" w:fill="auto"/>
            <w:noWrap/>
            <w:vAlign w:val="center"/>
          </w:tcPr>
          <w:p w14:paraId="2E7DE5A3" w14:textId="69E5957F"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(ug/L)</w:t>
            </w:r>
          </w:p>
        </w:tc>
      </w:tr>
      <w:tr w:rsidR="00217FEE" w:rsidRPr="00FC2849" w14:paraId="3B8C33B6"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09D9C6E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Funny River</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B00C1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90" w:type="dxa"/>
            <w:tcBorders>
              <w:top w:val="nil"/>
              <w:left w:val="nil"/>
              <w:bottom w:val="single" w:sz="4" w:space="0" w:color="auto"/>
              <w:right w:val="nil"/>
            </w:tcBorders>
            <w:shd w:val="clear" w:color="auto" w:fill="auto"/>
            <w:noWrap/>
            <w:vAlign w:val="center"/>
            <w:hideMark/>
          </w:tcPr>
          <w:p w14:paraId="36CBCFF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3F58D1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3E31DCA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34.41</w:t>
            </w:r>
          </w:p>
        </w:tc>
        <w:tc>
          <w:tcPr>
            <w:tcW w:w="1446" w:type="dxa"/>
            <w:tcBorders>
              <w:top w:val="nil"/>
              <w:left w:val="single" w:sz="12" w:space="0" w:color="auto"/>
              <w:bottom w:val="single" w:sz="4" w:space="0" w:color="auto"/>
              <w:right w:val="nil"/>
            </w:tcBorders>
            <w:shd w:val="clear" w:color="auto" w:fill="auto"/>
            <w:noWrap/>
            <w:vAlign w:val="center"/>
            <w:hideMark/>
          </w:tcPr>
          <w:p w14:paraId="19EBE3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0.363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98AC70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4.61</w:t>
            </w:r>
          </w:p>
        </w:tc>
        <w:tc>
          <w:tcPr>
            <w:tcW w:w="1441" w:type="dxa"/>
            <w:tcBorders>
              <w:top w:val="nil"/>
              <w:left w:val="nil"/>
              <w:bottom w:val="single" w:sz="4" w:space="0" w:color="auto"/>
              <w:right w:val="nil"/>
            </w:tcBorders>
            <w:shd w:val="clear" w:color="auto" w:fill="auto"/>
            <w:noWrap/>
            <w:vAlign w:val="center"/>
            <w:hideMark/>
          </w:tcPr>
          <w:p w14:paraId="2C024D8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F661DA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41.80</w:t>
            </w:r>
          </w:p>
        </w:tc>
      </w:tr>
      <w:tr w:rsidR="00217FEE" w:rsidRPr="00FC2849" w14:paraId="6735A709"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0CA88ED5"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97C405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4" w:space="0" w:color="auto"/>
              <w:right w:val="single" w:sz="8" w:space="0" w:color="auto"/>
            </w:tcBorders>
            <w:shd w:val="clear" w:color="auto" w:fill="auto"/>
            <w:noWrap/>
            <w:vAlign w:val="center"/>
            <w:hideMark/>
          </w:tcPr>
          <w:p w14:paraId="6EBC537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nil"/>
              <w:bottom w:val="single" w:sz="4" w:space="0" w:color="auto"/>
              <w:right w:val="single" w:sz="4" w:space="0" w:color="auto"/>
            </w:tcBorders>
            <w:shd w:val="clear" w:color="auto" w:fill="auto"/>
            <w:noWrap/>
            <w:vAlign w:val="center"/>
            <w:hideMark/>
          </w:tcPr>
          <w:p w14:paraId="49DA051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4C024B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42.01</w:t>
            </w:r>
          </w:p>
        </w:tc>
        <w:tc>
          <w:tcPr>
            <w:tcW w:w="1446" w:type="dxa"/>
            <w:tcBorders>
              <w:top w:val="nil"/>
              <w:left w:val="single" w:sz="12" w:space="0" w:color="auto"/>
              <w:bottom w:val="single" w:sz="4" w:space="0" w:color="auto"/>
              <w:right w:val="nil"/>
            </w:tcBorders>
            <w:shd w:val="clear" w:color="auto" w:fill="auto"/>
            <w:noWrap/>
            <w:vAlign w:val="center"/>
            <w:hideMark/>
          </w:tcPr>
          <w:p w14:paraId="0F0609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0.514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5AE88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5.47</w:t>
            </w:r>
          </w:p>
        </w:tc>
        <w:tc>
          <w:tcPr>
            <w:tcW w:w="1441" w:type="dxa"/>
            <w:tcBorders>
              <w:top w:val="nil"/>
              <w:left w:val="nil"/>
              <w:bottom w:val="single" w:sz="4" w:space="0" w:color="auto"/>
              <w:right w:val="nil"/>
            </w:tcBorders>
            <w:shd w:val="clear" w:color="auto" w:fill="auto"/>
            <w:noWrap/>
            <w:vAlign w:val="center"/>
            <w:hideMark/>
          </w:tcPr>
          <w:p w14:paraId="43AC99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5.63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F90205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49.50</w:t>
            </w:r>
          </w:p>
        </w:tc>
      </w:tr>
      <w:tr w:rsidR="00217FEE" w:rsidRPr="00FC2849" w14:paraId="541E1653"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055E0A9"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99865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7678AD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E97190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8" w:space="0" w:color="auto"/>
              <w:right w:val="nil"/>
            </w:tcBorders>
            <w:shd w:val="clear" w:color="auto" w:fill="auto"/>
            <w:noWrap/>
            <w:vAlign w:val="center"/>
            <w:hideMark/>
          </w:tcPr>
          <w:p w14:paraId="55A882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38.13</w:t>
            </w:r>
          </w:p>
        </w:tc>
        <w:tc>
          <w:tcPr>
            <w:tcW w:w="1446" w:type="dxa"/>
            <w:tcBorders>
              <w:top w:val="nil"/>
              <w:left w:val="single" w:sz="12" w:space="0" w:color="auto"/>
              <w:bottom w:val="single" w:sz="8" w:space="0" w:color="auto"/>
              <w:right w:val="nil"/>
            </w:tcBorders>
            <w:shd w:val="clear" w:color="auto" w:fill="auto"/>
            <w:noWrap/>
            <w:vAlign w:val="center"/>
            <w:hideMark/>
          </w:tcPr>
          <w:p w14:paraId="3C99C77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0.495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286D20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5.03</w:t>
            </w:r>
          </w:p>
        </w:tc>
        <w:tc>
          <w:tcPr>
            <w:tcW w:w="1441" w:type="dxa"/>
            <w:tcBorders>
              <w:top w:val="nil"/>
              <w:left w:val="nil"/>
              <w:bottom w:val="single" w:sz="8" w:space="0" w:color="auto"/>
              <w:right w:val="nil"/>
            </w:tcBorders>
            <w:shd w:val="clear" w:color="auto" w:fill="auto"/>
            <w:noWrap/>
            <w:vAlign w:val="center"/>
            <w:hideMark/>
          </w:tcPr>
          <w:p w14:paraId="3933A17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3.53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CC747E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45.60</w:t>
            </w:r>
          </w:p>
        </w:tc>
      </w:tr>
      <w:tr w:rsidR="00217FEE" w:rsidRPr="00FC2849" w14:paraId="19A9A5C4"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214B4AD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City of Kenai Docks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82E80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1.5</w:t>
            </w:r>
          </w:p>
        </w:tc>
        <w:tc>
          <w:tcPr>
            <w:tcW w:w="990" w:type="dxa"/>
            <w:tcBorders>
              <w:top w:val="nil"/>
              <w:left w:val="nil"/>
              <w:bottom w:val="nil"/>
              <w:right w:val="nil"/>
            </w:tcBorders>
            <w:shd w:val="clear" w:color="auto" w:fill="auto"/>
            <w:noWrap/>
            <w:vAlign w:val="center"/>
            <w:hideMark/>
          </w:tcPr>
          <w:p w14:paraId="190C512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0891FB4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3613F16" w14:textId="0B5C8700"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842.68</w:t>
            </w:r>
          </w:p>
        </w:tc>
        <w:tc>
          <w:tcPr>
            <w:tcW w:w="1446" w:type="dxa"/>
            <w:tcBorders>
              <w:top w:val="nil"/>
              <w:left w:val="single" w:sz="12" w:space="0" w:color="auto"/>
              <w:bottom w:val="single" w:sz="4" w:space="0" w:color="auto"/>
              <w:right w:val="nil"/>
            </w:tcBorders>
            <w:shd w:val="clear" w:color="auto" w:fill="auto"/>
            <w:noWrap/>
            <w:vAlign w:val="center"/>
            <w:hideMark/>
          </w:tcPr>
          <w:p w14:paraId="24BE119A" w14:textId="154493EA"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2.49</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2AB5F5EC" w14:textId="76ECB57C"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70.9</w:t>
            </w:r>
          </w:p>
        </w:tc>
        <w:tc>
          <w:tcPr>
            <w:tcW w:w="1441" w:type="dxa"/>
            <w:tcBorders>
              <w:top w:val="nil"/>
              <w:left w:val="nil"/>
              <w:bottom w:val="single" w:sz="4" w:space="0" w:color="auto"/>
              <w:right w:val="nil"/>
            </w:tcBorders>
            <w:shd w:val="clear" w:color="auto" w:fill="auto"/>
            <w:noWrap/>
            <w:vAlign w:val="center"/>
            <w:hideMark/>
          </w:tcPr>
          <w:p w14:paraId="21A82252" w14:textId="30CB4232"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89.9</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A39777C" w14:textId="7BE6A00D"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628.18</w:t>
            </w:r>
          </w:p>
        </w:tc>
      </w:tr>
      <w:tr w:rsidR="00217FEE" w:rsidRPr="00FC2849" w14:paraId="273C529B"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C49224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CB3C71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57EAA9E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08410B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458290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74.98</w:t>
            </w:r>
          </w:p>
        </w:tc>
        <w:tc>
          <w:tcPr>
            <w:tcW w:w="1446" w:type="dxa"/>
            <w:tcBorders>
              <w:top w:val="nil"/>
              <w:left w:val="single" w:sz="12" w:space="0" w:color="auto"/>
              <w:bottom w:val="single" w:sz="4" w:space="0" w:color="auto"/>
              <w:right w:val="nil"/>
            </w:tcBorders>
            <w:shd w:val="clear" w:color="auto" w:fill="auto"/>
            <w:noWrap/>
            <w:vAlign w:val="center"/>
            <w:hideMark/>
          </w:tcPr>
          <w:p w14:paraId="3CE6C6E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C6A034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8.97</w:t>
            </w:r>
          </w:p>
        </w:tc>
        <w:tc>
          <w:tcPr>
            <w:tcW w:w="1441" w:type="dxa"/>
            <w:tcBorders>
              <w:top w:val="nil"/>
              <w:left w:val="nil"/>
              <w:bottom w:val="single" w:sz="4" w:space="0" w:color="auto"/>
              <w:right w:val="nil"/>
            </w:tcBorders>
            <w:shd w:val="clear" w:color="auto" w:fill="auto"/>
            <w:noWrap/>
            <w:vAlign w:val="center"/>
            <w:hideMark/>
          </w:tcPr>
          <w:p w14:paraId="0A0BC54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09D22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80.87</w:t>
            </w:r>
          </w:p>
        </w:tc>
      </w:tr>
      <w:tr w:rsidR="00217FEE" w:rsidRPr="00FC2849" w14:paraId="4A0DB9D1"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039D1B6"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52F0A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8B098F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9E94EF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068730A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50.23</w:t>
            </w:r>
          </w:p>
        </w:tc>
        <w:tc>
          <w:tcPr>
            <w:tcW w:w="1446" w:type="dxa"/>
            <w:tcBorders>
              <w:top w:val="nil"/>
              <w:left w:val="single" w:sz="12" w:space="0" w:color="auto"/>
              <w:bottom w:val="single" w:sz="8" w:space="0" w:color="auto"/>
              <w:right w:val="nil"/>
            </w:tcBorders>
            <w:shd w:val="clear" w:color="auto" w:fill="auto"/>
            <w:noWrap/>
            <w:vAlign w:val="center"/>
            <w:hideMark/>
          </w:tcPr>
          <w:p w14:paraId="0B621E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3.88 </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E42B2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6.37</w:t>
            </w:r>
          </w:p>
        </w:tc>
        <w:tc>
          <w:tcPr>
            <w:tcW w:w="1441" w:type="dxa"/>
            <w:tcBorders>
              <w:top w:val="nil"/>
              <w:left w:val="nil"/>
              <w:bottom w:val="single" w:sz="8" w:space="0" w:color="auto"/>
              <w:right w:val="nil"/>
            </w:tcBorders>
            <w:shd w:val="clear" w:color="auto" w:fill="auto"/>
            <w:noWrap/>
            <w:vAlign w:val="center"/>
            <w:hideMark/>
          </w:tcPr>
          <w:p w14:paraId="6FD1158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34578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57.60</w:t>
            </w:r>
          </w:p>
        </w:tc>
      </w:tr>
      <w:tr w:rsidR="00217FEE" w:rsidRPr="00FC2849" w14:paraId="3DFD72A5"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0B9E6B7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Cunningham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8E1E6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w:t>
            </w:r>
          </w:p>
        </w:tc>
        <w:tc>
          <w:tcPr>
            <w:tcW w:w="990" w:type="dxa"/>
            <w:tcBorders>
              <w:top w:val="nil"/>
              <w:left w:val="nil"/>
              <w:bottom w:val="nil"/>
              <w:right w:val="nil"/>
            </w:tcBorders>
            <w:shd w:val="clear" w:color="auto" w:fill="auto"/>
            <w:noWrap/>
            <w:vAlign w:val="center"/>
            <w:hideMark/>
          </w:tcPr>
          <w:p w14:paraId="0230612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50B0C6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3E8787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36.84</w:t>
            </w:r>
          </w:p>
        </w:tc>
        <w:tc>
          <w:tcPr>
            <w:tcW w:w="1446" w:type="dxa"/>
            <w:tcBorders>
              <w:top w:val="nil"/>
              <w:left w:val="single" w:sz="12" w:space="0" w:color="auto"/>
              <w:bottom w:val="single" w:sz="4" w:space="0" w:color="auto"/>
              <w:right w:val="nil"/>
            </w:tcBorders>
            <w:shd w:val="clear" w:color="auto" w:fill="auto"/>
            <w:noWrap/>
            <w:vAlign w:val="center"/>
            <w:hideMark/>
          </w:tcPr>
          <w:p w14:paraId="6862F11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0.751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36C789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4.89</w:t>
            </w:r>
          </w:p>
        </w:tc>
        <w:tc>
          <w:tcPr>
            <w:tcW w:w="1441" w:type="dxa"/>
            <w:tcBorders>
              <w:top w:val="nil"/>
              <w:left w:val="nil"/>
              <w:bottom w:val="single" w:sz="4" w:space="0" w:color="auto"/>
              <w:right w:val="nil"/>
            </w:tcBorders>
            <w:shd w:val="clear" w:color="000000" w:fill="E2EFDA"/>
            <w:noWrap/>
            <w:vAlign w:val="center"/>
            <w:hideMark/>
          </w:tcPr>
          <w:p w14:paraId="1FFD2DE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65.6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ED78B0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44.29</w:t>
            </w:r>
          </w:p>
        </w:tc>
      </w:tr>
      <w:tr w:rsidR="00217FEE" w:rsidRPr="00FC2849" w14:paraId="19C7B9E2"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23FB6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26FB777"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DE3A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52736A0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0B70B2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33.74</w:t>
            </w:r>
          </w:p>
        </w:tc>
        <w:tc>
          <w:tcPr>
            <w:tcW w:w="1446" w:type="dxa"/>
            <w:tcBorders>
              <w:top w:val="nil"/>
              <w:left w:val="single" w:sz="12" w:space="0" w:color="auto"/>
              <w:bottom w:val="single" w:sz="4" w:space="0" w:color="auto"/>
              <w:right w:val="nil"/>
            </w:tcBorders>
            <w:shd w:val="clear" w:color="auto" w:fill="auto"/>
            <w:noWrap/>
            <w:vAlign w:val="center"/>
            <w:hideMark/>
          </w:tcPr>
          <w:p w14:paraId="79346A2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6AD94BD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4.53</w:t>
            </w:r>
          </w:p>
        </w:tc>
        <w:tc>
          <w:tcPr>
            <w:tcW w:w="1441" w:type="dxa"/>
            <w:tcBorders>
              <w:top w:val="nil"/>
              <w:left w:val="nil"/>
              <w:bottom w:val="single" w:sz="4" w:space="0" w:color="auto"/>
              <w:right w:val="nil"/>
            </w:tcBorders>
            <w:shd w:val="clear" w:color="auto" w:fill="auto"/>
            <w:noWrap/>
            <w:vAlign w:val="center"/>
            <w:hideMark/>
          </w:tcPr>
          <w:p w14:paraId="2D3F195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8BC45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41.12</w:t>
            </w:r>
          </w:p>
        </w:tc>
      </w:tr>
      <w:tr w:rsidR="00217FEE" w:rsidRPr="00FC2849" w14:paraId="087769C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E32D3C4"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EF2D6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652287D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8C1E02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0C20A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33.23</w:t>
            </w:r>
          </w:p>
        </w:tc>
        <w:tc>
          <w:tcPr>
            <w:tcW w:w="1446" w:type="dxa"/>
            <w:tcBorders>
              <w:top w:val="nil"/>
              <w:left w:val="single" w:sz="12" w:space="0" w:color="auto"/>
              <w:bottom w:val="single" w:sz="8" w:space="0" w:color="auto"/>
              <w:right w:val="nil"/>
            </w:tcBorders>
            <w:shd w:val="clear" w:color="auto" w:fill="auto"/>
            <w:noWrap/>
            <w:vAlign w:val="center"/>
            <w:hideMark/>
          </w:tcPr>
          <w:p w14:paraId="6F187B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0.334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94BA7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4.47</w:t>
            </w:r>
          </w:p>
        </w:tc>
        <w:tc>
          <w:tcPr>
            <w:tcW w:w="1441" w:type="dxa"/>
            <w:tcBorders>
              <w:top w:val="nil"/>
              <w:left w:val="nil"/>
              <w:bottom w:val="single" w:sz="8" w:space="0" w:color="auto"/>
              <w:right w:val="nil"/>
            </w:tcBorders>
            <w:shd w:val="clear" w:color="auto" w:fill="auto"/>
            <w:noWrap/>
            <w:vAlign w:val="center"/>
            <w:hideMark/>
          </w:tcPr>
          <w:p w14:paraId="066F700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3.59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7C2A93D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40.58</w:t>
            </w:r>
          </w:p>
        </w:tc>
      </w:tr>
      <w:tr w:rsidR="00217FEE" w:rsidRPr="00FC2849" w14:paraId="614ECA03"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68214E0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Upstream of Beaver Creek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BA795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10.1</w:t>
            </w:r>
          </w:p>
        </w:tc>
        <w:tc>
          <w:tcPr>
            <w:tcW w:w="990" w:type="dxa"/>
            <w:tcBorders>
              <w:top w:val="nil"/>
              <w:left w:val="nil"/>
              <w:bottom w:val="nil"/>
              <w:right w:val="nil"/>
            </w:tcBorders>
            <w:shd w:val="clear" w:color="auto" w:fill="auto"/>
            <w:noWrap/>
            <w:vAlign w:val="center"/>
            <w:hideMark/>
          </w:tcPr>
          <w:p w14:paraId="6CCDFDE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5929E6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54D479D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34.23</w:t>
            </w:r>
          </w:p>
        </w:tc>
        <w:tc>
          <w:tcPr>
            <w:tcW w:w="1446" w:type="dxa"/>
            <w:tcBorders>
              <w:top w:val="nil"/>
              <w:left w:val="single" w:sz="12" w:space="0" w:color="auto"/>
              <w:bottom w:val="single" w:sz="4" w:space="0" w:color="auto"/>
              <w:right w:val="nil"/>
            </w:tcBorders>
            <w:shd w:val="clear" w:color="auto" w:fill="auto"/>
            <w:noWrap/>
            <w:vAlign w:val="center"/>
            <w:hideMark/>
          </w:tcPr>
          <w:p w14:paraId="7653EAF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C695A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4.59</w:t>
            </w:r>
          </w:p>
        </w:tc>
        <w:tc>
          <w:tcPr>
            <w:tcW w:w="1441" w:type="dxa"/>
            <w:tcBorders>
              <w:top w:val="nil"/>
              <w:left w:val="nil"/>
              <w:bottom w:val="single" w:sz="4" w:space="0" w:color="auto"/>
              <w:right w:val="nil"/>
            </w:tcBorders>
            <w:shd w:val="clear" w:color="000000" w:fill="E2EFDA"/>
            <w:noWrap/>
            <w:vAlign w:val="center"/>
            <w:hideMark/>
          </w:tcPr>
          <w:p w14:paraId="40B05C3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67.1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8CFA7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41.62</w:t>
            </w:r>
          </w:p>
        </w:tc>
      </w:tr>
      <w:tr w:rsidR="00217FEE" w:rsidRPr="00FC2849" w14:paraId="4F362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26A8B78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196434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C9F2D2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1949D9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D6DA08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33.62</w:t>
            </w:r>
          </w:p>
        </w:tc>
        <w:tc>
          <w:tcPr>
            <w:tcW w:w="1446" w:type="dxa"/>
            <w:tcBorders>
              <w:top w:val="nil"/>
              <w:left w:val="single" w:sz="12" w:space="0" w:color="auto"/>
              <w:bottom w:val="single" w:sz="4" w:space="0" w:color="auto"/>
              <w:right w:val="nil"/>
            </w:tcBorders>
            <w:shd w:val="clear" w:color="auto" w:fill="auto"/>
            <w:noWrap/>
            <w:vAlign w:val="center"/>
            <w:hideMark/>
          </w:tcPr>
          <w:p w14:paraId="61B39D7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2AC392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418F74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10.7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CD3A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40.99</w:t>
            </w:r>
          </w:p>
        </w:tc>
      </w:tr>
      <w:tr w:rsidR="00217FEE" w:rsidRPr="00FC2849" w14:paraId="3EB1BF8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C54B050"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7FCDA2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A4A1C5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82E912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0D831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31.16</w:t>
            </w:r>
          </w:p>
        </w:tc>
        <w:tc>
          <w:tcPr>
            <w:tcW w:w="1446" w:type="dxa"/>
            <w:tcBorders>
              <w:top w:val="nil"/>
              <w:left w:val="single" w:sz="12" w:space="0" w:color="auto"/>
              <w:bottom w:val="single" w:sz="8" w:space="0" w:color="auto"/>
              <w:right w:val="nil"/>
            </w:tcBorders>
            <w:shd w:val="clear" w:color="auto" w:fill="auto"/>
            <w:noWrap/>
            <w:vAlign w:val="center"/>
            <w:hideMark/>
          </w:tcPr>
          <w:p w14:paraId="7991D81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6B1CE7D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4.24</w:t>
            </w:r>
          </w:p>
        </w:tc>
        <w:tc>
          <w:tcPr>
            <w:tcW w:w="1441" w:type="dxa"/>
            <w:tcBorders>
              <w:top w:val="nil"/>
              <w:left w:val="nil"/>
              <w:bottom w:val="single" w:sz="8" w:space="0" w:color="auto"/>
              <w:right w:val="nil"/>
            </w:tcBorders>
            <w:shd w:val="clear" w:color="auto" w:fill="auto"/>
            <w:noWrap/>
            <w:vAlign w:val="center"/>
            <w:hideMark/>
          </w:tcPr>
          <w:p w14:paraId="4EF60C9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504D408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38.43</w:t>
            </w:r>
          </w:p>
        </w:tc>
      </w:tr>
      <w:tr w:rsidR="00217FEE" w:rsidRPr="00FC2849" w14:paraId="5259E715"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40C9BBE"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Pillars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32BFA6B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12.5</w:t>
            </w:r>
          </w:p>
        </w:tc>
        <w:tc>
          <w:tcPr>
            <w:tcW w:w="990" w:type="dxa"/>
            <w:tcBorders>
              <w:top w:val="nil"/>
              <w:left w:val="nil"/>
              <w:bottom w:val="nil"/>
              <w:right w:val="nil"/>
            </w:tcBorders>
            <w:shd w:val="clear" w:color="auto" w:fill="auto"/>
            <w:noWrap/>
            <w:vAlign w:val="center"/>
            <w:hideMark/>
          </w:tcPr>
          <w:p w14:paraId="7D6C44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D8EAF4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5E76A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33.90</w:t>
            </w:r>
          </w:p>
        </w:tc>
        <w:tc>
          <w:tcPr>
            <w:tcW w:w="1446" w:type="dxa"/>
            <w:tcBorders>
              <w:top w:val="nil"/>
              <w:left w:val="single" w:sz="12" w:space="0" w:color="auto"/>
              <w:bottom w:val="single" w:sz="4" w:space="0" w:color="auto"/>
              <w:right w:val="nil"/>
            </w:tcBorders>
            <w:shd w:val="clear" w:color="auto" w:fill="auto"/>
            <w:noWrap/>
            <w:vAlign w:val="center"/>
            <w:hideMark/>
          </w:tcPr>
          <w:p w14:paraId="39E3CDD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35CEB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000000" w:fill="E2EFDA"/>
            <w:noWrap/>
            <w:vAlign w:val="center"/>
            <w:hideMark/>
          </w:tcPr>
          <w:p w14:paraId="4EBBD14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16583E4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41.28</w:t>
            </w:r>
          </w:p>
        </w:tc>
      </w:tr>
      <w:tr w:rsidR="00217FEE" w:rsidRPr="00FC2849" w14:paraId="44929CC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5E0300C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44268B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B8808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B26EC5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0F46B6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26DEC7F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0.452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BA9EFC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51605CB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8.14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78D2A86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1A6C7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47947A5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62660D4"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295D7D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2992C1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93CBC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30.83</w:t>
            </w:r>
          </w:p>
        </w:tc>
        <w:tc>
          <w:tcPr>
            <w:tcW w:w="1446" w:type="dxa"/>
            <w:tcBorders>
              <w:top w:val="nil"/>
              <w:left w:val="single" w:sz="12" w:space="0" w:color="auto"/>
              <w:bottom w:val="single" w:sz="8" w:space="0" w:color="auto"/>
              <w:right w:val="nil"/>
            </w:tcBorders>
            <w:shd w:val="clear" w:color="auto" w:fill="auto"/>
            <w:noWrap/>
            <w:vAlign w:val="center"/>
            <w:hideMark/>
          </w:tcPr>
          <w:p w14:paraId="3A0DE9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2C0916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w:t>
            </w:r>
          </w:p>
        </w:tc>
        <w:tc>
          <w:tcPr>
            <w:tcW w:w="1441" w:type="dxa"/>
            <w:tcBorders>
              <w:top w:val="nil"/>
              <w:left w:val="nil"/>
              <w:bottom w:val="single" w:sz="8" w:space="0" w:color="auto"/>
              <w:right w:val="nil"/>
            </w:tcBorders>
            <w:shd w:val="clear" w:color="auto" w:fill="auto"/>
            <w:noWrap/>
            <w:vAlign w:val="center"/>
            <w:hideMark/>
          </w:tcPr>
          <w:p w14:paraId="7095F21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75D4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38.08</w:t>
            </w:r>
          </w:p>
        </w:tc>
      </w:tr>
      <w:tr w:rsidR="00217FEE" w:rsidRPr="00FC2849" w14:paraId="460CD2D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EEF9AA0"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Poachers Cove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90BCB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18</w:t>
            </w:r>
          </w:p>
        </w:tc>
        <w:tc>
          <w:tcPr>
            <w:tcW w:w="990" w:type="dxa"/>
            <w:tcBorders>
              <w:top w:val="nil"/>
              <w:left w:val="nil"/>
              <w:bottom w:val="nil"/>
              <w:right w:val="nil"/>
            </w:tcBorders>
            <w:shd w:val="clear" w:color="auto" w:fill="auto"/>
            <w:noWrap/>
            <w:vAlign w:val="center"/>
            <w:hideMark/>
          </w:tcPr>
          <w:p w14:paraId="347F9D5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EC44B2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B83FF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34.53</w:t>
            </w:r>
          </w:p>
        </w:tc>
        <w:tc>
          <w:tcPr>
            <w:tcW w:w="1446" w:type="dxa"/>
            <w:tcBorders>
              <w:top w:val="nil"/>
              <w:left w:val="single" w:sz="12" w:space="0" w:color="auto"/>
              <w:bottom w:val="single" w:sz="4" w:space="0" w:color="auto"/>
              <w:right w:val="nil"/>
            </w:tcBorders>
            <w:shd w:val="clear" w:color="auto" w:fill="auto"/>
            <w:noWrap/>
            <w:vAlign w:val="center"/>
            <w:hideMark/>
          </w:tcPr>
          <w:p w14:paraId="41F2322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37BEA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4.62</w:t>
            </w:r>
          </w:p>
        </w:tc>
        <w:tc>
          <w:tcPr>
            <w:tcW w:w="1441" w:type="dxa"/>
            <w:tcBorders>
              <w:top w:val="nil"/>
              <w:left w:val="nil"/>
              <w:bottom w:val="single" w:sz="4" w:space="0" w:color="auto"/>
              <w:right w:val="nil"/>
            </w:tcBorders>
            <w:shd w:val="clear" w:color="auto" w:fill="auto"/>
            <w:noWrap/>
            <w:vAlign w:val="center"/>
            <w:hideMark/>
          </w:tcPr>
          <w:p w14:paraId="43D478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0E562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41.92</w:t>
            </w:r>
          </w:p>
        </w:tc>
      </w:tr>
      <w:tr w:rsidR="00217FEE" w:rsidRPr="00FC2849" w14:paraId="707CAC1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50066E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B798B7C"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0E8D16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EB6A04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F2FBCC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33.87</w:t>
            </w:r>
          </w:p>
        </w:tc>
        <w:tc>
          <w:tcPr>
            <w:tcW w:w="1446" w:type="dxa"/>
            <w:tcBorders>
              <w:top w:val="nil"/>
              <w:left w:val="single" w:sz="12" w:space="0" w:color="auto"/>
              <w:bottom w:val="single" w:sz="4" w:space="0" w:color="auto"/>
              <w:right w:val="nil"/>
            </w:tcBorders>
            <w:shd w:val="clear" w:color="auto" w:fill="auto"/>
            <w:noWrap/>
            <w:vAlign w:val="center"/>
            <w:hideMark/>
          </w:tcPr>
          <w:p w14:paraId="556AEBB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1E1FD9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auto" w:fill="auto"/>
            <w:noWrap/>
            <w:vAlign w:val="center"/>
            <w:hideMark/>
          </w:tcPr>
          <w:p w14:paraId="55CA341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3E277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41.25</w:t>
            </w:r>
          </w:p>
        </w:tc>
      </w:tr>
      <w:tr w:rsidR="00217FEE" w:rsidRPr="00FC2849" w14:paraId="2170056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9E1C59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567162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3EC9318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77DE8B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455010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29.96</w:t>
            </w:r>
          </w:p>
        </w:tc>
        <w:tc>
          <w:tcPr>
            <w:tcW w:w="1446" w:type="dxa"/>
            <w:tcBorders>
              <w:top w:val="nil"/>
              <w:left w:val="single" w:sz="12" w:space="0" w:color="auto"/>
              <w:bottom w:val="single" w:sz="8" w:space="0" w:color="auto"/>
              <w:right w:val="nil"/>
            </w:tcBorders>
            <w:shd w:val="clear" w:color="auto" w:fill="auto"/>
            <w:noWrap/>
            <w:vAlign w:val="center"/>
            <w:hideMark/>
          </w:tcPr>
          <w:p w14:paraId="0C1465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0581B7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4.10</w:t>
            </w:r>
          </w:p>
        </w:tc>
        <w:tc>
          <w:tcPr>
            <w:tcW w:w="1441" w:type="dxa"/>
            <w:tcBorders>
              <w:top w:val="nil"/>
              <w:left w:val="nil"/>
              <w:bottom w:val="single" w:sz="8" w:space="0" w:color="auto"/>
              <w:right w:val="nil"/>
            </w:tcBorders>
            <w:shd w:val="clear" w:color="auto" w:fill="auto"/>
            <w:noWrap/>
            <w:vAlign w:val="center"/>
            <w:hideMark/>
          </w:tcPr>
          <w:p w14:paraId="5C6834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4BDD3B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37.17</w:t>
            </w:r>
          </w:p>
        </w:tc>
      </w:tr>
      <w:tr w:rsidR="00217FEE" w:rsidRPr="00265DB3" w14:paraId="067BB2DA" w14:textId="77777777" w:rsidTr="006A4C9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618AEAF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Slikok Creek-Kenai River Confluence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2964332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19.00</w:t>
            </w:r>
          </w:p>
        </w:tc>
        <w:tc>
          <w:tcPr>
            <w:tcW w:w="990" w:type="dxa"/>
            <w:tcBorders>
              <w:top w:val="nil"/>
              <w:left w:val="nil"/>
              <w:bottom w:val="nil"/>
              <w:right w:val="nil"/>
            </w:tcBorders>
            <w:shd w:val="clear" w:color="auto" w:fill="FFFFFF" w:themeFill="background1"/>
            <w:noWrap/>
            <w:vAlign w:val="center"/>
            <w:hideMark/>
          </w:tcPr>
          <w:p w14:paraId="040B7F4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5/22/2019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481F1A17"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FFFFFF" w:themeFill="background1"/>
            <w:noWrap/>
            <w:vAlign w:val="center"/>
            <w:hideMark/>
          </w:tcPr>
          <w:p w14:paraId="6C38C6E2" w14:textId="7A9B42B4" w:rsidR="00217FEE" w:rsidRPr="00265DB3" w:rsidRDefault="00265DB3" w:rsidP="00217FEE">
            <w:pPr>
              <w:widowControl/>
              <w:jc w:val="center"/>
              <w:rPr>
                <w:rFonts w:ascii="Arial Narrow" w:eastAsia="Times New Roman" w:hAnsi="Arial Narrow" w:cs="Calibri"/>
                <w:color w:val="000000"/>
                <w:kern w:val="0"/>
                <w:lang w:eastAsia="en-US"/>
              </w:rPr>
            </w:pPr>
            <w:r w:rsidRPr="00265DB3">
              <w:rPr>
                <w:rFonts w:ascii="Arial Narrow" w:eastAsia="Times New Roman" w:hAnsi="Arial Narrow" w:cs="Calibri"/>
                <w:color w:val="000000"/>
                <w:kern w:val="0"/>
                <w:lang w:eastAsia="en-US"/>
              </w:rPr>
              <w:t>34.53</w:t>
            </w:r>
          </w:p>
        </w:tc>
        <w:tc>
          <w:tcPr>
            <w:tcW w:w="1446" w:type="dxa"/>
            <w:tcBorders>
              <w:top w:val="nil"/>
              <w:left w:val="single" w:sz="12" w:space="0" w:color="auto"/>
              <w:bottom w:val="single" w:sz="4" w:space="0" w:color="auto"/>
              <w:right w:val="nil"/>
            </w:tcBorders>
            <w:shd w:val="clear" w:color="auto" w:fill="FFFFFF" w:themeFill="background1"/>
            <w:noWrap/>
            <w:vAlign w:val="center"/>
            <w:hideMark/>
          </w:tcPr>
          <w:p w14:paraId="5932C6D5" w14:textId="77777777" w:rsidR="00217FEE" w:rsidRPr="00265446" w:rsidRDefault="00217FEE"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0C02C79A" w14:textId="1B0AA294" w:rsidR="00217FEE" w:rsidRPr="00265446" w:rsidRDefault="00265DB3"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4.62</w:t>
            </w:r>
          </w:p>
        </w:tc>
        <w:tc>
          <w:tcPr>
            <w:tcW w:w="1441" w:type="dxa"/>
            <w:tcBorders>
              <w:top w:val="nil"/>
              <w:left w:val="nil"/>
              <w:bottom w:val="single" w:sz="4" w:space="0" w:color="auto"/>
              <w:right w:val="nil"/>
            </w:tcBorders>
            <w:shd w:val="clear" w:color="auto" w:fill="FFFFFF" w:themeFill="background1"/>
            <w:noWrap/>
            <w:vAlign w:val="center"/>
            <w:hideMark/>
          </w:tcPr>
          <w:p w14:paraId="61B019D6" w14:textId="77777777" w:rsidR="00217FEE" w:rsidRPr="00265446" w:rsidRDefault="00217FEE"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5U</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3BDC1E1B" w14:textId="3D1091DB" w:rsidR="00265DB3" w:rsidRPr="00265446" w:rsidRDefault="00265DB3" w:rsidP="00265DB3">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41.92</w:t>
            </w:r>
          </w:p>
        </w:tc>
      </w:tr>
      <w:tr w:rsidR="00217FEE" w:rsidRPr="00265DB3" w14:paraId="613815D8" w14:textId="77777777" w:rsidTr="004F762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288FBC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C301666"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FFFFFF" w:themeFill="background1"/>
            <w:noWrap/>
            <w:vAlign w:val="center"/>
            <w:hideMark/>
          </w:tcPr>
          <w:p w14:paraId="0BD832B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7/24/2019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001EE42A"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FFFFFF" w:themeFill="background1"/>
            <w:noWrap/>
            <w:vAlign w:val="center"/>
            <w:hideMark/>
          </w:tcPr>
          <w:p w14:paraId="3C23C386" w14:textId="331AC522" w:rsidR="00217FEE" w:rsidRPr="00265DB3" w:rsidRDefault="00265DB3" w:rsidP="00217FEE">
            <w:pPr>
              <w:widowControl/>
              <w:jc w:val="center"/>
              <w:rPr>
                <w:rFonts w:ascii="Arial Narrow" w:eastAsia="Times New Roman" w:hAnsi="Arial Narrow" w:cs="Calibri"/>
                <w:color w:val="000000"/>
                <w:kern w:val="0"/>
                <w:lang w:eastAsia="en-US"/>
              </w:rPr>
            </w:pPr>
            <w:r w:rsidRPr="00265DB3">
              <w:rPr>
                <w:rFonts w:ascii="Arial Narrow" w:eastAsia="Times New Roman" w:hAnsi="Arial Narrow" w:cs="Calibri"/>
                <w:color w:val="000000"/>
                <w:kern w:val="0"/>
                <w:lang w:eastAsia="en-US"/>
              </w:rPr>
              <w:t>34.87</w:t>
            </w:r>
          </w:p>
        </w:tc>
        <w:tc>
          <w:tcPr>
            <w:tcW w:w="1446" w:type="dxa"/>
            <w:tcBorders>
              <w:top w:val="nil"/>
              <w:left w:val="single" w:sz="12" w:space="0" w:color="auto"/>
              <w:bottom w:val="single" w:sz="4" w:space="0" w:color="auto"/>
              <w:right w:val="nil"/>
            </w:tcBorders>
            <w:shd w:val="clear" w:color="auto" w:fill="E2EFDA"/>
            <w:noWrap/>
            <w:vAlign w:val="center"/>
            <w:hideMark/>
          </w:tcPr>
          <w:p w14:paraId="4310C239" w14:textId="77777777" w:rsidR="00217FEE" w:rsidRPr="00265446" w:rsidRDefault="00217FEE"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8.16</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74F7E510" w14:textId="554A86E3" w:rsidR="00217FEE" w:rsidRPr="00265446" w:rsidRDefault="00265DB3"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auto" w:fill="FFFFFF" w:themeFill="background1"/>
            <w:noWrap/>
            <w:vAlign w:val="center"/>
            <w:hideMark/>
          </w:tcPr>
          <w:p w14:paraId="651B8747" w14:textId="138FBF23" w:rsidR="00217FEE" w:rsidRPr="00265446" w:rsidRDefault="00217FEE"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3.55</w:t>
            </w:r>
            <w:r w:rsidR="00E371FD" w:rsidRPr="00265446">
              <w:rPr>
                <w:rFonts w:ascii="Arial Narrow" w:eastAsia="Times New Roman" w:hAnsi="Arial Narrow" w:cs="Calibri"/>
                <w:kern w:val="0"/>
                <w:lang w:eastAsia="en-US"/>
              </w:rPr>
              <w:t xml:space="preserve"> </w:t>
            </w:r>
            <w:r w:rsidRPr="00265446">
              <w:rPr>
                <w:rFonts w:ascii="Arial Narrow" w:eastAsia="Times New Roman" w:hAnsi="Arial Narrow" w:cs="Calibri"/>
                <w:kern w:val="0"/>
                <w:lang w:eastAsia="en-US"/>
              </w:rPr>
              <w:t>J</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6C21A15B" w14:textId="5C18E53F" w:rsidR="00217FEE" w:rsidRPr="00265446" w:rsidRDefault="00265DB3"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41.25</w:t>
            </w:r>
          </w:p>
        </w:tc>
      </w:tr>
      <w:tr w:rsidR="00217FEE" w:rsidRPr="00FC2849" w14:paraId="4DCFA2D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AAEDF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B78D9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4" w:space="0" w:color="auto"/>
              <w:right w:val="single" w:sz="8" w:space="0" w:color="auto"/>
            </w:tcBorders>
            <w:shd w:val="clear" w:color="auto" w:fill="auto"/>
            <w:noWrap/>
            <w:vAlign w:val="center"/>
            <w:hideMark/>
          </w:tcPr>
          <w:p w14:paraId="0643A8B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1080" w:type="dxa"/>
            <w:tcBorders>
              <w:top w:val="nil"/>
              <w:left w:val="nil"/>
              <w:bottom w:val="single" w:sz="4" w:space="0" w:color="auto"/>
              <w:right w:val="single" w:sz="4" w:space="0" w:color="auto"/>
            </w:tcBorders>
            <w:shd w:val="clear" w:color="auto" w:fill="auto"/>
            <w:noWrap/>
            <w:vAlign w:val="center"/>
            <w:hideMark/>
          </w:tcPr>
          <w:p w14:paraId="6CACAA1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706B30A" w14:textId="398DA879"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28.31</w:t>
            </w:r>
          </w:p>
        </w:tc>
        <w:tc>
          <w:tcPr>
            <w:tcW w:w="1446" w:type="dxa"/>
            <w:tcBorders>
              <w:top w:val="nil"/>
              <w:left w:val="single" w:sz="12" w:space="0" w:color="auto"/>
              <w:bottom w:val="single" w:sz="4" w:space="0" w:color="auto"/>
              <w:right w:val="nil"/>
            </w:tcBorders>
            <w:shd w:val="clear" w:color="auto" w:fill="auto"/>
            <w:noWrap/>
            <w:vAlign w:val="center"/>
            <w:hideMark/>
          </w:tcPr>
          <w:p w14:paraId="170F4966" w14:textId="52D9F6CC"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0.387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07F7B76" w14:textId="7750FC7B"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3.9</w:t>
            </w:r>
          </w:p>
        </w:tc>
        <w:tc>
          <w:tcPr>
            <w:tcW w:w="1441" w:type="dxa"/>
            <w:tcBorders>
              <w:top w:val="nil"/>
              <w:left w:val="nil"/>
              <w:bottom w:val="single" w:sz="4" w:space="0" w:color="auto"/>
              <w:right w:val="nil"/>
            </w:tcBorders>
            <w:shd w:val="clear" w:color="auto" w:fill="auto"/>
            <w:noWrap/>
            <w:vAlign w:val="center"/>
            <w:hideMark/>
          </w:tcPr>
          <w:p w14:paraId="75B03A8D" w14:textId="2817CB4F"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4C32784" w14:textId="3365FC08"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35.43</w:t>
            </w:r>
          </w:p>
        </w:tc>
      </w:tr>
      <w:tr w:rsidR="00217FEE" w:rsidRPr="00FC2849" w14:paraId="7B7847A8"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1A6A1D7"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09B947D"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4B9C620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9690EC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5E694554" w14:textId="1CE822F6"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50.1</w:t>
            </w:r>
          </w:p>
        </w:tc>
        <w:tc>
          <w:tcPr>
            <w:tcW w:w="1446" w:type="dxa"/>
            <w:tcBorders>
              <w:top w:val="nil"/>
              <w:left w:val="single" w:sz="12" w:space="0" w:color="auto"/>
              <w:bottom w:val="single" w:sz="8" w:space="0" w:color="auto"/>
              <w:right w:val="nil"/>
            </w:tcBorders>
            <w:shd w:val="clear" w:color="auto" w:fill="auto"/>
            <w:noWrap/>
            <w:vAlign w:val="center"/>
            <w:hideMark/>
          </w:tcPr>
          <w:p w14:paraId="0795A194" w14:textId="0194D493"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0.515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2645A20" w14:textId="133D56E7"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6.36</w:t>
            </w:r>
          </w:p>
        </w:tc>
        <w:tc>
          <w:tcPr>
            <w:tcW w:w="1441" w:type="dxa"/>
            <w:tcBorders>
              <w:top w:val="nil"/>
              <w:left w:val="nil"/>
              <w:bottom w:val="single" w:sz="8" w:space="0" w:color="auto"/>
              <w:right w:val="nil"/>
            </w:tcBorders>
            <w:shd w:val="clear" w:color="auto" w:fill="auto"/>
            <w:noWrap/>
            <w:vAlign w:val="center"/>
            <w:hideMark/>
          </w:tcPr>
          <w:p w14:paraId="2EE2294F" w14:textId="08614B03"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35579191" w14:textId="2F172F2C"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57.47</w:t>
            </w:r>
          </w:p>
        </w:tc>
      </w:tr>
      <w:tr w:rsidR="00217FEE" w:rsidRPr="00FC2849" w14:paraId="4064FB2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5061EC0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Soldotna Bridge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A85C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21</w:t>
            </w:r>
          </w:p>
        </w:tc>
        <w:tc>
          <w:tcPr>
            <w:tcW w:w="990" w:type="dxa"/>
            <w:tcBorders>
              <w:top w:val="nil"/>
              <w:left w:val="nil"/>
              <w:bottom w:val="nil"/>
              <w:right w:val="nil"/>
            </w:tcBorders>
            <w:shd w:val="clear" w:color="auto" w:fill="auto"/>
            <w:noWrap/>
            <w:vAlign w:val="center"/>
            <w:hideMark/>
          </w:tcPr>
          <w:p w14:paraId="70F353C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1E2E3B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846FA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33.49</w:t>
            </w:r>
          </w:p>
        </w:tc>
        <w:tc>
          <w:tcPr>
            <w:tcW w:w="1446" w:type="dxa"/>
            <w:tcBorders>
              <w:top w:val="nil"/>
              <w:left w:val="single" w:sz="12" w:space="0" w:color="auto"/>
              <w:bottom w:val="single" w:sz="4" w:space="0" w:color="auto"/>
              <w:right w:val="nil"/>
            </w:tcBorders>
            <w:shd w:val="clear" w:color="auto" w:fill="auto"/>
            <w:noWrap/>
            <w:vAlign w:val="center"/>
            <w:hideMark/>
          </w:tcPr>
          <w:p w14:paraId="16091AA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0.716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65116D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4.50</w:t>
            </w:r>
          </w:p>
        </w:tc>
        <w:tc>
          <w:tcPr>
            <w:tcW w:w="1441" w:type="dxa"/>
            <w:tcBorders>
              <w:top w:val="nil"/>
              <w:left w:val="nil"/>
              <w:bottom w:val="single" w:sz="4" w:space="0" w:color="auto"/>
              <w:right w:val="nil"/>
            </w:tcBorders>
            <w:shd w:val="clear" w:color="000000" w:fill="E2EFDA"/>
            <w:noWrap/>
            <w:vAlign w:val="center"/>
            <w:hideMark/>
          </w:tcPr>
          <w:p w14:paraId="1FE5441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56.4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97108A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40.85</w:t>
            </w:r>
          </w:p>
        </w:tc>
      </w:tr>
      <w:tr w:rsidR="00217FEE" w:rsidRPr="00FC2849" w14:paraId="2135906D"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D02F76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75D92EA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27DEFA5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037587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564A8EA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05503F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29F900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E65F1B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57F65C0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5AF8FC1E"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EF2603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361134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2DCF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E7A943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F95984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30.33</w:t>
            </w:r>
          </w:p>
        </w:tc>
        <w:tc>
          <w:tcPr>
            <w:tcW w:w="1446" w:type="dxa"/>
            <w:tcBorders>
              <w:top w:val="nil"/>
              <w:left w:val="single" w:sz="12" w:space="0" w:color="auto"/>
              <w:bottom w:val="single" w:sz="8" w:space="0" w:color="auto"/>
              <w:right w:val="nil"/>
            </w:tcBorders>
            <w:shd w:val="clear" w:color="auto" w:fill="auto"/>
            <w:noWrap/>
            <w:vAlign w:val="center"/>
            <w:hideMark/>
          </w:tcPr>
          <w:p w14:paraId="38FF33B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0.348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316F79C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w:t>
            </w:r>
          </w:p>
        </w:tc>
        <w:tc>
          <w:tcPr>
            <w:tcW w:w="1441" w:type="dxa"/>
            <w:tcBorders>
              <w:top w:val="nil"/>
              <w:left w:val="nil"/>
              <w:bottom w:val="single" w:sz="8" w:space="0" w:color="auto"/>
              <w:right w:val="nil"/>
            </w:tcBorders>
            <w:shd w:val="clear" w:color="auto" w:fill="auto"/>
            <w:noWrap/>
            <w:vAlign w:val="center"/>
            <w:hideMark/>
          </w:tcPr>
          <w:p w14:paraId="1C9F84A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EB1182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37.57</w:t>
            </w:r>
          </w:p>
        </w:tc>
      </w:tr>
      <w:tr w:rsidR="00217FEE" w:rsidRPr="00FC2849" w14:paraId="7176A5A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ECE43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Swiftwater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6FBD93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23</w:t>
            </w:r>
          </w:p>
        </w:tc>
        <w:tc>
          <w:tcPr>
            <w:tcW w:w="990" w:type="dxa"/>
            <w:tcBorders>
              <w:top w:val="nil"/>
              <w:left w:val="nil"/>
              <w:bottom w:val="nil"/>
              <w:right w:val="nil"/>
            </w:tcBorders>
            <w:shd w:val="clear" w:color="auto" w:fill="auto"/>
            <w:noWrap/>
            <w:vAlign w:val="center"/>
            <w:hideMark/>
          </w:tcPr>
          <w:p w14:paraId="46C9C90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63229D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0D7D34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34.11</w:t>
            </w:r>
          </w:p>
        </w:tc>
        <w:tc>
          <w:tcPr>
            <w:tcW w:w="1446" w:type="dxa"/>
            <w:tcBorders>
              <w:top w:val="nil"/>
              <w:left w:val="single" w:sz="12" w:space="0" w:color="auto"/>
              <w:bottom w:val="single" w:sz="4" w:space="0" w:color="auto"/>
              <w:right w:val="nil"/>
            </w:tcBorders>
            <w:shd w:val="clear" w:color="auto" w:fill="auto"/>
            <w:noWrap/>
            <w:vAlign w:val="center"/>
            <w:hideMark/>
          </w:tcPr>
          <w:p w14:paraId="1750AFA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D6EAD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4.58</w:t>
            </w:r>
          </w:p>
        </w:tc>
        <w:tc>
          <w:tcPr>
            <w:tcW w:w="1441" w:type="dxa"/>
            <w:tcBorders>
              <w:top w:val="nil"/>
              <w:left w:val="nil"/>
              <w:bottom w:val="single" w:sz="4" w:space="0" w:color="auto"/>
              <w:right w:val="nil"/>
            </w:tcBorders>
            <w:shd w:val="clear" w:color="000000" w:fill="E2EFDA"/>
            <w:noWrap/>
            <w:vAlign w:val="center"/>
            <w:hideMark/>
          </w:tcPr>
          <w:p w14:paraId="6A07897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59.6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E30CEB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41.49</w:t>
            </w:r>
          </w:p>
        </w:tc>
      </w:tr>
      <w:tr w:rsidR="00217FEE" w:rsidRPr="00FC2849" w14:paraId="5D0FA4E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FBD144F"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3C1209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30C57D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B9286CE"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F4A736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33.33</w:t>
            </w:r>
          </w:p>
        </w:tc>
        <w:tc>
          <w:tcPr>
            <w:tcW w:w="1446" w:type="dxa"/>
            <w:tcBorders>
              <w:top w:val="nil"/>
              <w:left w:val="single" w:sz="12" w:space="0" w:color="auto"/>
              <w:bottom w:val="single" w:sz="4" w:space="0" w:color="auto"/>
              <w:right w:val="nil"/>
            </w:tcBorders>
            <w:shd w:val="clear" w:color="auto" w:fill="auto"/>
            <w:noWrap/>
            <w:vAlign w:val="center"/>
            <w:hideMark/>
          </w:tcPr>
          <w:p w14:paraId="163A76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0.398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5BE5151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4.49</w:t>
            </w:r>
          </w:p>
        </w:tc>
        <w:tc>
          <w:tcPr>
            <w:tcW w:w="1441" w:type="dxa"/>
            <w:tcBorders>
              <w:top w:val="nil"/>
              <w:left w:val="nil"/>
              <w:bottom w:val="single" w:sz="4" w:space="0" w:color="auto"/>
              <w:right w:val="nil"/>
            </w:tcBorders>
            <w:shd w:val="clear" w:color="auto" w:fill="auto"/>
            <w:noWrap/>
            <w:vAlign w:val="center"/>
            <w:hideMark/>
          </w:tcPr>
          <w:p w14:paraId="7E65F13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3.49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7E37BC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40.69</w:t>
            </w:r>
          </w:p>
        </w:tc>
      </w:tr>
      <w:tr w:rsidR="00217FEE" w:rsidRPr="00FC2849" w14:paraId="113F42B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3C36338B"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6643E7B"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BDA6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C9B620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500DAF0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30.08</w:t>
            </w:r>
          </w:p>
        </w:tc>
        <w:tc>
          <w:tcPr>
            <w:tcW w:w="1446" w:type="dxa"/>
            <w:tcBorders>
              <w:top w:val="nil"/>
              <w:left w:val="single" w:sz="12" w:space="0" w:color="auto"/>
              <w:bottom w:val="single" w:sz="8" w:space="0" w:color="auto"/>
              <w:right w:val="nil"/>
            </w:tcBorders>
            <w:shd w:val="clear" w:color="auto" w:fill="auto"/>
            <w:noWrap/>
            <w:vAlign w:val="center"/>
            <w:hideMark/>
          </w:tcPr>
          <w:p w14:paraId="380016E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0.359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67C60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w:t>
            </w:r>
          </w:p>
        </w:tc>
        <w:tc>
          <w:tcPr>
            <w:tcW w:w="1441" w:type="dxa"/>
            <w:tcBorders>
              <w:top w:val="nil"/>
              <w:left w:val="nil"/>
              <w:bottom w:val="single" w:sz="8" w:space="0" w:color="auto"/>
              <w:right w:val="nil"/>
            </w:tcBorders>
            <w:shd w:val="clear" w:color="auto" w:fill="auto"/>
            <w:noWrap/>
            <w:vAlign w:val="center"/>
            <w:hideMark/>
          </w:tcPr>
          <w:p w14:paraId="1C83B07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316802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37.30</w:t>
            </w:r>
          </w:p>
        </w:tc>
      </w:tr>
      <w:tr w:rsidR="00DA7366" w:rsidRPr="00FC2849" w14:paraId="193578A8" w14:textId="77777777" w:rsidTr="00FA5D74">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79A7109E" w14:textId="77777777" w:rsidR="00DA7366" w:rsidRPr="00A756DD" w:rsidRDefault="00DA7366"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68506FDF" w14:textId="77777777" w:rsidTr="00FA5D74">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4CCAC8F5" w14:textId="65CA832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an estim</w:t>
            </w:r>
            <w:r w:rsidR="00FA10BD">
              <w:rPr>
                <w:rFonts w:asciiTheme="majorHAnsi" w:eastAsia="Times New Roman" w:hAnsiTheme="majorHAnsi" w:cs="Calibri"/>
                <w:color w:val="000000"/>
                <w:kern w:val="0"/>
                <w:sz w:val="22"/>
                <w:szCs w:val="22"/>
                <w:lang w:eastAsia="en-US"/>
              </w:rPr>
              <w:t>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362973B" w14:textId="29CCAC2F"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4527CF06" w14:textId="4225C940" w:rsidR="001411CE" w:rsidRDefault="001411CE" w:rsidP="005467B2">
      <w:pPr>
        <w:rPr>
          <w:b/>
          <w:sz w:val="24"/>
          <w:szCs w:val="24"/>
          <w:lang w:eastAsia="en-US"/>
        </w:rPr>
      </w:pPr>
    </w:p>
    <w:p w14:paraId="3EA67C02" w14:textId="70F9D76A" w:rsidR="00DA7366" w:rsidRDefault="00DA7366" w:rsidP="005467B2">
      <w:pPr>
        <w:rPr>
          <w:b/>
          <w:sz w:val="24"/>
          <w:szCs w:val="24"/>
          <w:lang w:eastAsia="en-US"/>
        </w:rPr>
      </w:pPr>
    </w:p>
    <w:p w14:paraId="3BC9E522" w14:textId="243BD141" w:rsidR="00B3465F" w:rsidRDefault="00B3465F" w:rsidP="005467B2">
      <w:pPr>
        <w:rPr>
          <w:b/>
          <w:sz w:val="24"/>
          <w:szCs w:val="24"/>
          <w:lang w:eastAsia="en-US"/>
        </w:rPr>
      </w:pPr>
    </w:p>
    <w:p w14:paraId="25D78055" w14:textId="77777777" w:rsidR="00B3465F" w:rsidRDefault="00B3465F" w:rsidP="005467B2">
      <w:pPr>
        <w:rPr>
          <w:b/>
          <w:sz w:val="24"/>
          <w:szCs w:val="24"/>
          <w:lang w:eastAsia="en-US"/>
        </w:rPr>
      </w:pPr>
    </w:p>
    <w:p w14:paraId="457E54A1" w14:textId="1123EB1D" w:rsidR="00DA7366" w:rsidRDefault="00DA7366" w:rsidP="005467B2">
      <w:pPr>
        <w:rPr>
          <w:b/>
          <w:sz w:val="24"/>
          <w:szCs w:val="24"/>
          <w:lang w:eastAsia="en-US"/>
        </w:rPr>
      </w:pPr>
    </w:p>
    <w:p w14:paraId="7012830B" w14:textId="13BAD8B5" w:rsidR="00F915C5" w:rsidRPr="00F915C5" w:rsidRDefault="00E164AF" w:rsidP="00F915C5">
      <w:pPr>
        <w:pStyle w:val="Caption"/>
        <w:rPr>
          <w:sz w:val="24"/>
          <w:szCs w:val="24"/>
        </w:rPr>
      </w:pPr>
      <w:r>
        <w:rPr>
          <w:sz w:val="24"/>
          <w:szCs w:val="24"/>
        </w:rPr>
        <w:lastRenderedPageBreak/>
        <w:t>Table 4</w:t>
      </w:r>
      <w:r w:rsidR="00F915C5">
        <w:rPr>
          <w:sz w:val="24"/>
          <w:szCs w:val="24"/>
        </w:rPr>
        <w:t xml:space="preserve"> (page 3 of 3).</w:t>
      </w:r>
      <w:r w:rsidR="00D74AB6">
        <w:rPr>
          <w:sz w:val="24"/>
          <w:szCs w:val="24"/>
        </w:rPr>
        <w:t xml:space="preserve"> </w:t>
      </w:r>
      <w:r w:rsidR="00F915C5">
        <w:rPr>
          <w:sz w:val="24"/>
          <w:szCs w:val="24"/>
        </w:rPr>
        <w:t>copper and zinc leevls and hardness-dependent standards for sampling events on the kenai river mainstem and tributaries.</w:t>
      </w:r>
    </w:p>
    <w:tbl>
      <w:tblPr>
        <w:tblW w:w="10340" w:type="dxa"/>
        <w:tblLayout w:type="fixed"/>
        <w:tblLook w:val="04A0" w:firstRow="1" w:lastRow="0" w:firstColumn="1" w:lastColumn="0" w:noHBand="0" w:noVBand="1"/>
      </w:tblPr>
      <w:tblGrid>
        <w:gridCol w:w="1145"/>
        <w:gridCol w:w="687"/>
        <w:gridCol w:w="946"/>
        <w:gridCol w:w="995"/>
        <w:gridCol w:w="1342"/>
        <w:gridCol w:w="1445"/>
        <w:gridCol w:w="1170"/>
        <w:gridCol w:w="1440"/>
        <w:gridCol w:w="1170"/>
      </w:tblGrid>
      <w:tr w:rsidR="00716DF5" w:rsidRPr="00FC2849" w14:paraId="28E0E2FA" w14:textId="77777777" w:rsidTr="00716DF5">
        <w:trPr>
          <w:trHeight w:val="285"/>
        </w:trPr>
        <w:tc>
          <w:tcPr>
            <w:tcW w:w="5115" w:type="dxa"/>
            <w:gridSpan w:val="5"/>
            <w:tcBorders>
              <w:top w:val="single" w:sz="4" w:space="0" w:color="auto"/>
              <w:left w:val="single" w:sz="4" w:space="0" w:color="auto"/>
              <w:bottom w:val="single" w:sz="4" w:space="0" w:color="auto"/>
              <w:right w:val="single" w:sz="12" w:space="0" w:color="auto"/>
            </w:tcBorders>
            <w:shd w:val="clear" w:color="auto" w:fill="auto"/>
            <w:vAlign w:val="center"/>
          </w:tcPr>
          <w:p w14:paraId="150BC264" w14:textId="77777777" w:rsidR="00716DF5" w:rsidRPr="00B138FF" w:rsidRDefault="00716DF5" w:rsidP="00716DF5">
            <w:pPr>
              <w:widowControl/>
              <w:jc w:val="center"/>
              <w:rPr>
                <w:rFonts w:asciiTheme="majorHAnsi" w:eastAsia="Times New Roman" w:hAnsiTheme="majorHAnsi" w:cs="Calibri"/>
                <w:color w:val="000000"/>
                <w:kern w:val="0"/>
                <w:lang w:eastAsia="en-US"/>
              </w:rPr>
            </w:pPr>
          </w:p>
        </w:tc>
        <w:tc>
          <w:tcPr>
            <w:tcW w:w="2615"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02843731" w14:textId="7440C4DE"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Copper</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tcPr>
          <w:p w14:paraId="0CA4C9DD" w14:textId="4D498221"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Zinc</w:t>
            </w:r>
          </w:p>
        </w:tc>
      </w:tr>
      <w:tr w:rsidR="00716DF5" w:rsidRPr="00FC2849" w14:paraId="19E573ED" w14:textId="77777777" w:rsidTr="00716DF5">
        <w:trPr>
          <w:trHeight w:val="285"/>
        </w:trPr>
        <w:tc>
          <w:tcPr>
            <w:tcW w:w="1145" w:type="dxa"/>
            <w:tcBorders>
              <w:top w:val="single" w:sz="4" w:space="0" w:color="auto"/>
              <w:left w:val="single" w:sz="4" w:space="0" w:color="auto"/>
              <w:bottom w:val="single" w:sz="4" w:space="0" w:color="auto"/>
              <w:right w:val="single" w:sz="12" w:space="0" w:color="auto"/>
            </w:tcBorders>
            <w:shd w:val="clear" w:color="auto" w:fill="auto"/>
            <w:vAlign w:val="center"/>
          </w:tcPr>
          <w:p w14:paraId="63D0F513" w14:textId="622FFC89"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Site name</w:t>
            </w:r>
          </w:p>
        </w:tc>
        <w:tc>
          <w:tcPr>
            <w:tcW w:w="687" w:type="dxa"/>
            <w:tcBorders>
              <w:top w:val="single" w:sz="4" w:space="0" w:color="auto"/>
              <w:left w:val="single" w:sz="12" w:space="0" w:color="auto"/>
              <w:bottom w:val="single" w:sz="4" w:space="0" w:color="auto"/>
              <w:right w:val="single" w:sz="12" w:space="0" w:color="auto"/>
            </w:tcBorders>
            <w:shd w:val="clear" w:color="auto" w:fill="auto"/>
            <w:noWrap/>
            <w:vAlign w:val="center"/>
          </w:tcPr>
          <w:p w14:paraId="6256C725" w14:textId="65F8074F"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River mile</w:t>
            </w:r>
          </w:p>
        </w:tc>
        <w:tc>
          <w:tcPr>
            <w:tcW w:w="946" w:type="dxa"/>
            <w:tcBorders>
              <w:top w:val="single" w:sz="4" w:space="0" w:color="auto"/>
              <w:left w:val="nil"/>
              <w:bottom w:val="single" w:sz="4" w:space="0" w:color="auto"/>
              <w:right w:val="nil"/>
            </w:tcBorders>
            <w:shd w:val="clear" w:color="auto" w:fill="auto"/>
            <w:noWrap/>
            <w:vAlign w:val="center"/>
          </w:tcPr>
          <w:p w14:paraId="3622D033" w14:textId="773D3EFB"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Date</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tcPr>
          <w:p w14:paraId="709A14BC" w14:textId="03A628DC"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Location on Kenai River</w:t>
            </w:r>
          </w:p>
        </w:tc>
        <w:tc>
          <w:tcPr>
            <w:tcW w:w="1342" w:type="dxa"/>
            <w:tcBorders>
              <w:top w:val="single" w:sz="4" w:space="0" w:color="auto"/>
              <w:left w:val="nil"/>
              <w:bottom w:val="single" w:sz="4" w:space="0" w:color="auto"/>
              <w:right w:val="single" w:sz="4" w:space="0" w:color="auto"/>
            </w:tcBorders>
            <w:shd w:val="clear" w:color="auto" w:fill="auto"/>
            <w:noWrap/>
            <w:vAlign w:val="center"/>
          </w:tcPr>
          <w:p w14:paraId="621A52D3" w14:textId="187A3533"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Hardness (mg/L)</w:t>
            </w:r>
          </w:p>
        </w:tc>
        <w:tc>
          <w:tcPr>
            <w:tcW w:w="1445" w:type="dxa"/>
            <w:tcBorders>
              <w:top w:val="single" w:sz="4" w:space="0" w:color="auto"/>
              <w:left w:val="single" w:sz="4" w:space="0" w:color="auto"/>
              <w:bottom w:val="single" w:sz="4" w:space="0" w:color="auto"/>
              <w:right w:val="nil"/>
            </w:tcBorders>
            <w:shd w:val="clear" w:color="auto" w:fill="auto"/>
            <w:noWrap/>
            <w:vAlign w:val="center"/>
          </w:tcPr>
          <w:p w14:paraId="26E86376" w14:textId="23579EA0"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(ug/L)</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3C748B" w14:textId="736D2355"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(ug/L)</w:t>
            </w:r>
          </w:p>
        </w:tc>
        <w:tc>
          <w:tcPr>
            <w:tcW w:w="1440" w:type="dxa"/>
            <w:tcBorders>
              <w:top w:val="single" w:sz="4" w:space="0" w:color="auto"/>
              <w:left w:val="nil"/>
              <w:bottom w:val="single" w:sz="4" w:space="0" w:color="auto"/>
              <w:right w:val="nil"/>
            </w:tcBorders>
            <w:shd w:val="clear" w:color="auto" w:fill="auto"/>
            <w:noWrap/>
            <w:vAlign w:val="center"/>
          </w:tcPr>
          <w:p w14:paraId="764FC7B1" w14:textId="3CF17176"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(ug/L)</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tcPr>
          <w:p w14:paraId="6DACD147" w14:textId="159A7FD4"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(ug/L)</w:t>
            </w:r>
          </w:p>
        </w:tc>
      </w:tr>
      <w:tr w:rsidR="00716DF5" w:rsidRPr="00FC2849" w14:paraId="647F9D17" w14:textId="77777777" w:rsidTr="00716DF5">
        <w:trPr>
          <w:trHeight w:val="285"/>
        </w:trPr>
        <w:tc>
          <w:tcPr>
            <w:tcW w:w="1145" w:type="dxa"/>
            <w:vMerge w:val="restart"/>
            <w:tcBorders>
              <w:top w:val="single" w:sz="4" w:space="0" w:color="auto"/>
              <w:left w:val="single" w:sz="8" w:space="0" w:color="auto"/>
              <w:bottom w:val="single" w:sz="8" w:space="0" w:color="000000"/>
              <w:right w:val="single" w:sz="12" w:space="0" w:color="auto"/>
            </w:tcBorders>
            <w:shd w:val="clear" w:color="auto" w:fill="auto"/>
            <w:vAlign w:val="center"/>
            <w:hideMark/>
          </w:tcPr>
          <w:p w14:paraId="2145BD1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Skilak Lake Outlet</w:t>
            </w:r>
          </w:p>
        </w:tc>
        <w:tc>
          <w:tcPr>
            <w:tcW w:w="687" w:type="dxa"/>
            <w:vMerge w:val="restart"/>
            <w:tcBorders>
              <w:top w:val="single" w:sz="4" w:space="0" w:color="auto"/>
              <w:left w:val="single" w:sz="12" w:space="0" w:color="auto"/>
              <w:bottom w:val="single" w:sz="8" w:space="0" w:color="000000"/>
              <w:right w:val="single" w:sz="12" w:space="0" w:color="auto"/>
            </w:tcBorders>
            <w:shd w:val="clear" w:color="auto" w:fill="auto"/>
            <w:noWrap/>
            <w:vAlign w:val="center"/>
            <w:hideMark/>
          </w:tcPr>
          <w:p w14:paraId="0B73D59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50.00</w:t>
            </w:r>
          </w:p>
        </w:tc>
        <w:tc>
          <w:tcPr>
            <w:tcW w:w="946" w:type="dxa"/>
            <w:tcBorders>
              <w:top w:val="single" w:sz="4" w:space="0" w:color="auto"/>
              <w:left w:val="nil"/>
              <w:bottom w:val="nil"/>
              <w:right w:val="nil"/>
            </w:tcBorders>
            <w:shd w:val="clear" w:color="auto" w:fill="auto"/>
            <w:noWrap/>
            <w:vAlign w:val="center"/>
            <w:hideMark/>
          </w:tcPr>
          <w:p w14:paraId="75D5476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2216D4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4" w:space="0" w:color="auto"/>
              <w:right w:val="nil"/>
            </w:tcBorders>
            <w:shd w:val="clear" w:color="auto" w:fill="auto"/>
            <w:noWrap/>
            <w:vAlign w:val="center"/>
            <w:hideMark/>
          </w:tcPr>
          <w:p w14:paraId="2769E01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32.72</w:t>
            </w:r>
          </w:p>
        </w:tc>
        <w:tc>
          <w:tcPr>
            <w:tcW w:w="1445" w:type="dxa"/>
            <w:tcBorders>
              <w:top w:val="nil"/>
              <w:left w:val="single" w:sz="12" w:space="0" w:color="auto"/>
              <w:bottom w:val="single" w:sz="4" w:space="0" w:color="auto"/>
              <w:right w:val="nil"/>
            </w:tcBorders>
            <w:shd w:val="clear" w:color="auto" w:fill="auto"/>
            <w:noWrap/>
            <w:vAlign w:val="center"/>
            <w:hideMark/>
          </w:tcPr>
          <w:p w14:paraId="23C674A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0F76CBA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4.42</w:t>
            </w:r>
          </w:p>
        </w:tc>
        <w:tc>
          <w:tcPr>
            <w:tcW w:w="1440" w:type="dxa"/>
            <w:tcBorders>
              <w:top w:val="nil"/>
              <w:left w:val="nil"/>
              <w:bottom w:val="single" w:sz="4" w:space="0" w:color="auto"/>
              <w:right w:val="nil"/>
            </w:tcBorders>
            <w:shd w:val="clear" w:color="auto" w:fill="auto"/>
            <w:noWrap/>
            <w:vAlign w:val="center"/>
            <w:hideMark/>
          </w:tcPr>
          <w:p w14:paraId="5B7029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78E782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40.06</w:t>
            </w:r>
          </w:p>
        </w:tc>
      </w:tr>
      <w:tr w:rsidR="00716DF5" w:rsidRPr="00FC2849" w14:paraId="2A94716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EBA6DC6"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112066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B8D074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C5CB81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4" w:space="0" w:color="auto"/>
              <w:right w:val="nil"/>
            </w:tcBorders>
            <w:shd w:val="clear" w:color="auto" w:fill="auto"/>
            <w:noWrap/>
            <w:vAlign w:val="center"/>
            <w:hideMark/>
          </w:tcPr>
          <w:p w14:paraId="0C0EEB8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33.20</w:t>
            </w:r>
          </w:p>
        </w:tc>
        <w:tc>
          <w:tcPr>
            <w:tcW w:w="1445" w:type="dxa"/>
            <w:tcBorders>
              <w:top w:val="nil"/>
              <w:left w:val="single" w:sz="12" w:space="0" w:color="auto"/>
              <w:bottom w:val="single" w:sz="4" w:space="0" w:color="auto"/>
              <w:right w:val="nil"/>
            </w:tcBorders>
            <w:shd w:val="clear" w:color="auto" w:fill="auto"/>
            <w:noWrap/>
            <w:vAlign w:val="center"/>
            <w:hideMark/>
          </w:tcPr>
          <w:p w14:paraId="336F45AF"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0.70</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ED10CA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4.47</w:t>
            </w:r>
          </w:p>
        </w:tc>
        <w:tc>
          <w:tcPr>
            <w:tcW w:w="1440" w:type="dxa"/>
            <w:tcBorders>
              <w:top w:val="nil"/>
              <w:left w:val="nil"/>
              <w:bottom w:val="single" w:sz="4" w:space="0" w:color="auto"/>
              <w:right w:val="nil"/>
            </w:tcBorders>
            <w:shd w:val="clear" w:color="auto" w:fill="auto"/>
            <w:noWrap/>
            <w:vAlign w:val="center"/>
            <w:hideMark/>
          </w:tcPr>
          <w:p w14:paraId="44DF912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4FD146C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40.56</w:t>
            </w:r>
          </w:p>
        </w:tc>
      </w:tr>
      <w:tr w:rsidR="00716DF5" w:rsidRPr="00FC2849" w14:paraId="56164EF3"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CEFF45"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F23A9C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4635C5A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17EBBF7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4" w:space="0" w:color="auto"/>
              <w:right w:val="nil"/>
            </w:tcBorders>
            <w:shd w:val="clear" w:color="auto" w:fill="auto"/>
            <w:noWrap/>
            <w:vAlign w:val="center"/>
            <w:hideMark/>
          </w:tcPr>
          <w:p w14:paraId="4A1D8D2D" w14:textId="713752BD"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28.68</w:t>
            </w:r>
          </w:p>
        </w:tc>
        <w:tc>
          <w:tcPr>
            <w:tcW w:w="1445" w:type="dxa"/>
            <w:tcBorders>
              <w:top w:val="nil"/>
              <w:left w:val="single" w:sz="12" w:space="0" w:color="auto"/>
              <w:bottom w:val="single" w:sz="4" w:space="0" w:color="auto"/>
              <w:right w:val="nil"/>
            </w:tcBorders>
            <w:shd w:val="clear" w:color="auto" w:fill="auto"/>
            <w:noWrap/>
            <w:vAlign w:val="center"/>
            <w:hideMark/>
          </w:tcPr>
          <w:p w14:paraId="6ABDD9BA" w14:textId="0AA92363"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0.341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1056A15F" w14:textId="27BFB31E"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3.95</w:t>
            </w:r>
          </w:p>
        </w:tc>
        <w:tc>
          <w:tcPr>
            <w:tcW w:w="1440" w:type="dxa"/>
            <w:tcBorders>
              <w:top w:val="nil"/>
              <w:left w:val="nil"/>
              <w:bottom w:val="single" w:sz="4" w:space="0" w:color="auto"/>
              <w:right w:val="nil"/>
            </w:tcBorders>
            <w:shd w:val="clear" w:color="auto" w:fill="auto"/>
            <w:noWrap/>
            <w:vAlign w:val="center"/>
            <w:hideMark/>
          </w:tcPr>
          <w:p w14:paraId="66796318" w14:textId="4CF9616F"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3.41 J</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59DB88A7" w14:textId="6BB17C30"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35.83</w:t>
            </w:r>
          </w:p>
        </w:tc>
      </w:tr>
      <w:tr w:rsidR="00716DF5" w:rsidRPr="00FC2849" w14:paraId="790A54AF"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0DFA9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F81078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40B279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AFA2891"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8" w:space="0" w:color="auto"/>
              <w:right w:val="nil"/>
            </w:tcBorders>
            <w:shd w:val="clear" w:color="auto" w:fill="auto"/>
            <w:noWrap/>
            <w:vAlign w:val="center"/>
            <w:hideMark/>
          </w:tcPr>
          <w:p w14:paraId="09F30750"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33.59</w:t>
            </w:r>
          </w:p>
        </w:tc>
        <w:tc>
          <w:tcPr>
            <w:tcW w:w="1445" w:type="dxa"/>
            <w:tcBorders>
              <w:top w:val="nil"/>
              <w:left w:val="single" w:sz="12" w:space="0" w:color="auto"/>
              <w:bottom w:val="single" w:sz="8" w:space="0" w:color="auto"/>
              <w:right w:val="nil"/>
            </w:tcBorders>
            <w:shd w:val="clear" w:color="auto" w:fill="auto"/>
            <w:noWrap/>
            <w:vAlign w:val="center"/>
            <w:hideMark/>
          </w:tcPr>
          <w:p w14:paraId="4B6C4A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0.313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468557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4.52</w:t>
            </w:r>
          </w:p>
        </w:tc>
        <w:tc>
          <w:tcPr>
            <w:tcW w:w="1440" w:type="dxa"/>
            <w:tcBorders>
              <w:top w:val="nil"/>
              <w:left w:val="nil"/>
              <w:bottom w:val="single" w:sz="8" w:space="0" w:color="auto"/>
              <w:right w:val="nil"/>
            </w:tcBorders>
            <w:shd w:val="clear" w:color="auto" w:fill="auto"/>
            <w:noWrap/>
            <w:vAlign w:val="center"/>
            <w:hideMark/>
          </w:tcPr>
          <w:p w14:paraId="01A340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nil"/>
              <w:left w:val="dashed" w:sz="8" w:space="0" w:color="auto"/>
              <w:bottom w:val="single" w:sz="8" w:space="0" w:color="auto"/>
              <w:right w:val="single" w:sz="8" w:space="0" w:color="auto"/>
            </w:tcBorders>
            <w:shd w:val="clear" w:color="auto" w:fill="auto"/>
            <w:noWrap/>
            <w:vAlign w:val="center"/>
            <w:hideMark/>
          </w:tcPr>
          <w:p w14:paraId="6EF99D0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40.95</w:t>
            </w:r>
          </w:p>
        </w:tc>
      </w:tr>
      <w:tr w:rsidR="00716DF5" w:rsidRPr="00FC2849" w14:paraId="75C323B1" w14:textId="77777777" w:rsidTr="005E736F">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5FB10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Jim's Landing</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E17A30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70.00</w:t>
            </w:r>
          </w:p>
        </w:tc>
        <w:tc>
          <w:tcPr>
            <w:tcW w:w="946" w:type="dxa"/>
            <w:tcBorders>
              <w:top w:val="nil"/>
              <w:left w:val="nil"/>
              <w:bottom w:val="nil"/>
              <w:right w:val="nil"/>
            </w:tcBorders>
            <w:shd w:val="clear" w:color="auto" w:fill="auto"/>
            <w:noWrap/>
            <w:vAlign w:val="center"/>
            <w:hideMark/>
          </w:tcPr>
          <w:p w14:paraId="0BD6079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8" w:space="0" w:color="auto"/>
              <w:left w:val="single" w:sz="8" w:space="0" w:color="auto"/>
              <w:bottom w:val="nil"/>
              <w:right w:val="single" w:sz="4" w:space="0" w:color="auto"/>
            </w:tcBorders>
            <w:shd w:val="clear" w:color="auto" w:fill="auto"/>
            <w:noWrap/>
            <w:vAlign w:val="center"/>
            <w:hideMark/>
          </w:tcPr>
          <w:p w14:paraId="2CED8FE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8" w:space="0" w:color="auto"/>
              <w:left w:val="nil"/>
              <w:bottom w:val="nil"/>
              <w:right w:val="nil"/>
            </w:tcBorders>
            <w:shd w:val="clear" w:color="auto" w:fill="auto"/>
            <w:noWrap/>
            <w:vAlign w:val="center"/>
            <w:hideMark/>
          </w:tcPr>
          <w:p w14:paraId="30B69AA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42.94</w:t>
            </w:r>
          </w:p>
        </w:tc>
        <w:tc>
          <w:tcPr>
            <w:tcW w:w="1445" w:type="dxa"/>
            <w:tcBorders>
              <w:top w:val="nil"/>
              <w:left w:val="single" w:sz="12" w:space="0" w:color="auto"/>
              <w:bottom w:val="nil"/>
              <w:right w:val="nil"/>
            </w:tcBorders>
            <w:shd w:val="clear" w:color="auto" w:fill="auto"/>
            <w:noWrap/>
            <w:vAlign w:val="center"/>
            <w:hideMark/>
          </w:tcPr>
          <w:p w14:paraId="6857338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single" w:sz="8" w:space="0" w:color="auto"/>
              <w:left w:val="dashed" w:sz="8" w:space="0" w:color="auto"/>
              <w:bottom w:val="nil"/>
              <w:right w:val="single" w:sz="12" w:space="0" w:color="auto"/>
            </w:tcBorders>
            <w:shd w:val="clear" w:color="auto" w:fill="auto"/>
            <w:noWrap/>
            <w:vAlign w:val="center"/>
            <w:hideMark/>
          </w:tcPr>
          <w:p w14:paraId="745FE9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5.57</w:t>
            </w:r>
          </w:p>
        </w:tc>
        <w:tc>
          <w:tcPr>
            <w:tcW w:w="1440" w:type="dxa"/>
            <w:tcBorders>
              <w:top w:val="nil"/>
              <w:left w:val="nil"/>
              <w:bottom w:val="nil"/>
              <w:right w:val="nil"/>
            </w:tcBorders>
            <w:shd w:val="clear" w:color="auto" w:fill="auto"/>
            <w:noWrap/>
            <w:vAlign w:val="center"/>
            <w:hideMark/>
          </w:tcPr>
          <w:p w14:paraId="1E8712F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nil"/>
              <w:right w:val="single" w:sz="8" w:space="0" w:color="auto"/>
            </w:tcBorders>
            <w:shd w:val="clear" w:color="auto" w:fill="auto"/>
            <w:noWrap/>
            <w:vAlign w:val="center"/>
            <w:hideMark/>
          </w:tcPr>
          <w:p w14:paraId="3EEF19F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50.43</w:t>
            </w:r>
          </w:p>
        </w:tc>
      </w:tr>
      <w:tr w:rsidR="00716DF5" w:rsidRPr="00FC2849" w14:paraId="25EA9578"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A3D21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645BF75"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CCEE87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8B9B5FC"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4" w:space="0" w:color="auto"/>
              <w:right w:val="nil"/>
            </w:tcBorders>
            <w:shd w:val="clear" w:color="auto" w:fill="auto"/>
            <w:noWrap/>
            <w:vAlign w:val="center"/>
            <w:hideMark/>
          </w:tcPr>
          <w:p w14:paraId="678775C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40.07</w:t>
            </w:r>
          </w:p>
        </w:tc>
        <w:tc>
          <w:tcPr>
            <w:tcW w:w="1445" w:type="dxa"/>
            <w:tcBorders>
              <w:top w:val="single" w:sz="4" w:space="0" w:color="auto"/>
              <w:left w:val="single" w:sz="12" w:space="0" w:color="auto"/>
              <w:bottom w:val="single" w:sz="4" w:space="0" w:color="auto"/>
              <w:right w:val="nil"/>
            </w:tcBorders>
            <w:shd w:val="clear" w:color="auto" w:fill="auto"/>
            <w:noWrap/>
            <w:vAlign w:val="center"/>
            <w:hideMark/>
          </w:tcPr>
          <w:p w14:paraId="52BDA54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0.64</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hideMark/>
          </w:tcPr>
          <w:p w14:paraId="507ACD7E"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5.25</w:t>
            </w:r>
          </w:p>
        </w:tc>
        <w:tc>
          <w:tcPr>
            <w:tcW w:w="1440" w:type="dxa"/>
            <w:tcBorders>
              <w:top w:val="single" w:sz="4" w:space="0" w:color="auto"/>
              <w:left w:val="nil"/>
              <w:bottom w:val="single" w:sz="4" w:space="0" w:color="auto"/>
              <w:right w:val="nil"/>
            </w:tcBorders>
            <w:shd w:val="clear" w:color="auto" w:fill="auto"/>
            <w:noWrap/>
            <w:vAlign w:val="center"/>
            <w:hideMark/>
          </w:tcPr>
          <w:p w14:paraId="122A2A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hideMark/>
          </w:tcPr>
          <w:p w14:paraId="76B8ADA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47.56</w:t>
            </w:r>
          </w:p>
        </w:tc>
      </w:tr>
      <w:tr w:rsidR="00716DF5" w:rsidRPr="00FC2849" w14:paraId="7205C48E"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374E041"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5CBF847"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1D008D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nil"/>
              <w:right w:val="single" w:sz="4" w:space="0" w:color="auto"/>
            </w:tcBorders>
            <w:shd w:val="clear" w:color="auto" w:fill="auto"/>
            <w:noWrap/>
            <w:vAlign w:val="center"/>
            <w:hideMark/>
          </w:tcPr>
          <w:p w14:paraId="393D07C0"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nil"/>
              <w:right w:val="nil"/>
            </w:tcBorders>
            <w:shd w:val="clear" w:color="auto" w:fill="auto"/>
            <w:noWrap/>
            <w:vAlign w:val="center"/>
            <w:hideMark/>
          </w:tcPr>
          <w:p w14:paraId="755F2318" w14:textId="300617BB"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37.7</w:t>
            </w:r>
          </w:p>
        </w:tc>
        <w:tc>
          <w:tcPr>
            <w:tcW w:w="1445" w:type="dxa"/>
            <w:tcBorders>
              <w:top w:val="nil"/>
              <w:left w:val="single" w:sz="12" w:space="0" w:color="auto"/>
              <w:bottom w:val="nil"/>
              <w:right w:val="nil"/>
            </w:tcBorders>
            <w:shd w:val="clear" w:color="auto" w:fill="auto"/>
            <w:noWrap/>
            <w:vAlign w:val="center"/>
            <w:hideMark/>
          </w:tcPr>
          <w:p w14:paraId="5DD24175" w14:textId="3F856F5C"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0.472 J</w:t>
            </w:r>
          </w:p>
        </w:tc>
        <w:tc>
          <w:tcPr>
            <w:tcW w:w="1170" w:type="dxa"/>
            <w:tcBorders>
              <w:top w:val="nil"/>
              <w:left w:val="dashed" w:sz="8" w:space="0" w:color="auto"/>
              <w:bottom w:val="nil"/>
              <w:right w:val="single" w:sz="12" w:space="0" w:color="auto"/>
            </w:tcBorders>
            <w:shd w:val="clear" w:color="auto" w:fill="auto"/>
            <w:noWrap/>
            <w:vAlign w:val="center"/>
            <w:hideMark/>
          </w:tcPr>
          <w:p w14:paraId="66261B84" w14:textId="455B257E"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4.98</w:t>
            </w:r>
          </w:p>
        </w:tc>
        <w:tc>
          <w:tcPr>
            <w:tcW w:w="1440" w:type="dxa"/>
            <w:tcBorders>
              <w:top w:val="nil"/>
              <w:left w:val="nil"/>
              <w:bottom w:val="nil"/>
              <w:right w:val="nil"/>
            </w:tcBorders>
            <w:shd w:val="clear" w:color="auto" w:fill="auto"/>
            <w:noWrap/>
            <w:vAlign w:val="center"/>
            <w:hideMark/>
          </w:tcPr>
          <w:p w14:paraId="5EFA7403" w14:textId="4FD41E19"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0" w:type="dxa"/>
            <w:tcBorders>
              <w:top w:val="nil"/>
              <w:left w:val="dashed" w:sz="8" w:space="0" w:color="auto"/>
              <w:bottom w:val="nil"/>
              <w:right w:val="single" w:sz="8" w:space="0" w:color="auto"/>
            </w:tcBorders>
            <w:shd w:val="clear" w:color="auto" w:fill="auto"/>
            <w:noWrap/>
            <w:vAlign w:val="center"/>
            <w:hideMark/>
          </w:tcPr>
          <w:p w14:paraId="494187DB" w14:textId="2529088D"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45.16</w:t>
            </w:r>
          </w:p>
        </w:tc>
      </w:tr>
      <w:tr w:rsidR="00716DF5" w:rsidRPr="00FC2849" w14:paraId="503FD8D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62528048"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103E60"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143591C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6626AC9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8" w:space="0" w:color="auto"/>
              <w:right w:val="nil"/>
            </w:tcBorders>
            <w:shd w:val="clear" w:color="auto" w:fill="auto"/>
            <w:noWrap/>
            <w:vAlign w:val="center"/>
            <w:hideMark/>
          </w:tcPr>
          <w:p w14:paraId="74B86EF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42.77</w:t>
            </w:r>
          </w:p>
        </w:tc>
        <w:tc>
          <w:tcPr>
            <w:tcW w:w="1445" w:type="dxa"/>
            <w:tcBorders>
              <w:top w:val="single" w:sz="4" w:space="0" w:color="auto"/>
              <w:left w:val="single" w:sz="12" w:space="0" w:color="auto"/>
              <w:bottom w:val="single" w:sz="8" w:space="0" w:color="auto"/>
              <w:right w:val="nil"/>
            </w:tcBorders>
            <w:shd w:val="clear" w:color="auto" w:fill="auto"/>
            <w:noWrap/>
            <w:vAlign w:val="center"/>
            <w:hideMark/>
          </w:tcPr>
          <w:p w14:paraId="62856CC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0.496 J</w:t>
            </w:r>
          </w:p>
        </w:tc>
        <w:tc>
          <w:tcPr>
            <w:tcW w:w="1170" w:type="dxa"/>
            <w:tcBorders>
              <w:top w:val="single" w:sz="4" w:space="0" w:color="auto"/>
              <w:left w:val="dashed" w:sz="8" w:space="0" w:color="auto"/>
              <w:bottom w:val="single" w:sz="8" w:space="0" w:color="auto"/>
              <w:right w:val="single" w:sz="12" w:space="0" w:color="auto"/>
            </w:tcBorders>
            <w:shd w:val="clear" w:color="auto" w:fill="auto"/>
            <w:noWrap/>
            <w:vAlign w:val="center"/>
            <w:hideMark/>
          </w:tcPr>
          <w:p w14:paraId="33AA8B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5.55</w:t>
            </w:r>
          </w:p>
        </w:tc>
        <w:tc>
          <w:tcPr>
            <w:tcW w:w="1440" w:type="dxa"/>
            <w:tcBorders>
              <w:top w:val="single" w:sz="4" w:space="0" w:color="auto"/>
              <w:left w:val="nil"/>
              <w:bottom w:val="single" w:sz="8" w:space="0" w:color="auto"/>
              <w:right w:val="nil"/>
            </w:tcBorders>
            <w:shd w:val="clear" w:color="auto" w:fill="auto"/>
            <w:noWrap/>
            <w:vAlign w:val="center"/>
            <w:hideMark/>
          </w:tcPr>
          <w:p w14:paraId="30ABD2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single" w:sz="4" w:space="0" w:color="auto"/>
              <w:left w:val="dashed" w:sz="8" w:space="0" w:color="auto"/>
              <w:bottom w:val="single" w:sz="8" w:space="0" w:color="auto"/>
              <w:right w:val="single" w:sz="8" w:space="0" w:color="auto"/>
            </w:tcBorders>
            <w:shd w:val="clear" w:color="auto" w:fill="auto"/>
            <w:noWrap/>
            <w:vAlign w:val="center"/>
            <w:hideMark/>
          </w:tcPr>
          <w:p w14:paraId="4AB301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50.26</w:t>
            </w:r>
          </w:p>
        </w:tc>
      </w:tr>
      <w:tr w:rsidR="00716DF5" w:rsidRPr="00FC2849" w14:paraId="6ED5C07E" w14:textId="77777777" w:rsidTr="005E736F">
        <w:trPr>
          <w:trHeight w:val="566"/>
        </w:trPr>
        <w:tc>
          <w:tcPr>
            <w:tcW w:w="10340"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3C6E4EE7" w14:textId="77777777" w:rsidR="00716DF5" w:rsidRPr="00B138FF" w:rsidRDefault="00716DF5" w:rsidP="00716DF5">
            <w:pPr>
              <w:widowControl/>
              <w:jc w:val="center"/>
              <w:rPr>
                <w:rFonts w:asciiTheme="majorHAnsi" w:eastAsia="Times New Roman" w:hAnsiTheme="majorHAnsi" w:cs="Calibri"/>
                <w:b/>
                <w:bCs/>
                <w:color w:val="000000"/>
                <w:kern w:val="0"/>
                <w:sz w:val="22"/>
                <w:szCs w:val="22"/>
                <w:lang w:eastAsia="en-US"/>
              </w:rPr>
            </w:pPr>
            <w:r w:rsidRPr="00B138FF">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716DF5" w:rsidRPr="00FC2849" w14:paraId="43AA1D9F" w14:textId="77777777" w:rsidTr="005E736F">
        <w:trPr>
          <w:trHeight w:val="1378"/>
        </w:trPr>
        <w:tc>
          <w:tcPr>
            <w:tcW w:w="10340"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70C70D2" w14:textId="0901FDFB" w:rsidR="00716DF5" w:rsidRPr="00B138FF" w:rsidRDefault="00716DF5"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CCC</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criterion </w:t>
            </w:r>
            <w:r w:rsidR="00D4631F">
              <w:rPr>
                <w:rFonts w:asciiTheme="majorHAnsi" w:eastAsia="Times New Roman" w:hAnsiTheme="majorHAnsi" w:cs="Calibri"/>
                <w:color w:val="000000"/>
                <w:kern w:val="0"/>
                <w:sz w:val="22"/>
                <w:szCs w:val="22"/>
                <w:lang w:eastAsia="en-US"/>
              </w:rPr>
              <w:t>chronic</w:t>
            </w:r>
            <w:r w:rsidRPr="00B138FF">
              <w:rPr>
                <w:rFonts w:asciiTheme="majorHAnsi" w:eastAsia="Times New Roman" w:hAnsiTheme="majorHAnsi" w:cs="Calibri"/>
                <w:color w:val="000000"/>
                <w:kern w:val="0"/>
                <w:sz w:val="22"/>
                <w:szCs w:val="22"/>
                <w:lang w:eastAsia="en-US"/>
              </w:rPr>
              <w:t xml:space="preserve"> concentration (freshwater)</w:t>
            </w:r>
            <w:r w:rsidRPr="00B138FF">
              <w:rPr>
                <w:rFonts w:asciiTheme="majorHAnsi" w:eastAsia="Times New Roman" w:hAnsiTheme="majorHAnsi" w:cs="Calibri"/>
                <w:color w:val="000000"/>
                <w:kern w:val="0"/>
                <w:sz w:val="22"/>
                <w:szCs w:val="22"/>
                <w:lang w:eastAsia="en-US"/>
              </w:rPr>
              <w:br/>
              <w:t>()</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duplicate sample</w:t>
            </w:r>
            <w:r w:rsidRPr="00B138FF">
              <w:rPr>
                <w:rFonts w:asciiTheme="majorHAnsi" w:eastAsia="Times New Roman" w:hAnsiTheme="majorHAnsi" w:cs="Calibri"/>
                <w:color w:val="000000"/>
                <w:kern w:val="0"/>
                <w:sz w:val="22"/>
                <w:szCs w:val="22"/>
                <w:lang w:eastAsia="en-US"/>
              </w:rPr>
              <w:br/>
              <w:t>J</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quantitation is an estimate</w:t>
            </w:r>
            <w:r w:rsidRPr="00B138FF">
              <w:rPr>
                <w:rFonts w:asciiTheme="majorHAnsi" w:eastAsia="Times New Roman" w:hAnsiTheme="majorHAnsi" w:cs="Calibri"/>
                <w:color w:val="000000"/>
                <w:kern w:val="0"/>
                <w:sz w:val="22"/>
                <w:szCs w:val="22"/>
                <w:lang w:eastAsia="en-US"/>
              </w:rPr>
              <w:br/>
              <w:t>U</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w:t>
            </w:r>
            <w:r w:rsidR="00FA10BD">
              <w:rPr>
                <w:rFonts w:asciiTheme="majorHAnsi" w:eastAsia="Times New Roman" w:hAnsiTheme="majorHAnsi" w:cs="Calibri"/>
                <w:color w:val="000000"/>
                <w:kern w:val="0"/>
                <w:sz w:val="22"/>
                <w:szCs w:val="22"/>
                <w:lang w:eastAsia="en-US"/>
              </w:rPr>
              <w:t>analyzed</w:t>
            </w:r>
            <w:r w:rsidRPr="00B138FF">
              <w:rPr>
                <w:rFonts w:asciiTheme="majorHAnsi" w:eastAsia="Times New Roman" w:hAnsiTheme="majorHAnsi" w:cs="Calibri"/>
                <w:color w:val="000000"/>
                <w:kern w:val="0"/>
                <w:sz w:val="22"/>
                <w:szCs w:val="22"/>
                <w:lang w:eastAsia="en-US"/>
              </w:rPr>
              <w:t xml:space="preserve"> but not detected</w:t>
            </w:r>
          </w:p>
          <w:p w14:paraId="1946940B" w14:textId="66192BCD" w:rsidR="00FA5D74" w:rsidRPr="00B138FF" w:rsidRDefault="00FA5D74"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Values in parentheses are duplicate samples</w:t>
            </w:r>
          </w:p>
        </w:tc>
      </w:tr>
    </w:tbl>
    <w:p w14:paraId="346D9092" w14:textId="77777777" w:rsidR="00C0627B" w:rsidRDefault="00C0627B" w:rsidP="00BA487E">
      <w:pPr>
        <w:rPr>
          <w:rFonts w:ascii="Times New Roman" w:hAnsi="Times New Roman"/>
        </w:rPr>
      </w:pPr>
    </w:p>
    <w:p w14:paraId="3903A9B2" w14:textId="05212C94" w:rsidR="001411CE" w:rsidRDefault="001411CE" w:rsidP="00C63728">
      <w:pPr>
        <w:pStyle w:val="Caption"/>
        <w:rPr>
          <w:b w:val="0"/>
          <w:bCs w:val="0"/>
          <w:caps w:val="0"/>
          <w:sz w:val="24"/>
          <w:szCs w:val="24"/>
          <w:lang w:eastAsia="en-US"/>
        </w:rPr>
      </w:pPr>
    </w:p>
    <w:p w14:paraId="60B70F41" w14:textId="6E8C2BB2" w:rsidR="00E403A8" w:rsidRDefault="00E403A8" w:rsidP="00C63728">
      <w:pPr>
        <w:rPr>
          <w:sz w:val="24"/>
          <w:szCs w:val="24"/>
        </w:rPr>
      </w:pPr>
    </w:p>
    <w:p w14:paraId="1C2BA513" w14:textId="6F4207E1" w:rsidR="00C63728" w:rsidRDefault="00C63728" w:rsidP="00C63728"/>
    <w:p w14:paraId="53352C16" w14:textId="019CE21D" w:rsidR="00C63728" w:rsidRDefault="00C63728" w:rsidP="00C63728"/>
    <w:p w14:paraId="7A9B1958" w14:textId="4A70A349" w:rsidR="00C63728" w:rsidRDefault="00C63728" w:rsidP="00C63728"/>
    <w:p w14:paraId="5E350AF3" w14:textId="7D173B33" w:rsidR="00C63728" w:rsidRDefault="00C63728" w:rsidP="00C63728"/>
    <w:p w14:paraId="7F46FDFF" w14:textId="044F2042" w:rsidR="00C63728" w:rsidRDefault="00C63728" w:rsidP="00C63728"/>
    <w:p w14:paraId="184D6432" w14:textId="2AFDC121" w:rsidR="00324749" w:rsidRDefault="00324749" w:rsidP="00324749">
      <w:pPr>
        <w:rPr>
          <w:sz w:val="24"/>
          <w:szCs w:val="24"/>
        </w:rPr>
      </w:pPr>
    </w:p>
    <w:p w14:paraId="63E6EB13" w14:textId="2F74EEC8" w:rsidR="00CE2E9F" w:rsidRDefault="00CE2E9F" w:rsidP="00324749">
      <w:pPr>
        <w:rPr>
          <w:sz w:val="24"/>
          <w:szCs w:val="24"/>
        </w:rPr>
      </w:pPr>
    </w:p>
    <w:p w14:paraId="33F93B4F" w14:textId="1F00BEAA" w:rsidR="00CE2E9F" w:rsidRDefault="00CE2E9F" w:rsidP="00324749">
      <w:pPr>
        <w:rPr>
          <w:sz w:val="24"/>
          <w:szCs w:val="24"/>
        </w:rPr>
      </w:pPr>
    </w:p>
    <w:p w14:paraId="7A9F3960" w14:textId="4AEBD317" w:rsidR="00CE2E9F" w:rsidRDefault="00CE2E9F" w:rsidP="00324749">
      <w:pPr>
        <w:rPr>
          <w:sz w:val="24"/>
          <w:szCs w:val="24"/>
        </w:rPr>
      </w:pPr>
    </w:p>
    <w:p w14:paraId="540DF212" w14:textId="741F1A14" w:rsidR="00CE2E9F" w:rsidRDefault="00CE2E9F" w:rsidP="00324749">
      <w:pPr>
        <w:rPr>
          <w:sz w:val="24"/>
          <w:szCs w:val="24"/>
        </w:rPr>
      </w:pPr>
    </w:p>
    <w:p w14:paraId="68386A6C" w14:textId="55956743" w:rsidR="00CE2E9F" w:rsidRDefault="00CE2E9F" w:rsidP="00324749">
      <w:pPr>
        <w:rPr>
          <w:sz w:val="24"/>
          <w:szCs w:val="24"/>
        </w:rPr>
      </w:pPr>
    </w:p>
    <w:p w14:paraId="5FA7515A" w14:textId="0238F8B8" w:rsidR="00CE2E9F" w:rsidRDefault="00CE2E9F" w:rsidP="00324749">
      <w:pPr>
        <w:rPr>
          <w:sz w:val="24"/>
          <w:szCs w:val="24"/>
        </w:rPr>
      </w:pPr>
    </w:p>
    <w:p w14:paraId="5EAA5B2C" w14:textId="3A32EFE5" w:rsidR="00CE2E9F" w:rsidRDefault="00CE2E9F" w:rsidP="00324749">
      <w:pPr>
        <w:rPr>
          <w:sz w:val="24"/>
          <w:szCs w:val="24"/>
        </w:rPr>
      </w:pPr>
    </w:p>
    <w:p w14:paraId="4F2A02C0" w14:textId="5E74F0FA" w:rsidR="00CE2E9F" w:rsidRDefault="00CE2E9F" w:rsidP="00324749">
      <w:pPr>
        <w:rPr>
          <w:sz w:val="24"/>
          <w:szCs w:val="24"/>
        </w:rPr>
      </w:pPr>
    </w:p>
    <w:p w14:paraId="474DA05B" w14:textId="7C555F01" w:rsidR="00CE2E9F" w:rsidRDefault="00CE2E9F" w:rsidP="00324749">
      <w:pPr>
        <w:rPr>
          <w:sz w:val="24"/>
          <w:szCs w:val="24"/>
        </w:rPr>
      </w:pPr>
    </w:p>
    <w:p w14:paraId="722A96FB" w14:textId="0033481C" w:rsidR="00CE2E9F" w:rsidRDefault="00CE2E9F" w:rsidP="00324749">
      <w:pPr>
        <w:rPr>
          <w:sz w:val="24"/>
          <w:szCs w:val="24"/>
        </w:rPr>
      </w:pPr>
    </w:p>
    <w:p w14:paraId="4A621C7C" w14:textId="210CD133" w:rsidR="00CE2E9F" w:rsidRDefault="00CE2E9F" w:rsidP="00324749">
      <w:pPr>
        <w:rPr>
          <w:sz w:val="24"/>
          <w:szCs w:val="24"/>
        </w:rPr>
      </w:pPr>
    </w:p>
    <w:p w14:paraId="03C24D40" w14:textId="3635AA7B" w:rsidR="00CE2E9F" w:rsidRDefault="00CE2E9F" w:rsidP="00324749">
      <w:pPr>
        <w:rPr>
          <w:sz w:val="24"/>
          <w:szCs w:val="24"/>
        </w:rPr>
      </w:pPr>
    </w:p>
    <w:p w14:paraId="43D9F58B" w14:textId="4B2CED41" w:rsidR="00CE2E9F" w:rsidRDefault="00CE2E9F" w:rsidP="00324749">
      <w:pPr>
        <w:rPr>
          <w:sz w:val="24"/>
          <w:szCs w:val="24"/>
        </w:rPr>
      </w:pPr>
    </w:p>
    <w:p w14:paraId="1596C416" w14:textId="47F0A524" w:rsidR="00CE2E9F" w:rsidRDefault="00CE2E9F" w:rsidP="00324749">
      <w:pPr>
        <w:rPr>
          <w:sz w:val="24"/>
          <w:szCs w:val="24"/>
        </w:rPr>
      </w:pPr>
    </w:p>
    <w:p w14:paraId="75FC33A9" w14:textId="5BCA77B5" w:rsidR="00CE2E9F" w:rsidRDefault="00CE2E9F" w:rsidP="00324749">
      <w:pPr>
        <w:rPr>
          <w:sz w:val="24"/>
          <w:szCs w:val="24"/>
        </w:rPr>
      </w:pPr>
    </w:p>
    <w:p w14:paraId="015F43E2" w14:textId="66F9AC82" w:rsidR="00CE2E9F" w:rsidRDefault="00CE2E9F" w:rsidP="00324749">
      <w:pPr>
        <w:rPr>
          <w:sz w:val="24"/>
          <w:szCs w:val="24"/>
        </w:rPr>
      </w:pPr>
    </w:p>
    <w:p w14:paraId="135BE513" w14:textId="429C5892" w:rsidR="00CE2E9F" w:rsidRDefault="00CE2E9F" w:rsidP="00324749">
      <w:pPr>
        <w:rPr>
          <w:sz w:val="24"/>
          <w:szCs w:val="24"/>
        </w:rPr>
      </w:pPr>
    </w:p>
    <w:p w14:paraId="02FEA9E4" w14:textId="4B54D99F" w:rsidR="00CE2E9F" w:rsidRDefault="00CE2E9F" w:rsidP="00324749">
      <w:pPr>
        <w:rPr>
          <w:sz w:val="24"/>
          <w:szCs w:val="24"/>
        </w:rPr>
      </w:pPr>
    </w:p>
    <w:p w14:paraId="112D8D65" w14:textId="12369A8D" w:rsidR="00B3465F" w:rsidRDefault="00B3465F" w:rsidP="00324749">
      <w:pPr>
        <w:rPr>
          <w:sz w:val="24"/>
          <w:szCs w:val="24"/>
        </w:rPr>
      </w:pPr>
    </w:p>
    <w:p w14:paraId="53D3CD84" w14:textId="77777777" w:rsidR="00B3465F" w:rsidRDefault="00B3465F" w:rsidP="00324749">
      <w:pPr>
        <w:rPr>
          <w:sz w:val="24"/>
          <w:szCs w:val="24"/>
        </w:rPr>
      </w:pPr>
    </w:p>
    <w:p w14:paraId="0239EC89" w14:textId="77777777" w:rsidR="00CE2E9F" w:rsidRPr="00B43E74" w:rsidRDefault="00CE2E9F" w:rsidP="00324749">
      <w:pPr>
        <w:rPr>
          <w:sz w:val="24"/>
          <w:szCs w:val="24"/>
        </w:rPr>
      </w:pPr>
    </w:p>
    <w:p w14:paraId="7C435569" w14:textId="1B804598" w:rsidR="00CE2E9F" w:rsidRDefault="00B43E74" w:rsidP="00B43E74">
      <w:pPr>
        <w:pStyle w:val="Caption"/>
        <w:rPr>
          <w:sz w:val="24"/>
          <w:szCs w:val="24"/>
        </w:rPr>
      </w:pPr>
      <w:bookmarkStart w:id="309" w:name="_Toc58231542"/>
      <w:r w:rsidRPr="00B43E74">
        <w:rPr>
          <w:sz w:val="24"/>
          <w:szCs w:val="24"/>
        </w:rPr>
        <w:lastRenderedPageBreak/>
        <w:t xml:space="preserve">Table </w:t>
      </w:r>
      <w:r w:rsidRPr="00B43E74">
        <w:rPr>
          <w:sz w:val="24"/>
          <w:szCs w:val="24"/>
        </w:rPr>
        <w:fldChar w:fldCharType="begin"/>
      </w:r>
      <w:r w:rsidRPr="00B43E74">
        <w:rPr>
          <w:sz w:val="24"/>
          <w:szCs w:val="24"/>
        </w:rPr>
        <w:instrText xml:space="preserve"> SEQ Table \* ARABIC </w:instrText>
      </w:r>
      <w:r w:rsidRPr="00B43E74">
        <w:rPr>
          <w:sz w:val="24"/>
          <w:szCs w:val="24"/>
        </w:rPr>
        <w:fldChar w:fldCharType="separate"/>
      </w:r>
      <w:r w:rsidR="00136C16">
        <w:rPr>
          <w:noProof/>
          <w:sz w:val="24"/>
          <w:szCs w:val="24"/>
        </w:rPr>
        <w:t>5</w:t>
      </w:r>
      <w:r w:rsidRPr="00B43E74">
        <w:rPr>
          <w:sz w:val="24"/>
          <w:szCs w:val="24"/>
        </w:rPr>
        <w:fldChar w:fldCharType="end"/>
      </w:r>
      <w:r>
        <w:rPr>
          <w:sz w:val="24"/>
          <w:szCs w:val="24"/>
        </w:rPr>
        <w:t xml:space="preserve">. </w:t>
      </w:r>
      <w:r w:rsidR="004E2909">
        <w:rPr>
          <w:sz w:val="24"/>
          <w:szCs w:val="24"/>
        </w:rPr>
        <w:t xml:space="preserve">Relative </w:t>
      </w:r>
      <w:commentRangeStart w:id="310"/>
      <w:commentRangeStart w:id="311"/>
      <w:r w:rsidR="004E2909">
        <w:rPr>
          <w:sz w:val="24"/>
          <w:szCs w:val="24"/>
        </w:rPr>
        <w:t>difference levels</w:t>
      </w:r>
      <w:commentRangeEnd w:id="310"/>
      <w:r w:rsidR="006B24FD">
        <w:rPr>
          <w:rStyle w:val="CommentReference"/>
          <w:b w:val="0"/>
          <w:bCs w:val="0"/>
          <w:caps w:val="0"/>
        </w:rPr>
        <w:commentReference w:id="310"/>
      </w:r>
      <w:commentRangeEnd w:id="311"/>
      <w:r w:rsidR="009208A1">
        <w:rPr>
          <w:sz w:val="24"/>
          <w:szCs w:val="24"/>
        </w:rPr>
        <w:t xml:space="preserve"> </w:t>
      </w:r>
      <w:r w:rsidR="00EF0203">
        <w:rPr>
          <w:sz w:val="24"/>
          <w:szCs w:val="24"/>
        </w:rPr>
        <w:t>(RPD</w:t>
      </w:r>
      <w:r w:rsidR="009208A1">
        <w:rPr>
          <w:sz w:val="24"/>
          <w:szCs w:val="24"/>
        </w:rPr>
        <w:t>)</w:t>
      </w:r>
      <w:r w:rsidR="009208A1">
        <w:rPr>
          <w:rStyle w:val="CommentReference"/>
          <w:b w:val="0"/>
          <w:bCs w:val="0"/>
          <w:caps w:val="0"/>
        </w:rPr>
        <w:commentReference w:id="311"/>
      </w:r>
      <w:r w:rsidR="004E2909">
        <w:rPr>
          <w:sz w:val="24"/>
          <w:szCs w:val="24"/>
        </w:rPr>
        <w:t xml:space="preserve"> of duplicate samples by site and date.</w:t>
      </w:r>
      <w:bookmarkEnd w:id="309"/>
    </w:p>
    <w:tbl>
      <w:tblPr>
        <w:tblW w:w="9224" w:type="dxa"/>
        <w:tblLook w:val="04A0" w:firstRow="1" w:lastRow="0" w:firstColumn="1" w:lastColumn="0" w:noHBand="0" w:noVBand="1"/>
      </w:tblPr>
      <w:tblGrid>
        <w:gridCol w:w="9745"/>
        <w:gridCol w:w="222"/>
      </w:tblGrid>
      <w:tr w:rsidR="00234C91" w:rsidRPr="00234C91" w14:paraId="0AAB1E1D" w14:textId="4EA47E72" w:rsidTr="00234C91">
        <w:trPr>
          <w:trHeight w:val="288"/>
        </w:trPr>
        <w:tc>
          <w:tcPr>
            <w:tcW w:w="8237" w:type="dxa"/>
            <w:tcBorders>
              <w:top w:val="single" w:sz="4" w:space="0" w:color="auto"/>
              <w:left w:val="nil"/>
              <w:bottom w:val="nil"/>
            </w:tcBorders>
            <w:shd w:val="clear" w:color="auto" w:fill="auto"/>
            <w:noWrap/>
            <w:vAlign w:val="bottom"/>
          </w:tcPr>
          <w:tbl>
            <w:tblPr>
              <w:tblW w:w="8940" w:type="dxa"/>
              <w:tblLook w:val="04A0" w:firstRow="1" w:lastRow="0" w:firstColumn="1" w:lastColumn="0" w:noHBand="0" w:noVBand="1"/>
            </w:tblPr>
            <w:tblGrid>
              <w:gridCol w:w="960"/>
              <w:gridCol w:w="3646"/>
              <w:gridCol w:w="1460"/>
              <w:gridCol w:w="1184"/>
              <w:gridCol w:w="1319"/>
              <w:gridCol w:w="960"/>
            </w:tblGrid>
            <w:tr w:rsidR="009208A1" w:rsidRPr="009208A1" w14:paraId="5E1757A2" w14:textId="77777777" w:rsidTr="009208A1">
              <w:trPr>
                <w:trHeight w:val="288"/>
              </w:trPr>
              <w:tc>
                <w:tcPr>
                  <w:tcW w:w="960" w:type="dxa"/>
                  <w:tcBorders>
                    <w:top w:val="nil"/>
                    <w:left w:val="nil"/>
                    <w:bottom w:val="single" w:sz="4" w:space="0" w:color="auto"/>
                    <w:right w:val="nil"/>
                  </w:tcBorders>
                  <w:shd w:val="clear" w:color="auto" w:fill="auto"/>
                  <w:noWrap/>
                  <w:vAlign w:val="bottom"/>
                  <w:hideMark/>
                </w:tcPr>
                <w:p w14:paraId="7959EC97" w14:textId="4ACCDCBC" w:rsidR="009208A1" w:rsidRPr="009208A1" w:rsidRDefault="009208A1" w:rsidP="009208A1">
                  <w:pPr>
                    <w:widowControl/>
                    <w:jc w:val="center"/>
                    <w:rPr>
                      <w:rFonts w:ascii="Calibri" w:eastAsia="Times New Roman" w:hAnsi="Calibri" w:cs="Calibri"/>
                      <w:b/>
                      <w:color w:val="000000"/>
                      <w:kern w:val="0"/>
                      <w:sz w:val="22"/>
                      <w:szCs w:val="22"/>
                      <w:lang w:eastAsia="en-US"/>
                    </w:rPr>
                  </w:pPr>
                  <w:r>
                    <w:rPr>
                      <w:rFonts w:ascii="Calibri" w:eastAsia="Times New Roman" w:hAnsi="Calibri" w:cs="Calibri"/>
                      <w:b/>
                      <w:color w:val="000000"/>
                      <w:kern w:val="0"/>
                      <w:sz w:val="22"/>
                      <w:szCs w:val="22"/>
                      <w:lang w:eastAsia="en-US"/>
                    </w:rPr>
                    <w:t>River Mile</w:t>
                  </w:r>
                </w:p>
              </w:tc>
              <w:tc>
                <w:tcPr>
                  <w:tcW w:w="3460" w:type="dxa"/>
                  <w:tcBorders>
                    <w:top w:val="nil"/>
                    <w:left w:val="nil"/>
                    <w:bottom w:val="single" w:sz="4" w:space="0" w:color="auto"/>
                    <w:right w:val="nil"/>
                  </w:tcBorders>
                  <w:shd w:val="clear" w:color="auto" w:fill="auto"/>
                  <w:noWrap/>
                  <w:vAlign w:val="bottom"/>
                  <w:hideMark/>
                </w:tcPr>
                <w:p w14:paraId="09D64649"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Site</w:t>
                  </w:r>
                </w:p>
              </w:tc>
              <w:tc>
                <w:tcPr>
                  <w:tcW w:w="1460" w:type="dxa"/>
                  <w:tcBorders>
                    <w:top w:val="nil"/>
                    <w:left w:val="nil"/>
                    <w:bottom w:val="single" w:sz="4" w:space="0" w:color="auto"/>
                    <w:right w:val="nil"/>
                  </w:tcBorders>
                  <w:shd w:val="clear" w:color="auto" w:fill="auto"/>
                  <w:noWrap/>
                  <w:vAlign w:val="bottom"/>
                  <w:hideMark/>
                </w:tcPr>
                <w:p w14:paraId="7C530182"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Date</w:t>
                  </w:r>
                </w:p>
              </w:tc>
              <w:tc>
                <w:tcPr>
                  <w:tcW w:w="1140" w:type="dxa"/>
                  <w:tcBorders>
                    <w:top w:val="nil"/>
                    <w:left w:val="nil"/>
                    <w:bottom w:val="single" w:sz="4" w:space="0" w:color="auto"/>
                    <w:right w:val="nil"/>
                  </w:tcBorders>
                  <w:shd w:val="clear" w:color="auto" w:fill="auto"/>
                  <w:noWrap/>
                  <w:vAlign w:val="bottom"/>
                  <w:hideMark/>
                </w:tcPr>
                <w:p w14:paraId="176DD1C3"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Parameter</w:t>
                  </w:r>
                </w:p>
              </w:tc>
              <w:tc>
                <w:tcPr>
                  <w:tcW w:w="960" w:type="dxa"/>
                  <w:tcBorders>
                    <w:top w:val="nil"/>
                    <w:left w:val="nil"/>
                    <w:bottom w:val="single" w:sz="4" w:space="0" w:color="auto"/>
                    <w:right w:val="nil"/>
                  </w:tcBorders>
                  <w:shd w:val="clear" w:color="auto" w:fill="auto"/>
                  <w:noWrap/>
                  <w:vAlign w:val="bottom"/>
                  <w:hideMark/>
                </w:tcPr>
                <w:p w14:paraId="6B14F14A" w14:textId="05EA0E04" w:rsidR="009208A1" w:rsidRPr="009208A1" w:rsidRDefault="00EF0203" w:rsidP="009208A1">
                  <w:pPr>
                    <w:widowControl/>
                    <w:jc w:val="center"/>
                    <w:rPr>
                      <w:rFonts w:ascii="Calibri" w:eastAsia="Times New Roman" w:hAnsi="Calibri" w:cs="Calibri"/>
                      <w:b/>
                      <w:color w:val="000000"/>
                      <w:kern w:val="0"/>
                      <w:sz w:val="22"/>
                      <w:szCs w:val="22"/>
                      <w:lang w:eastAsia="en-US"/>
                    </w:rPr>
                  </w:pPr>
                  <w:r>
                    <w:rPr>
                      <w:rFonts w:ascii="Calibri" w:eastAsia="Times New Roman" w:hAnsi="Calibri" w:cs="Calibri"/>
                      <w:b/>
                      <w:color w:val="000000"/>
                      <w:kern w:val="0"/>
                      <w:sz w:val="22"/>
                      <w:szCs w:val="22"/>
                      <w:lang w:eastAsia="en-US"/>
                    </w:rPr>
                    <w:t xml:space="preserve">RPD </w:t>
                  </w:r>
                  <w:r w:rsidR="009208A1" w:rsidRPr="009208A1">
                    <w:rPr>
                      <w:rFonts w:ascii="Calibri" w:eastAsia="Times New Roman" w:hAnsi="Calibri" w:cs="Calibri"/>
                      <w:b/>
                      <w:color w:val="000000"/>
                      <w:kern w:val="0"/>
                      <w:sz w:val="22"/>
                      <w:szCs w:val="22"/>
                      <w:lang w:eastAsia="en-US"/>
                    </w:rPr>
                    <w:t>(%)</w:t>
                  </w:r>
                </w:p>
              </w:tc>
              <w:tc>
                <w:tcPr>
                  <w:tcW w:w="960" w:type="dxa"/>
                  <w:tcBorders>
                    <w:top w:val="nil"/>
                    <w:left w:val="nil"/>
                    <w:bottom w:val="single" w:sz="4" w:space="0" w:color="auto"/>
                    <w:right w:val="nil"/>
                  </w:tcBorders>
                  <w:shd w:val="clear" w:color="auto" w:fill="auto"/>
                  <w:noWrap/>
                  <w:vAlign w:val="bottom"/>
                  <w:hideMark/>
                </w:tcPr>
                <w:p w14:paraId="1D79A0B7"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&gt;20%</w:t>
                  </w:r>
                </w:p>
              </w:tc>
            </w:tr>
            <w:tr w:rsidR="009208A1" w:rsidRPr="009208A1" w14:paraId="17321BD7" w14:textId="77777777" w:rsidTr="009208A1">
              <w:trPr>
                <w:trHeight w:val="288"/>
              </w:trPr>
              <w:tc>
                <w:tcPr>
                  <w:tcW w:w="960" w:type="dxa"/>
                  <w:tcBorders>
                    <w:top w:val="single" w:sz="4" w:space="0" w:color="auto"/>
                    <w:left w:val="nil"/>
                    <w:bottom w:val="nil"/>
                    <w:right w:val="nil"/>
                  </w:tcBorders>
                  <w:shd w:val="clear" w:color="auto" w:fill="auto"/>
                  <w:noWrap/>
                  <w:vAlign w:val="bottom"/>
                  <w:hideMark/>
                </w:tcPr>
                <w:p w14:paraId="4089C2CF"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single" w:sz="4" w:space="0" w:color="auto"/>
                    <w:left w:val="nil"/>
                    <w:bottom w:val="nil"/>
                    <w:right w:val="nil"/>
                  </w:tcBorders>
                  <w:shd w:val="clear" w:color="auto" w:fill="auto"/>
                  <w:noWrap/>
                  <w:vAlign w:val="bottom"/>
                  <w:hideMark/>
                </w:tcPr>
                <w:p w14:paraId="00035AB1"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Lower_No_Name_Creek</w:t>
                  </w:r>
                </w:p>
              </w:tc>
              <w:tc>
                <w:tcPr>
                  <w:tcW w:w="1460" w:type="dxa"/>
                  <w:tcBorders>
                    <w:top w:val="single" w:sz="4" w:space="0" w:color="auto"/>
                    <w:left w:val="nil"/>
                    <w:bottom w:val="nil"/>
                    <w:right w:val="nil"/>
                  </w:tcBorders>
                  <w:shd w:val="clear" w:color="auto" w:fill="auto"/>
                  <w:noWrap/>
                  <w:vAlign w:val="bottom"/>
                  <w:hideMark/>
                </w:tcPr>
                <w:p w14:paraId="1BBAE37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7/30/2019</w:t>
                  </w:r>
                </w:p>
              </w:tc>
              <w:tc>
                <w:tcPr>
                  <w:tcW w:w="1140" w:type="dxa"/>
                  <w:tcBorders>
                    <w:top w:val="single" w:sz="4" w:space="0" w:color="auto"/>
                    <w:left w:val="nil"/>
                    <w:bottom w:val="nil"/>
                    <w:right w:val="nil"/>
                  </w:tcBorders>
                  <w:shd w:val="clear" w:color="auto" w:fill="auto"/>
                  <w:noWrap/>
                  <w:vAlign w:val="bottom"/>
                  <w:hideMark/>
                </w:tcPr>
                <w:p w14:paraId="6BB4F15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single" w:sz="4" w:space="0" w:color="auto"/>
                    <w:left w:val="nil"/>
                    <w:bottom w:val="nil"/>
                    <w:right w:val="nil"/>
                  </w:tcBorders>
                  <w:shd w:val="clear" w:color="auto" w:fill="auto"/>
                  <w:noWrap/>
                  <w:vAlign w:val="bottom"/>
                  <w:hideMark/>
                </w:tcPr>
                <w:p w14:paraId="179ABB1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148.32%</w:t>
                  </w:r>
                </w:p>
              </w:tc>
              <w:tc>
                <w:tcPr>
                  <w:tcW w:w="960" w:type="dxa"/>
                  <w:tcBorders>
                    <w:top w:val="single" w:sz="4" w:space="0" w:color="auto"/>
                    <w:left w:val="nil"/>
                    <w:bottom w:val="nil"/>
                    <w:right w:val="nil"/>
                  </w:tcBorders>
                  <w:shd w:val="clear" w:color="auto" w:fill="auto"/>
                  <w:noWrap/>
                  <w:vAlign w:val="bottom"/>
                  <w:hideMark/>
                </w:tcPr>
                <w:p w14:paraId="2607E03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5A596850" w14:textId="77777777" w:rsidTr="009208A1">
              <w:trPr>
                <w:trHeight w:val="288"/>
              </w:trPr>
              <w:tc>
                <w:tcPr>
                  <w:tcW w:w="960" w:type="dxa"/>
                  <w:tcBorders>
                    <w:top w:val="nil"/>
                    <w:left w:val="nil"/>
                    <w:bottom w:val="nil"/>
                    <w:right w:val="nil"/>
                  </w:tcBorders>
                  <w:shd w:val="clear" w:color="auto" w:fill="auto"/>
                  <w:noWrap/>
                  <w:vAlign w:val="bottom"/>
                  <w:hideMark/>
                </w:tcPr>
                <w:p w14:paraId="7862C9DD"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00E71D6C"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Lower_No_Name_Creek</w:t>
                  </w:r>
                </w:p>
              </w:tc>
              <w:tc>
                <w:tcPr>
                  <w:tcW w:w="1460" w:type="dxa"/>
                  <w:tcBorders>
                    <w:top w:val="nil"/>
                    <w:left w:val="nil"/>
                    <w:bottom w:val="nil"/>
                    <w:right w:val="nil"/>
                  </w:tcBorders>
                  <w:shd w:val="clear" w:color="auto" w:fill="auto"/>
                  <w:noWrap/>
                  <w:vAlign w:val="bottom"/>
                  <w:hideMark/>
                </w:tcPr>
                <w:p w14:paraId="3D606EB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7/21/2020</w:t>
                  </w:r>
                </w:p>
              </w:tc>
              <w:tc>
                <w:tcPr>
                  <w:tcW w:w="1140" w:type="dxa"/>
                  <w:tcBorders>
                    <w:top w:val="nil"/>
                    <w:left w:val="nil"/>
                    <w:bottom w:val="nil"/>
                    <w:right w:val="nil"/>
                  </w:tcBorders>
                  <w:shd w:val="clear" w:color="auto" w:fill="auto"/>
                  <w:noWrap/>
                  <w:vAlign w:val="bottom"/>
                  <w:hideMark/>
                </w:tcPr>
                <w:p w14:paraId="3783F19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BD913D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112.66%</w:t>
                  </w:r>
                </w:p>
              </w:tc>
              <w:tc>
                <w:tcPr>
                  <w:tcW w:w="960" w:type="dxa"/>
                  <w:tcBorders>
                    <w:top w:val="nil"/>
                    <w:left w:val="nil"/>
                    <w:bottom w:val="nil"/>
                    <w:right w:val="nil"/>
                  </w:tcBorders>
                  <w:shd w:val="clear" w:color="auto" w:fill="auto"/>
                  <w:noWrap/>
                  <w:vAlign w:val="bottom"/>
                  <w:hideMark/>
                </w:tcPr>
                <w:p w14:paraId="31DBDA7B"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59357015" w14:textId="77777777" w:rsidTr="009208A1">
              <w:trPr>
                <w:trHeight w:val="288"/>
              </w:trPr>
              <w:tc>
                <w:tcPr>
                  <w:tcW w:w="960" w:type="dxa"/>
                  <w:tcBorders>
                    <w:top w:val="nil"/>
                    <w:left w:val="nil"/>
                    <w:bottom w:val="nil"/>
                    <w:right w:val="nil"/>
                  </w:tcBorders>
                  <w:shd w:val="clear" w:color="auto" w:fill="auto"/>
                  <w:noWrap/>
                  <w:vAlign w:val="bottom"/>
                  <w:hideMark/>
                </w:tcPr>
                <w:p w14:paraId="3303B7C7"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1.5</w:t>
                  </w:r>
                </w:p>
              </w:tc>
              <w:tc>
                <w:tcPr>
                  <w:tcW w:w="3460" w:type="dxa"/>
                  <w:tcBorders>
                    <w:top w:val="nil"/>
                    <w:left w:val="nil"/>
                    <w:bottom w:val="nil"/>
                    <w:right w:val="nil"/>
                  </w:tcBorders>
                  <w:shd w:val="clear" w:color="auto" w:fill="auto"/>
                  <w:noWrap/>
                  <w:vAlign w:val="bottom"/>
                  <w:hideMark/>
                </w:tcPr>
                <w:p w14:paraId="30AE2AA8"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City_of_Kenai_Docks</w:t>
                  </w:r>
                </w:p>
              </w:tc>
              <w:tc>
                <w:tcPr>
                  <w:tcW w:w="1460" w:type="dxa"/>
                  <w:tcBorders>
                    <w:top w:val="nil"/>
                    <w:left w:val="nil"/>
                    <w:bottom w:val="nil"/>
                    <w:right w:val="nil"/>
                  </w:tcBorders>
                  <w:shd w:val="clear" w:color="auto" w:fill="auto"/>
                  <w:noWrap/>
                  <w:vAlign w:val="bottom"/>
                  <w:hideMark/>
                </w:tcPr>
                <w:p w14:paraId="24A72EF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3CC0D16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4C2F48C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38.85%</w:t>
                  </w:r>
                </w:p>
              </w:tc>
              <w:tc>
                <w:tcPr>
                  <w:tcW w:w="960" w:type="dxa"/>
                  <w:tcBorders>
                    <w:top w:val="nil"/>
                    <w:left w:val="nil"/>
                    <w:bottom w:val="nil"/>
                    <w:right w:val="nil"/>
                  </w:tcBorders>
                  <w:shd w:val="clear" w:color="auto" w:fill="auto"/>
                  <w:noWrap/>
                  <w:vAlign w:val="bottom"/>
                  <w:hideMark/>
                </w:tcPr>
                <w:p w14:paraId="4D0879C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49BB682D" w14:textId="77777777" w:rsidTr="009208A1">
              <w:trPr>
                <w:trHeight w:val="288"/>
              </w:trPr>
              <w:tc>
                <w:tcPr>
                  <w:tcW w:w="960" w:type="dxa"/>
                  <w:tcBorders>
                    <w:top w:val="nil"/>
                    <w:left w:val="nil"/>
                    <w:bottom w:val="nil"/>
                    <w:right w:val="nil"/>
                  </w:tcBorders>
                  <w:shd w:val="clear" w:color="auto" w:fill="auto"/>
                  <w:noWrap/>
                  <w:vAlign w:val="bottom"/>
                  <w:hideMark/>
                </w:tcPr>
                <w:p w14:paraId="7219C1D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612DA09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Lower_Slikok_Creek</w:t>
                  </w:r>
                </w:p>
              </w:tc>
              <w:tc>
                <w:tcPr>
                  <w:tcW w:w="1460" w:type="dxa"/>
                  <w:tcBorders>
                    <w:top w:val="nil"/>
                    <w:left w:val="nil"/>
                    <w:bottom w:val="nil"/>
                    <w:right w:val="nil"/>
                  </w:tcBorders>
                  <w:shd w:val="clear" w:color="auto" w:fill="auto"/>
                  <w:noWrap/>
                  <w:vAlign w:val="bottom"/>
                  <w:hideMark/>
                </w:tcPr>
                <w:p w14:paraId="2E76416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09B70A7F"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4E1A5EF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44.12%</w:t>
                  </w:r>
                </w:p>
              </w:tc>
              <w:tc>
                <w:tcPr>
                  <w:tcW w:w="960" w:type="dxa"/>
                  <w:tcBorders>
                    <w:top w:val="nil"/>
                    <w:left w:val="nil"/>
                    <w:bottom w:val="nil"/>
                    <w:right w:val="nil"/>
                  </w:tcBorders>
                  <w:shd w:val="clear" w:color="auto" w:fill="auto"/>
                  <w:noWrap/>
                  <w:vAlign w:val="bottom"/>
                  <w:hideMark/>
                </w:tcPr>
                <w:p w14:paraId="64B9DF6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2E86A2E5" w14:textId="77777777" w:rsidTr="009208A1">
              <w:trPr>
                <w:trHeight w:val="288"/>
              </w:trPr>
              <w:tc>
                <w:tcPr>
                  <w:tcW w:w="960" w:type="dxa"/>
                  <w:tcBorders>
                    <w:top w:val="nil"/>
                    <w:left w:val="nil"/>
                    <w:bottom w:val="nil"/>
                    <w:right w:val="nil"/>
                  </w:tcBorders>
                  <w:shd w:val="clear" w:color="auto" w:fill="auto"/>
                  <w:noWrap/>
                  <w:vAlign w:val="bottom"/>
                  <w:hideMark/>
                </w:tcPr>
                <w:p w14:paraId="35985B5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0F40B8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1D6A9FA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1E7C3F5C"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1F9776E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3.95%</w:t>
                  </w:r>
                </w:p>
              </w:tc>
              <w:tc>
                <w:tcPr>
                  <w:tcW w:w="960" w:type="dxa"/>
                  <w:tcBorders>
                    <w:top w:val="nil"/>
                    <w:left w:val="nil"/>
                    <w:bottom w:val="nil"/>
                    <w:right w:val="nil"/>
                  </w:tcBorders>
                  <w:shd w:val="clear" w:color="auto" w:fill="auto"/>
                  <w:noWrap/>
                  <w:vAlign w:val="bottom"/>
                  <w:hideMark/>
                </w:tcPr>
                <w:p w14:paraId="10B9448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4B357C8A" w14:textId="77777777" w:rsidTr="009208A1">
              <w:trPr>
                <w:trHeight w:val="288"/>
              </w:trPr>
              <w:tc>
                <w:tcPr>
                  <w:tcW w:w="960" w:type="dxa"/>
                  <w:tcBorders>
                    <w:top w:val="nil"/>
                    <w:left w:val="nil"/>
                    <w:bottom w:val="nil"/>
                    <w:right w:val="nil"/>
                  </w:tcBorders>
                  <w:shd w:val="clear" w:color="auto" w:fill="auto"/>
                  <w:noWrap/>
                  <w:vAlign w:val="bottom"/>
                  <w:hideMark/>
                </w:tcPr>
                <w:p w14:paraId="7E23F957"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452169C1"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2DE2E15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73EC74D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14C387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2.96%</w:t>
                  </w:r>
                </w:p>
              </w:tc>
              <w:tc>
                <w:tcPr>
                  <w:tcW w:w="960" w:type="dxa"/>
                  <w:tcBorders>
                    <w:top w:val="nil"/>
                    <w:left w:val="nil"/>
                    <w:bottom w:val="nil"/>
                    <w:right w:val="nil"/>
                  </w:tcBorders>
                  <w:shd w:val="clear" w:color="auto" w:fill="auto"/>
                  <w:noWrap/>
                  <w:vAlign w:val="bottom"/>
                  <w:hideMark/>
                </w:tcPr>
                <w:p w14:paraId="741E587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C903203" w14:textId="77777777" w:rsidTr="009208A1">
              <w:trPr>
                <w:trHeight w:val="288"/>
              </w:trPr>
              <w:tc>
                <w:tcPr>
                  <w:tcW w:w="960" w:type="dxa"/>
                  <w:tcBorders>
                    <w:top w:val="nil"/>
                    <w:left w:val="nil"/>
                    <w:bottom w:val="nil"/>
                    <w:right w:val="nil"/>
                  </w:tcBorders>
                  <w:shd w:val="clear" w:color="auto" w:fill="auto"/>
                  <w:noWrap/>
                  <w:vAlign w:val="bottom"/>
                  <w:hideMark/>
                </w:tcPr>
                <w:p w14:paraId="5DF79EC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50</w:t>
                  </w:r>
                </w:p>
              </w:tc>
              <w:tc>
                <w:tcPr>
                  <w:tcW w:w="3460" w:type="dxa"/>
                  <w:tcBorders>
                    <w:top w:val="nil"/>
                    <w:left w:val="nil"/>
                    <w:bottom w:val="nil"/>
                    <w:right w:val="nil"/>
                  </w:tcBorders>
                  <w:shd w:val="clear" w:color="auto" w:fill="auto"/>
                  <w:noWrap/>
                  <w:vAlign w:val="bottom"/>
                  <w:hideMark/>
                </w:tcPr>
                <w:p w14:paraId="7F927681"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Skilak_Lake_Outlet</w:t>
                  </w:r>
                </w:p>
              </w:tc>
              <w:tc>
                <w:tcPr>
                  <w:tcW w:w="1460" w:type="dxa"/>
                  <w:tcBorders>
                    <w:top w:val="nil"/>
                    <w:left w:val="nil"/>
                    <w:bottom w:val="nil"/>
                    <w:right w:val="nil"/>
                  </w:tcBorders>
                  <w:shd w:val="clear" w:color="auto" w:fill="auto"/>
                  <w:noWrap/>
                  <w:vAlign w:val="bottom"/>
                  <w:hideMark/>
                </w:tcPr>
                <w:p w14:paraId="30D920A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14C5C4B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021950F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4.19%</w:t>
                  </w:r>
                </w:p>
              </w:tc>
              <w:tc>
                <w:tcPr>
                  <w:tcW w:w="960" w:type="dxa"/>
                  <w:tcBorders>
                    <w:top w:val="nil"/>
                    <w:left w:val="nil"/>
                    <w:bottom w:val="nil"/>
                    <w:right w:val="nil"/>
                  </w:tcBorders>
                  <w:shd w:val="clear" w:color="auto" w:fill="auto"/>
                  <w:noWrap/>
                  <w:vAlign w:val="bottom"/>
                  <w:hideMark/>
                </w:tcPr>
                <w:p w14:paraId="2044DAF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66768C2F" w14:textId="77777777" w:rsidTr="009208A1">
              <w:trPr>
                <w:trHeight w:val="288"/>
              </w:trPr>
              <w:tc>
                <w:tcPr>
                  <w:tcW w:w="960" w:type="dxa"/>
                  <w:tcBorders>
                    <w:top w:val="nil"/>
                    <w:left w:val="nil"/>
                    <w:bottom w:val="nil"/>
                    <w:right w:val="nil"/>
                  </w:tcBorders>
                  <w:shd w:val="clear" w:color="auto" w:fill="auto"/>
                  <w:noWrap/>
                  <w:vAlign w:val="bottom"/>
                  <w:hideMark/>
                </w:tcPr>
                <w:p w14:paraId="12DB5B22"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70</w:t>
                  </w:r>
                </w:p>
              </w:tc>
              <w:tc>
                <w:tcPr>
                  <w:tcW w:w="3460" w:type="dxa"/>
                  <w:tcBorders>
                    <w:top w:val="nil"/>
                    <w:left w:val="nil"/>
                    <w:bottom w:val="nil"/>
                    <w:right w:val="nil"/>
                  </w:tcBorders>
                  <w:shd w:val="clear" w:color="auto" w:fill="auto"/>
                  <w:noWrap/>
                  <w:vAlign w:val="bottom"/>
                  <w:hideMark/>
                </w:tcPr>
                <w:p w14:paraId="0443EA1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Jims_Landing</w:t>
                  </w:r>
                </w:p>
              </w:tc>
              <w:tc>
                <w:tcPr>
                  <w:tcW w:w="1460" w:type="dxa"/>
                  <w:tcBorders>
                    <w:top w:val="nil"/>
                    <w:left w:val="nil"/>
                    <w:bottom w:val="nil"/>
                    <w:right w:val="nil"/>
                  </w:tcBorders>
                  <w:shd w:val="clear" w:color="auto" w:fill="auto"/>
                  <w:noWrap/>
                  <w:vAlign w:val="bottom"/>
                  <w:hideMark/>
                </w:tcPr>
                <w:p w14:paraId="3C792E4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FF24307"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C020B1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5.44%</w:t>
                  </w:r>
                </w:p>
              </w:tc>
              <w:tc>
                <w:tcPr>
                  <w:tcW w:w="960" w:type="dxa"/>
                  <w:tcBorders>
                    <w:top w:val="nil"/>
                    <w:left w:val="nil"/>
                    <w:bottom w:val="nil"/>
                    <w:right w:val="nil"/>
                  </w:tcBorders>
                  <w:shd w:val="clear" w:color="auto" w:fill="auto"/>
                  <w:noWrap/>
                  <w:vAlign w:val="bottom"/>
                  <w:hideMark/>
                </w:tcPr>
                <w:p w14:paraId="5570E10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71418A86" w14:textId="77777777" w:rsidTr="009208A1">
              <w:trPr>
                <w:trHeight w:val="288"/>
              </w:trPr>
              <w:tc>
                <w:tcPr>
                  <w:tcW w:w="960" w:type="dxa"/>
                  <w:tcBorders>
                    <w:top w:val="nil"/>
                    <w:left w:val="nil"/>
                    <w:bottom w:val="nil"/>
                    <w:right w:val="nil"/>
                  </w:tcBorders>
                  <w:shd w:val="clear" w:color="auto" w:fill="auto"/>
                  <w:noWrap/>
                  <w:vAlign w:val="bottom"/>
                  <w:hideMark/>
                </w:tcPr>
                <w:p w14:paraId="6CECC675"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5286591C"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0715628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5/22/2019</w:t>
                  </w:r>
                </w:p>
              </w:tc>
              <w:tc>
                <w:tcPr>
                  <w:tcW w:w="1140" w:type="dxa"/>
                  <w:tcBorders>
                    <w:top w:val="nil"/>
                    <w:left w:val="nil"/>
                    <w:bottom w:val="nil"/>
                    <w:right w:val="nil"/>
                  </w:tcBorders>
                  <w:shd w:val="clear" w:color="auto" w:fill="auto"/>
                  <w:noWrap/>
                  <w:vAlign w:val="bottom"/>
                  <w:hideMark/>
                </w:tcPr>
                <w:p w14:paraId="5A70FF2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3BFA350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144.21%</w:t>
                  </w:r>
                </w:p>
              </w:tc>
              <w:tc>
                <w:tcPr>
                  <w:tcW w:w="960" w:type="dxa"/>
                  <w:tcBorders>
                    <w:top w:val="nil"/>
                    <w:left w:val="nil"/>
                    <w:bottom w:val="nil"/>
                    <w:right w:val="nil"/>
                  </w:tcBorders>
                  <w:shd w:val="clear" w:color="auto" w:fill="auto"/>
                  <w:noWrap/>
                  <w:vAlign w:val="bottom"/>
                  <w:hideMark/>
                </w:tcPr>
                <w:p w14:paraId="08D1BCB8"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44879950" w14:textId="77777777" w:rsidTr="009208A1">
              <w:trPr>
                <w:trHeight w:val="288"/>
              </w:trPr>
              <w:tc>
                <w:tcPr>
                  <w:tcW w:w="960" w:type="dxa"/>
                  <w:tcBorders>
                    <w:top w:val="nil"/>
                    <w:left w:val="nil"/>
                    <w:bottom w:val="nil"/>
                    <w:right w:val="nil"/>
                  </w:tcBorders>
                  <w:shd w:val="clear" w:color="auto" w:fill="auto"/>
                  <w:noWrap/>
                  <w:vAlign w:val="bottom"/>
                  <w:hideMark/>
                </w:tcPr>
                <w:p w14:paraId="7A6C32E8"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3E9F4C8"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616051E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7/24/2019</w:t>
                  </w:r>
                </w:p>
              </w:tc>
              <w:tc>
                <w:tcPr>
                  <w:tcW w:w="1140" w:type="dxa"/>
                  <w:tcBorders>
                    <w:top w:val="nil"/>
                    <w:left w:val="nil"/>
                    <w:bottom w:val="nil"/>
                    <w:right w:val="nil"/>
                  </w:tcBorders>
                  <w:shd w:val="clear" w:color="auto" w:fill="auto"/>
                  <w:noWrap/>
                  <w:vAlign w:val="bottom"/>
                  <w:hideMark/>
                </w:tcPr>
                <w:p w14:paraId="4733F6EB"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2F947EF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44.00%</w:t>
                  </w:r>
                </w:p>
              </w:tc>
              <w:tc>
                <w:tcPr>
                  <w:tcW w:w="960" w:type="dxa"/>
                  <w:tcBorders>
                    <w:top w:val="nil"/>
                    <w:left w:val="nil"/>
                    <w:bottom w:val="nil"/>
                    <w:right w:val="nil"/>
                  </w:tcBorders>
                  <w:shd w:val="clear" w:color="auto" w:fill="auto"/>
                  <w:noWrap/>
                  <w:vAlign w:val="bottom"/>
                  <w:hideMark/>
                </w:tcPr>
                <w:p w14:paraId="6ED6E12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26D52E09" w14:textId="77777777" w:rsidTr="009208A1">
              <w:trPr>
                <w:trHeight w:val="288"/>
              </w:trPr>
              <w:tc>
                <w:tcPr>
                  <w:tcW w:w="960" w:type="dxa"/>
                  <w:tcBorders>
                    <w:top w:val="nil"/>
                    <w:left w:val="nil"/>
                    <w:bottom w:val="nil"/>
                    <w:right w:val="nil"/>
                  </w:tcBorders>
                  <w:shd w:val="clear" w:color="auto" w:fill="auto"/>
                  <w:noWrap/>
                  <w:vAlign w:val="bottom"/>
                  <w:hideMark/>
                </w:tcPr>
                <w:p w14:paraId="21116250"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32F55F25"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Upper_Beaver_Creek</w:t>
                  </w:r>
                </w:p>
              </w:tc>
              <w:tc>
                <w:tcPr>
                  <w:tcW w:w="1460" w:type="dxa"/>
                  <w:tcBorders>
                    <w:top w:val="nil"/>
                    <w:left w:val="nil"/>
                    <w:bottom w:val="nil"/>
                    <w:right w:val="nil"/>
                  </w:tcBorders>
                  <w:shd w:val="clear" w:color="auto" w:fill="auto"/>
                  <w:noWrap/>
                  <w:vAlign w:val="bottom"/>
                  <w:hideMark/>
                </w:tcPr>
                <w:p w14:paraId="0A4FDE3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350DB52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9EBA80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109B09D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2D62D3F" w14:textId="77777777" w:rsidTr="009208A1">
              <w:trPr>
                <w:trHeight w:val="288"/>
              </w:trPr>
              <w:tc>
                <w:tcPr>
                  <w:tcW w:w="960" w:type="dxa"/>
                  <w:tcBorders>
                    <w:top w:val="nil"/>
                    <w:left w:val="nil"/>
                    <w:bottom w:val="nil"/>
                    <w:right w:val="nil"/>
                  </w:tcBorders>
                  <w:shd w:val="clear" w:color="auto" w:fill="auto"/>
                  <w:noWrap/>
                  <w:vAlign w:val="bottom"/>
                  <w:hideMark/>
                </w:tcPr>
                <w:p w14:paraId="5B53DA32"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3AE6A295"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3CF7EF9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EB050C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1D18782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19.76%</w:t>
                  </w:r>
                </w:p>
              </w:tc>
              <w:tc>
                <w:tcPr>
                  <w:tcW w:w="960" w:type="dxa"/>
                  <w:tcBorders>
                    <w:top w:val="nil"/>
                    <w:left w:val="nil"/>
                    <w:bottom w:val="nil"/>
                    <w:right w:val="nil"/>
                  </w:tcBorders>
                  <w:shd w:val="clear" w:color="auto" w:fill="auto"/>
                  <w:noWrap/>
                  <w:vAlign w:val="bottom"/>
                  <w:hideMark/>
                </w:tcPr>
                <w:p w14:paraId="4EC5518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2618639B" w14:textId="77777777" w:rsidTr="009208A1">
              <w:trPr>
                <w:trHeight w:val="288"/>
              </w:trPr>
              <w:tc>
                <w:tcPr>
                  <w:tcW w:w="960" w:type="dxa"/>
                  <w:tcBorders>
                    <w:top w:val="nil"/>
                    <w:left w:val="nil"/>
                    <w:bottom w:val="nil"/>
                    <w:right w:val="nil"/>
                  </w:tcBorders>
                  <w:shd w:val="clear" w:color="auto" w:fill="auto"/>
                  <w:noWrap/>
                  <w:vAlign w:val="bottom"/>
                  <w:hideMark/>
                </w:tcPr>
                <w:p w14:paraId="6D92850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9055D45"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Upper_Slikok_Creek</w:t>
                  </w:r>
                </w:p>
              </w:tc>
              <w:tc>
                <w:tcPr>
                  <w:tcW w:w="1460" w:type="dxa"/>
                  <w:tcBorders>
                    <w:top w:val="nil"/>
                    <w:left w:val="nil"/>
                    <w:bottom w:val="nil"/>
                    <w:right w:val="nil"/>
                  </w:tcBorders>
                  <w:shd w:val="clear" w:color="auto" w:fill="auto"/>
                  <w:noWrap/>
                  <w:vAlign w:val="bottom"/>
                  <w:hideMark/>
                </w:tcPr>
                <w:p w14:paraId="4DD7EBD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6F7EA34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84A489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14.82%</w:t>
                  </w:r>
                </w:p>
              </w:tc>
              <w:tc>
                <w:tcPr>
                  <w:tcW w:w="960" w:type="dxa"/>
                  <w:tcBorders>
                    <w:top w:val="nil"/>
                    <w:left w:val="nil"/>
                    <w:bottom w:val="nil"/>
                    <w:right w:val="nil"/>
                  </w:tcBorders>
                  <w:shd w:val="clear" w:color="auto" w:fill="auto"/>
                  <w:noWrap/>
                  <w:vAlign w:val="bottom"/>
                  <w:hideMark/>
                </w:tcPr>
                <w:p w14:paraId="04CF771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6098B7E7" w14:textId="77777777" w:rsidTr="009208A1">
              <w:trPr>
                <w:trHeight w:val="288"/>
              </w:trPr>
              <w:tc>
                <w:tcPr>
                  <w:tcW w:w="960" w:type="dxa"/>
                  <w:tcBorders>
                    <w:top w:val="nil"/>
                    <w:left w:val="nil"/>
                    <w:bottom w:val="nil"/>
                    <w:right w:val="nil"/>
                  </w:tcBorders>
                  <w:shd w:val="clear" w:color="auto" w:fill="auto"/>
                  <w:noWrap/>
                  <w:vAlign w:val="bottom"/>
                  <w:hideMark/>
                </w:tcPr>
                <w:p w14:paraId="10B1F845"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168E231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Upper_Soldotna_Creek</w:t>
                  </w:r>
                </w:p>
              </w:tc>
              <w:tc>
                <w:tcPr>
                  <w:tcW w:w="1460" w:type="dxa"/>
                  <w:tcBorders>
                    <w:top w:val="nil"/>
                    <w:left w:val="nil"/>
                    <w:bottom w:val="nil"/>
                    <w:right w:val="nil"/>
                  </w:tcBorders>
                  <w:shd w:val="clear" w:color="auto" w:fill="auto"/>
                  <w:noWrap/>
                  <w:vAlign w:val="bottom"/>
                  <w:hideMark/>
                </w:tcPr>
                <w:p w14:paraId="65E41F4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7B90303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597B1B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078A52D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24E5FE3F" w14:textId="77777777" w:rsidTr="009208A1">
              <w:trPr>
                <w:trHeight w:val="288"/>
              </w:trPr>
              <w:tc>
                <w:tcPr>
                  <w:tcW w:w="960" w:type="dxa"/>
                  <w:tcBorders>
                    <w:top w:val="nil"/>
                    <w:left w:val="nil"/>
                    <w:bottom w:val="nil"/>
                    <w:right w:val="nil"/>
                  </w:tcBorders>
                  <w:shd w:val="clear" w:color="auto" w:fill="auto"/>
                  <w:noWrap/>
                  <w:vAlign w:val="bottom"/>
                  <w:hideMark/>
                </w:tcPr>
                <w:p w14:paraId="5DD402CA"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97BF27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Upper_Beaver_Creek</w:t>
                  </w:r>
                </w:p>
              </w:tc>
              <w:tc>
                <w:tcPr>
                  <w:tcW w:w="1460" w:type="dxa"/>
                  <w:tcBorders>
                    <w:top w:val="nil"/>
                    <w:left w:val="nil"/>
                    <w:bottom w:val="nil"/>
                    <w:right w:val="nil"/>
                  </w:tcBorders>
                  <w:shd w:val="clear" w:color="auto" w:fill="auto"/>
                  <w:noWrap/>
                  <w:vAlign w:val="bottom"/>
                  <w:hideMark/>
                </w:tcPr>
                <w:p w14:paraId="1311E5C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30A994C8"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74BD960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2832189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A0CE623" w14:textId="77777777" w:rsidTr="009208A1">
              <w:trPr>
                <w:trHeight w:val="288"/>
              </w:trPr>
              <w:tc>
                <w:tcPr>
                  <w:tcW w:w="960" w:type="dxa"/>
                  <w:tcBorders>
                    <w:top w:val="nil"/>
                    <w:left w:val="nil"/>
                    <w:bottom w:val="nil"/>
                    <w:right w:val="nil"/>
                  </w:tcBorders>
                  <w:shd w:val="clear" w:color="auto" w:fill="auto"/>
                  <w:noWrap/>
                  <w:vAlign w:val="bottom"/>
                  <w:hideMark/>
                </w:tcPr>
                <w:p w14:paraId="265782DE"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0644392C"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Lower_No_Name_Creek</w:t>
                  </w:r>
                </w:p>
              </w:tc>
              <w:tc>
                <w:tcPr>
                  <w:tcW w:w="1460" w:type="dxa"/>
                  <w:tcBorders>
                    <w:top w:val="nil"/>
                    <w:left w:val="nil"/>
                    <w:bottom w:val="nil"/>
                    <w:right w:val="nil"/>
                  </w:tcBorders>
                  <w:shd w:val="clear" w:color="auto" w:fill="auto"/>
                  <w:noWrap/>
                  <w:vAlign w:val="bottom"/>
                  <w:hideMark/>
                </w:tcPr>
                <w:p w14:paraId="0251FB2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7/30/2019</w:t>
                  </w:r>
                </w:p>
              </w:tc>
              <w:tc>
                <w:tcPr>
                  <w:tcW w:w="1140" w:type="dxa"/>
                  <w:tcBorders>
                    <w:top w:val="nil"/>
                    <w:left w:val="nil"/>
                    <w:bottom w:val="nil"/>
                    <w:right w:val="nil"/>
                  </w:tcBorders>
                  <w:shd w:val="clear" w:color="auto" w:fill="auto"/>
                  <w:noWrap/>
                  <w:vAlign w:val="bottom"/>
                  <w:hideMark/>
                </w:tcPr>
                <w:p w14:paraId="1E1C69B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310A94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commentRangeStart w:id="312"/>
                  <w:r w:rsidRPr="009208A1">
                    <w:rPr>
                      <w:rFonts w:ascii="Calibri" w:eastAsia="Times New Roman" w:hAnsi="Calibri" w:cs="Calibri"/>
                      <w:color w:val="000000"/>
                      <w:kern w:val="0"/>
                      <w:sz w:val="22"/>
                      <w:szCs w:val="22"/>
                      <w:lang w:eastAsia="en-US"/>
                    </w:rPr>
                    <w:t>4.06</w:t>
                  </w:r>
                  <w:commentRangeEnd w:id="312"/>
                  <w:r w:rsidR="00E60CF6">
                    <w:rPr>
                      <w:rStyle w:val="CommentReference"/>
                    </w:rPr>
                    <w:commentReference w:id="312"/>
                  </w:r>
                  <w:r w:rsidRPr="009208A1">
                    <w:rPr>
                      <w:rFonts w:ascii="Calibri" w:eastAsia="Times New Roman" w:hAnsi="Calibri" w:cs="Calibri"/>
                      <w:color w:val="000000"/>
                      <w:kern w:val="0"/>
                      <w:sz w:val="22"/>
                      <w:szCs w:val="22"/>
                      <w:lang w:eastAsia="en-US"/>
                    </w:rPr>
                    <w:t>%</w:t>
                  </w:r>
                </w:p>
              </w:tc>
              <w:tc>
                <w:tcPr>
                  <w:tcW w:w="960" w:type="dxa"/>
                  <w:tcBorders>
                    <w:top w:val="nil"/>
                    <w:left w:val="nil"/>
                    <w:bottom w:val="nil"/>
                    <w:right w:val="nil"/>
                  </w:tcBorders>
                  <w:shd w:val="clear" w:color="auto" w:fill="auto"/>
                  <w:noWrap/>
                  <w:vAlign w:val="bottom"/>
                  <w:hideMark/>
                </w:tcPr>
                <w:p w14:paraId="713B468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126B4CF8" w14:textId="77777777" w:rsidTr="009208A1">
              <w:trPr>
                <w:trHeight w:val="288"/>
              </w:trPr>
              <w:tc>
                <w:tcPr>
                  <w:tcW w:w="960" w:type="dxa"/>
                  <w:tcBorders>
                    <w:top w:val="nil"/>
                    <w:left w:val="nil"/>
                    <w:bottom w:val="nil"/>
                    <w:right w:val="nil"/>
                  </w:tcBorders>
                  <w:shd w:val="clear" w:color="auto" w:fill="auto"/>
                  <w:noWrap/>
                  <w:vAlign w:val="bottom"/>
                  <w:hideMark/>
                </w:tcPr>
                <w:p w14:paraId="2BE5786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1D48B6E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Lower_No_Name_Creek</w:t>
                  </w:r>
                </w:p>
              </w:tc>
              <w:tc>
                <w:tcPr>
                  <w:tcW w:w="1460" w:type="dxa"/>
                  <w:tcBorders>
                    <w:top w:val="nil"/>
                    <w:left w:val="nil"/>
                    <w:bottom w:val="nil"/>
                    <w:right w:val="nil"/>
                  </w:tcBorders>
                  <w:shd w:val="clear" w:color="auto" w:fill="auto"/>
                  <w:noWrap/>
                  <w:vAlign w:val="bottom"/>
                  <w:hideMark/>
                </w:tcPr>
                <w:p w14:paraId="099E5BB9"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7/21/2020</w:t>
                  </w:r>
                </w:p>
              </w:tc>
              <w:tc>
                <w:tcPr>
                  <w:tcW w:w="1140" w:type="dxa"/>
                  <w:tcBorders>
                    <w:top w:val="nil"/>
                    <w:left w:val="nil"/>
                    <w:bottom w:val="nil"/>
                    <w:right w:val="nil"/>
                  </w:tcBorders>
                  <w:shd w:val="clear" w:color="auto" w:fill="auto"/>
                  <w:noWrap/>
                  <w:vAlign w:val="bottom"/>
                  <w:hideMark/>
                </w:tcPr>
                <w:p w14:paraId="1B316F7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528E2F5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28.57%</w:t>
                  </w:r>
                </w:p>
              </w:tc>
              <w:tc>
                <w:tcPr>
                  <w:tcW w:w="960" w:type="dxa"/>
                  <w:tcBorders>
                    <w:top w:val="nil"/>
                    <w:left w:val="nil"/>
                    <w:bottom w:val="nil"/>
                    <w:right w:val="nil"/>
                  </w:tcBorders>
                  <w:shd w:val="clear" w:color="auto" w:fill="auto"/>
                  <w:noWrap/>
                  <w:vAlign w:val="bottom"/>
                  <w:hideMark/>
                </w:tcPr>
                <w:p w14:paraId="33BA7019"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0F8C76B1" w14:textId="77777777" w:rsidTr="009208A1">
              <w:trPr>
                <w:trHeight w:val="288"/>
              </w:trPr>
              <w:tc>
                <w:tcPr>
                  <w:tcW w:w="960" w:type="dxa"/>
                  <w:tcBorders>
                    <w:top w:val="nil"/>
                    <w:left w:val="nil"/>
                    <w:bottom w:val="nil"/>
                    <w:right w:val="nil"/>
                  </w:tcBorders>
                  <w:shd w:val="clear" w:color="auto" w:fill="auto"/>
                  <w:noWrap/>
                  <w:vAlign w:val="bottom"/>
                  <w:hideMark/>
                </w:tcPr>
                <w:p w14:paraId="3974906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1.5</w:t>
                  </w:r>
                </w:p>
              </w:tc>
              <w:tc>
                <w:tcPr>
                  <w:tcW w:w="3460" w:type="dxa"/>
                  <w:tcBorders>
                    <w:top w:val="nil"/>
                    <w:left w:val="nil"/>
                    <w:bottom w:val="nil"/>
                    <w:right w:val="nil"/>
                  </w:tcBorders>
                  <w:shd w:val="clear" w:color="auto" w:fill="auto"/>
                  <w:noWrap/>
                  <w:vAlign w:val="bottom"/>
                  <w:hideMark/>
                </w:tcPr>
                <w:p w14:paraId="47D5604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City_of_Kenai_Docks</w:t>
                  </w:r>
                </w:p>
              </w:tc>
              <w:tc>
                <w:tcPr>
                  <w:tcW w:w="1460" w:type="dxa"/>
                  <w:tcBorders>
                    <w:top w:val="nil"/>
                    <w:left w:val="nil"/>
                    <w:bottom w:val="nil"/>
                    <w:right w:val="nil"/>
                  </w:tcBorders>
                  <w:shd w:val="clear" w:color="auto" w:fill="auto"/>
                  <w:noWrap/>
                  <w:vAlign w:val="bottom"/>
                  <w:hideMark/>
                </w:tcPr>
                <w:p w14:paraId="5FDAF328"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6DAF394B"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635E46F"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20.11%</w:t>
                  </w:r>
                </w:p>
              </w:tc>
              <w:tc>
                <w:tcPr>
                  <w:tcW w:w="960" w:type="dxa"/>
                  <w:tcBorders>
                    <w:top w:val="nil"/>
                    <w:left w:val="nil"/>
                    <w:bottom w:val="nil"/>
                    <w:right w:val="nil"/>
                  </w:tcBorders>
                  <w:shd w:val="clear" w:color="auto" w:fill="auto"/>
                  <w:noWrap/>
                  <w:vAlign w:val="bottom"/>
                  <w:hideMark/>
                </w:tcPr>
                <w:p w14:paraId="0C896FA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641C4ED9" w14:textId="77777777" w:rsidTr="009208A1">
              <w:trPr>
                <w:trHeight w:val="288"/>
              </w:trPr>
              <w:tc>
                <w:tcPr>
                  <w:tcW w:w="960" w:type="dxa"/>
                  <w:tcBorders>
                    <w:top w:val="nil"/>
                    <w:left w:val="nil"/>
                    <w:bottom w:val="nil"/>
                    <w:right w:val="nil"/>
                  </w:tcBorders>
                  <w:shd w:val="clear" w:color="auto" w:fill="auto"/>
                  <w:noWrap/>
                  <w:vAlign w:val="bottom"/>
                  <w:hideMark/>
                </w:tcPr>
                <w:p w14:paraId="1AB219CD"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D949B7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Lower_Slikok_Creek</w:t>
                  </w:r>
                </w:p>
              </w:tc>
              <w:tc>
                <w:tcPr>
                  <w:tcW w:w="1460" w:type="dxa"/>
                  <w:tcBorders>
                    <w:top w:val="nil"/>
                    <w:left w:val="nil"/>
                    <w:bottom w:val="nil"/>
                    <w:right w:val="nil"/>
                  </w:tcBorders>
                  <w:shd w:val="clear" w:color="auto" w:fill="auto"/>
                  <w:noWrap/>
                  <w:vAlign w:val="bottom"/>
                  <w:hideMark/>
                </w:tcPr>
                <w:p w14:paraId="091D4E2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444C9FF6"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AA18020"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174.81%</w:t>
                  </w:r>
                </w:p>
              </w:tc>
              <w:tc>
                <w:tcPr>
                  <w:tcW w:w="960" w:type="dxa"/>
                  <w:tcBorders>
                    <w:top w:val="nil"/>
                    <w:left w:val="nil"/>
                    <w:bottom w:val="nil"/>
                    <w:right w:val="nil"/>
                  </w:tcBorders>
                  <w:shd w:val="clear" w:color="auto" w:fill="auto"/>
                  <w:noWrap/>
                  <w:vAlign w:val="bottom"/>
                  <w:hideMark/>
                </w:tcPr>
                <w:p w14:paraId="30BD2AB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48ADE251" w14:textId="77777777" w:rsidTr="009208A1">
              <w:trPr>
                <w:trHeight w:val="288"/>
              </w:trPr>
              <w:tc>
                <w:tcPr>
                  <w:tcW w:w="960" w:type="dxa"/>
                  <w:tcBorders>
                    <w:top w:val="nil"/>
                    <w:left w:val="nil"/>
                    <w:bottom w:val="nil"/>
                    <w:right w:val="nil"/>
                  </w:tcBorders>
                  <w:shd w:val="clear" w:color="auto" w:fill="auto"/>
                  <w:noWrap/>
                  <w:vAlign w:val="bottom"/>
                  <w:hideMark/>
                </w:tcPr>
                <w:p w14:paraId="2D09C6A8"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6B16DD1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672DA9A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5DD353B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0F3ECB8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7713ABA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467D6FC3" w14:textId="77777777" w:rsidTr="009208A1">
              <w:trPr>
                <w:trHeight w:val="288"/>
              </w:trPr>
              <w:tc>
                <w:tcPr>
                  <w:tcW w:w="960" w:type="dxa"/>
                  <w:tcBorders>
                    <w:top w:val="nil"/>
                    <w:left w:val="nil"/>
                    <w:bottom w:val="nil"/>
                    <w:right w:val="nil"/>
                  </w:tcBorders>
                  <w:shd w:val="clear" w:color="auto" w:fill="auto"/>
                  <w:noWrap/>
                  <w:vAlign w:val="bottom"/>
                  <w:hideMark/>
                </w:tcPr>
                <w:p w14:paraId="51D00894"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4E5F6B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7536F2B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5809682F"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BEEC4E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1204354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8C0A4FD" w14:textId="77777777" w:rsidTr="009208A1">
              <w:trPr>
                <w:trHeight w:val="288"/>
              </w:trPr>
              <w:tc>
                <w:tcPr>
                  <w:tcW w:w="960" w:type="dxa"/>
                  <w:tcBorders>
                    <w:top w:val="nil"/>
                    <w:left w:val="nil"/>
                    <w:bottom w:val="nil"/>
                    <w:right w:val="nil"/>
                  </w:tcBorders>
                  <w:shd w:val="clear" w:color="auto" w:fill="auto"/>
                  <w:noWrap/>
                  <w:vAlign w:val="bottom"/>
                  <w:hideMark/>
                </w:tcPr>
                <w:p w14:paraId="55356CC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50</w:t>
                  </w:r>
                </w:p>
              </w:tc>
              <w:tc>
                <w:tcPr>
                  <w:tcW w:w="3460" w:type="dxa"/>
                  <w:tcBorders>
                    <w:top w:val="nil"/>
                    <w:left w:val="nil"/>
                    <w:bottom w:val="nil"/>
                    <w:right w:val="nil"/>
                  </w:tcBorders>
                  <w:shd w:val="clear" w:color="auto" w:fill="auto"/>
                  <w:noWrap/>
                  <w:vAlign w:val="bottom"/>
                  <w:hideMark/>
                </w:tcPr>
                <w:p w14:paraId="7D9BA998"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Skilak_Lake_Outlet</w:t>
                  </w:r>
                </w:p>
              </w:tc>
              <w:tc>
                <w:tcPr>
                  <w:tcW w:w="1460" w:type="dxa"/>
                  <w:tcBorders>
                    <w:top w:val="nil"/>
                    <w:left w:val="nil"/>
                    <w:bottom w:val="nil"/>
                    <w:right w:val="nil"/>
                  </w:tcBorders>
                  <w:shd w:val="clear" w:color="auto" w:fill="auto"/>
                  <w:noWrap/>
                  <w:vAlign w:val="bottom"/>
                  <w:hideMark/>
                </w:tcPr>
                <w:p w14:paraId="57C6241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6763EB4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F453FC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37.81%</w:t>
                  </w:r>
                </w:p>
              </w:tc>
              <w:tc>
                <w:tcPr>
                  <w:tcW w:w="960" w:type="dxa"/>
                  <w:tcBorders>
                    <w:top w:val="nil"/>
                    <w:left w:val="nil"/>
                    <w:bottom w:val="nil"/>
                    <w:right w:val="nil"/>
                  </w:tcBorders>
                  <w:shd w:val="clear" w:color="auto" w:fill="auto"/>
                  <w:noWrap/>
                  <w:vAlign w:val="bottom"/>
                  <w:hideMark/>
                </w:tcPr>
                <w:p w14:paraId="1EADB334"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7A52CE12" w14:textId="77777777" w:rsidTr="009208A1">
              <w:trPr>
                <w:trHeight w:val="288"/>
              </w:trPr>
              <w:tc>
                <w:tcPr>
                  <w:tcW w:w="960" w:type="dxa"/>
                  <w:tcBorders>
                    <w:top w:val="nil"/>
                    <w:left w:val="nil"/>
                    <w:bottom w:val="nil"/>
                    <w:right w:val="nil"/>
                  </w:tcBorders>
                  <w:shd w:val="clear" w:color="auto" w:fill="auto"/>
                  <w:noWrap/>
                  <w:vAlign w:val="bottom"/>
                  <w:hideMark/>
                </w:tcPr>
                <w:p w14:paraId="6186423E"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70</w:t>
                  </w:r>
                </w:p>
              </w:tc>
              <w:tc>
                <w:tcPr>
                  <w:tcW w:w="3460" w:type="dxa"/>
                  <w:tcBorders>
                    <w:top w:val="nil"/>
                    <w:left w:val="nil"/>
                    <w:bottom w:val="nil"/>
                    <w:right w:val="nil"/>
                  </w:tcBorders>
                  <w:shd w:val="clear" w:color="auto" w:fill="auto"/>
                  <w:noWrap/>
                  <w:vAlign w:val="bottom"/>
                  <w:hideMark/>
                </w:tcPr>
                <w:p w14:paraId="76A8378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Jims_Landing</w:t>
                  </w:r>
                </w:p>
              </w:tc>
              <w:tc>
                <w:tcPr>
                  <w:tcW w:w="1460" w:type="dxa"/>
                  <w:tcBorders>
                    <w:top w:val="nil"/>
                    <w:left w:val="nil"/>
                    <w:bottom w:val="nil"/>
                    <w:right w:val="nil"/>
                  </w:tcBorders>
                  <w:shd w:val="clear" w:color="auto" w:fill="auto"/>
                  <w:noWrap/>
                  <w:vAlign w:val="bottom"/>
                  <w:hideMark/>
                </w:tcPr>
                <w:p w14:paraId="2E677C0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530D084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36047F4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6594036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C6AD6C1" w14:textId="77777777" w:rsidTr="009208A1">
              <w:trPr>
                <w:trHeight w:val="288"/>
              </w:trPr>
              <w:tc>
                <w:tcPr>
                  <w:tcW w:w="960" w:type="dxa"/>
                  <w:tcBorders>
                    <w:top w:val="nil"/>
                    <w:left w:val="nil"/>
                    <w:bottom w:val="nil"/>
                    <w:right w:val="nil"/>
                  </w:tcBorders>
                  <w:shd w:val="clear" w:color="auto" w:fill="auto"/>
                  <w:noWrap/>
                  <w:vAlign w:val="bottom"/>
                  <w:hideMark/>
                </w:tcPr>
                <w:p w14:paraId="55B871F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1FF8DA16"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28D3512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5/22/2019</w:t>
                  </w:r>
                </w:p>
              </w:tc>
              <w:tc>
                <w:tcPr>
                  <w:tcW w:w="1140" w:type="dxa"/>
                  <w:tcBorders>
                    <w:top w:val="nil"/>
                    <w:left w:val="nil"/>
                    <w:bottom w:val="nil"/>
                    <w:right w:val="nil"/>
                  </w:tcBorders>
                  <w:shd w:val="clear" w:color="auto" w:fill="auto"/>
                  <w:noWrap/>
                  <w:vAlign w:val="bottom"/>
                  <w:hideMark/>
                </w:tcPr>
                <w:p w14:paraId="4DDD838F"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60CF3D8"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47.37%</w:t>
                  </w:r>
                </w:p>
              </w:tc>
              <w:tc>
                <w:tcPr>
                  <w:tcW w:w="960" w:type="dxa"/>
                  <w:tcBorders>
                    <w:top w:val="nil"/>
                    <w:left w:val="nil"/>
                    <w:bottom w:val="nil"/>
                    <w:right w:val="nil"/>
                  </w:tcBorders>
                  <w:shd w:val="clear" w:color="auto" w:fill="auto"/>
                  <w:noWrap/>
                  <w:vAlign w:val="bottom"/>
                  <w:hideMark/>
                </w:tcPr>
                <w:p w14:paraId="79F378B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DD7FE27" w14:textId="77777777" w:rsidTr="009208A1">
              <w:trPr>
                <w:trHeight w:val="288"/>
              </w:trPr>
              <w:tc>
                <w:tcPr>
                  <w:tcW w:w="960" w:type="dxa"/>
                  <w:tcBorders>
                    <w:top w:val="nil"/>
                    <w:left w:val="nil"/>
                    <w:bottom w:val="nil"/>
                    <w:right w:val="nil"/>
                  </w:tcBorders>
                  <w:shd w:val="clear" w:color="auto" w:fill="auto"/>
                  <w:noWrap/>
                  <w:vAlign w:val="bottom"/>
                  <w:hideMark/>
                </w:tcPr>
                <w:p w14:paraId="79BD6EAB"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734B9E0A"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36FAD2A8"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7/24/2019</w:t>
                  </w:r>
                </w:p>
              </w:tc>
              <w:tc>
                <w:tcPr>
                  <w:tcW w:w="1140" w:type="dxa"/>
                  <w:tcBorders>
                    <w:top w:val="nil"/>
                    <w:left w:val="nil"/>
                    <w:bottom w:val="nil"/>
                    <w:right w:val="nil"/>
                  </w:tcBorders>
                  <w:shd w:val="clear" w:color="auto" w:fill="auto"/>
                  <w:noWrap/>
                  <w:vAlign w:val="bottom"/>
                  <w:hideMark/>
                </w:tcPr>
                <w:p w14:paraId="4F70359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1EC4FBC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11.94%</w:t>
                  </w:r>
                </w:p>
              </w:tc>
              <w:tc>
                <w:tcPr>
                  <w:tcW w:w="960" w:type="dxa"/>
                  <w:tcBorders>
                    <w:top w:val="nil"/>
                    <w:left w:val="nil"/>
                    <w:bottom w:val="nil"/>
                    <w:right w:val="nil"/>
                  </w:tcBorders>
                  <w:shd w:val="clear" w:color="auto" w:fill="auto"/>
                  <w:noWrap/>
                  <w:vAlign w:val="bottom"/>
                  <w:hideMark/>
                </w:tcPr>
                <w:p w14:paraId="05FB1EC4"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3EE074F0" w14:textId="77777777" w:rsidTr="009208A1">
              <w:trPr>
                <w:trHeight w:val="288"/>
              </w:trPr>
              <w:tc>
                <w:tcPr>
                  <w:tcW w:w="960" w:type="dxa"/>
                  <w:tcBorders>
                    <w:top w:val="nil"/>
                    <w:left w:val="nil"/>
                    <w:bottom w:val="nil"/>
                    <w:right w:val="nil"/>
                  </w:tcBorders>
                  <w:shd w:val="clear" w:color="auto" w:fill="auto"/>
                  <w:noWrap/>
                  <w:vAlign w:val="bottom"/>
                  <w:hideMark/>
                </w:tcPr>
                <w:p w14:paraId="323DD37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08E57583"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Upper_Beaver_Creek</w:t>
                  </w:r>
                </w:p>
              </w:tc>
              <w:tc>
                <w:tcPr>
                  <w:tcW w:w="1460" w:type="dxa"/>
                  <w:tcBorders>
                    <w:top w:val="nil"/>
                    <w:left w:val="nil"/>
                    <w:bottom w:val="nil"/>
                    <w:right w:val="nil"/>
                  </w:tcBorders>
                  <w:shd w:val="clear" w:color="auto" w:fill="auto"/>
                  <w:noWrap/>
                  <w:vAlign w:val="bottom"/>
                  <w:hideMark/>
                </w:tcPr>
                <w:p w14:paraId="65D9E5C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7351C0B0"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225A0A4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73487C9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1F92918B" w14:textId="77777777" w:rsidTr="009208A1">
              <w:trPr>
                <w:trHeight w:val="288"/>
              </w:trPr>
              <w:tc>
                <w:tcPr>
                  <w:tcW w:w="960" w:type="dxa"/>
                  <w:tcBorders>
                    <w:top w:val="nil"/>
                    <w:left w:val="nil"/>
                    <w:bottom w:val="nil"/>
                    <w:right w:val="nil"/>
                  </w:tcBorders>
                  <w:shd w:val="clear" w:color="auto" w:fill="auto"/>
                  <w:noWrap/>
                  <w:vAlign w:val="bottom"/>
                  <w:hideMark/>
                </w:tcPr>
                <w:p w14:paraId="43F2EB2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5933704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256780C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EC521FA"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3BB51DB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42.90%</w:t>
                  </w:r>
                </w:p>
              </w:tc>
              <w:tc>
                <w:tcPr>
                  <w:tcW w:w="960" w:type="dxa"/>
                  <w:tcBorders>
                    <w:top w:val="nil"/>
                    <w:left w:val="nil"/>
                    <w:bottom w:val="nil"/>
                    <w:right w:val="nil"/>
                  </w:tcBorders>
                  <w:shd w:val="clear" w:color="auto" w:fill="auto"/>
                  <w:noWrap/>
                  <w:vAlign w:val="bottom"/>
                  <w:hideMark/>
                </w:tcPr>
                <w:p w14:paraId="2E4170D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7A8BD1D2" w14:textId="77777777" w:rsidTr="009208A1">
              <w:trPr>
                <w:trHeight w:val="288"/>
              </w:trPr>
              <w:tc>
                <w:tcPr>
                  <w:tcW w:w="960" w:type="dxa"/>
                  <w:tcBorders>
                    <w:top w:val="nil"/>
                    <w:left w:val="nil"/>
                    <w:bottom w:val="nil"/>
                    <w:right w:val="nil"/>
                  </w:tcBorders>
                  <w:shd w:val="clear" w:color="auto" w:fill="auto"/>
                  <w:noWrap/>
                  <w:vAlign w:val="bottom"/>
                  <w:hideMark/>
                </w:tcPr>
                <w:p w14:paraId="54E6462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11D488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Upper_Slikok_Creek</w:t>
                  </w:r>
                </w:p>
              </w:tc>
              <w:tc>
                <w:tcPr>
                  <w:tcW w:w="1460" w:type="dxa"/>
                  <w:tcBorders>
                    <w:top w:val="nil"/>
                    <w:left w:val="nil"/>
                    <w:bottom w:val="nil"/>
                    <w:right w:val="nil"/>
                  </w:tcBorders>
                  <w:shd w:val="clear" w:color="auto" w:fill="auto"/>
                  <w:noWrap/>
                  <w:vAlign w:val="bottom"/>
                  <w:hideMark/>
                </w:tcPr>
                <w:p w14:paraId="7B73B25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208D8AE6"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116648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153.97%</w:t>
                  </w:r>
                </w:p>
              </w:tc>
              <w:tc>
                <w:tcPr>
                  <w:tcW w:w="960" w:type="dxa"/>
                  <w:tcBorders>
                    <w:top w:val="nil"/>
                    <w:left w:val="nil"/>
                    <w:bottom w:val="nil"/>
                    <w:right w:val="nil"/>
                  </w:tcBorders>
                  <w:shd w:val="clear" w:color="auto" w:fill="auto"/>
                  <w:noWrap/>
                  <w:vAlign w:val="bottom"/>
                  <w:hideMark/>
                </w:tcPr>
                <w:p w14:paraId="031C94F9"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17B7FE0C" w14:textId="77777777" w:rsidTr="009208A1">
              <w:trPr>
                <w:trHeight w:val="288"/>
              </w:trPr>
              <w:tc>
                <w:tcPr>
                  <w:tcW w:w="960" w:type="dxa"/>
                  <w:tcBorders>
                    <w:top w:val="nil"/>
                    <w:left w:val="nil"/>
                    <w:right w:val="nil"/>
                  </w:tcBorders>
                  <w:shd w:val="clear" w:color="auto" w:fill="auto"/>
                  <w:noWrap/>
                  <w:vAlign w:val="bottom"/>
                  <w:hideMark/>
                </w:tcPr>
                <w:p w14:paraId="60FD5C6D"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right w:val="nil"/>
                  </w:tcBorders>
                  <w:shd w:val="clear" w:color="auto" w:fill="auto"/>
                  <w:noWrap/>
                  <w:vAlign w:val="bottom"/>
                  <w:hideMark/>
                </w:tcPr>
                <w:p w14:paraId="72CFAB2B"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Upper_Soldotna_Creek</w:t>
                  </w:r>
                </w:p>
              </w:tc>
              <w:tc>
                <w:tcPr>
                  <w:tcW w:w="1460" w:type="dxa"/>
                  <w:tcBorders>
                    <w:top w:val="nil"/>
                    <w:left w:val="nil"/>
                    <w:right w:val="nil"/>
                  </w:tcBorders>
                  <w:shd w:val="clear" w:color="auto" w:fill="auto"/>
                  <w:noWrap/>
                  <w:vAlign w:val="bottom"/>
                  <w:hideMark/>
                </w:tcPr>
                <w:p w14:paraId="23E68E34"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right w:val="nil"/>
                  </w:tcBorders>
                  <w:shd w:val="clear" w:color="auto" w:fill="auto"/>
                  <w:noWrap/>
                  <w:vAlign w:val="bottom"/>
                  <w:hideMark/>
                </w:tcPr>
                <w:p w14:paraId="5EEA24D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right w:val="nil"/>
                  </w:tcBorders>
                  <w:shd w:val="clear" w:color="auto" w:fill="auto"/>
                  <w:noWrap/>
                  <w:vAlign w:val="bottom"/>
                  <w:hideMark/>
                </w:tcPr>
                <w:p w14:paraId="57948F5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right w:val="nil"/>
                  </w:tcBorders>
                  <w:shd w:val="clear" w:color="auto" w:fill="auto"/>
                  <w:noWrap/>
                  <w:vAlign w:val="bottom"/>
                  <w:hideMark/>
                </w:tcPr>
                <w:p w14:paraId="794CF09F"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75EB5CBD" w14:textId="77777777" w:rsidTr="009208A1">
              <w:trPr>
                <w:trHeight w:val="288"/>
              </w:trPr>
              <w:tc>
                <w:tcPr>
                  <w:tcW w:w="960" w:type="dxa"/>
                  <w:tcBorders>
                    <w:top w:val="nil"/>
                    <w:left w:val="nil"/>
                    <w:bottom w:val="single" w:sz="4" w:space="0" w:color="auto"/>
                    <w:right w:val="nil"/>
                  </w:tcBorders>
                  <w:shd w:val="clear" w:color="auto" w:fill="auto"/>
                  <w:noWrap/>
                  <w:vAlign w:val="bottom"/>
                  <w:hideMark/>
                </w:tcPr>
                <w:p w14:paraId="0899D69F"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single" w:sz="4" w:space="0" w:color="auto"/>
                    <w:right w:val="nil"/>
                  </w:tcBorders>
                  <w:shd w:val="clear" w:color="auto" w:fill="auto"/>
                  <w:noWrap/>
                  <w:vAlign w:val="bottom"/>
                  <w:hideMark/>
                </w:tcPr>
                <w:p w14:paraId="10CB5773"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Upper_Beaver_Creek</w:t>
                  </w:r>
                </w:p>
              </w:tc>
              <w:tc>
                <w:tcPr>
                  <w:tcW w:w="1460" w:type="dxa"/>
                  <w:tcBorders>
                    <w:top w:val="nil"/>
                    <w:left w:val="nil"/>
                    <w:bottom w:val="single" w:sz="4" w:space="0" w:color="auto"/>
                    <w:right w:val="nil"/>
                  </w:tcBorders>
                  <w:shd w:val="clear" w:color="auto" w:fill="auto"/>
                  <w:noWrap/>
                  <w:vAlign w:val="bottom"/>
                  <w:hideMark/>
                </w:tcPr>
                <w:p w14:paraId="63E6876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single" w:sz="4" w:space="0" w:color="auto"/>
                    <w:right w:val="nil"/>
                  </w:tcBorders>
                  <w:shd w:val="clear" w:color="auto" w:fill="auto"/>
                  <w:noWrap/>
                  <w:vAlign w:val="bottom"/>
                  <w:hideMark/>
                </w:tcPr>
                <w:p w14:paraId="1DE5763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single" w:sz="4" w:space="0" w:color="auto"/>
                    <w:right w:val="nil"/>
                  </w:tcBorders>
                  <w:shd w:val="clear" w:color="auto" w:fill="auto"/>
                  <w:noWrap/>
                  <w:vAlign w:val="bottom"/>
                  <w:hideMark/>
                </w:tcPr>
                <w:p w14:paraId="06F45F1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single" w:sz="4" w:space="0" w:color="auto"/>
                    <w:right w:val="nil"/>
                  </w:tcBorders>
                  <w:shd w:val="clear" w:color="auto" w:fill="auto"/>
                  <w:noWrap/>
                  <w:vAlign w:val="bottom"/>
                  <w:hideMark/>
                </w:tcPr>
                <w:p w14:paraId="67EFCF2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bl>
          <w:p w14:paraId="73E754D2" w14:textId="77777777" w:rsidR="00234C91" w:rsidRDefault="00234C91" w:rsidP="00234C91">
            <w:pPr>
              <w:widowControl/>
              <w:autoSpaceDE w:val="0"/>
              <w:autoSpaceDN w:val="0"/>
              <w:adjustRightInd w:val="0"/>
              <w:rPr>
                <w:sz w:val="24"/>
              </w:rPr>
            </w:pPr>
            <w:r>
              <w:rPr>
                <w:sz w:val="24"/>
              </w:rPr>
              <w:t xml:space="preserve">Overall mean difference </w:t>
            </w:r>
            <w:r w:rsidRPr="005365F0">
              <w:rPr>
                <w:sz w:val="24"/>
              </w:rPr>
              <w:t>(mean ± standard error)</w:t>
            </w:r>
            <w:r>
              <w:rPr>
                <w:sz w:val="24"/>
              </w:rPr>
              <w:t>:</w:t>
            </w:r>
          </w:p>
          <w:p w14:paraId="64464C37" w14:textId="77777777" w:rsidR="00234C91" w:rsidRPr="00234C91" w:rsidRDefault="00234C91" w:rsidP="00234C91">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Pr>
                <w:sz w:val="24"/>
              </w:rPr>
              <w:t xml:space="preserve">Copper: </w:t>
            </w:r>
            <w:r w:rsidRPr="005365F0">
              <w:rPr>
                <w:sz w:val="24"/>
              </w:rPr>
              <w:t xml:space="preserve">38.9 ±13.6% </w:t>
            </w:r>
          </w:p>
          <w:p w14:paraId="359405B1" w14:textId="08C763A4" w:rsidR="00234C91" w:rsidRPr="00234C91" w:rsidRDefault="00234C91" w:rsidP="00234C91">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sidRPr="00234C91">
              <w:rPr>
                <w:sz w:val="24"/>
              </w:rPr>
              <w:t>Zinc : 34.8 ± 14.3%</w:t>
            </w:r>
          </w:p>
        </w:tc>
        <w:tc>
          <w:tcPr>
            <w:tcW w:w="987" w:type="dxa"/>
            <w:tcBorders>
              <w:top w:val="single" w:sz="4" w:space="0" w:color="auto"/>
              <w:left w:val="nil"/>
              <w:bottom w:val="nil"/>
            </w:tcBorders>
          </w:tcPr>
          <w:p w14:paraId="1793A8AB" w14:textId="77777777" w:rsidR="00234C91" w:rsidRDefault="00234C91" w:rsidP="00234C91">
            <w:pPr>
              <w:widowControl/>
              <w:autoSpaceDE w:val="0"/>
              <w:autoSpaceDN w:val="0"/>
              <w:adjustRightInd w:val="0"/>
              <w:rPr>
                <w:sz w:val="24"/>
              </w:rPr>
            </w:pPr>
          </w:p>
        </w:tc>
      </w:tr>
    </w:tbl>
    <w:p w14:paraId="4C73A48F" w14:textId="77777777" w:rsidR="00CE2E9F" w:rsidRDefault="00CE2E9F" w:rsidP="00B43E74">
      <w:pPr>
        <w:pStyle w:val="Caption"/>
        <w:rPr>
          <w:sz w:val="24"/>
          <w:szCs w:val="24"/>
        </w:rPr>
      </w:pPr>
    </w:p>
    <w:p w14:paraId="7E9538E8" w14:textId="77777777" w:rsidR="00CE2E9F" w:rsidRDefault="00CE2E9F" w:rsidP="00B43E74">
      <w:pPr>
        <w:pStyle w:val="Caption"/>
        <w:rPr>
          <w:sz w:val="24"/>
          <w:szCs w:val="24"/>
        </w:rPr>
      </w:pPr>
    </w:p>
    <w:p w14:paraId="4AB18F88" w14:textId="77777777" w:rsidR="00CE2E9F" w:rsidRDefault="00CE2E9F" w:rsidP="00B43E74">
      <w:pPr>
        <w:pStyle w:val="Caption"/>
        <w:rPr>
          <w:sz w:val="24"/>
          <w:szCs w:val="24"/>
        </w:rPr>
      </w:pPr>
    </w:p>
    <w:p w14:paraId="48ED2BF9" w14:textId="77777777" w:rsidR="00CE2E9F" w:rsidRDefault="00CE2E9F" w:rsidP="00B43E74">
      <w:pPr>
        <w:pStyle w:val="Caption"/>
        <w:rPr>
          <w:sz w:val="24"/>
          <w:szCs w:val="24"/>
        </w:rPr>
      </w:pPr>
    </w:p>
    <w:p w14:paraId="3433032F" w14:textId="77777777" w:rsidR="00CE2E9F" w:rsidRDefault="00CE2E9F" w:rsidP="00B43E74">
      <w:pPr>
        <w:pStyle w:val="Caption"/>
        <w:rPr>
          <w:sz w:val="24"/>
          <w:szCs w:val="24"/>
        </w:rPr>
      </w:pPr>
    </w:p>
    <w:p w14:paraId="06651C20" w14:textId="77777777" w:rsidR="00CE2E9F" w:rsidRDefault="00CE2E9F" w:rsidP="00B43E74">
      <w:pPr>
        <w:pStyle w:val="Caption"/>
        <w:rPr>
          <w:sz w:val="24"/>
          <w:szCs w:val="24"/>
        </w:rPr>
      </w:pPr>
    </w:p>
    <w:p w14:paraId="19651FF2" w14:textId="77777777" w:rsidR="00CE2E9F" w:rsidRDefault="00CE2E9F" w:rsidP="00B43E74">
      <w:pPr>
        <w:pStyle w:val="Caption"/>
        <w:rPr>
          <w:sz w:val="24"/>
          <w:szCs w:val="24"/>
        </w:rPr>
      </w:pPr>
    </w:p>
    <w:p w14:paraId="344CD7C7" w14:textId="77777777" w:rsidR="00CE2E9F" w:rsidRDefault="00CE2E9F" w:rsidP="00B43E74">
      <w:pPr>
        <w:pStyle w:val="Caption"/>
        <w:rPr>
          <w:sz w:val="24"/>
          <w:szCs w:val="24"/>
        </w:rPr>
      </w:pPr>
    </w:p>
    <w:p w14:paraId="0DCE5504" w14:textId="77777777" w:rsidR="00CE2E9F" w:rsidRDefault="00CE2E9F" w:rsidP="00B43E74">
      <w:pPr>
        <w:pStyle w:val="Caption"/>
        <w:rPr>
          <w:sz w:val="24"/>
          <w:szCs w:val="24"/>
        </w:rPr>
      </w:pPr>
    </w:p>
    <w:p w14:paraId="7A3379EF" w14:textId="77777777" w:rsidR="00CE2E9F" w:rsidRDefault="00CE2E9F" w:rsidP="00B43E74">
      <w:pPr>
        <w:pStyle w:val="Caption"/>
        <w:rPr>
          <w:sz w:val="24"/>
          <w:szCs w:val="24"/>
        </w:rPr>
      </w:pPr>
    </w:p>
    <w:p w14:paraId="451DA0EE" w14:textId="77777777" w:rsidR="00CE2E9F" w:rsidRDefault="00CE2E9F" w:rsidP="00B43E74">
      <w:pPr>
        <w:pStyle w:val="Caption"/>
        <w:rPr>
          <w:sz w:val="24"/>
          <w:szCs w:val="24"/>
        </w:rPr>
      </w:pPr>
    </w:p>
    <w:p w14:paraId="3E0EC8CC" w14:textId="64DB5310" w:rsidR="00CE2E9F" w:rsidRDefault="00CE2E9F" w:rsidP="00B43E74">
      <w:pPr>
        <w:pStyle w:val="Caption"/>
        <w:rPr>
          <w:sz w:val="24"/>
          <w:szCs w:val="24"/>
        </w:rPr>
      </w:pPr>
    </w:p>
    <w:p w14:paraId="0EF7E153" w14:textId="6C4F6CD3" w:rsidR="00B43E74" w:rsidRPr="00B43E74" w:rsidRDefault="00B43E74" w:rsidP="00B43E74">
      <w:pPr>
        <w:pStyle w:val="Caption"/>
        <w:rPr>
          <w:sz w:val="24"/>
          <w:szCs w:val="24"/>
        </w:rPr>
      </w:pPr>
      <w:bookmarkStart w:id="313" w:name="_Toc58231543"/>
      <w:r w:rsidRPr="00B43E74">
        <w:rPr>
          <w:sz w:val="24"/>
          <w:szCs w:val="24"/>
        </w:rPr>
        <w:lastRenderedPageBreak/>
        <w:t xml:space="preserve">Table </w:t>
      </w:r>
      <w:r w:rsidRPr="00B43E74">
        <w:rPr>
          <w:sz w:val="24"/>
          <w:szCs w:val="24"/>
        </w:rPr>
        <w:fldChar w:fldCharType="begin"/>
      </w:r>
      <w:r w:rsidRPr="00B43E74">
        <w:rPr>
          <w:sz w:val="24"/>
          <w:szCs w:val="24"/>
        </w:rPr>
        <w:instrText xml:space="preserve"> SEQ Table \* ARABIC </w:instrText>
      </w:r>
      <w:r w:rsidRPr="00B43E74">
        <w:rPr>
          <w:sz w:val="24"/>
          <w:szCs w:val="24"/>
        </w:rPr>
        <w:fldChar w:fldCharType="separate"/>
      </w:r>
      <w:r w:rsidR="00136C16">
        <w:rPr>
          <w:noProof/>
          <w:sz w:val="24"/>
          <w:szCs w:val="24"/>
        </w:rPr>
        <w:t>6</w:t>
      </w:r>
      <w:r w:rsidRPr="00B43E74">
        <w:rPr>
          <w:sz w:val="24"/>
          <w:szCs w:val="24"/>
        </w:rPr>
        <w:fldChar w:fldCharType="end"/>
      </w:r>
      <w:r w:rsidRPr="00B43E74">
        <w:rPr>
          <w:sz w:val="24"/>
          <w:szCs w:val="24"/>
        </w:rPr>
        <w:t xml:space="preserve">. </w:t>
      </w:r>
      <w:r w:rsidR="00E707DC">
        <w:rPr>
          <w:sz w:val="24"/>
          <w:szCs w:val="24"/>
        </w:rPr>
        <w:t>Average hardness values for spring and summer biannual spring and summer krbwqm sampling events 2000 – 2014.</w:t>
      </w:r>
      <w:r w:rsidR="00E164AF">
        <w:rPr>
          <w:sz w:val="24"/>
          <w:szCs w:val="24"/>
        </w:rPr>
        <w:t xml:space="preserve"> </w:t>
      </w:r>
      <w:commentRangeStart w:id="314"/>
      <w:commentRangeStart w:id="315"/>
      <w:commentRangeStart w:id="316"/>
      <w:r w:rsidR="00E164AF">
        <w:rPr>
          <w:sz w:val="24"/>
          <w:szCs w:val="24"/>
        </w:rPr>
        <w:t>Significant</w:t>
      </w:r>
      <w:commentRangeEnd w:id="314"/>
      <w:r w:rsidR="00E164AF">
        <w:rPr>
          <w:rStyle w:val="CommentReference"/>
          <w:b w:val="0"/>
          <w:bCs w:val="0"/>
          <w:caps w:val="0"/>
        </w:rPr>
        <w:commentReference w:id="314"/>
      </w:r>
      <w:commentRangeEnd w:id="315"/>
      <w:r w:rsidR="006B24FD">
        <w:rPr>
          <w:rStyle w:val="CommentReference"/>
          <w:b w:val="0"/>
          <w:bCs w:val="0"/>
          <w:caps w:val="0"/>
        </w:rPr>
        <w:commentReference w:id="315"/>
      </w:r>
      <w:commentRangeEnd w:id="316"/>
      <w:r w:rsidR="008F5F9A">
        <w:rPr>
          <w:rStyle w:val="CommentReference"/>
          <w:b w:val="0"/>
          <w:bCs w:val="0"/>
          <w:caps w:val="0"/>
        </w:rPr>
        <w:commentReference w:id="316"/>
      </w:r>
      <w:r w:rsidR="00E164AF">
        <w:rPr>
          <w:sz w:val="24"/>
          <w:szCs w:val="24"/>
        </w:rPr>
        <w:t xml:space="preserve"> outliers were removed prior to calculating averages.</w:t>
      </w:r>
      <w:bookmarkEnd w:id="313"/>
    </w:p>
    <w:tbl>
      <w:tblPr>
        <w:tblW w:w="0" w:type="auto"/>
        <w:tblInd w:w="78" w:type="dxa"/>
        <w:tblLayout w:type="fixed"/>
        <w:tblLook w:val="0000" w:firstRow="0" w:lastRow="0" w:firstColumn="0" w:lastColumn="0" w:noHBand="0" w:noVBand="0"/>
      </w:tblPr>
      <w:tblGrid>
        <w:gridCol w:w="840"/>
        <w:gridCol w:w="2070"/>
        <w:gridCol w:w="3469"/>
        <w:gridCol w:w="3420"/>
      </w:tblGrid>
      <w:tr w:rsidR="00EB2693" w:rsidRPr="00B43E74" w14:paraId="1E40A67E" w14:textId="77777777" w:rsidTr="00B43E74">
        <w:trPr>
          <w:trHeight w:val="319"/>
        </w:trPr>
        <w:tc>
          <w:tcPr>
            <w:tcW w:w="840" w:type="dxa"/>
            <w:tcBorders>
              <w:top w:val="single" w:sz="18" w:space="0" w:color="auto"/>
              <w:left w:val="single" w:sz="18" w:space="0" w:color="auto"/>
              <w:bottom w:val="single" w:sz="18" w:space="0" w:color="auto"/>
              <w:right w:val="single" w:sz="18" w:space="0" w:color="auto"/>
            </w:tcBorders>
          </w:tcPr>
          <w:p w14:paraId="78AFB715" w14:textId="77777777" w:rsidR="00EB2693" w:rsidRPr="00B43E74" w:rsidRDefault="00EB2693" w:rsidP="000F2568">
            <w:pPr>
              <w:autoSpaceDE w:val="0"/>
              <w:autoSpaceDN w:val="0"/>
              <w:adjustRightInd w:val="0"/>
              <w:jc w:val="right"/>
              <w:rPr>
                <w:rFonts w:asciiTheme="majorHAnsi" w:hAnsiTheme="majorHAnsi"/>
                <w:color w:val="000000"/>
                <w:sz w:val="24"/>
                <w:szCs w:val="24"/>
              </w:rPr>
            </w:pPr>
          </w:p>
        </w:tc>
        <w:tc>
          <w:tcPr>
            <w:tcW w:w="2070" w:type="dxa"/>
            <w:tcBorders>
              <w:top w:val="single" w:sz="18" w:space="0" w:color="auto"/>
              <w:left w:val="single" w:sz="18" w:space="0" w:color="auto"/>
              <w:bottom w:val="single" w:sz="18" w:space="0" w:color="auto"/>
              <w:right w:val="single" w:sz="18" w:space="0" w:color="auto"/>
            </w:tcBorders>
          </w:tcPr>
          <w:p w14:paraId="080F8EA1"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River mile</w:t>
            </w:r>
          </w:p>
        </w:tc>
        <w:tc>
          <w:tcPr>
            <w:tcW w:w="3469" w:type="dxa"/>
            <w:tcBorders>
              <w:top w:val="single" w:sz="18" w:space="0" w:color="auto"/>
              <w:left w:val="single" w:sz="18" w:space="0" w:color="auto"/>
              <w:bottom w:val="single" w:sz="18" w:space="0" w:color="auto"/>
              <w:right w:val="single" w:sz="18" w:space="0" w:color="auto"/>
            </w:tcBorders>
          </w:tcPr>
          <w:p w14:paraId="57DF5C7A"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Site name</w:t>
            </w:r>
          </w:p>
        </w:tc>
        <w:tc>
          <w:tcPr>
            <w:tcW w:w="3420" w:type="dxa"/>
            <w:tcBorders>
              <w:top w:val="single" w:sz="18" w:space="0" w:color="auto"/>
              <w:left w:val="single" w:sz="18" w:space="0" w:color="auto"/>
              <w:bottom w:val="single" w:sz="18" w:space="0" w:color="auto"/>
              <w:right w:val="single" w:sz="18" w:space="0" w:color="auto"/>
            </w:tcBorders>
          </w:tcPr>
          <w:p w14:paraId="2EEB91AF"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Average hardness</w:t>
            </w:r>
          </w:p>
        </w:tc>
      </w:tr>
      <w:tr w:rsidR="00EB2693" w:rsidRPr="000B39DB" w14:paraId="44774140" w14:textId="77777777" w:rsidTr="00B43E74">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313FE0ED" w14:textId="77777777" w:rsidR="00EB2693" w:rsidRPr="00324749" w:rsidRDefault="00EB2693" w:rsidP="000F2568">
            <w:pPr>
              <w:autoSpaceDE w:val="0"/>
              <w:autoSpaceDN w:val="0"/>
              <w:adjustRightInd w:val="0"/>
              <w:ind w:left="113" w:right="113"/>
              <w:jc w:val="center"/>
              <w:rPr>
                <w:rFonts w:asciiTheme="majorHAnsi" w:hAnsiTheme="majorHAnsi"/>
                <w:b/>
                <w:bCs/>
                <w:color w:val="000000"/>
                <w:sz w:val="24"/>
                <w:szCs w:val="24"/>
              </w:rPr>
            </w:pPr>
            <w:r w:rsidRPr="00324749">
              <w:rPr>
                <w:rFonts w:asciiTheme="majorHAnsi" w:hAnsiTheme="majorHAnsi"/>
                <w:b/>
                <w:bCs/>
                <w:color w:val="000000"/>
                <w:sz w:val="24"/>
                <w:szCs w:val="24"/>
              </w:rPr>
              <w:t>Spring</w:t>
            </w:r>
            <w:r w:rsidR="00C822F8" w:rsidRPr="00324749">
              <w:rPr>
                <w:rFonts w:asciiTheme="majorHAnsi" w:hAnsiTheme="majorHAnsi"/>
                <w:b/>
                <w:bCs/>
                <w:color w:val="000000"/>
                <w:sz w:val="24"/>
                <w:szCs w:val="24"/>
              </w:rPr>
              <w:t xml:space="preserve"> 2000-2014</w:t>
            </w:r>
          </w:p>
        </w:tc>
        <w:tc>
          <w:tcPr>
            <w:tcW w:w="2070" w:type="dxa"/>
            <w:tcBorders>
              <w:top w:val="single" w:sz="18" w:space="0" w:color="auto"/>
              <w:left w:val="single" w:sz="18" w:space="0" w:color="auto"/>
              <w:bottom w:val="single" w:sz="6" w:space="0" w:color="auto"/>
              <w:right w:val="single" w:sz="6" w:space="0" w:color="auto"/>
            </w:tcBorders>
          </w:tcPr>
          <w:p w14:paraId="7AA4C3E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0</w:t>
            </w:r>
          </w:p>
        </w:tc>
        <w:tc>
          <w:tcPr>
            <w:tcW w:w="3469" w:type="dxa"/>
            <w:tcBorders>
              <w:top w:val="single" w:sz="18" w:space="0" w:color="auto"/>
              <w:left w:val="single" w:sz="6" w:space="0" w:color="auto"/>
              <w:bottom w:val="single" w:sz="6" w:space="0" w:color="auto"/>
              <w:right w:val="single" w:sz="6" w:space="0" w:color="auto"/>
            </w:tcBorders>
          </w:tcPr>
          <w:p w14:paraId="1DFD6784" w14:textId="1E69E609" w:rsidR="00EB2693" w:rsidRPr="00324749" w:rsidRDefault="00573A0B" w:rsidP="00573A0B">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 xml:space="preserve"> Lower </w:t>
            </w:r>
            <w:r w:rsidR="00EB2693" w:rsidRPr="00324749">
              <w:rPr>
                <w:rFonts w:asciiTheme="majorHAnsi" w:hAnsiTheme="majorHAnsi"/>
                <w:color w:val="000000"/>
                <w:sz w:val="24"/>
                <w:szCs w:val="24"/>
              </w:rPr>
              <w:t>No Name Creek</w:t>
            </w:r>
          </w:p>
        </w:tc>
        <w:tc>
          <w:tcPr>
            <w:tcW w:w="3420" w:type="dxa"/>
            <w:tcBorders>
              <w:top w:val="single" w:sz="18" w:space="0" w:color="auto"/>
              <w:left w:val="single" w:sz="6" w:space="0" w:color="auto"/>
              <w:bottom w:val="single" w:sz="6" w:space="0" w:color="auto"/>
              <w:right w:val="single" w:sz="18" w:space="0" w:color="auto"/>
            </w:tcBorders>
          </w:tcPr>
          <w:p w14:paraId="1D78F5B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33.22</w:t>
            </w:r>
          </w:p>
        </w:tc>
      </w:tr>
      <w:tr w:rsidR="00EB2693" w:rsidRPr="000B39DB" w14:paraId="3B8A08A6" w14:textId="77777777" w:rsidTr="00B43E74">
        <w:trPr>
          <w:trHeight w:val="290"/>
        </w:trPr>
        <w:tc>
          <w:tcPr>
            <w:tcW w:w="840" w:type="dxa"/>
            <w:vMerge/>
            <w:tcBorders>
              <w:left w:val="single" w:sz="18" w:space="0" w:color="auto"/>
              <w:right w:val="single" w:sz="18" w:space="0" w:color="auto"/>
            </w:tcBorders>
          </w:tcPr>
          <w:p w14:paraId="2E0F10F0"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09951E"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10</w:t>
            </w:r>
          </w:p>
        </w:tc>
        <w:tc>
          <w:tcPr>
            <w:tcW w:w="3469" w:type="dxa"/>
            <w:tcBorders>
              <w:top w:val="single" w:sz="6" w:space="0" w:color="auto"/>
              <w:left w:val="single" w:sz="6" w:space="0" w:color="auto"/>
              <w:bottom w:val="single" w:sz="6" w:space="0" w:color="auto"/>
              <w:right w:val="single" w:sz="6" w:space="0" w:color="auto"/>
            </w:tcBorders>
          </w:tcPr>
          <w:p w14:paraId="71AA4FC6" w14:textId="55F4929A"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Beaver Creek</w:t>
            </w:r>
          </w:p>
        </w:tc>
        <w:tc>
          <w:tcPr>
            <w:tcW w:w="3420" w:type="dxa"/>
            <w:tcBorders>
              <w:top w:val="single" w:sz="6" w:space="0" w:color="auto"/>
              <w:left w:val="single" w:sz="6" w:space="0" w:color="auto"/>
              <w:bottom w:val="single" w:sz="6" w:space="0" w:color="auto"/>
              <w:right w:val="single" w:sz="18" w:space="0" w:color="auto"/>
            </w:tcBorders>
          </w:tcPr>
          <w:p w14:paraId="2DC361C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42.96</w:t>
            </w:r>
          </w:p>
        </w:tc>
      </w:tr>
      <w:tr w:rsidR="00EB2693" w:rsidRPr="000B39DB" w14:paraId="4A7FBDC9" w14:textId="77777777" w:rsidTr="00B43E74">
        <w:trPr>
          <w:trHeight w:val="290"/>
        </w:trPr>
        <w:tc>
          <w:tcPr>
            <w:tcW w:w="840" w:type="dxa"/>
            <w:vMerge/>
            <w:tcBorders>
              <w:left w:val="single" w:sz="18" w:space="0" w:color="auto"/>
              <w:right w:val="single" w:sz="18" w:space="0" w:color="auto"/>
            </w:tcBorders>
          </w:tcPr>
          <w:p w14:paraId="397A927C"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E527225"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2BF1B9C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Slikok Creek Confluence</w:t>
            </w:r>
          </w:p>
        </w:tc>
        <w:tc>
          <w:tcPr>
            <w:tcW w:w="3420" w:type="dxa"/>
            <w:tcBorders>
              <w:top w:val="single" w:sz="6" w:space="0" w:color="auto"/>
              <w:left w:val="single" w:sz="6" w:space="0" w:color="auto"/>
              <w:bottom w:val="single" w:sz="6" w:space="0" w:color="auto"/>
              <w:right w:val="single" w:sz="18" w:space="0" w:color="auto"/>
            </w:tcBorders>
          </w:tcPr>
          <w:p w14:paraId="7370D3F1"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NA</w:t>
            </w:r>
          </w:p>
        </w:tc>
      </w:tr>
      <w:tr w:rsidR="00EB2693" w:rsidRPr="000B39DB" w14:paraId="266C381F" w14:textId="77777777" w:rsidTr="00B43E74">
        <w:trPr>
          <w:trHeight w:val="290"/>
        </w:trPr>
        <w:tc>
          <w:tcPr>
            <w:tcW w:w="840" w:type="dxa"/>
            <w:vMerge/>
            <w:tcBorders>
              <w:left w:val="single" w:sz="18" w:space="0" w:color="auto"/>
              <w:right w:val="single" w:sz="18" w:space="0" w:color="auto"/>
            </w:tcBorders>
          </w:tcPr>
          <w:p w14:paraId="21A09DF7"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9D8CD5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7D498C4A" w14:textId="78FCC5AE"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Slikok Creek</w:t>
            </w:r>
          </w:p>
        </w:tc>
        <w:tc>
          <w:tcPr>
            <w:tcW w:w="3420" w:type="dxa"/>
            <w:tcBorders>
              <w:top w:val="single" w:sz="6" w:space="0" w:color="auto"/>
              <w:left w:val="single" w:sz="6" w:space="0" w:color="auto"/>
              <w:bottom w:val="single" w:sz="6" w:space="0" w:color="auto"/>
              <w:right w:val="single" w:sz="18" w:space="0" w:color="auto"/>
            </w:tcBorders>
          </w:tcPr>
          <w:p w14:paraId="0997FA5B"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28.38</w:t>
            </w:r>
          </w:p>
        </w:tc>
      </w:tr>
      <w:tr w:rsidR="00EB2693" w:rsidRPr="000B39DB" w14:paraId="06767461" w14:textId="77777777" w:rsidTr="00B43E74">
        <w:trPr>
          <w:trHeight w:val="290"/>
        </w:trPr>
        <w:tc>
          <w:tcPr>
            <w:tcW w:w="840" w:type="dxa"/>
            <w:vMerge/>
            <w:tcBorders>
              <w:left w:val="single" w:sz="18" w:space="0" w:color="auto"/>
              <w:right w:val="single" w:sz="18" w:space="0" w:color="auto"/>
            </w:tcBorders>
          </w:tcPr>
          <w:p w14:paraId="20B1C68B"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F1A8EB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22.5</w:t>
            </w:r>
          </w:p>
        </w:tc>
        <w:tc>
          <w:tcPr>
            <w:tcW w:w="3469" w:type="dxa"/>
            <w:tcBorders>
              <w:top w:val="single" w:sz="6" w:space="0" w:color="auto"/>
              <w:left w:val="single" w:sz="6" w:space="0" w:color="auto"/>
              <w:bottom w:val="single" w:sz="6" w:space="0" w:color="auto"/>
              <w:right w:val="single" w:sz="6" w:space="0" w:color="auto"/>
            </w:tcBorders>
          </w:tcPr>
          <w:p w14:paraId="18E13874" w14:textId="5E881614"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Soldotna Creek</w:t>
            </w:r>
          </w:p>
        </w:tc>
        <w:tc>
          <w:tcPr>
            <w:tcW w:w="3420" w:type="dxa"/>
            <w:tcBorders>
              <w:top w:val="single" w:sz="6" w:space="0" w:color="auto"/>
              <w:left w:val="single" w:sz="6" w:space="0" w:color="auto"/>
              <w:bottom w:val="single" w:sz="6" w:space="0" w:color="auto"/>
              <w:right w:val="single" w:sz="18" w:space="0" w:color="auto"/>
            </w:tcBorders>
          </w:tcPr>
          <w:p w14:paraId="133F824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41.00</w:t>
            </w:r>
          </w:p>
        </w:tc>
      </w:tr>
      <w:tr w:rsidR="00EB2693" w:rsidRPr="000B39DB" w14:paraId="238A474F" w14:textId="77777777" w:rsidTr="00B43E74">
        <w:trPr>
          <w:trHeight w:val="290"/>
        </w:trPr>
        <w:tc>
          <w:tcPr>
            <w:tcW w:w="840" w:type="dxa"/>
            <w:vMerge/>
            <w:tcBorders>
              <w:left w:val="single" w:sz="18" w:space="0" w:color="auto"/>
              <w:right w:val="single" w:sz="18" w:space="0" w:color="auto"/>
            </w:tcBorders>
          </w:tcPr>
          <w:p w14:paraId="095B6DC1"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8E47A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w:t>
            </w:r>
          </w:p>
        </w:tc>
        <w:tc>
          <w:tcPr>
            <w:tcW w:w="3469" w:type="dxa"/>
            <w:tcBorders>
              <w:top w:val="single" w:sz="6" w:space="0" w:color="auto"/>
              <w:left w:val="single" w:sz="6" w:space="0" w:color="auto"/>
              <w:bottom w:val="single" w:sz="6" w:space="0" w:color="auto"/>
              <w:right w:val="single" w:sz="6" w:space="0" w:color="auto"/>
            </w:tcBorders>
          </w:tcPr>
          <w:p w14:paraId="545F9088"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Skilak Lake Outlet</w:t>
            </w:r>
          </w:p>
        </w:tc>
        <w:tc>
          <w:tcPr>
            <w:tcW w:w="3420" w:type="dxa"/>
            <w:tcBorders>
              <w:top w:val="single" w:sz="6" w:space="0" w:color="auto"/>
              <w:left w:val="single" w:sz="6" w:space="0" w:color="auto"/>
              <w:bottom w:val="single" w:sz="6" w:space="0" w:color="auto"/>
              <w:right w:val="single" w:sz="18" w:space="0" w:color="auto"/>
            </w:tcBorders>
          </w:tcPr>
          <w:p w14:paraId="71389A74"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28.56</w:t>
            </w:r>
          </w:p>
        </w:tc>
      </w:tr>
      <w:tr w:rsidR="00EB2693" w:rsidRPr="000B39DB" w14:paraId="574C0845" w14:textId="77777777" w:rsidTr="00B43E74">
        <w:trPr>
          <w:trHeight w:val="305"/>
        </w:trPr>
        <w:tc>
          <w:tcPr>
            <w:tcW w:w="840" w:type="dxa"/>
            <w:vMerge/>
            <w:tcBorders>
              <w:left w:val="single" w:sz="18" w:space="0" w:color="auto"/>
              <w:bottom w:val="single" w:sz="18" w:space="0" w:color="auto"/>
              <w:right w:val="single" w:sz="18" w:space="0" w:color="auto"/>
            </w:tcBorders>
          </w:tcPr>
          <w:p w14:paraId="0ADE5C39"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0F84A4DE"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70</w:t>
            </w:r>
          </w:p>
        </w:tc>
        <w:tc>
          <w:tcPr>
            <w:tcW w:w="3469" w:type="dxa"/>
            <w:tcBorders>
              <w:top w:val="single" w:sz="6" w:space="0" w:color="auto"/>
              <w:left w:val="single" w:sz="6" w:space="0" w:color="auto"/>
              <w:bottom w:val="single" w:sz="18" w:space="0" w:color="auto"/>
              <w:right w:val="single" w:sz="6" w:space="0" w:color="auto"/>
            </w:tcBorders>
          </w:tcPr>
          <w:p w14:paraId="6EB587E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Jim's Landing</w:t>
            </w:r>
          </w:p>
        </w:tc>
        <w:tc>
          <w:tcPr>
            <w:tcW w:w="3420" w:type="dxa"/>
            <w:tcBorders>
              <w:top w:val="single" w:sz="6" w:space="0" w:color="auto"/>
              <w:left w:val="single" w:sz="6" w:space="0" w:color="auto"/>
              <w:bottom w:val="single" w:sz="18" w:space="0" w:color="auto"/>
              <w:right w:val="single" w:sz="18" w:space="0" w:color="auto"/>
            </w:tcBorders>
          </w:tcPr>
          <w:p w14:paraId="452C808A"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40.12</w:t>
            </w:r>
          </w:p>
        </w:tc>
      </w:tr>
      <w:tr w:rsidR="00B43E74" w:rsidRPr="000B39DB" w14:paraId="4A713E26" w14:textId="77777777" w:rsidTr="00B43E74">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1AE62C9D" w14:textId="77777777" w:rsidR="00B43E74" w:rsidRPr="00324749" w:rsidRDefault="00B43E74" w:rsidP="00B43E74">
            <w:pPr>
              <w:autoSpaceDE w:val="0"/>
              <w:autoSpaceDN w:val="0"/>
              <w:adjustRightInd w:val="0"/>
              <w:ind w:left="113" w:right="113"/>
              <w:jc w:val="center"/>
              <w:rPr>
                <w:rFonts w:asciiTheme="majorHAnsi" w:hAnsiTheme="majorHAnsi"/>
                <w:b/>
                <w:bCs/>
                <w:color w:val="000000"/>
                <w:sz w:val="24"/>
                <w:szCs w:val="24"/>
              </w:rPr>
            </w:pPr>
            <w:r w:rsidRPr="00324749">
              <w:rPr>
                <w:rFonts w:asciiTheme="majorHAnsi" w:hAnsiTheme="majorHAnsi"/>
                <w:b/>
                <w:bCs/>
                <w:color w:val="000000"/>
                <w:sz w:val="24"/>
                <w:szCs w:val="24"/>
              </w:rPr>
              <w:t>Summer 2000-2014</w:t>
            </w:r>
          </w:p>
        </w:tc>
        <w:tc>
          <w:tcPr>
            <w:tcW w:w="2070" w:type="dxa"/>
            <w:tcBorders>
              <w:top w:val="single" w:sz="18" w:space="0" w:color="auto"/>
              <w:left w:val="single" w:sz="18" w:space="0" w:color="auto"/>
              <w:bottom w:val="single" w:sz="6" w:space="0" w:color="auto"/>
              <w:right w:val="single" w:sz="6" w:space="0" w:color="auto"/>
            </w:tcBorders>
          </w:tcPr>
          <w:p w14:paraId="0B4A4BF2"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0</w:t>
            </w:r>
          </w:p>
        </w:tc>
        <w:tc>
          <w:tcPr>
            <w:tcW w:w="3469" w:type="dxa"/>
            <w:tcBorders>
              <w:top w:val="single" w:sz="18" w:space="0" w:color="auto"/>
              <w:left w:val="single" w:sz="6" w:space="0" w:color="auto"/>
              <w:bottom w:val="single" w:sz="6" w:space="0" w:color="auto"/>
              <w:right w:val="single" w:sz="6" w:space="0" w:color="auto"/>
            </w:tcBorders>
          </w:tcPr>
          <w:p w14:paraId="3C502C46" w14:textId="69DAC419"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 xml:space="preserve"> Lower No Name Creek</w:t>
            </w:r>
          </w:p>
        </w:tc>
        <w:tc>
          <w:tcPr>
            <w:tcW w:w="3420" w:type="dxa"/>
            <w:tcBorders>
              <w:top w:val="single" w:sz="18" w:space="0" w:color="auto"/>
              <w:left w:val="single" w:sz="6" w:space="0" w:color="auto"/>
              <w:bottom w:val="single" w:sz="6" w:space="0" w:color="auto"/>
              <w:right w:val="single" w:sz="18" w:space="0" w:color="auto"/>
            </w:tcBorders>
          </w:tcPr>
          <w:p w14:paraId="6ABF5D75"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52.60</w:t>
            </w:r>
          </w:p>
        </w:tc>
      </w:tr>
      <w:tr w:rsidR="00B43E74" w:rsidRPr="000B39DB" w14:paraId="2E094EFE" w14:textId="77777777" w:rsidTr="00B43E74">
        <w:trPr>
          <w:trHeight w:val="290"/>
        </w:trPr>
        <w:tc>
          <w:tcPr>
            <w:tcW w:w="840" w:type="dxa"/>
            <w:vMerge/>
            <w:tcBorders>
              <w:left w:val="single" w:sz="18" w:space="0" w:color="auto"/>
              <w:right w:val="single" w:sz="18" w:space="0" w:color="auto"/>
            </w:tcBorders>
          </w:tcPr>
          <w:p w14:paraId="756A202D"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03615F87"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10</w:t>
            </w:r>
          </w:p>
        </w:tc>
        <w:tc>
          <w:tcPr>
            <w:tcW w:w="3469" w:type="dxa"/>
            <w:tcBorders>
              <w:top w:val="single" w:sz="6" w:space="0" w:color="auto"/>
              <w:left w:val="single" w:sz="6" w:space="0" w:color="auto"/>
              <w:bottom w:val="single" w:sz="6" w:space="0" w:color="auto"/>
              <w:right w:val="single" w:sz="6" w:space="0" w:color="auto"/>
            </w:tcBorders>
          </w:tcPr>
          <w:p w14:paraId="499A7737" w14:textId="45C0230E"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Beaver Creek</w:t>
            </w:r>
          </w:p>
        </w:tc>
        <w:tc>
          <w:tcPr>
            <w:tcW w:w="3420" w:type="dxa"/>
            <w:tcBorders>
              <w:top w:val="single" w:sz="6" w:space="0" w:color="auto"/>
              <w:left w:val="single" w:sz="6" w:space="0" w:color="auto"/>
              <w:bottom w:val="single" w:sz="6" w:space="0" w:color="auto"/>
              <w:right w:val="single" w:sz="18" w:space="0" w:color="auto"/>
            </w:tcBorders>
          </w:tcPr>
          <w:p w14:paraId="45DC432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62.75</w:t>
            </w:r>
          </w:p>
        </w:tc>
      </w:tr>
      <w:tr w:rsidR="00B43E74" w:rsidRPr="000B39DB" w14:paraId="64CADE78" w14:textId="77777777" w:rsidTr="00B43E74">
        <w:trPr>
          <w:trHeight w:val="290"/>
        </w:trPr>
        <w:tc>
          <w:tcPr>
            <w:tcW w:w="840" w:type="dxa"/>
            <w:vMerge/>
            <w:tcBorders>
              <w:left w:val="single" w:sz="18" w:space="0" w:color="auto"/>
              <w:right w:val="single" w:sz="18" w:space="0" w:color="auto"/>
            </w:tcBorders>
          </w:tcPr>
          <w:p w14:paraId="36282A9C"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3DF76F53"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58769606" w14:textId="64F45B79"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Slikok Creek Confluence</w:t>
            </w:r>
          </w:p>
        </w:tc>
        <w:tc>
          <w:tcPr>
            <w:tcW w:w="3420" w:type="dxa"/>
            <w:tcBorders>
              <w:top w:val="single" w:sz="6" w:space="0" w:color="auto"/>
              <w:left w:val="single" w:sz="6" w:space="0" w:color="auto"/>
              <w:bottom w:val="single" w:sz="6" w:space="0" w:color="auto"/>
              <w:right w:val="single" w:sz="18" w:space="0" w:color="auto"/>
            </w:tcBorders>
          </w:tcPr>
          <w:p w14:paraId="586639F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NA</w:t>
            </w:r>
          </w:p>
        </w:tc>
      </w:tr>
      <w:tr w:rsidR="00B43E74" w:rsidRPr="000B39DB" w14:paraId="1E6B9E65" w14:textId="77777777" w:rsidTr="00B43E74">
        <w:trPr>
          <w:trHeight w:val="290"/>
        </w:trPr>
        <w:tc>
          <w:tcPr>
            <w:tcW w:w="840" w:type="dxa"/>
            <w:vMerge/>
            <w:tcBorders>
              <w:left w:val="single" w:sz="18" w:space="0" w:color="auto"/>
              <w:right w:val="single" w:sz="18" w:space="0" w:color="auto"/>
            </w:tcBorders>
          </w:tcPr>
          <w:p w14:paraId="55C599B4"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8A66EC0"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43F385DB" w14:textId="1EAD864D"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Slikok Creek</w:t>
            </w:r>
          </w:p>
        </w:tc>
        <w:tc>
          <w:tcPr>
            <w:tcW w:w="3420" w:type="dxa"/>
            <w:tcBorders>
              <w:top w:val="single" w:sz="6" w:space="0" w:color="auto"/>
              <w:left w:val="single" w:sz="6" w:space="0" w:color="auto"/>
              <w:bottom w:val="single" w:sz="6" w:space="0" w:color="auto"/>
              <w:right w:val="single" w:sz="18" w:space="0" w:color="auto"/>
            </w:tcBorders>
          </w:tcPr>
          <w:p w14:paraId="7062EEAF"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50.84</w:t>
            </w:r>
          </w:p>
        </w:tc>
      </w:tr>
      <w:tr w:rsidR="00B43E74" w:rsidRPr="000B39DB" w14:paraId="065A0950" w14:textId="77777777" w:rsidTr="00B43E74">
        <w:trPr>
          <w:trHeight w:val="290"/>
        </w:trPr>
        <w:tc>
          <w:tcPr>
            <w:tcW w:w="840" w:type="dxa"/>
            <w:vMerge/>
            <w:tcBorders>
              <w:left w:val="single" w:sz="18" w:space="0" w:color="auto"/>
              <w:right w:val="single" w:sz="18" w:space="0" w:color="auto"/>
            </w:tcBorders>
          </w:tcPr>
          <w:p w14:paraId="21A8550C"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1D3645B"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22.5</w:t>
            </w:r>
          </w:p>
        </w:tc>
        <w:tc>
          <w:tcPr>
            <w:tcW w:w="3469" w:type="dxa"/>
            <w:tcBorders>
              <w:top w:val="single" w:sz="6" w:space="0" w:color="auto"/>
              <w:left w:val="single" w:sz="6" w:space="0" w:color="auto"/>
              <w:bottom w:val="single" w:sz="6" w:space="0" w:color="auto"/>
              <w:right w:val="single" w:sz="6" w:space="0" w:color="auto"/>
            </w:tcBorders>
          </w:tcPr>
          <w:p w14:paraId="35BDDD56" w14:textId="3A8D90C6"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Soldotna Creek</w:t>
            </w:r>
          </w:p>
        </w:tc>
        <w:tc>
          <w:tcPr>
            <w:tcW w:w="3420" w:type="dxa"/>
            <w:tcBorders>
              <w:top w:val="single" w:sz="6" w:space="0" w:color="auto"/>
              <w:left w:val="single" w:sz="6" w:space="0" w:color="auto"/>
              <w:bottom w:val="single" w:sz="6" w:space="0" w:color="auto"/>
              <w:right w:val="single" w:sz="18" w:space="0" w:color="auto"/>
            </w:tcBorders>
          </w:tcPr>
          <w:p w14:paraId="4FE103C2"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68.73</w:t>
            </w:r>
          </w:p>
        </w:tc>
      </w:tr>
      <w:tr w:rsidR="00B43E74" w:rsidRPr="000B39DB" w14:paraId="4B236B82" w14:textId="77777777" w:rsidTr="00B43E74">
        <w:trPr>
          <w:trHeight w:val="290"/>
        </w:trPr>
        <w:tc>
          <w:tcPr>
            <w:tcW w:w="840" w:type="dxa"/>
            <w:vMerge/>
            <w:tcBorders>
              <w:left w:val="single" w:sz="18" w:space="0" w:color="auto"/>
              <w:right w:val="single" w:sz="18" w:space="0" w:color="auto"/>
            </w:tcBorders>
          </w:tcPr>
          <w:p w14:paraId="472401C0"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4B640BB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w:t>
            </w:r>
          </w:p>
        </w:tc>
        <w:tc>
          <w:tcPr>
            <w:tcW w:w="3469" w:type="dxa"/>
            <w:tcBorders>
              <w:top w:val="single" w:sz="6" w:space="0" w:color="auto"/>
              <w:left w:val="single" w:sz="6" w:space="0" w:color="auto"/>
              <w:bottom w:val="single" w:sz="6" w:space="0" w:color="auto"/>
              <w:right w:val="single" w:sz="6" w:space="0" w:color="auto"/>
            </w:tcBorders>
          </w:tcPr>
          <w:p w14:paraId="5822A467" w14:textId="35D0CF3E"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Skilak Lake Outlet</w:t>
            </w:r>
          </w:p>
        </w:tc>
        <w:tc>
          <w:tcPr>
            <w:tcW w:w="3420" w:type="dxa"/>
            <w:tcBorders>
              <w:top w:val="single" w:sz="6" w:space="0" w:color="auto"/>
              <w:left w:val="single" w:sz="6" w:space="0" w:color="auto"/>
              <w:bottom w:val="single" w:sz="6" w:space="0" w:color="auto"/>
              <w:right w:val="single" w:sz="18" w:space="0" w:color="auto"/>
            </w:tcBorders>
          </w:tcPr>
          <w:p w14:paraId="4409E85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30.42</w:t>
            </w:r>
          </w:p>
        </w:tc>
      </w:tr>
      <w:tr w:rsidR="00B43E74" w:rsidRPr="000B39DB" w14:paraId="07D85AB4" w14:textId="77777777" w:rsidTr="00B43E74">
        <w:trPr>
          <w:trHeight w:val="305"/>
        </w:trPr>
        <w:tc>
          <w:tcPr>
            <w:tcW w:w="840" w:type="dxa"/>
            <w:vMerge/>
            <w:tcBorders>
              <w:left w:val="single" w:sz="18" w:space="0" w:color="auto"/>
              <w:bottom w:val="single" w:sz="18" w:space="0" w:color="auto"/>
              <w:right w:val="single" w:sz="18" w:space="0" w:color="auto"/>
            </w:tcBorders>
          </w:tcPr>
          <w:p w14:paraId="28E03784"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3CBE7BE6"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70</w:t>
            </w:r>
          </w:p>
        </w:tc>
        <w:tc>
          <w:tcPr>
            <w:tcW w:w="3469" w:type="dxa"/>
            <w:tcBorders>
              <w:top w:val="single" w:sz="6" w:space="0" w:color="auto"/>
              <w:left w:val="single" w:sz="6" w:space="0" w:color="auto"/>
              <w:bottom w:val="single" w:sz="18" w:space="0" w:color="auto"/>
              <w:right w:val="single" w:sz="6" w:space="0" w:color="auto"/>
            </w:tcBorders>
          </w:tcPr>
          <w:p w14:paraId="72A40230" w14:textId="14D64CE2"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Jim's Landing</w:t>
            </w:r>
          </w:p>
        </w:tc>
        <w:tc>
          <w:tcPr>
            <w:tcW w:w="3420" w:type="dxa"/>
            <w:tcBorders>
              <w:top w:val="single" w:sz="6" w:space="0" w:color="auto"/>
              <w:left w:val="single" w:sz="6" w:space="0" w:color="auto"/>
              <w:bottom w:val="single" w:sz="18" w:space="0" w:color="auto"/>
              <w:right w:val="single" w:sz="18" w:space="0" w:color="auto"/>
            </w:tcBorders>
          </w:tcPr>
          <w:p w14:paraId="18F4F143"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36.79</w:t>
            </w:r>
          </w:p>
        </w:tc>
      </w:tr>
    </w:tbl>
    <w:p w14:paraId="121C6A2F" w14:textId="284615D5" w:rsidR="00EB2693" w:rsidRDefault="00EB2693" w:rsidP="0024208B">
      <w:pPr>
        <w:rPr>
          <w:sz w:val="24"/>
          <w:szCs w:val="24"/>
          <w:lang w:eastAsia="en-US"/>
        </w:rPr>
      </w:pPr>
    </w:p>
    <w:p w14:paraId="0BEF31FE" w14:textId="038CE105" w:rsidR="00E164AF" w:rsidRDefault="00E164AF" w:rsidP="0024208B">
      <w:pPr>
        <w:rPr>
          <w:sz w:val="24"/>
          <w:szCs w:val="24"/>
          <w:lang w:eastAsia="en-US"/>
        </w:rPr>
      </w:pPr>
    </w:p>
    <w:p w14:paraId="4EA14113" w14:textId="1B4A61F4" w:rsidR="00FC3D86" w:rsidRDefault="00FC3D86" w:rsidP="0024208B">
      <w:pPr>
        <w:rPr>
          <w:sz w:val="24"/>
          <w:szCs w:val="24"/>
          <w:lang w:eastAsia="en-US"/>
        </w:rPr>
      </w:pPr>
    </w:p>
    <w:sectPr w:rsidR="00FC3D86" w:rsidSect="00645BD2">
      <w:pgSz w:w="12240" w:h="15840"/>
      <w:pgMar w:top="1080" w:right="1080" w:bottom="1080" w:left="108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Eldred, Laura" w:date="2020-12-29T08:02:00Z" w:initials="EL">
    <w:p w14:paraId="42372C32" w14:textId="6966C48B" w:rsidR="00307855" w:rsidRDefault="00307855">
      <w:pPr>
        <w:pStyle w:val="CommentText"/>
      </w:pPr>
      <w:r>
        <w:rPr>
          <w:rStyle w:val="CommentReference"/>
        </w:rPr>
        <w:annotationRef/>
      </w:r>
      <w:r>
        <w:t>Is the audience DEC or the public? If this is a public document, which I think it should be, then I suggest explaining terms more and putting links if available for things like the 2017 literature review report cited.</w:t>
      </w:r>
    </w:p>
  </w:comment>
  <w:comment w:id="5" w:author="Apsens, Sarah" w:date="2020-12-30T16:23:00Z" w:initials="ASJ(">
    <w:p w14:paraId="4CF820D1" w14:textId="5F02CB2C" w:rsidR="00307855" w:rsidRDefault="00307855">
      <w:pPr>
        <w:pStyle w:val="CommentText"/>
      </w:pPr>
      <w:r>
        <w:rPr>
          <w:rStyle w:val="CommentReference"/>
        </w:rPr>
        <w:annotationRef/>
      </w:r>
      <w:r>
        <w:t xml:space="preserve">Ben – the final report will be posted on the DEC </w:t>
      </w:r>
      <w:hyperlink r:id="rId1" w:history="1">
        <w:r w:rsidRPr="00CA538C">
          <w:rPr>
            <w:rStyle w:val="Hyperlink"/>
          </w:rPr>
          <w:t>water reports webpage</w:t>
        </w:r>
      </w:hyperlink>
      <w:r>
        <w:t xml:space="preserve">, so it will be public. </w:t>
      </w:r>
    </w:p>
  </w:comment>
  <w:comment w:id="6" w:author="Benjamin Meyer" w:date="2021-01-18T07:15:00Z" w:initials="BM">
    <w:p w14:paraId="651DFDA2" w14:textId="4B895B53" w:rsidR="00307855" w:rsidRDefault="00307855">
      <w:pPr>
        <w:pStyle w:val="CommentText"/>
      </w:pPr>
      <w:r>
        <w:rPr>
          <w:rStyle w:val="CommentReference"/>
        </w:rPr>
        <w:annotationRef/>
      </w:r>
      <w:r>
        <w:t>Added hyperlink to citation and in bibliography.  Added list of acronyms. DO WHEN COMPLETE</w:t>
      </w:r>
    </w:p>
  </w:comment>
  <w:comment w:id="10" w:author="Apsens, Sarah" w:date="2020-12-30T09:35:00Z" w:initials="ASJ(">
    <w:p w14:paraId="5323FF0A" w14:textId="77DB8682" w:rsidR="00307855" w:rsidRDefault="00307855">
      <w:pPr>
        <w:pStyle w:val="CommentText"/>
      </w:pPr>
      <w:r>
        <w:rPr>
          <w:rStyle w:val="CommentReference"/>
        </w:rPr>
        <w:annotationRef/>
      </w:r>
      <w:r>
        <w:t xml:space="preserve">For the public - please specify that this is a field report looking at surface water quality and not drinking water (DEC also includes a drinking water division, and we do not want people confusing the two – they have different water quality (wq) criteria). </w:t>
      </w:r>
    </w:p>
  </w:comment>
  <w:comment w:id="11" w:author="Benjamin Meyer" w:date="2021-01-26T08:41:00Z" w:initials="BM">
    <w:p w14:paraId="3DFCFD03" w14:textId="1FF5D2A7" w:rsidR="00307855" w:rsidRDefault="00307855">
      <w:pPr>
        <w:pStyle w:val="CommentText"/>
      </w:pPr>
      <w:r>
        <w:rPr>
          <w:rStyle w:val="CommentReference"/>
        </w:rPr>
        <w:annotationRef/>
      </w:r>
      <w:r>
        <w:t>Modified text to clarify</w:t>
      </w:r>
    </w:p>
  </w:comment>
  <w:comment w:id="14" w:author="Benjamin Meyer" w:date="2021-04-27T14:19:00Z" w:initials="BM">
    <w:p w14:paraId="646E218A" w14:textId="4446EE58" w:rsidR="00334F16" w:rsidRDefault="00334F16">
      <w:pPr>
        <w:pStyle w:val="CommentText"/>
      </w:pPr>
      <w:r>
        <w:rPr>
          <w:rStyle w:val="CommentReference"/>
        </w:rPr>
        <w:annotationRef/>
      </w:r>
      <w:r>
        <w:t>Schoen et al 2017</w:t>
      </w:r>
    </w:p>
  </w:comment>
  <w:comment w:id="18" w:author="Apsens, Sarah" w:date="2020-12-28T12:34:00Z" w:initials="ASJ(">
    <w:p w14:paraId="3B23D2CF" w14:textId="37EE3164" w:rsidR="00307855" w:rsidRDefault="00307855">
      <w:pPr>
        <w:pStyle w:val="CommentText"/>
      </w:pPr>
      <w:r>
        <w:rPr>
          <w:rStyle w:val="CommentReference"/>
        </w:rPr>
        <w:annotationRef/>
      </w:r>
      <w:r>
        <w:t>Did you look at the acute criterion also?</w:t>
      </w:r>
    </w:p>
  </w:comment>
  <w:comment w:id="19" w:author="Benjamin Meyer" w:date="2021-01-18T07:29:00Z" w:initials="BM">
    <w:p w14:paraId="2EC68EF7" w14:textId="5AEE418A" w:rsidR="00307855" w:rsidRDefault="00307855">
      <w:pPr>
        <w:pStyle w:val="CommentText"/>
      </w:pPr>
      <w:r>
        <w:rPr>
          <w:rStyle w:val="CommentReference"/>
        </w:rPr>
        <w:annotationRef/>
      </w:r>
      <w:r>
        <w:t>We assessed only CCC criteria in this report.</w:t>
      </w:r>
    </w:p>
  </w:comment>
  <w:comment w:id="16" w:author="Apsens, Sarah" w:date="2020-12-28T12:10:00Z" w:initials="ASJ(">
    <w:p w14:paraId="504457F9" w14:textId="1FF61085" w:rsidR="00307855" w:rsidRDefault="00307855">
      <w:pPr>
        <w:pStyle w:val="CommentText"/>
      </w:pPr>
      <w:r>
        <w:rPr>
          <w:rStyle w:val="CommentReference"/>
        </w:rPr>
        <w:annotationRef/>
      </w:r>
      <w:r>
        <w:t>This is a bit wordy as is</w:t>
      </w:r>
    </w:p>
  </w:comment>
  <w:comment w:id="17" w:author="Benjamin Meyer" w:date="2021-01-18T07:30:00Z" w:initials="BM">
    <w:p w14:paraId="5BF513E4" w14:textId="062CEAF8" w:rsidR="00307855" w:rsidRDefault="00307855">
      <w:pPr>
        <w:pStyle w:val="CommentText"/>
      </w:pPr>
      <w:r>
        <w:rPr>
          <w:rStyle w:val="CommentReference"/>
        </w:rPr>
        <w:annotationRef/>
      </w:r>
      <w:r>
        <w:t>Rephrased senetence</w:t>
      </w:r>
    </w:p>
  </w:comment>
  <w:comment w:id="50" w:author="Apsens, Sarah" w:date="2020-12-30T09:42:00Z" w:initials="ASJ(">
    <w:p w14:paraId="23C4788C" w14:textId="2A47D365" w:rsidR="00307855" w:rsidRDefault="00307855">
      <w:pPr>
        <w:pStyle w:val="CommentText"/>
      </w:pPr>
      <w:r>
        <w:rPr>
          <w:rStyle w:val="CommentReference"/>
        </w:rPr>
        <w:annotationRef/>
      </w:r>
      <w:r>
        <w:t xml:space="preserve">Was the Ca/Mg analysis run by a different lab (Test America?), if so, please add this information.  </w:t>
      </w:r>
    </w:p>
  </w:comment>
  <w:comment w:id="51" w:author="Benjamin Meyer" w:date="2021-01-21T06:57:00Z" w:initials="BM">
    <w:p w14:paraId="4253AFAB" w14:textId="01885BDC" w:rsidR="00307855" w:rsidRDefault="00307855">
      <w:pPr>
        <w:pStyle w:val="CommentText"/>
      </w:pPr>
      <w:r>
        <w:rPr>
          <w:rStyle w:val="CommentReference"/>
        </w:rPr>
        <w:annotationRef/>
      </w:r>
      <w:r>
        <w:t>Added additional lab info</w:t>
      </w:r>
    </w:p>
  </w:comment>
  <w:comment w:id="53" w:author="Apsens, Sarah" w:date="2020-12-30T09:48:00Z" w:initials="ASJ(">
    <w:p w14:paraId="4C67EB2B" w14:textId="115999A9" w:rsidR="00307855" w:rsidRDefault="00307855">
      <w:pPr>
        <w:pStyle w:val="CommentText"/>
      </w:pPr>
      <w:r>
        <w:rPr>
          <w:rStyle w:val="CommentReference"/>
        </w:rPr>
        <w:annotationRef/>
      </w:r>
      <w:r>
        <w:t xml:space="preserve">Need to cite the State Water Quality Standards 10 AAC 70 and the Water Quality Manual for Toxic and other Deleterious Organic and Inorganic Substances (2008). </w:t>
      </w:r>
    </w:p>
  </w:comment>
  <w:comment w:id="54" w:author="Benjamin Meyer" w:date="2021-01-21T07:09:00Z" w:initials="BM">
    <w:p w14:paraId="0CC95098" w14:textId="104F156B" w:rsidR="00307855" w:rsidRDefault="00307855">
      <w:pPr>
        <w:pStyle w:val="CommentText"/>
      </w:pPr>
      <w:r>
        <w:rPr>
          <w:rStyle w:val="CommentReference"/>
        </w:rPr>
        <w:annotationRef/>
      </w:r>
      <w:r>
        <w:t>cited</w:t>
      </w:r>
    </w:p>
  </w:comment>
  <w:comment w:id="62" w:author="Apsens, Sarah" w:date="2020-12-30T09:55:00Z" w:initials="ASJ(">
    <w:p w14:paraId="35689DD2" w14:textId="2C4D2223" w:rsidR="00307855" w:rsidRDefault="00307855">
      <w:pPr>
        <w:pStyle w:val="CommentText"/>
      </w:pPr>
      <w:r>
        <w:rPr>
          <w:rStyle w:val="CommentReference"/>
        </w:rPr>
        <w:annotationRef/>
      </w:r>
      <w:r>
        <w:t xml:space="preserve">Same comment as above, needs proper citation(s). </w:t>
      </w:r>
    </w:p>
  </w:comment>
  <w:comment w:id="63" w:author="Benjamin Meyer" w:date="2021-01-21T07:10:00Z" w:initials="BM">
    <w:p w14:paraId="724EB5EA" w14:textId="17023E25" w:rsidR="00307855" w:rsidRDefault="00307855">
      <w:pPr>
        <w:pStyle w:val="CommentText"/>
      </w:pPr>
      <w:r>
        <w:rPr>
          <w:rStyle w:val="CommentReference"/>
        </w:rPr>
        <w:annotationRef/>
      </w:r>
      <w:r>
        <w:t>cited</w:t>
      </w:r>
    </w:p>
  </w:comment>
  <w:comment w:id="68" w:author="Benjamin Meyer" w:date="2021-02-19T09:21:00Z" w:initials="BM">
    <w:p w14:paraId="3F8AEE5E" w14:textId="5B61F6FF" w:rsidR="00307855" w:rsidRDefault="00307855">
      <w:pPr>
        <w:pStyle w:val="CommentText"/>
      </w:pPr>
      <w:r>
        <w:rPr>
          <w:rStyle w:val="CommentReference"/>
        </w:rPr>
        <w:annotationRef/>
      </w:r>
      <w:r>
        <w:t>I modified the language in Mapping section for both Methods and Results to better match the deliverables in our Statement of Work agreement.</w:t>
      </w:r>
    </w:p>
  </w:comment>
  <w:comment w:id="71" w:author="Apsens, Sarah" w:date="2020-12-30T10:12:00Z" w:initials="ASJ(">
    <w:p w14:paraId="4774671F" w14:textId="0DB84A96" w:rsidR="00307855" w:rsidRDefault="00307855">
      <w:pPr>
        <w:pStyle w:val="CommentText"/>
      </w:pPr>
      <w:r>
        <w:rPr>
          <w:rStyle w:val="CommentReference"/>
        </w:rPr>
        <w:annotationRef/>
      </w:r>
      <w:r>
        <w:t xml:space="preserve">Add a sentence on next steps – How will the photos be used? </w:t>
      </w:r>
    </w:p>
  </w:comment>
  <w:comment w:id="72" w:author="Apsens, Sarah" w:date="2020-12-30T16:50:00Z" w:initials="ASJ(">
    <w:p w14:paraId="296D48DF" w14:textId="31034587" w:rsidR="00307855" w:rsidRDefault="00307855">
      <w:pPr>
        <w:pStyle w:val="CommentText"/>
      </w:pPr>
      <w:r>
        <w:rPr>
          <w:rStyle w:val="CommentReference"/>
        </w:rPr>
        <w:annotationRef/>
      </w:r>
      <w:r>
        <w:t xml:space="preserve">Also – Is there a plan in place to protect private land owner identities/avoid landowners feeling like they’ve been targeted by having their property being displayed on a publicly available mapping tool? I’m not sure what the solution is to this, maybe offer a lower resolution product for public view/use and reserve the higher resolution version for KWF/Agency use.  </w:t>
      </w:r>
    </w:p>
  </w:comment>
  <w:comment w:id="73" w:author="Benjamin Meyer" w:date="2021-02-17T15:24:00Z" w:initials="BM">
    <w:p w14:paraId="2EB5F450" w14:textId="71421229" w:rsidR="00307855" w:rsidRDefault="00307855">
      <w:pPr>
        <w:pStyle w:val="CommentText"/>
      </w:pPr>
      <w:r>
        <w:rPr>
          <w:rStyle w:val="CommentReference"/>
        </w:rPr>
        <w:annotationRef/>
      </w:r>
      <w:r>
        <w:t xml:space="preserve">KWF does not currently have plans to make public any of these photos. The original photos and a geodatabase of points containing the photos </w:t>
      </w:r>
      <w:r w:rsidR="00CE2AEE">
        <w:t>ar</w:t>
      </w:r>
      <w:r w:rsidR="004A3788">
        <w:t>e on the hard drive submitted to DEC</w:t>
      </w:r>
      <w:r>
        <w:t>.</w:t>
      </w:r>
    </w:p>
    <w:p w14:paraId="5B01E836" w14:textId="08269B80" w:rsidR="00307855" w:rsidRDefault="00307855">
      <w:pPr>
        <w:pStyle w:val="CommentText"/>
      </w:pPr>
    </w:p>
    <w:p w14:paraId="4C2821FD" w14:textId="774FAF28" w:rsidR="00307855" w:rsidRDefault="00307855">
      <w:pPr>
        <w:pStyle w:val="CommentText"/>
      </w:pPr>
      <w:r>
        <w:t>Possible solution for future use: with ArcGIS Online,</w:t>
      </w:r>
      <w:r w:rsidR="004A3788">
        <w:t xml:space="preserve"> </w:t>
      </w:r>
      <w:r w:rsidR="00EA17A8">
        <w:t>I believe</w:t>
      </w:r>
      <w:r>
        <w:t xml:space="preserve"> it is an option to make some map layers public and others private.</w:t>
      </w:r>
    </w:p>
  </w:comment>
  <w:comment w:id="86" w:author="Benjamin Meyer" w:date="2020-12-01T16:54:00Z" w:initials="BM">
    <w:p w14:paraId="36646A8D" w14:textId="2E635160" w:rsidR="00307855" w:rsidRDefault="00307855">
      <w:pPr>
        <w:pStyle w:val="CommentText"/>
      </w:pPr>
      <w:r>
        <w:rPr>
          <w:rStyle w:val="CommentReference"/>
        </w:rPr>
        <w:annotationRef/>
      </w:r>
      <w:r>
        <w:t xml:space="preserve">In the 2019 report, Results and Discussion sections were separated in to a “KRBWQM” sub-section a “Zn-Cu specific-sampling-event” sub-section.  </w:t>
      </w:r>
    </w:p>
    <w:p w14:paraId="19D76DA6" w14:textId="77777777" w:rsidR="00307855" w:rsidRDefault="00307855">
      <w:pPr>
        <w:pStyle w:val="CommentText"/>
      </w:pPr>
    </w:p>
    <w:p w14:paraId="57EBC5C0" w14:textId="4DABF334" w:rsidR="00307855" w:rsidRDefault="00307855">
      <w:pPr>
        <w:pStyle w:val="CommentText"/>
      </w:pPr>
      <w:r>
        <w:t xml:space="preserve">While this distinction between the traditional vs new sampling calendar was important for logistics, I feel that for ecological interpretation it’s not relevant and was confusing to me in the first couple read-throughs.  </w:t>
      </w:r>
    </w:p>
    <w:p w14:paraId="148509D2" w14:textId="77777777" w:rsidR="00307855" w:rsidRDefault="00307855">
      <w:pPr>
        <w:pStyle w:val="CommentText"/>
      </w:pPr>
    </w:p>
    <w:p w14:paraId="4922A0DD" w14:textId="4AE88CF0" w:rsidR="00307855" w:rsidRDefault="00307855">
      <w:pPr>
        <w:pStyle w:val="CommentText"/>
      </w:pPr>
      <w:r>
        <w:t>Thus In this current report I have instead separated results in to a “Copper” section and a “Zinc” section.</w:t>
      </w:r>
    </w:p>
    <w:p w14:paraId="59C1185F" w14:textId="0E2ABFC4" w:rsidR="00307855" w:rsidRDefault="00307855">
      <w:pPr>
        <w:pStyle w:val="CommentText"/>
      </w:pPr>
    </w:p>
    <w:p w14:paraId="190B8771" w14:textId="05C94EFE" w:rsidR="00307855" w:rsidRDefault="00307855">
      <w:pPr>
        <w:pStyle w:val="CommentText"/>
      </w:pPr>
      <w:r>
        <w:t>Additionally, when two sites exist within a tributary, I have renamed them as either “Upper” or “Lower” (e.g. Lower Slikok Creek)</w:t>
      </w:r>
    </w:p>
  </w:comment>
  <w:comment w:id="87" w:author="Apsens, Sarah" w:date="2020-12-28T17:15:00Z" w:initials="ASJ(">
    <w:p w14:paraId="04899940" w14:textId="77777777" w:rsidR="00307855" w:rsidRDefault="00307855">
      <w:pPr>
        <w:pStyle w:val="CommentText"/>
      </w:pPr>
      <w:r>
        <w:rPr>
          <w:rStyle w:val="CommentReference"/>
        </w:rPr>
        <w:annotationRef/>
      </w:r>
      <w:r>
        <w:t xml:space="preserve">The “upper” and “lower” terminology works. </w:t>
      </w:r>
    </w:p>
    <w:p w14:paraId="1088F9BC" w14:textId="77777777" w:rsidR="00307855" w:rsidRDefault="00307855">
      <w:pPr>
        <w:pStyle w:val="CommentText"/>
      </w:pPr>
    </w:p>
    <w:p w14:paraId="59D38E93" w14:textId="08F21FF8" w:rsidR="00307855" w:rsidRDefault="00307855">
      <w:pPr>
        <w:pStyle w:val="CommentText"/>
      </w:pPr>
      <w:r>
        <w:t xml:space="preserve">This report is a required deliverable for the Zn/Cu ACWA funded project, so that’s why it had been treated separately before. I think the combined KRBWQM +Metals summary works though. There are a few parts where you need to clarify what samples/project your referencing, but overall, I think it’s a good direction to go </w:t>
      </w:r>
      <w:r>
        <w:rPr>
          <w:rFonts w:ascii="Segoe UI Emoji" w:eastAsia="Segoe UI Emoji" w:hAnsi="Segoe UI Emoji" w:cs="Segoe UI Emoji"/>
        </w:rPr>
        <w:t>😊</w:t>
      </w:r>
      <w:r>
        <w:t xml:space="preserve"> </w:t>
      </w:r>
      <w:r>
        <w:rPr>
          <w:rFonts w:ascii="Segoe UI Emoji" w:eastAsia="Segoe UI Emoji" w:hAnsi="Segoe UI Emoji" w:cs="Segoe UI Emoji"/>
        </w:rPr>
        <w:t xml:space="preserve"> </w:t>
      </w:r>
    </w:p>
  </w:comment>
  <w:comment w:id="88" w:author="Benjamin Meyer" w:date="2021-02-18T10:34:00Z" w:initials="BM">
    <w:p w14:paraId="5CD06A13" w14:textId="211411B5" w:rsidR="00307855" w:rsidRDefault="00307855">
      <w:pPr>
        <w:pStyle w:val="CommentText"/>
      </w:pPr>
      <w:r>
        <w:rPr>
          <w:rStyle w:val="CommentReference"/>
        </w:rPr>
        <w:annotationRef/>
      </w:r>
      <w:r>
        <w:t>Roger; thanks.</w:t>
      </w:r>
    </w:p>
  </w:comment>
  <w:comment w:id="90" w:author="Apsens, Sarah" w:date="2020-12-30T15:03:00Z" w:initials="ASJ(">
    <w:p w14:paraId="52656570" w14:textId="07551E0D" w:rsidR="00307855" w:rsidRDefault="00307855">
      <w:pPr>
        <w:pStyle w:val="CommentText"/>
      </w:pPr>
      <w:r>
        <w:rPr>
          <w:rStyle w:val="CommentReference"/>
        </w:rPr>
        <w:annotationRef/>
      </w:r>
      <w:r>
        <w:t xml:space="preserve">Are all these results as dissolved metals? Please state this somewhere. </w:t>
      </w:r>
    </w:p>
  </w:comment>
  <w:comment w:id="91" w:author="Benjamin Meyer" w:date="2021-02-18T09:35:00Z" w:initials="BM">
    <w:p w14:paraId="25DB17E8" w14:textId="6BBEB788" w:rsidR="00307855" w:rsidRDefault="00307855">
      <w:pPr>
        <w:pStyle w:val="CommentText"/>
      </w:pPr>
      <w:r>
        <w:rPr>
          <w:rStyle w:val="CommentReference"/>
        </w:rPr>
        <w:annotationRef/>
      </w:r>
      <w:r>
        <w:t>Does reporting results in the mg/L units indicate them as reported in dissolved form?  If not, I included a new sentence.</w:t>
      </w:r>
    </w:p>
  </w:comment>
  <w:comment w:id="95" w:author="Apsens, Sarah" w:date="2020-12-28T12:48:00Z" w:initials="ASJ(">
    <w:p w14:paraId="39EB03F5" w14:textId="504E4C32" w:rsidR="00307855" w:rsidRDefault="00307855">
      <w:pPr>
        <w:pStyle w:val="CommentText"/>
      </w:pPr>
      <w:r>
        <w:rPr>
          <w:rStyle w:val="CommentReference"/>
        </w:rPr>
        <w:annotationRef/>
      </w:r>
      <w:r>
        <w:t xml:space="preserve">Based on the CCC derived from avg. hardness from 2000-2014 data? Or the 2019/2020 upstream/downstream site(s) CCCs? I understand that this is likely explained in the discussion, but can you add a summary sentence/something with more of an explanation here? As a side note, DEC can not make management decisions based on a presumption. </w:t>
      </w:r>
    </w:p>
  </w:comment>
  <w:comment w:id="96" w:author="Benjamin Meyer" w:date="2021-02-18T10:53:00Z" w:initials="BM">
    <w:p w14:paraId="3BE3A200" w14:textId="07645E89" w:rsidR="00307855" w:rsidRDefault="00307855">
      <w:pPr>
        <w:pStyle w:val="CommentText"/>
      </w:pPr>
      <w:r>
        <w:rPr>
          <w:rStyle w:val="CommentReference"/>
        </w:rPr>
        <w:annotationRef/>
      </w:r>
      <w:r>
        <w:t>Modified paragraph to clarify.</w:t>
      </w:r>
    </w:p>
  </w:comment>
  <w:comment w:id="100" w:author="Apsens, Sarah" w:date="2020-12-30T15:12:00Z" w:initials="ASJ(">
    <w:p w14:paraId="65FBA4A5" w14:textId="56948A60" w:rsidR="00307855" w:rsidRDefault="00307855">
      <w:pPr>
        <w:pStyle w:val="CommentText"/>
      </w:pPr>
      <w:r>
        <w:rPr>
          <w:rStyle w:val="CommentReference"/>
        </w:rPr>
        <w:annotationRef/>
      </w:r>
      <w:r>
        <w:t>How did you determine what constitutes typical data?</w:t>
      </w:r>
    </w:p>
  </w:comment>
  <w:comment w:id="101" w:author="Benjamin Meyer" w:date="2021-02-18T12:48:00Z" w:initials="BM">
    <w:p w14:paraId="6BF9AB47" w14:textId="384D977B" w:rsidR="00307855" w:rsidRDefault="00307855">
      <w:pPr>
        <w:pStyle w:val="CommentText"/>
      </w:pPr>
      <w:r>
        <w:rPr>
          <w:rStyle w:val="CommentReference"/>
        </w:rPr>
        <w:annotationRef/>
      </w:r>
      <w:r>
        <w:t xml:space="preserve">In this new draft, I queried all available Ca and Mg data for each of the two sites and calculated CCC values for each sample event 2014 – 2018.  </w:t>
      </w:r>
      <w:hyperlink r:id="rId2" w:history="1">
        <w:r w:rsidRPr="00023CF2">
          <w:rPr>
            <w:rStyle w:val="Hyperlink"/>
          </w:rPr>
          <w:t>https://rpubs.com/kwf/ca_mg_2020CuZnReport</w:t>
        </w:r>
      </w:hyperlink>
      <w:r>
        <w:t xml:space="preserve"> </w:t>
      </w:r>
    </w:p>
  </w:comment>
  <w:comment w:id="102" w:author="Benjamin Meyer" w:date="2021-04-26T08:29:00Z" w:initials="BM">
    <w:p w14:paraId="7F06E67D" w14:textId="3DF56D24" w:rsidR="003702F4" w:rsidRDefault="003702F4">
      <w:pPr>
        <w:pStyle w:val="CommentText"/>
      </w:pPr>
      <w:r>
        <w:rPr>
          <w:rStyle w:val="CommentReference"/>
        </w:rPr>
        <w:annotationRef/>
      </w:r>
      <w:r w:rsidRPr="0044256D">
        <w:rPr>
          <w:highlight w:val="yellow"/>
        </w:rPr>
        <w:t>Why 2014-2018??</w:t>
      </w:r>
      <w:r w:rsidR="00334F16">
        <w:t xml:space="preserve"> </w:t>
      </w:r>
    </w:p>
  </w:comment>
  <w:comment w:id="103" w:author="Apsens, Sarah" w:date="2020-12-30T15:14:00Z" w:initials="ASJ(">
    <w:p w14:paraId="1B8D5906" w14:textId="54CCCD46" w:rsidR="00307855" w:rsidRDefault="00307855">
      <w:pPr>
        <w:pStyle w:val="CommentText"/>
      </w:pPr>
      <w:r>
        <w:rPr>
          <w:rStyle w:val="CommentReference"/>
        </w:rPr>
        <w:annotationRef/>
      </w:r>
      <w:r>
        <w:t xml:space="preserve">These are estuarine sites – is there a potential that the elevated CCC values are from marine influence at these sites? Lots of Ca and Mg salts? </w:t>
      </w:r>
    </w:p>
  </w:comment>
  <w:comment w:id="104" w:author="Benjamin Meyer" w:date="2021-04-19T18:22:00Z" w:initials="BM">
    <w:p w14:paraId="00ADCBDD" w14:textId="18A6EB52" w:rsidR="00307855" w:rsidRDefault="00307855">
      <w:pPr>
        <w:pStyle w:val="CommentText"/>
      </w:pPr>
      <w:r>
        <w:rPr>
          <w:rStyle w:val="CommentReference"/>
        </w:rPr>
        <w:annotationRef/>
      </w:r>
      <w:r>
        <w:t>To do: describe this possible influence in discussion</w:t>
      </w:r>
    </w:p>
  </w:comment>
  <w:comment w:id="105" w:author="Apsens, Sarah" w:date="2020-12-30T11:20:00Z" w:initials="ASJ(">
    <w:p w14:paraId="5D3FD81C" w14:textId="6AEA0CD9" w:rsidR="00307855" w:rsidRDefault="00307855">
      <w:pPr>
        <w:pStyle w:val="CommentText"/>
      </w:pPr>
      <w:r>
        <w:rPr>
          <w:rStyle w:val="CommentReference"/>
        </w:rPr>
        <w:annotationRef/>
      </w:r>
      <w:r>
        <w:t xml:space="preserve">Replicate samples should not be counted towards total number of exceedances. The purpose of replicate samples is to assess accuracy of the sampling/analysis methodology. The replicates are not true independent samples and should not be treated/counted as such. </w:t>
      </w:r>
    </w:p>
  </w:comment>
  <w:comment w:id="106" w:author="Benjamin Meyer" w:date="2021-02-18T13:39:00Z" w:initials="BM">
    <w:p w14:paraId="485E133B" w14:textId="7E0877AD" w:rsidR="00307855" w:rsidRDefault="00307855">
      <w:pPr>
        <w:pStyle w:val="CommentText"/>
      </w:pPr>
      <w:r>
        <w:rPr>
          <w:rStyle w:val="CommentReference"/>
        </w:rPr>
        <w:annotationRef/>
      </w:r>
      <w:r>
        <w:t>Roger that.  Modified statement accordingly.</w:t>
      </w:r>
    </w:p>
  </w:comment>
  <w:comment w:id="107" w:author="Apsens, Sarah" w:date="2020-12-28T12:58:00Z" w:initials="ASJ(">
    <w:p w14:paraId="6908BD7E" w14:textId="1E941972" w:rsidR="00307855" w:rsidRDefault="00307855">
      <w:pPr>
        <w:pStyle w:val="CommentText"/>
      </w:pPr>
      <w:r>
        <w:rPr>
          <w:rStyle w:val="CommentReference"/>
        </w:rPr>
        <w:annotationRef/>
      </w:r>
      <w:r>
        <w:t xml:space="preserve">Are the upstream tributary sites above/minimally influenced by anthropogenic influences also? Some of those had elevated values in 2019. </w:t>
      </w:r>
    </w:p>
  </w:comment>
  <w:comment w:id="108" w:author="Benjamin Meyer" w:date="2021-02-18T13:52:00Z" w:initials="BM">
    <w:p w14:paraId="2951344A" w14:textId="31F16E33" w:rsidR="00307855" w:rsidRDefault="00307855">
      <w:pPr>
        <w:pStyle w:val="CommentText"/>
      </w:pPr>
      <w:r>
        <w:rPr>
          <w:rStyle w:val="CommentReference"/>
        </w:rPr>
        <w:annotationRef/>
      </w:r>
      <w:r>
        <w:t>The three sites mentioned are further away and upstream from Kenai/Soldotna than most of the other sites.  The sites of Upper Slikok Creek, Upper Beaver Creek, and Upper Soldotna Creek are in closer proximity to Kenai/Soldotna.</w:t>
      </w:r>
    </w:p>
  </w:comment>
  <w:comment w:id="110" w:author="Benjamin Meyer" w:date="2021-04-22T14:38:00Z" w:initials="BM">
    <w:p w14:paraId="7B684BC3" w14:textId="04090366" w:rsidR="00307855" w:rsidRDefault="00307855">
      <w:pPr>
        <w:pStyle w:val="CommentText"/>
      </w:pPr>
      <w:r>
        <w:rPr>
          <w:rStyle w:val="CommentReference"/>
        </w:rPr>
        <w:annotationRef/>
      </w:r>
      <w:r>
        <w:t>Explain that full data, including replicate values, available at github link</w:t>
      </w:r>
    </w:p>
  </w:comment>
  <w:comment w:id="111" w:author="Apsens, Sarah" w:date="2020-12-28T12:59:00Z" w:initials="ASJ(">
    <w:p w14:paraId="0C96AFEC" w14:textId="1284B1A5" w:rsidR="00307855" w:rsidRDefault="00307855">
      <w:pPr>
        <w:pStyle w:val="CommentText"/>
      </w:pPr>
      <w:r>
        <w:rPr>
          <w:rStyle w:val="CommentReference"/>
        </w:rPr>
        <w:annotationRef/>
      </w:r>
      <w:r>
        <w:t xml:space="preserve">Specific number/percentage of events?  </w:t>
      </w:r>
    </w:p>
  </w:comment>
  <w:comment w:id="112" w:author="Benjamin Meyer" w:date="2021-02-18T15:25:00Z" w:initials="BM">
    <w:p w14:paraId="69BC9D2B" w14:textId="163D502E" w:rsidR="00307855" w:rsidRDefault="00307855">
      <w:pPr>
        <w:pStyle w:val="CommentText"/>
      </w:pPr>
      <w:r>
        <w:rPr>
          <w:rStyle w:val="CommentReference"/>
        </w:rPr>
        <w:annotationRef/>
      </w:r>
      <w:r>
        <w:t>Modified sentence</w:t>
      </w:r>
    </w:p>
  </w:comment>
  <w:comment w:id="121" w:author="Eldred, Laura" w:date="2020-12-29T12:51:00Z" w:initials="EL">
    <w:p w14:paraId="2FDBDD3F" w14:textId="1DE19E6A" w:rsidR="00307855" w:rsidRDefault="00307855">
      <w:pPr>
        <w:pStyle w:val="CommentText"/>
      </w:pPr>
      <w:r>
        <w:rPr>
          <w:rStyle w:val="CommentReference"/>
        </w:rPr>
        <w:annotationRef/>
      </w:r>
      <w:r>
        <w:t>are you mostly referring to zinc? National studies have shown galvanized metals only shed zinc when new and as they weather the zinc coming off them decreases significantly. Also, zinc is easily controlled on site so just because there is a fence or walkway, that does not necessarily mean it is getting into the river. My point is to be very careful in this photo/mapping task and consider multiple factors with each potential source.</w:t>
      </w:r>
    </w:p>
  </w:comment>
  <w:comment w:id="122" w:author="Benjamin Meyer" w:date="2021-02-19T09:57:00Z" w:initials="BM">
    <w:p w14:paraId="30D8C47F" w14:textId="4DD9382C" w:rsidR="00307855" w:rsidRDefault="00307855">
      <w:pPr>
        <w:pStyle w:val="CommentText"/>
      </w:pPr>
      <w:r>
        <w:rPr>
          <w:rStyle w:val="CommentReference"/>
        </w:rPr>
        <w:annotationRef/>
      </w:r>
      <w:r>
        <w:t>Modified text to better match the deliverable outlined in the Statement of Work. We are to provide a geodatabase library containing potentially useful layers regarding copper and zinc sources.</w:t>
      </w:r>
    </w:p>
    <w:p w14:paraId="550C1926" w14:textId="243054A2" w:rsidR="00307855" w:rsidRDefault="00307855">
      <w:pPr>
        <w:pStyle w:val="CommentText"/>
      </w:pPr>
    </w:p>
    <w:p w14:paraId="6D2B9EFE" w14:textId="1E19D067" w:rsidR="00307855" w:rsidRDefault="00307855">
      <w:pPr>
        <w:pStyle w:val="CommentText"/>
      </w:pPr>
      <w:r>
        <w:t>Also included a sentence in the discussion about some of the caveats Laura describes.</w:t>
      </w:r>
    </w:p>
  </w:comment>
  <w:comment w:id="198" w:author="Apsens, Sarah" w:date="2020-12-28T15:06:00Z" w:initials="ASJ(">
    <w:p w14:paraId="58213BF2" w14:textId="4064DD40" w:rsidR="00307855" w:rsidRDefault="00307855">
      <w:pPr>
        <w:pStyle w:val="CommentText"/>
      </w:pPr>
      <w:r>
        <w:rPr>
          <w:rStyle w:val="CommentReference"/>
        </w:rPr>
        <w:annotationRef/>
      </w:r>
      <w:r>
        <w:t xml:space="preserve">Longitudinal survey = multiple samples over a period of time, so can delete “and/or more frequent sampling” (vs. cross-sectional study= snapshot/one sample), is that what you mean?  </w:t>
      </w:r>
    </w:p>
  </w:comment>
  <w:comment w:id="199" w:author="Benjamin Meyer" w:date="2021-02-19T11:48:00Z" w:initials="BM">
    <w:p w14:paraId="60177BC3" w14:textId="2EA10744" w:rsidR="00307855" w:rsidRDefault="00307855">
      <w:pPr>
        <w:pStyle w:val="CommentText"/>
      </w:pPr>
      <w:r>
        <w:rPr>
          <w:rStyle w:val="CommentReference"/>
        </w:rPr>
        <w:annotationRef/>
      </w:r>
      <w:r>
        <w:t>Modified sentence.</w:t>
      </w:r>
    </w:p>
  </w:comment>
  <w:comment w:id="200" w:author="Apsens, Sarah" w:date="2020-12-28T15:11:00Z" w:initials="ASJ(">
    <w:p w14:paraId="33081C85" w14:textId="0000953B" w:rsidR="00307855" w:rsidRDefault="00307855">
      <w:pPr>
        <w:pStyle w:val="CommentText"/>
      </w:pPr>
      <w:r>
        <w:rPr>
          <w:rStyle w:val="CommentReference"/>
        </w:rPr>
        <w:annotationRef/>
      </w:r>
      <w:r>
        <w:t xml:space="preserve">Have you looked at USGS gage data to identify the timing of freshet? </w:t>
      </w:r>
    </w:p>
  </w:comment>
  <w:comment w:id="201" w:author="Benjamin Meyer" w:date="2021-01-27T16:56:00Z" w:initials="BM">
    <w:p w14:paraId="7C3181CA" w14:textId="5BCBAFFB" w:rsidR="00307855" w:rsidRDefault="00307855">
      <w:pPr>
        <w:pStyle w:val="CommentText"/>
      </w:pPr>
      <w:r>
        <w:rPr>
          <w:rStyle w:val="CommentReference"/>
        </w:rPr>
        <w:annotationRef/>
      </w:r>
      <w:r>
        <w:t xml:space="preserve">The 2019 spring freshet looks to be from early April to early May: </w:t>
      </w:r>
      <w:hyperlink r:id="rId3" w:history="1">
        <w:r w:rsidRPr="00601D2C">
          <w:rPr>
            <w:rStyle w:val="Hyperlink"/>
          </w:rPr>
          <w:t>https://nwis.waterdata.usgs.gov/ak/nwis/uv?cb_00060=on&amp;cb_00065=on&amp;format=gif_stats&amp;site_no=15266300&amp;period=&amp;begin_date=2019-01-01&amp;end_date=2019-12-19</w:t>
        </w:r>
      </w:hyperlink>
      <w:r>
        <w:t xml:space="preserve"> </w:t>
      </w:r>
    </w:p>
  </w:comment>
  <w:comment w:id="202" w:author="Benjamin Meyer" w:date="2021-04-27T15:35:00Z" w:initials="BM">
    <w:p w14:paraId="5F5F9ABF" w14:textId="46BF144C" w:rsidR="00BC3BAD" w:rsidRDefault="00BC3BAD">
      <w:pPr>
        <w:pStyle w:val="CommentText"/>
      </w:pPr>
      <w:r>
        <w:rPr>
          <w:rStyle w:val="CommentReference"/>
        </w:rPr>
        <w:annotationRef/>
      </w:r>
      <w:r>
        <w:t>CONVERT URL TO CITATION</w:t>
      </w:r>
    </w:p>
  </w:comment>
  <w:comment w:id="203" w:author="Eldred, Laura" w:date="2020-12-29T12:58:00Z" w:initials="EL">
    <w:p w14:paraId="1CF96B67" w14:textId="77777777" w:rsidR="00307855" w:rsidRDefault="00307855" w:rsidP="006823C1">
      <w:pPr>
        <w:pStyle w:val="CommentText"/>
      </w:pPr>
      <w:r>
        <w:rPr>
          <w:rStyle w:val="CommentReference"/>
        </w:rPr>
        <w:annotationRef/>
      </w:r>
      <w:r>
        <w:t>if there are creosote pilings at the docks, warmer July temps could lead to increased leaching – another potential source</w:t>
      </w:r>
    </w:p>
  </w:comment>
  <w:comment w:id="204" w:author="Benjamin Meyer" w:date="2021-02-19T14:55:00Z" w:initials="BM">
    <w:p w14:paraId="736A0775" w14:textId="1DFEF4E1" w:rsidR="00307855" w:rsidRDefault="00307855">
      <w:pPr>
        <w:pStyle w:val="CommentText"/>
      </w:pPr>
      <w:r>
        <w:rPr>
          <w:rStyle w:val="CommentReference"/>
        </w:rPr>
        <w:annotationRef/>
      </w:r>
      <w:r>
        <w:t>modified paragraph</w:t>
      </w:r>
    </w:p>
  </w:comment>
  <w:comment w:id="206" w:author="Apsens, Sarah" w:date="2020-12-30T13:14:00Z" w:initials="ASJ(">
    <w:p w14:paraId="6F088C21" w14:textId="0F4BEEE2" w:rsidR="00307855" w:rsidRDefault="00307855">
      <w:pPr>
        <w:pStyle w:val="CommentText"/>
      </w:pPr>
      <w:r>
        <w:rPr>
          <w:rStyle w:val="CommentReference"/>
        </w:rPr>
        <w:annotationRef/>
      </w:r>
      <w:r>
        <w:t xml:space="preserve">Same as with Cu, do not count duplicates as they are not independent samples. </w:t>
      </w:r>
    </w:p>
  </w:comment>
  <w:comment w:id="207" w:author="Benjamin Meyer" w:date="2021-04-27T15:33:00Z" w:initials="BM">
    <w:p w14:paraId="6C86DCD3" w14:textId="05D37FF5" w:rsidR="00BC3BAD" w:rsidRDefault="00BC3BAD">
      <w:pPr>
        <w:pStyle w:val="CommentText"/>
      </w:pPr>
      <w:r>
        <w:rPr>
          <w:rStyle w:val="CommentReference"/>
        </w:rPr>
        <w:annotationRef/>
      </w:r>
      <w:r>
        <w:t>Modified text where appropriate</w:t>
      </w:r>
    </w:p>
  </w:comment>
  <w:comment w:id="208" w:author="Apsens, Sarah" w:date="2020-12-28T15:23:00Z" w:initials="ASJ(">
    <w:p w14:paraId="72188CAF" w14:textId="10B789F7" w:rsidR="00307855" w:rsidRDefault="00307855">
      <w:pPr>
        <w:pStyle w:val="CommentText"/>
      </w:pPr>
      <w:r>
        <w:rPr>
          <w:rStyle w:val="CommentReference"/>
        </w:rPr>
        <w:annotationRef/>
      </w:r>
      <w:r>
        <w:t xml:space="preserve">Throughout implies the upstream sites also had exceedances (i.e., Jim landing, Skilak, etc…), were there elevated zinc levels at the upstream sites as well? Or just downstream of RM 23? – last sentence in this paragraph contradicts the opening sentence. </w:t>
      </w:r>
    </w:p>
  </w:comment>
  <w:comment w:id="209" w:author="Benjamin Meyer" w:date="2021-02-19T15:00:00Z" w:initials="BM">
    <w:p w14:paraId="2157FB9B" w14:textId="413FC553" w:rsidR="00307855" w:rsidRDefault="00307855">
      <w:pPr>
        <w:pStyle w:val="CommentText"/>
      </w:pPr>
      <w:r>
        <w:rPr>
          <w:rStyle w:val="CommentReference"/>
        </w:rPr>
        <w:annotationRef/>
      </w:r>
      <w:r>
        <w:t>Modified paragraph</w:t>
      </w:r>
    </w:p>
  </w:comment>
  <w:comment w:id="210" w:author="Apsens, Sarah" w:date="2020-12-30T11:45:00Z" w:initials="ASJ(">
    <w:p w14:paraId="44D0C959" w14:textId="3835F4D3" w:rsidR="00307855" w:rsidRDefault="00307855">
      <w:pPr>
        <w:pStyle w:val="CommentText"/>
      </w:pPr>
      <w:r>
        <w:rPr>
          <w:rStyle w:val="CommentReference"/>
        </w:rPr>
        <w:annotationRef/>
      </w:r>
      <w:r>
        <w:t xml:space="preserve">Side comment, but something to think about for future sampling, there’s a separate marine criterion for zinc, and the freshwater chronic/acute criteria may not apply in the estuary sites. The true extent of marine mixing/influence was hotly debated in past years. I’d highly recommend including conductivity readings along site sample collection in the estuary and lower river sites to have the data to back up the decision to use fresh vs marine criterion. </w:t>
      </w:r>
    </w:p>
  </w:comment>
  <w:comment w:id="211" w:author="Benjamin Meyer" w:date="2021-04-27T15:39:00Z" w:initials="BM">
    <w:p w14:paraId="13210D07" w14:textId="3297EC21" w:rsidR="00BC3BAD" w:rsidRDefault="00BC3BAD">
      <w:pPr>
        <w:pStyle w:val="CommentText"/>
      </w:pPr>
      <w:r>
        <w:rPr>
          <w:rStyle w:val="CommentReference"/>
        </w:rPr>
        <w:annotationRef/>
      </w:r>
      <w:r>
        <w:t>Refer to rpubs doc &amp; figs?</w:t>
      </w:r>
    </w:p>
  </w:comment>
  <w:comment w:id="213" w:author="Apsens, Sarah" w:date="2020-12-30T11:51:00Z" w:initials="ASJ(">
    <w:p w14:paraId="3926ECC4" w14:textId="2BFF5FE4" w:rsidR="00307855" w:rsidRDefault="00307855">
      <w:pPr>
        <w:pStyle w:val="CommentText"/>
      </w:pPr>
      <w:r>
        <w:rPr>
          <w:rStyle w:val="CommentReference"/>
        </w:rPr>
        <w:annotationRef/>
      </w:r>
      <w:r>
        <w:t>this paragraph makes it sound like you’ve already determined the sources. Re-wording recommended, since it’s circumstantial still.</w:t>
      </w:r>
    </w:p>
  </w:comment>
  <w:comment w:id="214" w:author="Benjamin Meyer" w:date="2021-02-19T15:30:00Z" w:initials="BM">
    <w:p w14:paraId="20ABCA29" w14:textId="508D1FA8" w:rsidR="00307855" w:rsidRDefault="00307855">
      <w:pPr>
        <w:pStyle w:val="CommentText"/>
      </w:pPr>
      <w:r>
        <w:rPr>
          <w:rStyle w:val="CommentReference"/>
        </w:rPr>
        <w:annotationRef/>
      </w:r>
      <w:r>
        <w:t>Modified paragraph</w:t>
      </w:r>
    </w:p>
  </w:comment>
  <w:comment w:id="216" w:author="Apsens, Sarah" w:date="2020-12-28T15:58:00Z" w:initials="ASJ(">
    <w:p w14:paraId="62E7AAC3" w14:textId="3D3DE834" w:rsidR="00307855" w:rsidRDefault="00307855">
      <w:pPr>
        <w:pStyle w:val="CommentText"/>
      </w:pPr>
      <w:r>
        <w:rPr>
          <w:rStyle w:val="CommentReference"/>
        </w:rPr>
        <w:annotationRef/>
      </w:r>
      <w:r>
        <w:t xml:space="preserve">Should reference the project QAPP somewhere in this paragraph as well as the RPD threshold. </w:t>
      </w:r>
    </w:p>
  </w:comment>
  <w:comment w:id="217" w:author="Benjamin Meyer" w:date="2021-02-19T17:04:00Z" w:initials="BM">
    <w:p w14:paraId="0B297355" w14:textId="51C18C38" w:rsidR="00307855" w:rsidRDefault="00307855">
      <w:pPr>
        <w:pStyle w:val="CommentText"/>
      </w:pPr>
      <w:r>
        <w:rPr>
          <w:rStyle w:val="CommentReference"/>
        </w:rPr>
        <w:annotationRef/>
      </w:r>
      <w:r>
        <w:t>cited</w:t>
      </w:r>
    </w:p>
  </w:comment>
  <w:comment w:id="218" w:author="Eldred, Laura" w:date="2020-12-29T13:07:00Z" w:initials="EL">
    <w:p w14:paraId="1426E72F" w14:textId="6E5CFC2A" w:rsidR="00307855" w:rsidRDefault="00307855">
      <w:pPr>
        <w:pStyle w:val="CommentText"/>
      </w:pPr>
      <w:r>
        <w:rPr>
          <w:rStyle w:val="CommentReference"/>
        </w:rPr>
        <w:annotationRef/>
      </w:r>
      <w:r>
        <w:t>at a minimum this data should flagged or not used for now since it does not meet data quality objectives and we don’t know why yet</w:t>
      </w:r>
    </w:p>
  </w:comment>
  <w:comment w:id="219" w:author="Apsens, Sarah" w:date="2020-12-30T17:16:00Z" w:initials="ASJ(">
    <w:p w14:paraId="7A2CC1D6" w14:textId="09A6711B" w:rsidR="00307855" w:rsidRDefault="00307855">
      <w:pPr>
        <w:pStyle w:val="CommentText"/>
      </w:pPr>
      <w:r>
        <w:rPr>
          <w:rStyle w:val="CommentReference"/>
        </w:rPr>
        <w:annotationRef/>
      </w:r>
      <w:r>
        <w:t xml:space="preserve">Ben – The above comment is from DECs perspective - we cannot use questionable data to make management decisions.   </w:t>
      </w:r>
    </w:p>
  </w:comment>
  <w:comment w:id="220" w:author="Benjamin Meyer" w:date="2021-02-19T17:04:00Z" w:initials="BM">
    <w:p w14:paraId="0B029E6D" w14:textId="77777777" w:rsidR="00D42DB3" w:rsidRDefault="00307855">
      <w:pPr>
        <w:pStyle w:val="CommentText"/>
      </w:pPr>
      <w:r>
        <w:rPr>
          <w:rStyle w:val="CommentReference"/>
        </w:rPr>
        <w:annotationRef/>
      </w:r>
      <w:r>
        <w:t>Agreed.  Modified paragraph</w:t>
      </w:r>
      <w:r w:rsidR="00D42DB3">
        <w:t xml:space="preserve"> to reflect guidance</w:t>
      </w:r>
      <w:r>
        <w:t xml:space="preserve">. </w:t>
      </w:r>
    </w:p>
    <w:p w14:paraId="39577584" w14:textId="77777777" w:rsidR="00D42DB3" w:rsidRDefault="00D42DB3">
      <w:pPr>
        <w:pStyle w:val="CommentText"/>
      </w:pPr>
    </w:p>
    <w:p w14:paraId="36FDA0E7" w14:textId="63855D35" w:rsidR="00307855" w:rsidRDefault="00307855">
      <w:pPr>
        <w:pStyle w:val="CommentText"/>
      </w:pPr>
      <w:r>
        <w:t xml:space="preserve">I </w:t>
      </w:r>
      <w:r w:rsidR="00D42DB3">
        <w:t xml:space="preserve">posit that </w:t>
      </w:r>
      <w:r>
        <w:t>the data should be interpreted in the context of sampling error values, which are expected for any quantitative analytical measurement.</w:t>
      </w:r>
      <w:r w:rsidR="00D42DB3">
        <w:t xml:space="preserve">  It is possible that the methods employed here may have sampling error values not yet in alignment with project data quality objectives.</w:t>
      </w:r>
    </w:p>
  </w:comment>
  <w:comment w:id="221" w:author="Apsens, Sarah" w:date="2020-12-28T15:32:00Z" w:initials="ASJ(">
    <w:p w14:paraId="07AF8809" w14:textId="433D1419" w:rsidR="00307855" w:rsidRDefault="00307855">
      <w:pPr>
        <w:pStyle w:val="CommentText"/>
      </w:pPr>
      <w:r>
        <w:rPr>
          <w:rStyle w:val="CommentReference"/>
        </w:rPr>
        <w:annotationRef/>
      </w:r>
      <w:r>
        <w:t xml:space="preserve">Would that address the accuracy issues with the grab samples? Or just widen the criteria? Agree that defining an error range would help identify outliers in the data, but the state WQ criteria is not flexible.    </w:t>
      </w:r>
    </w:p>
  </w:comment>
  <w:comment w:id="222" w:author="Benjamin Meyer" w:date="2021-02-19T17:48:00Z" w:initials="BM">
    <w:p w14:paraId="5398969D" w14:textId="3186EE0B" w:rsidR="00307855" w:rsidRDefault="00307855">
      <w:pPr>
        <w:pStyle w:val="CommentText"/>
      </w:pPr>
      <w:r>
        <w:rPr>
          <w:rStyle w:val="CommentReference"/>
        </w:rPr>
        <w:annotationRef/>
      </w:r>
      <w:r>
        <w:t>Modified paragraph</w:t>
      </w:r>
      <w:r w:rsidR="00187A9D">
        <w:t>. No flexibility required. I am certain that other agencies and institutions have found ways to manage this challenge, just a matter of finding good examples to follow.</w:t>
      </w:r>
    </w:p>
  </w:comment>
  <w:comment w:id="229" w:author="Eldred, Laura" w:date="2020-12-29T13:17:00Z" w:initials="EL">
    <w:p w14:paraId="760F86D1" w14:textId="79E5664B" w:rsidR="00307855" w:rsidRDefault="00307855">
      <w:pPr>
        <w:pStyle w:val="CommentText"/>
      </w:pPr>
      <w:r>
        <w:rPr>
          <w:rStyle w:val="CommentReference"/>
        </w:rPr>
        <w:annotationRef/>
      </w:r>
      <w:r>
        <w:t>this section seems like a combination of information and also recommendations. Maybe split it up like that?</w:t>
      </w:r>
    </w:p>
  </w:comment>
  <w:comment w:id="230" w:author="Benjamin Meyer" w:date="2021-04-21T09:19:00Z" w:initials="BM">
    <w:p w14:paraId="354C4461" w14:textId="6CE5EB53" w:rsidR="00307855" w:rsidRDefault="00307855">
      <w:pPr>
        <w:pStyle w:val="CommentText"/>
      </w:pPr>
      <w:r>
        <w:rPr>
          <w:rStyle w:val="CommentReference"/>
        </w:rPr>
        <w:annotationRef/>
      </w:r>
      <w:r>
        <w:t>Marine influence on mg and ca values, onfluence on CCC values</w:t>
      </w:r>
    </w:p>
  </w:comment>
  <w:comment w:id="231" w:author="Apsens, Sarah" w:date="2020-12-28T16:10:00Z" w:initials="ASJ(">
    <w:p w14:paraId="0B01DD99" w14:textId="25494DA3" w:rsidR="00307855" w:rsidRDefault="00307855">
      <w:pPr>
        <w:pStyle w:val="CommentText"/>
      </w:pPr>
      <w:r>
        <w:rPr>
          <w:rStyle w:val="CommentReference"/>
        </w:rPr>
        <w:annotationRef/>
      </w:r>
      <w:r>
        <w:t>Re-word, not sure what’s being said</w:t>
      </w:r>
    </w:p>
  </w:comment>
  <w:comment w:id="232" w:author="Benjamin Meyer" w:date="2021-02-19T17:50:00Z" w:initials="BM">
    <w:p w14:paraId="3BB0D040" w14:textId="604855EB" w:rsidR="00307855" w:rsidRDefault="00307855">
      <w:pPr>
        <w:pStyle w:val="CommentText"/>
      </w:pPr>
      <w:r>
        <w:rPr>
          <w:rStyle w:val="CommentReference"/>
        </w:rPr>
        <w:annotationRef/>
      </w:r>
      <w:r>
        <w:t>Typo on my end.  Modified sentence.</w:t>
      </w:r>
    </w:p>
  </w:comment>
  <w:comment w:id="233" w:author="Apsens, Sarah" w:date="2020-12-28T16:13:00Z" w:initials="ASJ(">
    <w:p w14:paraId="015410B4" w14:textId="4B45587B" w:rsidR="00307855" w:rsidRDefault="00307855">
      <w:pPr>
        <w:pStyle w:val="CommentText"/>
      </w:pPr>
      <w:r>
        <w:t>0</w:t>
      </w:r>
      <w:r>
        <w:rPr>
          <w:rStyle w:val="CommentReference"/>
        </w:rPr>
        <w:annotationRef/>
      </w:r>
      <w:r>
        <w:t xml:space="preserve">Flow is odd – In the previous sentence “anthropogenic and natural factors” are mentioned, and then “spatial factors” and “temporal factors” are then described. Should stick to one set of descriptive categories. </w:t>
      </w:r>
    </w:p>
  </w:comment>
  <w:comment w:id="234" w:author="Benjamin Meyer" w:date="2021-02-19T18:12:00Z" w:initials="BM">
    <w:p w14:paraId="7A4A88A8" w14:textId="625A9BF4" w:rsidR="00307855" w:rsidRDefault="00307855">
      <w:pPr>
        <w:pStyle w:val="CommentText"/>
      </w:pPr>
      <w:r>
        <w:rPr>
          <w:rStyle w:val="CommentReference"/>
        </w:rPr>
        <w:annotationRef/>
      </w:r>
      <w:r>
        <w:t>Modified sentence.</w:t>
      </w:r>
    </w:p>
  </w:comment>
  <w:comment w:id="235" w:author="Eldred, Laura" w:date="2020-12-29T13:09:00Z" w:initials="EL">
    <w:p w14:paraId="0F267779" w14:textId="644AD8D8" w:rsidR="00307855" w:rsidRDefault="00307855">
      <w:pPr>
        <w:pStyle w:val="CommentText"/>
      </w:pPr>
      <w:r>
        <w:rPr>
          <w:rStyle w:val="CommentReference"/>
        </w:rPr>
        <w:annotationRef/>
      </w:r>
      <w:r>
        <w:t>spatial also means a way that these metals are being conveyed to the river as sheet runoff, through a pipe, ditch or other means. If the highest concentrations were in spring during break up, maybe that can give us a clue to look at winter de-icing practices or some other potential source that builds up over winter months</w:t>
      </w:r>
    </w:p>
  </w:comment>
  <w:comment w:id="236" w:author="Benjamin Meyer" w:date="2021-02-19T18:21:00Z" w:initials="BM">
    <w:p w14:paraId="6366026A" w14:textId="3F87B2C2" w:rsidR="00307855" w:rsidRDefault="00307855">
      <w:pPr>
        <w:pStyle w:val="CommentText"/>
      </w:pPr>
      <w:r>
        <w:rPr>
          <w:rStyle w:val="CommentReference"/>
        </w:rPr>
        <w:annotationRef/>
      </w:r>
      <w:r>
        <w:t xml:space="preserve">We are aspiring to do an analysis of complete data 2000 – 2020 to examine just these sorts of questions and trends.  I will keep this idea in mind if we get the chance to do that project. </w:t>
      </w:r>
    </w:p>
  </w:comment>
  <w:comment w:id="237" w:author="Apsens, Sarah" w:date="2020-12-28T16:18:00Z" w:initials="ASJ(">
    <w:p w14:paraId="65D15C5D" w14:textId="740E821F" w:rsidR="00307855" w:rsidRDefault="00307855">
      <w:pPr>
        <w:pStyle w:val="CommentText"/>
      </w:pPr>
      <w:r>
        <w:rPr>
          <w:rStyle w:val="CommentReference"/>
        </w:rPr>
        <w:annotationRef/>
      </w:r>
      <w:r>
        <w:t xml:space="preserve">This would be great! </w:t>
      </w:r>
    </w:p>
  </w:comment>
  <w:comment w:id="238" w:author="Eldred, Laura" w:date="2020-12-29T13:12:00Z" w:initials="EL">
    <w:p w14:paraId="266DBA46" w14:textId="1B5A19AD" w:rsidR="00307855" w:rsidRDefault="00307855">
      <w:pPr>
        <w:pStyle w:val="CommentText"/>
      </w:pPr>
      <w:r>
        <w:rPr>
          <w:rStyle w:val="CommentReference"/>
        </w:rPr>
        <w:annotationRef/>
      </w:r>
      <w:r>
        <w:t>has this been done? If not please clarify in the paragraph that it could provide info if completed</w:t>
      </w:r>
    </w:p>
  </w:comment>
  <w:comment w:id="239" w:author="Benjamin Meyer" w:date="2021-02-19T19:04:00Z" w:initials="BM">
    <w:p w14:paraId="78206881" w14:textId="63BC527F" w:rsidR="00307855" w:rsidRDefault="00307855">
      <w:pPr>
        <w:pStyle w:val="CommentText"/>
      </w:pPr>
      <w:r>
        <w:rPr>
          <w:rStyle w:val="CommentReference"/>
        </w:rPr>
        <w:annotationRef/>
      </w:r>
      <w:r>
        <w:t>This type of study has not yet been performed.</w:t>
      </w:r>
    </w:p>
  </w:comment>
  <w:comment w:id="240" w:author="Benjamin Meyer" w:date="2021-04-27T15:52:00Z" w:initials="BM">
    <w:p w14:paraId="50AC79C3" w14:textId="0520CB47" w:rsidR="00867EE4" w:rsidRDefault="00867EE4">
      <w:pPr>
        <w:pStyle w:val="CommentText"/>
      </w:pPr>
      <w:r>
        <w:rPr>
          <w:rStyle w:val="CommentReference"/>
        </w:rPr>
        <w:annotationRef/>
      </w:r>
      <w:r w:rsidRPr="00867EE4">
        <w:rPr>
          <w:highlight w:val="yellow"/>
        </w:rPr>
        <w:t>CITE GREEN STORMWATER INFRASTRUCTURE TEXTBOOK</w:t>
      </w:r>
    </w:p>
  </w:comment>
  <w:comment w:id="241" w:author="Apsens, Sarah" w:date="2020-12-28T16:25:00Z" w:initials="ASJ(">
    <w:p w14:paraId="43BBC0DB" w14:textId="77777777" w:rsidR="00307855" w:rsidRDefault="00307855" w:rsidP="004E3621">
      <w:pPr>
        <w:pStyle w:val="CommentText"/>
      </w:pPr>
      <w:r>
        <w:rPr>
          <w:rStyle w:val="CommentReference"/>
        </w:rPr>
        <w:annotationRef/>
      </w:r>
      <w:r>
        <w:t xml:space="preserve">What were the river gages reading during the spring sampling event? Could include a graph of flow with the sampling dates identified. </w:t>
      </w:r>
    </w:p>
  </w:comment>
  <w:comment w:id="242" w:author="Benjamin Meyer" w:date="2021-02-19T19:07:00Z" w:initials="BM">
    <w:p w14:paraId="14E26EFF" w14:textId="77777777" w:rsidR="00307855" w:rsidRDefault="00307855" w:rsidP="004E3621">
      <w:pPr>
        <w:pStyle w:val="CommentText"/>
      </w:pPr>
      <w:r>
        <w:rPr>
          <w:rStyle w:val="CommentReference"/>
        </w:rPr>
        <w:annotationRef/>
      </w:r>
      <w:r>
        <w:t>Note to self; perform if time allows.</w:t>
      </w:r>
    </w:p>
  </w:comment>
  <w:comment w:id="243" w:author="Benjamin Meyer" w:date="2021-04-27T15:56:00Z" w:initials="BM">
    <w:p w14:paraId="23520184" w14:textId="32999E1F" w:rsidR="00867EE4" w:rsidRDefault="00867EE4">
      <w:pPr>
        <w:pStyle w:val="CommentText"/>
      </w:pPr>
      <w:r>
        <w:rPr>
          <w:rStyle w:val="CommentReference"/>
        </w:rPr>
        <w:annotationRef/>
      </w:r>
      <w:r w:rsidRPr="00612130">
        <w:rPr>
          <w:highlight w:val="yellow"/>
        </w:rPr>
        <w:t>CITE EARLIER RIVER GAUGE LINK</w:t>
      </w:r>
    </w:p>
  </w:comment>
  <w:comment w:id="244" w:author="Benjamin Meyer" w:date="2021-04-27T16:01:00Z" w:initials="BM">
    <w:p w14:paraId="0EAFCE24" w14:textId="6477D528" w:rsidR="00BB4C99" w:rsidRDefault="00BB4C99">
      <w:pPr>
        <w:pStyle w:val="CommentText"/>
      </w:pPr>
      <w:r>
        <w:rPr>
          <w:rStyle w:val="CommentReference"/>
        </w:rPr>
        <w:annotationRef/>
      </w:r>
      <w:r w:rsidRPr="00BB4C99">
        <w:rPr>
          <w:highlight w:val="yellow"/>
        </w:rPr>
        <w:t>CITE GOUIN ET AL 2010</w:t>
      </w:r>
    </w:p>
  </w:comment>
  <w:comment w:id="245" w:author="Apsens, Sarah" w:date="2020-12-30T13:21:00Z" w:initials="ASJ(">
    <w:p w14:paraId="4DC8F385" w14:textId="77777777" w:rsidR="00307855" w:rsidRDefault="00307855" w:rsidP="004E3621">
      <w:pPr>
        <w:pStyle w:val="CommentText"/>
      </w:pPr>
      <w:r>
        <w:rPr>
          <w:rStyle w:val="CommentReference"/>
        </w:rPr>
        <w:annotationRef/>
      </w:r>
      <w:r>
        <w:t>Where was evidence of this in the data? It’s not clear with the limited information given. Did you look at precipitation rates in the days/weeks prior to the sampling event(s) that exhibited elevated levels?</w:t>
      </w:r>
    </w:p>
  </w:comment>
  <w:comment w:id="246" w:author="Benjamin Meyer" w:date="2021-02-19T19:17:00Z" w:initials="BM">
    <w:p w14:paraId="313308B6" w14:textId="733AB257" w:rsidR="00307855" w:rsidRDefault="00307855" w:rsidP="004E3621">
      <w:pPr>
        <w:pStyle w:val="CommentText"/>
      </w:pPr>
      <w:r>
        <w:rPr>
          <w:rStyle w:val="CommentReference"/>
        </w:rPr>
        <w:annotationRef/>
      </w:r>
      <w:r>
        <w:t>Good questions.  This is the kind of analysis that would involve some more detailed investigation of broader factors described in an earlier paragraph.</w:t>
      </w:r>
    </w:p>
    <w:p w14:paraId="2DD8AEF0" w14:textId="5BB0E936" w:rsidR="00BB4C99" w:rsidRDefault="00BB4C99" w:rsidP="004E3621">
      <w:pPr>
        <w:pStyle w:val="CommentText"/>
      </w:pPr>
    </w:p>
    <w:p w14:paraId="2CEFA8E4" w14:textId="0197FEE2" w:rsidR="00BB4C99" w:rsidRDefault="00BB4C99" w:rsidP="004E3621">
      <w:pPr>
        <w:pStyle w:val="CommentText"/>
      </w:pPr>
      <w:r>
        <w:t>Modified paragraph where appropriate. Added citations.</w:t>
      </w:r>
    </w:p>
  </w:comment>
  <w:comment w:id="247" w:author="Benjamin Meyer" w:date="2021-04-27T16:02:00Z" w:initials="BM">
    <w:p w14:paraId="0F3EAB5A" w14:textId="105AD2E4" w:rsidR="00074669" w:rsidRDefault="00074669">
      <w:pPr>
        <w:pStyle w:val="CommentText"/>
      </w:pPr>
      <w:r>
        <w:rPr>
          <w:rStyle w:val="CommentReference"/>
        </w:rPr>
        <w:annotationRef/>
      </w:r>
      <w:r w:rsidRPr="00074669">
        <w:rPr>
          <w:highlight w:val="yellow"/>
        </w:rPr>
        <w:t>ADD CITATION</w:t>
      </w:r>
    </w:p>
  </w:comment>
  <w:comment w:id="248" w:author="Apsens, Sarah" w:date="2020-12-28T16:28:00Z" w:initials="ASJ(">
    <w:p w14:paraId="25D6FA45" w14:textId="750B95AE" w:rsidR="00307855" w:rsidRDefault="00307855">
      <w:pPr>
        <w:pStyle w:val="CommentText"/>
      </w:pPr>
      <w:r>
        <w:rPr>
          <w:rStyle w:val="CommentReference"/>
        </w:rPr>
        <w:annotationRef/>
      </w:r>
      <w:r>
        <w:t xml:space="preserve">Cool idea/I like it – how would you select said site? </w:t>
      </w:r>
    </w:p>
  </w:comment>
  <w:comment w:id="249" w:author="Benjamin Meyer" w:date="2021-02-19T19:42:00Z" w:initials="BM">
    <w:p w14:paraId="52775C0B" w14:textId="58D2EDC4" w:rsidR="00307855" w:rsidRDefault="00307855">
      <w:pPr>
        <w:pStyle w:val="CommentText"/>
      </w:pPr>
      <w:r>
        <w:rPr>
          <w:rStyle w:val="CommentReference"/>
        </w:rPr>
        <w:annotationRef/>
      </w:r>
      <w:r>
        <w:t>To begin, I would examine all available 2000 – present data and see where exceedances are occurring most regularly. Once this subset of potential sites is identified, I would choose a site or sites based on logistical realities of being able easily access it throughout the year.</w:t>
      </w:r>
    </w:p>
  </w:comment>
  <w:comment w:id="250" w:author="Apsens, Sarah" w:date="2020-12-28T16:29:00Z" w:initials="ASJ(">
    <w:p w14:paraId="587A341D" w14:textId="3106D05B" w:rsidR="00307855" w:rsidRDefault="00307855">
      <w:pPr>
        <w:pStyle w:val="CommentText"/>
      </w:pPr>
      <w:r>
        <w:rPr>
          <w:rStyle w:val="CommentReference"/>
        </w:rPr>
        <w:annotationRef/>
      </w:r>
      <w:r>
        <w:t>Could be a great option for long-term monitoring but would still need occasional grab samples for assessment against state WQ criteria.</w:t>
      </w:r>
    </w:p>
  </w:comment>
  <w:comment w:id="251" w:author="Benjamin Meyer" w:date="2021-02-19T19:26:00Z" w:initials="BM">
    <w:p w14:paraId="5178B88A" w14:textId="142AB9BA" w:rsidR="00307855" w:rsidRDefault="00307855">
      <w:pPr>
        <w:pStyle w:val="CommentText"/>
      </w:pPr>
      <w:r>
        <w:rPr>
          <w:rStyle w:val="CommentReference"/>
        </w:rPr>
        <w:annotationRef/>
      </w:r>
      <w:r>
        <w:t>Agreed.</w:t>
      </w:r>
    </w:p>
  </w:comment>
  <w:comment w:id="252" w:author="Apsens, Sarah" w:date="2020-12-28T16:31:00Z" w:initials="ASJ(">
    <w:p w14:paraId="01677580" w14:textId="552AA504" w:rsidR="00307855" w:rsidRDefault="00307855">
      <w:pPr>
        <w:pStyle w:val="CommentText"/>
      </w:pPr>
      <w:r>
        <w:rPr>
          <w:rStyle w:val="CommentReference"/>
        </w:rPr>
        <w:annotationRef/>
      </w:r>
      <w:r>
        <w:t xml:space="preserve">So KWF used to have hydrolabs deployed during the summer. Do you know why they stopped? </w:t>
      </w:r>
    </w:p>
  </w:comment>
  <w:comment w:id="253" w:author="Benjamin Meyer" w:date="2021-02-19T19:09:00Z" w:initials="BM">
    <w:p w14:paraId="4CEA0D10" w14:textId="3F18952F" w:rsidR="00307855" w:rsidRDefault="00307855">
      <w:pPr>
        <w:pStyle w:val="CommentText"/>
      </w:pPr>
      <w:r>
        <w:rPr>
          <w:rStyle w:val="CommentReference"/>
        </w:rPr>
        <w:annotationRef/>
      </w:r>
      <w:r>
        <w:t>In the past we’ve employed hydrolabs for specific studies in the main stem (e.g. turbidity) and to collect continuous baseline water quality data in tributaries (</w:t>
      </w:r>
      <w:hyperlink r:id="rId4" w:history="1">
        <w:r w:rsidRPr="00F93D51">
          <w:rPr>
            <w:rStyle w:val="Hyperlink"/>
          </w:rPr>
          <w:t>2015-2016; summary linked here</w:t>
        </w:r>
      </w:hyperlink>
      <w:r>
        <w:t>). Hydrolabs take more effort to maintain and keep deployed than collect</w:t>
      </w:r>
      <w:r w:rsidR="00074669">
        <w:t xml:space="preserve">ing grab samples, so </w:t>
      </w:r>
      <w:r>
        <w:t>they are</w:t>
      </w:r>
      <w:r w:rsidR="00074669">
        <w:t xml:space="preserve"> typically</w:t>
      </w:r>
      <w:r>
        <w:t xml:space="preserve"> associated with specific proje</w:t>
      </w:r>
      <w:r w:rsidR="00074669">
        <w:t xml:space="preserve">cts </w:t>
      </w:r>
      <w:r>
        <w:t>as funding permits.</w:t>
      </w:r>
    </w:p>
  </w:comment>
  <w:comment w:id="256" w:author="Benjamin Meyer" w:date="2021-04-27T15:17:00Z" w:initials="BM">
    <w:p w14:paraId="5C9499DE" w14:textId="77777777" w:rsidR="0087322E" w:rsidRPr="00C219F5" w:rsidRDefault="0087322E" w:rsidP="0087322E">
      <w:pPr>
        <w:pStyle w:val="Default"/>
        <w:rPr>
          <w:rFonts w:ascii="Arial" w:hAnsi="Arial" w:cs="Arial"/>
        </w:rPr>
      </w:pPr>
      <w:r>
        <w:rPr>
          <w:rStyle w:val="CommentReference"/>
        </w:rPr>
        <w:annotationRef/>
      </w:r>
      <w:r>
        <w:rPr>
          <w:rStyle w:val="CommentReference"/>
        </w:rPr>
        <w:annotationRef/>
      </w:r>
    </w:p>
    <w:p w14:paraId="545DCC03" w14:textId="2ACEAE47" w:rsidR="0087322E" w:rsidRPr="0087322E" w:rsidRDefault="0087322E" w:rsidP="0087322E">
      <w:pPr>
        <w:widowControl/>
        <w:numPr>
          <w:ilvl w:val="1"/>
          <w:numId w:val="24"/>
        </w:numPr>
        <w:autoSpaceDE w:val="0"/>
        <w:autoSpaceDN w:val="0"/>
        <w:adjustRightInd w:val="0"/>
        <w:rPr>
          <w:rFonts w:ascii="Arial" w:hAnsi="Arial" w:cs="Arial"/>
          <w:color w:val="000000"/>
          <w:kern w:val="0"/>
          <w:lang w:eastAsia="en-US"/>
        </w:rPr>
      </w:pPr>
      <w:r w:rsidRPr="00C219F5">
        <w:rPr>
          <w:rFonts w:ascii="Arial" w:hAnsi="Arial" w:cs="Arial"/>
          <w:color w:val="000000"/>
          <w:kern w:val="0"/>
          <w:lang w:eastAsia="en-US"/>
        </w:rPr>
        <w:t xml:space="preserve">Stormwater maps, snow storage maps, NHD+ catchment information, impervious surfaces, potential sources of zinc to the Kenai River mainstem that are not part of the stormwater runoff (e.g. culverts, ELP walkways, and other galvanized metal surfaces), Kenai River beach bacteria results, results from boat count and fishing surveys, fish habitat information, and other layers of relevance to KR pollution issues. </w:t>
      </w:r>
    </w:p>
  </w:comment>
  <w:comment w:id="257" w:author="Eldred, Laura" w:date="2020-12-29T13:18:00Z" w:initials="EL">
    <w:p w14:paraId="0A0E8FA2" w14:textId="77777777" w:rsidR="00066F33" w:rsidRDefault="00066F33" w:rsidP="00066F33">
      <w:pPr>
        <w:pStyle w:val="CommentText"/>
      </w:pPr>
      <w:r>
        <w:rPr>
          <w:rStyle w:val="CommentReference"/>
        </w:rPr>
        <w:annotationRef/>
      </w:r>
      <w:r>
        <w:t>will it provide any ranking of priority sites to examine further?</w:t>
      </w:r>
    </w:p>
  </w:comment>
  <w:comment w:id="258" w:author="Apsens, Sarah" w:date="2020-12-30T17:07:00Z" w:initials="ASJ(">
    <w:p w14:paraId="6BA8E695" w14:textId="77777777" w:rsidR="00066F33" w:rsidRDefault="00066F33" w:rsidP="00066F33">
      <w:pPr>
        <w:pStyle w:val="CommentText"/>
      </w:pPr>
      <w:r>
        <w:rPr>
          <w:rStyle w:val="CommentReference"/>
        </w:rPr>
        <w:annotationRef/>
      </w:r>
      <w:r>
        <w:t xml:space="preserve">Ben – Incorporating some sort of prioritization tool in the mapping product could be really useful. </w:t>
      </w:r>
    </w:p>
  </w:comment>
  <w:comment w:id="259" w:author="Benjamin Meyer" w:date="2021-02-19T19:45:00Z" w:initials="BM">
    <w:p w14:paraId="49A2CCD4" w14:textId="77777777" w:rsidR="00066F33" w:rsidRDefault="00066F33" w:rsidP="00066F33">
      <w:pPr>
        <w:pStyle w:val="CommentText"/>
      </w:pPr>
      <w:r>
        <w:rPr>
          <w:rStyle w:val="CommentReference"/>
        </w:rPr>
        <w:annotationRef/>
      </w:r>
      <w:r>
        <w:t>Agreed.  Creation of an algorithmic prioritization tool is not something described in the statement of work for this current project, but much of the data that would be needed to create such a tool is now organized in the map provided on the hard drive.</w:t>
      </w:r>
    </w:p>
  </w:comment>
  <w:comment w:id="261" w:author="Apsens, Sarah" w:date="2020-12-28T16:35:00Z" w:initials="ASJ(">
    <w:p w14:paraId="60097FCA" w14:textId="2FB569F8" w:rsidR="00307855" w:rsidRDefault="00307855">
      <w:pPr>
        <w:pStyle w:val="CommentText"/>
      </w:pPr>
      <w:r>
        <w:rPr>
          <w:rStyle w:val="CommentReference"/>
        </w:rPr>
        <w:annotationRef/>
      </w:r>
      <w:r>
        <w:t xml:space="preserve">Is there an advantage to having on the ground photos vs. aerial photography? I ask because high quality satellite imagery is becoming more available (e.g., daily high-resolution imagery by Planet Labs), and could be accessible to agencies in the near future.  </w:t>
      </w:r>
    </w:p>
  </w:comment>
  <w:comment w:id="262" w:author="Eldred, Laura" w:date="2020-12-29T13:19:00Z" w:initials="EL">
    <w:p w14:paraId="711F8199" w14:textId="1EB5BA53" w:rsidR="00307855" w:rsidRDefault="00307855">
      <w:pPr>
        <w:pStyle w:val="CommentText"/>
      </w:pPr>
      <w:r>
        <w:rPr>
          <w:rStyle w:val="CommentReference"/>
        </w:rPr>
        <w:annotationRef/>
      </w:r>
      <w:r>
        <w:t>or even drone technology</w:t>
      </w:r>
    </w:p>
  </w:comment>
  <w:comment w:id="263" w:author="Benjamin Meyer" w:date="2021-04-15T18:55:00Z" w:initials="BM">
    <w:p w14:paraId="1DA15DE0" w14:textId="5753685F" w:rsidR="00307855" w:rsidRDefault="00307855">
      <w:pPr>
        <w:pStyle w:val="CommentText"/>
      </w:pPr>
      <w:r>
        <w:rPr>
          <w:rStyle w:val="CommentReference"/>
        </w:rPr>
        <w:annotationRef/>
      </w:r>
      <w:r>
        <w:t>good points; suggest these as options also</w:t>
      </w:r>
    </w:p>
  </w:comment>
  <w:comment w:id="266" w:author="Eldred, Laura" w:date="2020-12-29T13:20:00Z" w:initials="EL">
    <w:p w14:paraId="3CB9C224" w14:textId="513AEDAC" w:rsidR="00307855" w:rsidRDefault="00307855">
      <w:pPr>
        <w:pStyle w:val="CommentText"/>
      </w:pPr>
      <w:r>
        <w:rPr>
          <w:rStyle w:val="CommentReference"/>
        </w:rPr>
        <w:annotationRef/>
      </w:r>
      <w:r>
        <w:t>once in a GIS format, adding already available data layers like contaminated sites, fish info, culverts, and others will be easy and may inform the project’s next steps. Having some type of prioritization assigned to the potential sources may also be helpful for working towards mitigation efforts.</w:t>
      </w:r>
    </w:p>
  </w:comment>
  <w:comment w:id="268" w:author="Apsens, Sarah" w:date="2020-12-28T16:44:00Z" w:initials="ASJ(">
    <w:p w14:paraId="14E4E668" w14:textId="17DF8500" w:rsidR="00307855" w:rsidRDefault="00307855">
      <w:pPr>
        <w:pStyle w:val="CommentText"/>
      </w:pPr>
      <w:r>
        <w:rPr>
          <w:rStyle w:val="CommentReference"/>
        </w:rPr>
        <w:annotationRef/>
      </w:r>
      <w:r>
        <w:t>Yes, we need a proper (and statistically rigorous) trend analysis of Cu and Zn over time</w:t>
      </w:r>
    </w:p>
  </w:comment>
  <w:comment w:id="269" w:author="Eldred, Laura" w:date="2020-12-29T13:24:00Z" w:initials="EL">
    <w:p w14:paraId="1D1288A5" w14:textId="6AB4B037" w:rsidR="00307855" w:rsidRDefault="00307855">
      <w:pPr>
        <w:pStyle w:val="CommentText"/>
      </w:pPr>
      <w:r>
        <w:rPr>
          <w:rStyle w:val="CommentReference"/>
        </w:rPr>
        <w:annotationRef/>
      </w:r>
      <w:r>
        <w:t>in our regulatory world “point” often equates to “pipe” and I don’t think that’s what you mean here so I suggested using “discrete”</w:t>
      </w:r>
    </w:p>
  </w:comment>
  <w:comment w:id="270" w:author="Apsens, Sarah" w:date="2020-12-28T16:46:00Z" w:initials="ASJ(">
    <w:p w14:paraId="42A9DACD" w14:textId="647B978F" w:rsidR="00307855" w:rsidRDefault="00307855">
      <w:pPr>
        <w:pStyle w:val="CommentText"/>
      </w:pPr>
      <w:r>
        <w:rPr>
          <w:rStyle w:val="CommentReference"/>
        </w:rPr>
        <w:annotationRef/>
      </w:r>
      <w:r>
        <w:t>Under ice sampling?</w:t>
      </w:r>
    </w:p>
  </w:comment>
  <w:comment w:id="272" w:author="Apsens, Sarah" w:date="2020-12-30T14:28:00Z" w:initials="ASJ(">
    <w:p w14:paraId="1153BF9D" w14:textId="3458EA67" w:rsidR="00307855" w:rsidRDefault="00307855">
      <w:pPr>
        <w:pStyle w:val="CommentText"/>
      </w:pPr>
      <w:r>
        <w:rPr>
          <w:rStyle w:val="CommentReference"/>
        </w:rPr>
        <w:annotationRef/>
      </w:r>
      <w:r>
        <w:t xml:space="preserve">Ideally GIS mapping tool will aid in prioritization of potential GI sites </w:t>
      </w:r>
    </w:p>
  </w:comment>
  <w:comment w:id="279" w:author="Apsens, Sarah" w:date="2020-12-30T13:12:00Z" w:initials="ASJ(">
    <w:p w14:paraId="53FA9A17" w14:textId="77777777" w:rsidR="00307855" w:rsidRDefault="00307855" w:rsidP="00BF0AB1">
      <w:pPr>
        <w:pStyle w:val="CommentText"/>
      </w:pPr>
      <w:r>
        <w:rPr>
          <w:rStyle w:val="CommentReference"/>
        </w:rPr>
        <w:annotationRef/>
      </w:r>
      <w:r>
        <w:t xml:space="preserve">Could this sentence (and the sentence at the end of the zinc section) be moved to the Conclusion: From Information to Action section? </w:t>
      </w:r>
    </w:p>
  </w:comment>
  <w:comment w:id="291" w:author="Apsens, Sarah" w:date="2020-12-30T17:09:00Z" w:initials="ASJ(">
    <w:p w14:paraId="0AD09313" w14:textId="7725647D" w:rsidR="00307855" w:rsidRDefault="00307855">
      <w:pPr>
        <w:pStyle w:val="CommentText"/>
      </w:pPr>
      <w:r>
        <w:rPr>
          <w:rStyle w:val="CommentReference"/>
        </w:rPr>
        <w:annotationRef/>
      </w:r>
      <w:r>
        <w:t xml:space="preserve">jims, skilak.. and why nothing between those 2?Nice job on the graphs. I like this format a lot. </w:t>
      </w:r>
    </w:p>
  </w:comment>
  <w:comment w:id="294" w:author="Apsens, Sarah" w:date="2020-12-28T16:51:00Z" w:initials="ASJ(">
    <w:p w14:paraId="47630821" w14:textId="544B7439" w:rsidR="00307855" w:rsidRDefault="00307855">
      <w:pPr>
        <w:pStyle w:val="CommentText"/>
      </w:pPr>
      <w:r>
        <w:rPr>
          <w:rStyle w:val="CommentReference"/>
        </w:rPr>
        <w:annotationRef/>
      </w:r>
      <w:r>
        <w:t xml:space="preserve">Any idea(s) why the exceedances occurred in spring 2019 but not spring 2020? </w:t>
      </w:r>
    </w:p>
  </w:comment>
  <w:comment w:id="295" w:author="Benjamin Meyer" w:date="2021-01-04T09:23:00Z" w:initials="BM">
    <w:p w14:paraId="6AE70AB9" w14:textId="61D10070" w:rsidR="00307855" w:rsidRDefault="00307855">
      <w:pPr>
        <w:pStyle w:val="CommentText"/>
      </w:pPr>
      <w:r>
        <w:rPr>
          <w:rStyle w:val="CommentReference"/>
        </w:rPr>
        <w:annotationRef/>
      </w:r>
      <w:r>
        <w:t xml:space="preserve">Sampling was cancelled in spring 2020 </w:t>
      </w:r>
      <w:r>
        <w:sym w:font="Wingdings" w:char="F04C"/>
      </w:r>
    </w:p>
  </w:comment>
  <w:comment w:id="299" w:author="Apsens, Sarah" w:date="2020-12-28T16:53:00Z" w:initials="ASJ(">
    <w:p w14:paraId="6DB688FE" w14:textId="266ED599" w:rsidR="00307855" w:rsidRDefault="00307855">
      <w:pPr>
        <w:pStyle w:val="CommentText"/>
      </w:pPr>
      <w:r>
        <w:rPr>
          <w:rStyle w:val="CommentReference"/>
        </w:rPr>
        <w:annotationRef/>
      </w:r>
      <w:r>
        <w:t xml:space="preserve">Did you look at the acute criteria? </w:t>
      </w:r>
    </w:p>
  </w:comment>
  <w:comment w:id="303" w:author="Apsens, Sarah" w:date="2020-12-28T16:55:00Z" w:initials="ASJ(">
    <w:p w14:paraId="57661674" w14:textId="77777777" w:rsidR="00307855" w:rsidRDefault="00307855" w:rsidP="00DB281F">
      <w:pPr>
        <w:pStyle w:val="CommentText"/>
      </w:pPr>
      <w:r>
        <w:rPr>
          <w:rStyle w:val="CommentReference"/>
        </w:rPr>
        <w:annotationRef/>
      </w:r>
      <w:r>
        <w:t xml:space="preserve">Table is okay, but a little difficult to interpret </w:t>
      </w:r>
    </w:p>
  </w:comment>
  <w:comment w:id="304" w:author="Benjamin Meyer" w:date="2021-01-28T08:35:00Z" w:initials="BM">
    <w:p w14:paraId="67813A96" w14:textId="73B20566" w:rsidR="00307855" w:rsidRDefault="00307855">
      <w:pPr>
        <w:pStyle w:val="CommentText"/>
      </w:pPr>
      <w:r>
        <w:rPr>
          <w:rStyle w:val="CommentReference"/>
        </w:rPr>
        <w:annotationRef/>
      </w:r>
      <w:r>
        <w:t>Modified table to clarify</w:t>
      </w:r>
    </w:p>
  </w:comment>
  <w:comment w:id="306" w:author="Eldred, Laura" w:date="2020-12-29T13:31:00Z" w:initials="EL">
    <w:p w14:paraId="24DDDBCC" w14:textId="08D3C657" w:rsidR="00307855" w:rsidRDefault="00307855">
      <w:pPr>
        <w:pStyle w:val="CommentText"/>
      </w:pPr>
      <w:r>
        <w:rPr>
          <w:rStyle w:val="CommentReference"/>
        </w:rPr>
        <w:annotationRef/>
      </w:r>
      <w:r>
        <w:t>replicate/duplicate results should not be presented in this table</w:t>
      </w:r>
    </w:p>
  </w:comment>
  <w:comment w:id="307" w:author="Apsens, Sarah" w:date="2020-12-30T17:10:00Z" w:initials="ASJ(">
    <w:p w14:paraId="48A00B6F" w14:textId="7FD83C09" w:rsidR="00307855" w:rsidRDefault="00307855">
      <w:pPr>
        <w:pStyle w:val="CommentText"/>
      </w:pPr>
      <w:r>
        <w:rPr>
          <w:rStyle w:val="CommentReference"/>
        </w:rPr>
        <w:annotationRef/>
      </w:r>
      <w:r>
        <w:t xml:space="preserve">Ben – I’ve gone back and forth on this one, but I think Laura is right. The replicates should really be in the table(s) that discuss RPD, because that’s where they’re used. They’re not really independent samples/results. </w:t>
      </w:r>
    </w:p>
  </w:comment>
  <w:comment w:id="308" w:author="Benjamin Meyer" w:date="2021-01-28T07:52:00Z" w:initials="BM">
    <w:p w14:paraId="44B60715" w14:textId="77777777" w:rsidR="00307855" w:rsidRDefault="00307855">
      <w:pPr>
        <w:pStyle w:val="CommentText"/>
      </w:pPr>
      <w:r>
        <w:rPr>
          <w:rStyle w:val="CommentReference"/>
        </w:rPr>
        <w:annotationRef/>
      </w:r>
      <w:r>
        <w:t xml:space="preserve">Agreed.  </w:t>
      </w:r>
    </w:p>
    <w:p w14:paraId="253E7D1C" w14:textId="77777777" w:rsidR="00307855" w:rsidRDefault="00307855">
      <w:pPr>
        <w:pStyle w:val="CommentText"/>
      </w:pPr>
    </w:p>
    <w:p w14:paraId="3AF4A2F0" w14:textId="25996AF3" w:rsidR="00307855" w:rsidRDefault="00307855">
      <w:pPr>
        <w:pStyle w:val="CommentText"/>
      </w:pPr>
      <w:r>
        <w:t xml:space="preserve">The previous version of the table is not how I would usually create tables either.  It is the format I inherited from a partial draft; and I format I saw published in some past published reports, so I aimed to follow the example (eg </w:t>
      </w:r>
      <w:hyperlink r:id="rId5" w:history="1">
        <w:r w:rsidRPr="00ED1D12">
          <w:rPr>
            <w:rStyle w:val="Hyperlink"/>
          </w:rPr>
          <w:t>Table 6, pg 19</w:t>
        </w:r>
      </w:hyperlink>
      <w:r>
        <w:t>)</w:t>
      </w:r>
    </w:p>
    <w:p w14:paraId="4C8A23D0" w14:textId="11215484" w:rsidR="00307855" w:rsidRDefault="00307855">
      <w:pPr>
        <w:pStyle w:val="CommentText"/>
      </w:pPr>
    </w:p>
    <w:p w14:paraId="117A2555" w14:textId="18C14770" w:rsidR="00307855" w:rsidRDefault="00307855" w:rsidP="00023CC3">
      <w:pPr>
        <w:pStyle w:val="CommentText"/>
      </w:pPr>
      <w:r>
        <w:t>New version of the table is inserted.  This version includes only the designated “sample” value and not the paired “replicate” value.  Replicate RDL values are still reported in Table 5.</w:t>
      </w:r>
    </w:p>
  </w:comment>
  <w:comment w:id="310" w:author="Apsens, Sarah" w:date="2020-12-28T17:01:00Z" w:initials="ASJ(">
    <w:p w14:paraId="316FB957" w14:textId="11349D41" w:rsidR="00307855" w:rsidRDefault="00307855">
      <w:pPr>
        <w:pStyle w:val="CommentText"/>
      </w:pPr>
      <w:r>
        <w:rPr>
          <w:rStyle w:val="CommentReference"/>
        </w:rPr>
        <w:annotationRef/>
      </w:r>
      <w:r>
        <w:t xml:space="preserve">The QAPP uses Relative Percent Difference (RPD) – same thing, just be consistent with the terminology. Need to add a column that shows the RPD allowable (as listed in the project QAPP), and indicate which sample pairs exceed the RPD limit. </w:t>
      </w:r>
    </w:p>
  </w:comment>
  <w:comment w:id="311" w:author="Benjamin Meyer" w:date="2021-01-28T09:08:00Z" w:initials="BM">
    <w:p w14:paraId="5071987B" w14:textId="40E1F903" w:rsidR="00307855" w:rsidRDefault="00307855">
      <w:pPr>
        <w:pStyle w:val="CommentText"/>
      </w:pPr>
      <w:r>
        <w:rPr>
          <w:rStyle w:val="CommentReference"/>
        </w:rPr>
        <w:annotationRef/>
      </w:r>
      <w:r>
        <w:t>Modified Table as requested</w:t>
      </w:r>
    </w:p>
  </w:comment>
  <w:comment w:id="312" w:author="Benjamin Meyer" w:date="2021-02-16T17:12:00Z" w:initials="BM">
    <w:p w14:paraId="2E7987CE" w14:textId="137709A2" w:rsidR="00307855" w:rsidRDefault="00307855">
      <w:pPr>
        <w:pStyle w:val="CommentText"/>
      </w:pPr>
      <w:r>
        <w:rPr>
          <w:rStyle w:val="CommentReference"/>
        </w:rPr>
        <w:annotationRef/>
      </w:r>
      <w:r>
        <w:t>Note to self… would be ideal ift his table has rpd values for ca and mg too… but; based on the format the raw data is in, would take some re-munging; and sarah didn’t ask for it explicitly; so… go with it as is?!</w:t>
      </w:r>
    </w:p>
  </w:comment>
  <w:comment w:id="314" w:author="Benjamin Meyer" w:date="2020-12-07T07:12:00Z" w:initials="BM">
    <w:p w14:paraId="3B7C6C0E" w14:textId="77777777" w:rsidR="00307855" w:rsidRDefault="00307855" w:rsidP="00E164AF">
      <w:pPr>
        <w:pStyle w:val="CommentText"/>
      </w:pPr>
      <w:r>
        <w:rPr>
          <w:rStyle w:val="CommentReference"/>
        </w:rPr>
        <w:annotationRef/>
      </w:r>
      <w:r>
        <w:t>“Significant outliers” has a specific and concrete meaning in statistics, and it is unclear if that’s what was applied in this case.  It sticks out like sore thumb to me without having more detail described.</w:t>
      </w:r>
    </w:p>
    <w:p w14:paraId="2F4A1D51" w14:textId="77777777" w:rsidR="00307855" w:rsidRDefault="00307855" w:rsidP="00E164AF">
      <w:pPr>
        <w:pStyle w:val="CommentText"/>
      </w:pPr>
    </w:p>
    <w:p w14:paraId="49538A29" w14:textId="77777777" w:rsidR="00307855" w:rsidRDefault="00307855" w:rsidP="00E164AF">
      <w:pPr>
        <w:pStyle w:val="CommentText"/>
      </w:pPr>
      <w:r>
        <w:t>I don’t see it as a priority to dig in to this data to confirm the calculations were done correctly, but if there’s time I will, as I have access to already well-organized data 2000 – 2013 via the EPA repository.</w:t>
      </w:r>
    </w:p>
    <w:p w14:paraId="4155CF67" w14:textId="14026EFF" w:rsidR="00307855" w:rsidRDefault="00307855">
      <w:pPr>
        <w:pStyle w:val="CommentText"/>
      </w:pPr>
    </w:p>
  </w:comment>
  <w:comment w:id="315" w:author="Apsens, Sarah" w:date="2020-12-28T17:02:00Z" w:initials="ASJ(">
    <w:p w14:paraId="2E048157" w14:textId="0697E5C6" w:rsidR="00307855" w:rsidRDefault="00307855">
      <w:pPr>
        <w:pStyle w:val="CommentText"/>
      </w:pPr>
      <w:r>
        <w:rPr>
          <w:rStyle w:val="CommentReference"/>
        </w:rPr>
        <w:annotationRef/>
      </w:r>
      <w:r>
        <w:t xml:space="preserve">Yes, agree that “significant” should not be used unless statistically verified. If you have trouble finding the data, I think I have a reconstructed data set of the 2000-2014 baseline data that I can send you. I pulled the data from the 2015(?) KWF report appendices. </w:t>
      </w:r>
    </w:p>
  </w:comment>
  <w:comment w:id="316" w:author="Benjamin Meyer" w:date="2021-01-27T12:01:00Z" w:initials="BM">
    <w:p w14:paraId="5E522CF4" w14:textId="7694CC02" w:rsidR="00307855" w:rsidRDefault="00307855">
      <w:pPr>
        <w:pStyle w:val="CommentText"/>
      </w:pPr>
      <w:r>
        <w:rPr>
          <w:rStyle w:val="CommentReference"/>
        </w:rPr>
        <w:annotationRef/>
      </w:r>
      <w:r>
        <w:t>I have re-generated the table that was here previously using a query to the waterqualitydata.us EPA database (2000 – 2013), as well the unsubmitted data 2014 – 2019.  See methods here: LINK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2372C32" w15:done="0"/>
  <w15:commentEx w15:paraId="4CF820D1" w15:paraIdParent="42372C32" w15:done="0"/>
  <w15:commentEx w15:paraId="651DFDA2" w15:paraIdParent="42372C32" w15:done="0"/>
  <w15:commentEx w15:paraId="5323FF0A" w15:done="0"/>
  <w15:commentEx w15:paraId="3DFCFD03" w15:paraIdParent="5323FF0A" w15:done="0"/>
  <w15:commentEx w15:paraId="646E218A" w15:done="0"/>
  <w15:commentEx w15:paraId="3B23D2CF" w15:done="0"/>
  <w15:commentEx w15:paraId="2EC68EF7" w15:paraIdParent="3B23D2CF" w15:done="0"/>
  <w15:commentEx w15:paraId="504457F9" w15:done="0"/>
  <w15:commentEx w15:paraId="5BF513E4" w15:paraIdParent="504457F9" w15:done="0"/>
  <w15:commentEx w15:paraId="23C4788C" w15:done="0"/>
  <w15:commentEx w15:paraId="4253AFAB" w15:paraIdParent="23C4788C" w15:done="0"/>
  <w15:commentEx w15:paraId="4C67EB2B" w15:done="0"/>
  <w15:commentEx w15:paraId="0CC95098" w15:paraIdParent="4C67EB2B" w15:done="0"/>
  <w15:commentEx w15:paraId="35689DD2" w15:done="0"/>
  <w15:commentEx w15:paraId="724EB5EA" w15:paraIdParent="35689DD2" w15:done="0"/>
  <w15:commentEx w15:paraId="3F8AEE5E" w15:done="0"/>
  <w15:commentEx w15:paraId="4774671F" w15:done="0"/>
  <w15:commentEx w15:paraId="296D48DF" w15:paraIdParent="4774671F" w15:done="0"/>
  <w15:commentEx w15:paraId="4C2821FD" w15:paraIdParent="4774671F" w15:done="0"/>
  <w15:commentEx w15:paraId="190B8771" w15:done="0"/>
  <w15:commentEx w15:paraId="59D38E93" w15:paraIdParent="190B8771" w15:done="0"/>
  <w15:commentEx w15:paraId="5CD06A13" w15:paraIdParent="190B8771" w15:done="0"/>
  <w15:commentEx w15:paraId="52656570" w15:done="0"/>
  <w15:commentEx w15:paraId="25DB17E8" w15:paraIdParent="52656570" w15:done="0"/>
  <w15:commentEx w15:paraId="39EB03F5" w15:done="0"/>
  <w15:commentEx w15:paraId="3BE3A200" w15:paraIdParent="39EB03F5" w15:done="0"/>
  <w15:commentEx w15:paraId="65FBA4A5" w15:done="0"/>
  <w15:commentEx w15:paraId="6BF9AB47" w15:paraIdParent="65FBA4A5" w15:done="0"/>
  <w15:commentEx w15:paraId="7F06E67D" w15:paraIdParent="65FBA4A5" w15:done="0"/>
  <w15:commentEx w15:paraId="1B8D5906" w15:done="0"/>
  <w15:commentEx w15:paraId="00ADCBDD" w15:paraIdParent="1B8D5906" w15:done="0"/>
  <w15:commentEx w15:paraId="5D3FD81C" w15:done="0"/>
  <w15:commentEx w15:paraId="485E133B" w15:paraIdParent="5D3FD81C" w15:done="0"/>
  <w15:commentEx w15:paraId="6908BD7E" w15:done="0"/>
  <w15:commentEx w15:paraId="2951344A" w15:paraIdParent="6908BD7E" w15:done="0"/>
  <w15:commentEx w15:paraId="7B684BC3" w15:done="0"/>
  <w15:commentEx w15:paraId="0C96AFEC" w15:done="0"/>
  <w15:commentEx w15:paraId="69BC9D2B" w15:paraIdParent="0C96AFEC" w15:done="0"/>
  <w15:commentEx w15:paraId="2FDBDD3F" w15:done="0"/>
  <w15:commentEx w15:paraId="6D2B9EFE" w15:paraIdParent="2FDBDD3F" w15:done="0"/>
  <w15:commentEx w15:paraId="58213BF2" w15:done="0"/>
  <w15:commentEx w15:paraId="60177BC3" w15:paraIdParent="58213BF2" w15:done="0"/>
  <w15:commentEx w15:paraId="33081C85" w15:done="0"/>
  <w15:commentEx w15:paraId="7C3181CA" w15:paraIdParent="33081C85" w15:done="0"/>
  <w15:commentEx w15:paraId="5F5F9ABF" w15:paraIdParent="33081C85" w15:done="0"/>
  <w15:commentEx w15:paraId="1CF96B67" w15:done="0"/>
  <w15:commentEx w15:paraId="736A0775" w15:paraIdParent="1CF96B67" w15:done="0"/>
  <w15:commentEx w15:paraId="6F088C21" w15:done="0"/>
  <w15:commentEx w15:paraId="6C86DCD3" w15:paraIdParent="6F088C21" w15:done="0"/>
  <w15:commentEx w15:paraId="72188CAF" w15:done="0"/>
  <w15:commentEx w15:paraId="2157FB9B" w15:paraIdParent="72188CAF" w15:done="0"/>
  <w15:commentEx w15:paraId="44D0C959" w15:done="0"/>
  <w15:commentEx w15:paraId="13210D07" w15:paraIdParent="44D0C959" w15:done="0"/>
  <w15:commentEx w15:paraId="3926ECC4" w15:done="0"/>
  <w15:commentEx w15:paraId="20ABCA29" w15:paraIdParent="3926ECC4" w15:done="0"/>
  <w15:commentEx w15:paraId="62E7AAC3" w15:done="0"/>
  <w15:commentEx w15:paraId="0B297355" w15:paraIdParent="62E7AAC3" w15:done="0"/>
  <w15:commentEx w15:paraId="1426E72F" w15:done="0"/>
  <w15:commentEx w15:paraId="7A2CC1D6" w15:paraIdParent="1426E72F" w15:done="0"/>
  <w15:commentEx w15:paraId="36FDA0E7" w15:paraIdParent="1426E72F" w15:done="0"/>
  <w15:commentEx w15:paraId="07AF8809" w15:done="0"/>
  <w15:commentEx w15:paraId="5398969D" w15:paraIdParent="07AF8809" w15:done="0"/>
  <w15:commentEx w15:paraId="760F86D1" w15:done="0"/>
  <w15:commentEx w15:paraId="354C4461" w15:done="0"/>
  <w15:commentEx w15:paraId="0B01DD99" w15:done="0"/>
  <w15:commentEx w15:paraId="3BB0D040" w15:paraIdParent="0B01DD99" w15:done="0"/>
  <w15:commentEx w15:paraId="015410B4" w15:done="0"/>
  <w15:commentEx w15:paraId="7A4A88A8" w15:paraIdParent="015410B4" w15:done="0"/>
  <w15:commentEx w15:paraId="0F267779" w15:done="0"/>
  <w15:commentEx w15:paraId="6366026A" w15:paraIdParent="0F267779" w15:done="0"/>
  <w15:commentEx w15:paraId="65D15C5D" w15:done="0"/>
  <w15:commentEx w15:paraId="266DBA46" w15:paraIdParent="65D15C5D" w15:done="0"/>
  <w15:commentEx w15:paraId="78206881" w15:paraIdParent="65D15C5D" w15:done="0"/>
  <w15:commentEx w15:paraId="50AC79C3" w15:done="0"/>
  <w15:commentEx w15:paraId="43BBC0DB" w15:done="0"/>
  <w15:commentEx w15:paraId="14E26EFF" w15:paraIdParent="43BBC0DB" w15:done="0"/>
  <w15:commentEx w15:paraId="23520184" w15:paraIdParent="43BBC0DB" w15:done="0"/>
  <w15:commentEx w15:paraId="0EAFCE24" w15:done="0"/>
  <w15:commentEx w15:paraId="4DC8F385" w15:done="0"/>
  <w15:commentEx w15:paraId="2CEFA8E4" w15:paraIdParent="4DC8F385" w15:done="0"/>
  <w15:commentEx w15:paraId="0F3EAB5A" w15:done="0"/>
  <w15:commentEx w15:paraId="25D6FA45" w15:done="0"/>
  <w15:commentEx w15:paraId="52775C0B" w15:paraIdParent="25D6FA45" w15:done="0"/>
  <w15:commentEx w15:paraId="587A341D" w15:done="0"/>
  <w15:commentEx w15:paraId="5178B88A" w15:paraIdParent="587A341D" w15:done="0"/>
  <w15:commentEx w15:paraId="01677580" w15:done="0"/>
  <w15:commentEx w15:paraId="4CEA0D10" w15:paraIdParent="01677580" w15:done="0"/>
  <w15:commentEx w15:paraId="545DCC03" w15:done="0"/>
  <w15:commentEx w15:paraId="0A0E8FA2" w15:done="0"/>
  <w15:commentEx w15:paraId="6BA8E695" w15:paraIdParent="0A0E8FA2" w15:done="0"/>
  <w15:commentEx w15:paraId="49A2CCD4" w15:paraIdParent="0A0E8FA2" w15:done="0"/>
  <w15:commentEx w15:paraId="60097FCA" w15:done="0"/>
  <w15:commentEx w15:paraId="711F8199" w15:paraIdParent="60097FCA" w15:done="0"/>
  <w15:commentEx w15:paraId="1DA15DE0" w15:paraIdParent="60097FCA" w15:done="0"/>
  <w15:commentEx w15:paraId="3CB9C224" w15:done="0"/>
  <w15:commentEx w15:paraId="14E4E668" w15:done="0"/>
  <w15:commentEx w15:paraId="1D1288A5" w15:done="0"/>
  <w15:commentEx w15:paraId="42A9DACD" w15:done="0"/>
  <w15:commentEx w15:paraId="1153BF9D" w15:done="0"/>
  <w15:commentEx w15:paraId="53FA9A17" w15:done="0"/>
  <w15:commentEx w15:paraId="0AD09313" w15:done="0"/>
  <w15:commentEx w15:paraId="47630821" w15:done="0"/>
  <w15:commentEx w15:paraId="6AE70AB9" w15:paraIdParent="47630821" w15:done="0"/>
  <w15:commentEx w15:paraId="6DB688FE" w15:done="0"/>
  <w15:commentEx w15:paraId="57661674" w15:done="0"/>
  <w15:commentEx w15:paraId="67813A96" w15:paraIdParent="57661674" w15:done="0"/>
  <w15:commentEx w15:paraId="24DDDBCC" w15:done="0"/>
  <w15:commentEx w15:paraId="48A00B6F" w15:paraIdParent="24DDDBCC" w15:done="0"/>
  <w15:commentEx w15:paraId="117A2555" w15:paraIdParent="24DDDBCC" w15:done="0"/>
  <w15:commentEx w15:paraId="316FB957" w15:done="0"/>
  <w15:commentEx w15:paraId="5071987B" w15:paraIdParent="316FB957" w15:done="0"/>
  <w15:commentEx w15:paraId="2E7987CE" w15:done="0"/>
  <w15:commentEx w15:paraId="4155CF67" w15:done="0"/>
  <w15:commentEx w15:paraId="2E048157" w15:paraIdParent="4155CF67" w15:done="0"/>
  <w15:commentEx w15:paraId="5E522CF4" w15:paraIdParent="4155CF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74724" w16cex:dateUtc="2020-11-24T17:47:00Z"/>
  <w16cex:commentExtensible w16cex:durableId="2368FDFE" w16cex:dateUtc="2020-11-26T00:59:00Z"/>
  <w16cex:commentExtensible w16cex:durableId="23676DE3" w16cex:dateUtc="2020-11-24T20:32:00Z"/>
  <w16cex:commentExtensible w16cex:durableId="23674828" w16cex:dateUtc="2020-11-24T17:51:00Z"/>
  <w16cex:commentExtensible w16cex:durableId="23674AFB" w16cex:dateUtc="2020-11-24T18:03:00Z"/>
  <w16cex:commentExtensible w16cex:durableId="23674CF3" w16cex:dateUtc="2020-11-24T18:12:00Z"/>
  <w16cex:commentExtensible w16cex:durableId="2367524B" w16cex:dateUtc="2020-11-24T18:35:00Z"/>
  <w16cex:commentExtensible w16cex:durableId="2368FF12" w16cex:dateUtc="2020-11-26T01:04:00Z"/>
  <w16cex:commentExtensible w16cex:durableId="23675513" w16cex:dateUtc="2020-11-24T18:46:00Z"/>
  <w16cex:commentExtensible w16cex:durableId="2368FFA0" w16cex:dateUtc="2020-11-26T01:06:00Z"/>
  <w16cex:commentExtensible w16cex:durableId="2368FF34" w16cex:dateUtc="2020-11-26T01:05:00Z"/>
  <w16cex:commentExtensible w16cex:durableId="23675557" w16cex:dateUtc="2020-11-24T18:48:00Z"/>
  <w16cex:commentExtensible w16cex:durableId="23675790" w16cex:dateUtc="2020-11-24T18:57:00Z"/>
  <w16cex:commentExtensible w16cex:durableId="23675818" w16cex:dateUtc="2020-11-24T18:59:00Z"/>
  <w16cex:commentExtensible w16cex:durableId="236758D7" w16cex:dateUtc="2020-11-24T19:03:00Z"/>
  <w16cex:commentExtensible w16cex:durableId="23675862" w16cex:dateUtc="2020-11-24T19:01:00Z"/>
  <w16cex:commentExtensible w16cex:durableId="2367597F" w16cex:dateUtc="2020-11-24T19:05:00Z"/>
  <w16cex:commentExtensible w16cex:durableId="23675B6F" w16cex:dateUtc="2020-11-24T19:14:00Z"/>
  <w16cex:commentExtensible w16cex:durableId="23675BCB" w16cex:dateUtc="2020-11-24T19:15:00Z"/>
  <w16cex:commentExtensible w16cex:durableId="23674BD3" w16cex:dateUtc="2020-11-24T18:07:00Z"/>
  <w16cex:commentExtensible w16cex:durableId="2368A533" w16cex:dateUtc="2020-11-25T18:41:00Z"/>
  <w16cex:commentExtensible w16cex:durableId="236B5E6E" w16cex:dateUtc="2020-11-27T20:15:00Z"/>
  <w16cex:commentExtensible w16cex:durableId="2367450B" w16cex:dateUtc="2020-11-24T17:38:00Z"/>
  <w16cex:commentExtensible w16cex:durableId="2368BF65" w16cex:dateUtc="2020-11-25T2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E69226" w16cid:durableId="2396C776"/>
  <w16cid:commentId w16cid:paraId="42372C32" w16cid:durableId="2395B13D"/>
  <w16cid:commentId w16cid:paraId="4CF820D1" w16cid:durableId="2397284E"/>
  <w16cid:commentId w16cid:paraId="78C572BE" w16cid:durableId="23949077"/>
  <w16cid:commentId w16cid:paraId="05C53704" w16cid:durableId="2396C8DA"/>
  <w16cid:commentId w16cid:paraId="5323FF0A" w16cid:durableId="2396C849"/>
  <w16cid:commentId w16cid:paraId="34F975B7" w16cid:durableId="23944811"/>
  <w16cid:commentId w16cid:paraId="25EEC855" w16cid:durableId="2395B142"/>
  <w16cid:commentId w16cid:paraId="3B23D2CF" w16cid:durableId="23944F4A"/>
  <w16cid:commentId w16cid:paraId="504457F9" w16cid:durableId="2394499B"/>
  <w16cid:commentId w16cid:paraId="728B019B" w16cid:durableId="23944971"/>
  <w16cid:commentId w16cid:paraId="27697F71" w16cid:durableId="23972C9B"/>
  <w16cid:commentId w16cid:paraId="271953A2" w16cid:durableId="23972D25"/>
  <w16cid:commentId w16cid:paraId="23C4788C" w16cid:durableId="2396CA08"/>
  <w16cid:commentId w16cid:paraId="4C67EB2B" w16cid:durableId="2396CB86"/>
  <w16cid:commentId w16cid:paraId="35689DD2" w16cid:durableId="2396CD15"/>
  <w16cid:commentId w16cid:paraId="71490C15" w16cid:durableId="2396CF32"/>
  <w16cid:commentId w16cid:paraId="08D54E36" w16cid:durableId="2396CE07"/>
  <w16cid:commentId w16cid:paraId="727F15FF" w16cid:durableId="23944EA7"/>
  <w16cid:commentId w16cid:paraId="65A675DA" w16cid:durableId="2395B148"/>
  <w16cid:commentId w16cid:paraId="53BB0917" w16cid:durableId="2396CFFA"/>
  <w16cid:commentId w16cid:paraId="1F9E63E6" w16cid:durableId="23945354"/>
  <w16cid:commentId w16cid:paraId="4774671F" w16cid:durableId="2396D10F"/>
  <w16cid:commentId w16cid:paraId="296D48DF" w16cid:durableId="23972E5C"/>
  <w16cid:commentId w16cid:paraId="5580E996" w16cid:durableId="239451FD"/>
  <w16cid:commentId w16cid:paraId="2BFC99FF" w16cid:durableId="2395B14D"/>
  <w16cid:commentId w16cid:paraId="190B8771" w16cid:durableId="23820B29"/>
  <w16cid:commentId w16cid:paraId="59D38E93" w16cid:durableId="23949118"/>
  <w16cid:commentId w16cid:paraId="52656570" w16cid:durableId="23971548"/>
  <w16cid:commentId w16cid:paraId="39EB03F5" w16cid:durableId="2394529A"/>
  <w16cid:commentId w16cid:paraId="1FB74C43" w16cid:durableId="2394539E"/>
  <w16cid:commentId w16cid:paraId="19C178D7" w16cid:durableId="239490AD"/>
  <w16cid:commentId w16cid:paraId="2A2B2F12" w16cid:durableId="2395B155"/>
  <w16cid:commentId w16cid:paraId="65FBA4A5" w16cid:durableId="23971744"/>
  <w16cid:commentId w16cid:paraId="1B8D5906" w16cid:durableId="239717C9"/>
  <w16cid:commentId w16cid:paraId="5D3FD81C" w16cid:durableId="2396E0E0"/>
  <w16cid:commentId w16cid:paraId="6908BD7E" w16cid:durableId="239454DD"/>
  <w16cid:commentId w16cid:paraId="0C96AFEC" w16cid:durableId="23945531"/>
  <w16cid:commentId w16cid:paraId="2FDBDD3F" w16cid:durableId="2395B15B"/>
  <w16cid:commentId w16cid:paraId="0D82BD9E" w16cid:durableId="2395B15C"/>
  <w16cid:commentId w16cid:paraId="3A62A726" w16cid:durableId="2396E2A9"/>
  <w16cid:commentId w16cid:paraId="22063D23" w16cid:durableId="23945617"/>
  <w16cid:commentId w16cid:paraId="218BE9EF" w16cid:durableId="2396E2E2"/>
  <w16cid:commentId w16cid:paraId="19E5B7FB" w16cid:durableId="2395B15E"/>
  <w16cid:commentId w16cid:paraId="1817E642" w16cid:durableId="23973442"/>
  <w16cid:commentId w16cid:paraId="58213BF2" w16cid:durableId="239472ED"/>
  <w16cid:commentId w16cid:paraId="33081C85" w16cid:durableId="23947417"/>
  <w16cid:commentId w16cid:paraId="1081B1E3" w16cid:durableId="239473D4"/>
  <w16cid:commentId w16cid:paraId="2D825862" w16cid:durableId="239474B6"/>
  <w16cid:commentId w16cid:paraId="234112BD" w16cid:durableId="2395B163"/>
  <w16cid:commentId w16cid:paraId="7448FAE2" w16cid:durableId="2396FB50"/>
  <w16cid:commentId w16cid:paraId="6F088C21" w16cid:durableId="2396FBA2"/>
  <w16cid:commentId w16cid:paraId="66FA2F70" w16cid:durableId="23947519"/>
  <w16cid:commentId w16cid:paraId="72188CAF" w16cid:durableId="239476ED"/>
  <w16cid:commentId w16cid:paraId="6BC159A4" w16cid:durableId="239475CE"/>
  <w16cid:commentId w16cid:paraId="44D0C959" w16cid:durableId="2396E6D3"/>
  <w16cid:commentId w16cid:paraId="61B35354" w16cid:durableId="239476AB"/>
  <w16cid:commentId w16cid:paraId="3926ECC4" w16cid:durableId="2396E829"/>
  <w16cid:commentId w16cid:paraId="69100C3C" w16cid:durableId="2394780F"/>
  <w16cid:commentId w16cid:paraId="62E7AAC3" w16cid:durableId="23947F28"/>
  <w16cid:commentId w16cid:paraId="1426E72F" w16cid:durableId="2395B16C"/>
  <w16cid:commentId w16cid:paraId="7A2CC1D6" w16cid:durableId="23973471"/>
  <w16cid:commentId w16cid:paraId="07AF8809" w16cid:durableId="23947915"/>
  <w16cid:commentId w16cid:paraId="0CC71F30" w16cid:durableId="239479D0"/>
  <w16cid:commentId w16cid:paraId="760F86D1" w16cid:durableId="2395B16F"/>
  <w16cid:commentId w16cid:paraId="08342BFA" w16cid:durableId="23948296"/>
  <w16cid:commentId w16cid:paraId="0B01DD99" w16cid:durableId="239481F2"/>
  <w16cid:commentId w16cid:paraId="015410B4" w16cid:durableId="239482AF"/>
  <w16cid:commentId w16cid:paraId="0F267779" w16cid:durableId="2395B173"/>
  <w16cid:commentId w16cid:paraId="65D15C5D" w16cid:durableId="239483CF"/>
  <w16cid:commentId w16cid:paraId="266DBA46" w16cid:durableId="2395B175"/>
  <w16cid:commentId w16cid:paraId="0D3F7536" w16cid:durableId="23948571"/>
  <w16cid:commentId w16cid:paraId="5A6AB774" w16cid:durableId="2396FD5F"/>
  <w16cid:commentId w16cid:paraId="3BF9EC74" w16cid:durableId="2395B178"/>
  <w16cid:commentId w16cid:paraId="49734EC8" w16cid:durableId="2396FE4C"/>
  <w16cid:commentId w16cid:paraId="25D6FA45" w16cid:durableId="23948613"/>
  <w16cid:commentId w16cid:paraId="587A341D" w16cid:durableId="23948683"/>
  <w16cid:commentId w16cid:paraId="01677580" w16cid:durableId="239486CD"/>
  <w16cid:commentId w16cid:paraId="2B068550" w16cid:durableId="2395B17C"/>
  <w16cid:commentId w16cid:paraId="1477FDF3" w16cid:durableId="23973254"/>
  <w16cid:commentId w16cid:paraId="60097FCA" w16cid:durableId="239487CD"/>
  <w16cid:commentId w16cid:paraId="711F8199" w16cid:durableId="2395B17E"/>
  <w16cid:commentId w16cid:paraId="3CB9C224" w16cid:durableId="2395B17F"/>
  <w16cid:commentId w16cid:paraId="14E4E668" w16cid:durableId="239489E3"/>
  <w16cid:commentId w16cid:paraId="1D1288A5" w16cid:durableId="2395B181"/>
  <w16cid:commentId w16cid:paraId="42A9DACD" w16cid:durableId="23948A56"/>
  <w16cid:commentId w16cid:paraId="1153BF9D" w16cid:durableId="23970CF5"/>
  <w16cid:commentId w16cid:paraId="52254E1A" w16cid:durableId="23970E12"/>
  <w16cid:commentId w16cid:paraId="0AD09313" w16cid:durableId="239732C9"/>
  <w16cid:commentId w16cid:paraId="47630821" w16cid:durableId="23948BAC"/>
  <w16cid:commentId w16cid:paraId="6DB688FE" w16cid:durableId="23948C24"/>
  <w16cid:commentId w16cid:paraId="05051039" w16cid:durableId="23948C6C"/>
  <w16cid:commentId w16cid:paraId="24DDDBCC" w16cid:durableId="2395B187"/>
  <w16cid:commentId w16cid:paraId="48A00B6F" w16cid:durableId="239732ED"/>
  <w16cid:commentId w16cid:paraId="316FB957" w16cid:durableId="23948DDA"/>
  <w16cid:commentId w16cid:paraId="2F65F7AA" w16cid:durableId="239D546E"/>
  <w16cid:commentId w16cid:paraId="4155CF67" w16cid:durableId="23820B2A"/>
  <w16cid:commentId w16cid:paraId="2E048157" w16cid:durableId="23948E0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751E0D" w14:textId="77777777" w:rsidR="00C27B04" w:rsidRDefault="00C27B04">
      <w:r>
        <w:separator/>
      </w:r>
    </w:p>
  </w:endnote>
  <w:endnote w:type="continuationSeparator" w:id="0">
    <w:p w14:paraId="3D89C22A" w14:textId="77777777" w:rsidR="00C27B04" w:rsidRDefault="00C27B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34AB6" w14:textId="77777777" w:rsidR="00307855" w:rsidRDefault="00307855"/>
  <w:p w14:paraId="2935DDFE" w14:textId="71265DC5" w:rsidR="00307855" w:rsidRDefault="00307855" w:rsidP="005F7DDC">
    <w:pPr>
      <w:pStyle w:val="FooterEven"/>
      <w:jc w:val="right"/>
    </w:pPr>
    <w:r>
      <w:fldChar w:fldCharType="begin"/>
    </w:r>
    <w:r>
      <w:instrText xml:space="preserve"> PAGE   \* MERGEFORMAT </w:instrText>
    </w:r>
    <w:r>
      <w:fldChar w:fldCharType="separate"/>
    </w:r>
    <w:r w:rsidR="00191A98" w:rsidRPr="00191A98">
      <w:rPr>
        <w:noProof/>
        <w:sz w:val="24"/>
        <w:szCs w:val="24"/>
      </w:rPr>
      <w:t>22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26BB9" w14:textId="77777777" w:rsidR="00307855" w:rsidRDefault="00307855"/>
  <w:p w14:paraId="3F9B4C0F" w14:textId="38949430" w:rsidR="00307855" w:rsidRDefault="00307855" w:rsidP="005F7DDC">
    <w:pPr>
      <w:pStyle w:val="FooterOdd"/>
    </w:pPr>
    <w:r>
      <w:fldChar w:fldCharType="begin"/>
    </w:r>
    <w:r>
      <w:instrText xml:space="preserve"> PAGE   \* MERGEFORMAT </w:instrText>
    </w:r>
    <w:r>
      <w:fldChar w:fldCharType="separate"/>
    </w:r>
    <w:r w:rsidR="00191A98" w:rsidRPr="00191A98">
      <w:rPr>
        <w:noProof/>
        <w:sz w:val="24"/>
        <w:szCs w:val="24"/>
      </w:rPr>
      <w:t>13</w:t>
    </w:r>
    <w:r>
      <w:rPr>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4B67D" w14:textId="1938C01E" w:rsidR="00307855" w:rsidRDefault="00307855" w:rsidP="005F7DDC">
    <w:pPr>
      <w:pStyle w:val="FooterEven"/>
      <w:jc w:val="right"/>
    </w:pPr>
    <w:r>
      <w:fldChar w:fldCharType="begin"/>
    </w:r>
    <w:r>
      <w:instrText xml:space="preserve"> PAGE   \* MERGEFORMAT </w:instrText>
    </w:r>
    <w:r>
      <w:fldChar w:fldCharType="separate"/>
    </w:r>
    <w:r w:rsidR="00191A98" w:rsidRPr="00191A98">
      <w:rPr>
        <w:noProof/>
        <w:sz w:val="24"/>
        <w:szCs w:val="24"/>
      </w:rPr>
      <w:t>21</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0A5989" w14:textId="77777777" w:rsidR="00C27B04" w:rsidRDefault="00C27B04">
      <w:r>
        <w:separator/>
      </w:r>
    </w:p>
  </w:footnote>
  <w:footnote w:type="continuationSeparator" w:id="0">
    <w:p w14:paraId="2DB059A8" w14:textId="77777777" w:rsidR="00C27B04" w:rsidRDefault="00C27B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EC64B" w14:textId="77777777" w:rsidR="00307855" w:rsidRDefault="00307855">
    <w:pPr>
      <w:pStyle w:val="HeaderEven"/>
    </w:pPr>
    <w:sdt>
      <w:sdtPr>
        <w:alias w:val="Title"/>
        <w:id w:val="100627137"/>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26B0A" w14:textId="77777777" w:rsidR="00307855" w:rsidRDefault="00307855" w:rsidP="005F7DDC">
    <w:pPr>
      <w:pStyle w:val="HeaderOdd"/>
      <w:jc w:val="left"/>
    </w:pPr>
    <w:sdt>
      <w:sdtPr>
        <w:alias w:val="Title"/>
        <w:id w:val="100627138"/>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43DBA" w14:textId="77777777" w:rsidR="00307855" w:rsidRDefault="00307855" w:rsidP="005F7DDC">
    <w:pPr>
      <w:pStyle w:val="HeaderEven"/>
    </w:pPr>
    <w:sdt>
      <w:sdtPr>
        <w:alias w:val="Title"/>
        <w:id w:val="100627139"/>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D385A01"/>
    <w:multiLevelType w:val="hybridMultilevel"/>
    <w:tmpl w:val="A22C0B5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2"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3"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4"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5" w15:restartNumberingAfterBreak="0">
    <w:nsid w:val="196F6F8B"/>
    <w:multiLevelType w:val="multilevel"/>
    <w:tmpl w:val="EB548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092984"/>
    <w:multiLevelType w:val="hybridMultilevel"/>
    <w:tmpl w:val="B3566BA0"/>
    <w:lvl w:ilvl="0" w:tplc="E8A46D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B7C6BAC"/>
    <w:multiLevelType w:val="hybridMultilevel"/>
    <w:tmpl w:val="597AF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A00C3"/>
    <w:multiLevelType w:val="hybridMultilevel"/>
    <w:tmpl w:val="BB32F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37DD67FD"/>
    <w:multiLevelType w:val="hybridMultilevel"/>
    <w:tmpl w:val="3D24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0E486C"/>
    <w:multiLevelType w:val="hybridMultilevel"/>
    <w:tmpl w:val="3488C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DA18F1"/>
    <w:multiLevelType w:val="multilevel"/>
    <w:tmpl w:val="FE18A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8B6D66"/>
    <w:multiLevelType w:val="multilevel"/>
    <w:tmpl w:val="7396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9D03E2F"/>
    <w:multiLevelType w:val="hybridMultilevel"/>
    <w:tmpl w:val="9E2C72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DF643B"/>
    <w:multiLevelType w:val="hybridMultilevel"/>
    <w:tmpl w:val="1EC84F44"/>
    <w:lvl w:ilvl="0" w:tplc="1AB26376">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381FF1"/>
    <w:multiLevelType w:val="hybridMultilevel"/>
    <w:tmpl w:val="51220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4B7E11"/>
    <w:multiLevelType w:val="hybridMultilevel"/>
    <w:tmpl w:val="5B7AE23C"/>
    <w:lvl w:ilvl="0" w:tplc="74B0DFE2">
      <w:start w:val="5"/>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FD1CF7"/>
    <w:multiLevelType w:val="hybridMultilevel"/>
    <w:tmpl w:val="F6245A7C"/>
    <w:lvl w:ilvl="0" w:tplc="512435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2F0F2F"/>
    <w:multiLevelType w:val="hybridMultilevel"/>
    <w:tmpl w:val="5D5E37B8"/>
    <w:lvl w:ilvl="0" w:tplc="18886CE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8876A9"/>
    <w:multiLevelType w:val="hybridMultilevel"/>
    <w:tmpl w:val="AE96415A"/>
    <w:lvl w:ilvl="0" w:tplc="D15A2812">
      <w:numFmt w:val="bullet"/>
      <w:lvlText w:val=""/>
      <w:lvlJc w:val="left"/>
      <w:pPr>
        <w:ind w:left="720" w:hanging="360"/>
      </w:pPr>
      <w:rPr>
        <w:rFonts w:ascii="Wingdings" w:eastAsia="Times New Roman" w:hAnsi="Wingdings"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6D4871"/>
    <w:multiLevelType w:val="hybridMultilevel"/>
    <w:tmpl w:val="971205D8"/>
    <w:lvl w:ilvl="0" w:tplc="4392BC04">
      <w:start w:val="4"/>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FD3E9B"/>
    <w:multiLevelType w:val="hybridMultilevel"/>
    <w:tmpl w:val="EBB89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5B70BF"/>
    <w:multiLevelType w:val="hybridMultilevel"/>
    <w:tmpl w:val="AB764608"/>
    <w:lvl w:ilvl="0" w:tplc="A3C667FC">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4"/>
  </w:num>
  <w:num w:numId="4">
    <w:abstractNumId w:val="3"/>
  </w:num>
  <w:num w:numId="5">
    <w:abstractNumId w:val="2"/>
  </w:num>
  <w:num w:numId="6">
    <w:abstractNumId w:val="1"/>
  </w:num>
  <w:num w:numId="7">
    <w:abstractNumId w:val="17"/>
  </w:num>
  <w:num w:numId="8">
    <w:abstractNumId w:val="15"/>
  </w:num>
  <w:num w:numId="9">
    <w:abstractNumId w:val="23"/>
  </w:num>
  <w:num w:numId="10">
    <w:abstractNumId w:val="19"/>
  </w:num>
  <w:num w:numId="11">
    <w:abstractNumId w:val="24"/>
  </w:num>
  <w:num w:numId="12">
    <w:abstractNumId w:val="22"/>
  </w:num>
  <w:num w:numId="13">
    <w:abstractNumId w:val="16"/>
  </w:num>
  <w:num w:numId="14">
    <w:abstractNumId w:val="6"/>
  </w:num>
  <w:num w:numId="15">
    <w:abstractNumId w:val="14"/>
  </w:num>
  <w:num w:numId="16">
    <w:abstractNumId w:val="13"/>
  </w:num>
  <w:num w:numId="17">
    <w:abstractNumId w:val="5"/>
  </w:num>
  <w:num w:numId="18">
    <w:abstractNumId w:val="9"/>
  </w:num>
  <w:num w:numId="19">
    <w:abstractNumId w:val="21"/>
  </w:num>
  <w:num w:numId="20">
    <w:abstractNumId w:val="11"/>
  </w:num>
  <w:num w:numId="21">
    <w:abstractNumId w:val="12"/>
  </w:num>
  <w:num w:numId="22">
    <w:abstractNumId w:val="8"/>
  </w:num>
  <w:num w:numId="23">
    <w:abstractNumId w:val="20"/>
  </w:num>
  <w:num w:numId="24">
    <w:abstractNumId w:val="0"/>
  </w:num>
  <w:num w:numId="25">
    <w:abstractNumId w:val="18"/>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Meyer">
    <w15:presenceInfo w15:providerId="None" w15:userId="Benjamin Meyer"/>
  </w15:person>
  <w15:person w15:author="Eldred, Laura">
    <w15:presenceInfo w15:providerId="AD" w15:userId="S-1-5-21-1984772128-1885951126-709122288-3892"/>
  </w15:person>
  <w15:person w15:author="Apsens, Sarah">
    <w15:presenceInfo w15:providerId="AD" w15:userId="S::sarah.apsens@alaska.gov::3e4ef532-92ed-4492-bbb4-61fbf209ca96"/>
  </w15:person>
  <w15:person w15:author="Benjamin Meyer [2]">
    <w15:presenceInfo w15:providerId="AD" w15:userId="S::bemeyer@alaska.edu::42151b5f-f167-4d31-8f33-c4ad3da691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DateAndTime/>
  <w:attachedTemplate r:id="rId1"/>
  <w:defaultTabStop w:val="720"/>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paperpile-autoUpdateBibliography" w:val="true"/>
    <w:docVar w:name="paperpile-clusterType" w:val="normal"/>
    <w:docVar w:name="paperpile-doc-id" w:val="J221W271S862Q382"/>
    <w:docVar w:name="paperpile-doc-name" w:val="DRAFT_CopperZincFieldReport_2019_2020.docx"/>
    <w:docVar w:name="paperpile-includeDoi" w:val="false"/>
    <w:docVar w:name="paperpile-styleFile" w:val="canadian-journal-of-fisheries-and-aquatic-sciences.csl"/>
    <w:docVar w:name="paperpile-styleId" w:val="canadian-journal-of-fisheries-and-aquatic-sciences"/>
    <w:docVar w:name="paperpile-styleLabel" w:val="Canadian Journal of Fisheries and Aquatic Sciences"/>
    <w:docVar w:name="paperpile-styleLocale" w:val="en-US"/>
  </w:docVars>
  <w:rsids>
    <w:rsidRoot w:val="00FE1902"/>
    <w:rsid w:val="00001B32"/>
    <w:rsid w:val="00001D8B"/>
    <w:rsid w:val="000029BF"/>
    <w:rsid w:val="00002B7E"/>
    <w:rsid w:val="000035F7"/>
    <w:rsid w:val="00003EC2"/>
    <w:rsid w:val="000123E4"/>
    <w:rsid w:val="0001370E"/>
    <w:rsid w:val="000165EC"/>
    <w:rsid w:val="00017180"/>
    <w:rsid w:val="000223AF"/>
    <w:rsid w:val="00023CC3"/>
    <w:rsid w:val="00024A03"/>
    <w:rsid w:val="00024A82"/>
    <w:rsid w:val="00025697"/>
    <w:rsid w:val="00025DE0"/>
    <w:rsid w:val="000272B8"/>
    <w:rsid w:val="00030995"/>
    <w:rsid w:val="000328CD"/>
    <w:rsid w:val="00035161"/>
    <w:rsid w:val="00036245"/>
    <w:rsid w:val="00037695"/>
    <w:rsid w:val="00040826"/>
    <w:rsid w:val="00041632"/>
    <w:rsid w:val="00042F92"/>
    <w:rsid w:val="00044886"/>
    <w:rsid w:val="00051262"/>
    <w:rsid w:val="00051671"/>
    <w:rsid w:val="00051FE1"/>
    <w:rsid w:val="00052983"/>
    <w:rsid w:val="00054B25"/>
    <w:rsid w:val="000572C6"/>
    <w:rsid w:val="0006112E"/>
    <w:rsid w:val="0006131B"/>
    <w:rsid w:val="0006183A"/>
    <w:rsid w:val="00062677"/>
    <w:rsid w:val="000632BE"/>
    <w:rsid w:val="000648E8"/>
    <w:rsid w:val="00066F33"/>
    <w:rsid w:val="000709FA"/>
    <w:rsid w:val="00070C76"/>
    <w:rsid w:val="00070F62"/>
    <w:rsid w:val="00071236"/>
    <w:rsid w:val="000729D2"/>
    <w:rsid w:val="000732AC"/>
    <w:rsid w:val="00074669"/>
    <w:rsid w:val="00075D97"/>
    <w:rsid w:val="0007617C"/>
    <w:rsid w:val="0007702B"/>
    <w:rsid w:val="000778A9"/>
    <w:rsid w:val="00077B8D"/>
    <w:rsid w:val="000802CE"/>
    <w:rsid w:val="00083DED"/>
    <w:rsid w:val="0008493C"/>
    <w:rsid w:val="00084FE1"/>
    <w:rsid w:val="00086350"/>
    <w:rsid w:val="000879E9"/>
    <w:rsid w:val="00090395"/>
    <w:rsid w:val="000925FE"/>
    <w:rsid w:val="00095B94"/>
    <w:rsid w:val="000969EB"/>
    <w:rsid w:val="000A4D40"/>
    <w:rsid w:val="000A5939"/>
    <w:rsid w:val="000A6529"/>
    <w:rsid w:val="000A7351"/>
    <w:rsid w:val="000A77F5"/>
    <w:rsid w:val="000B013D"/>
    <w:rsid w:val="000B03C7"/>
    <w:rsid w:val="000B244D"/>
    <w:rsid w:val="000B2B23"/>
    <w:rsid w:val="000B37D2"/>
    <w:rsid w:val="000B58BA"/>
    <w:rsid w:val="000B7668"/>
    <w:rsid w:val="000C045E"/>
    <w:rsid w:val="000C0814"/>
    <w:rsid w:val="000C1030"/>
    <w:rsid w:val="000C110B"/>
    <w:rsid w:val="000C2B4E"/>
    <w:rsid w:val="000C461A"/>
    <w:rsid w:val="000C6C9D"/>
    <w:rsid w:val="000C6E9E"/>
    <w:rsid w:val="000C76D8"/>
    <w:rsid w:val="000C7838"/>
    <w:rsid w:val="000D0749"/>
    <w:rsid w:val="000D0EFF"/>
    <w:rsid w:val="000D137C"/>
    <w:rsid w:val="000D3858"/>
    <w:rsid w:val="000D55E7"/>
    <w:rsid w:val="000D56C9"/>
    <w:rsid w:val="000D5891"/>
    <w:rsid w:val="000D6FE9"/>
    <w:rsid w:val="000D7C79"/>
    <w:rsid w:val="000E0701"/>
    <w:rsid w:val="000E0B00"/>
    <w:rsid w:val="000E145D"/>
    <w:rsid w:val="000E1516"/>
    <w:rsid w:val="000E3748"/>
    <w:rsid w:val="000E441A"/>
    <w:rsid w:val="000E508E"/>
    <w:rsid w:val="000E534D"/>
    <w:rsid w:val="000E5444"/>
    <w:rsid w:val="000E55F2"/>
    <w:rsid w:val="000E5C45"/>
    <w:rsid w:val="000E603C"/>
    <w:rsid w:val="000E7DBA"/>
    <w:rsid w:val="000F132F"/>
    <w:rsid w:val="000F2469"/>
    <w:rsid w:val="000F2568"/>
    <w:rsid w:val="000F301E"/>
    <w:rsid w:val="000F37DC"/>
    <w:rsid w:val="000F537E"/>
    <w:rsid w:val="000F7017"/>
    <w:rsid w:val="000F731E"/>
    <w:rsid w:val="0010393D"/>
    <w:rsid w:val="00103FA2"/>
    <w:rsid w:val="00106FAB"/>
    <w:rsid w:val="00112C8F"/>
    <w:rsid w:val="00114236"/>
    <w:rsid w:val="00114C07"/>
    <w:rsid w:val="0011578F"/>
    <w:rsid w:val="001160C3"/>
    <w:rsid w:val="00117939"/>
    <w:rsid w:val="00123AD6"/>
    <w:rsid w:val="00123D9A"/>
    <w:rsid w:val="001254BB"/>
    <w:rsid w:val="0012579E"/>
    <w:rsid w:val="00126DD5"/>
    <w:rsid w:val="00127198"/>
    <w:rsid w:val="0013057F"/>
    <w:rsid w:val="00135F04"/>
    <w:rsid w:val="00136C16"/>
    <w:rsid w:val="001411CE"/>
    <w:rsid w:val="00141744"/>
    <w:rsid w:val="001456D5"/>
    <w:rsid w:val="00146038"/>
    <w:rsid w:val="0014728F"/>
    <w:rsid w:val="0014744C"/>
    <w:rsid w:val="00147B45"/>
    <w:rsid w:val="00150511"/>
    <w:rsid w:val="00150AEA"/>
    <w:rsid w:val="001527CC"/>
    <w:rsid w:val="0015332E"/>
    <w:rsid w:val="001533A0"/>
    <w:rsid w:val="00154F78"/>
    <w:rsid w:val="001554C9"/>
    <w:rsid w:val="00155764"/>
    <w:rsid w:val="001600DC"/>
    <w:rsid w:val="00160715"/>
    <w:rsid w:val="00161C68"/>
    <w:rsid w:val="00162D31"/>
    <w:rsid w:val="00170B48"/>
    <w:rsid w:val="0017102C"/>
    <w:rsid w:val="0017110D"/>
    <w:rsid w:val="00175C94"/>
    <w:rsid w:val="00175E9B"/>
    <w:rsid w:val="0018024D"/>
    <w:rsid w:val="001802BC"/>
    <w:rsid w:val="0018031C"/>
    <w:rsid w:val="00181CEC"/>
    <w:rsid w:val="0018307F"/>
    <w:rsid w:val="0018471B"/>
    <w:rsid w:val="00184750"/>
    <w:rsid w:val="00184828"/>
    <w:rsid w:val="001869C6"/>
    <w:rsid w:val="001878B4"/>
    <w:rsid w:val="00187A9D"/>
    <w:rsid w:val="00187DDB"/>
    <w:rsid w:val="00190D8A"/>
    <w:rsid w:val="00191A51"/>
    <w:rsid w:val="00191A98"/>
    <w:rsid w:val="00192B0A"/>
    <w:rsid w:val="00192C82"/>
    <w:rsid w:val="0019305A"/>
    <w:rsid w:val="00193C89"/>
    <w:rsid w:val="00193D90"/>
    <w:rsid w:val="00193FDA"/>
    <w:rsid w:val="00194A4F"/>
    <w:rsid w:val="001957CF"/>
    <w:rsid w:val="001A197A"/>
    <w:rsid w:val="001A247D"/>
    <w:rsid w:val="001A2D92"/>
    <w:rsid w:val="001A3802"/>
    <w:rsid w:val="001A3E40"/>
    <w:rsid w:val="001A46E4"/>
    <w:rsid w:val="001B0C09"/>
    <w:rsid w:val="001B3D7A"/>
    <w:rsid w:val="001B70EF"/>
    <w:rsid w:val="001C0A3D"/>
    <w:rsid w:val="001C0D9C"/>
    <w:rsid w:val="001C0F3B"/>
    <w:rsid w:val="001C197D"/>
    <w:rsid w:val="001C272E"/>
    <w:rsid w:val="001C35D8"/>
    <w:rsid w:val="001C3AA1"/>
    <w:rsid w:val="001C50D5"/>
    <w:rsid w:val="001C5FC0"/>
    <w:rsid w:val="001C6B44"/>
    <w:rsid w:val="001C7E81"/>
    <w:rsid w:val="001D04BE"/>
    <w:rsid w:val="001D0ED0"/>
    <w:rsid w:val="001D1DDF"/>
    <w:rsid w:val="001D28F3"/>
    <w:rsid w:val="001D3412"/>
    <w:rsid w:val="001D4B97"/>
    <w:rsid w:val="001D71EE"/>
    <w:rsid w:val="001E1B61"/>
    <w:rsid w:val="001E2B6E"/>
    <w:rsid w:val="001E2B94"/>
    <w:rsid w:val="001E45DC"/>
    <w:rsid w:val="001E6191"/>
    <w:rsid w:val="001E7CD5"/>
    <w:rsid w:val="001F0252"/>
    <w:rsid w:val="001F0BE4"/>
    <w:rsid w:val="001F0EA8"/>
    <w:rsid w:val="001F2156"/>
    <w:rsid w:val="001F2D11"/>
    <w:rsid w:val="001F3910"/>
    <w:rsid w:val="001F4096"/>
    <w:rsid w:val="001F45BB"/>
    <w:rsid w:val="001F5D99"/>
    <w:rsid w:val="001F6245"/>
    <w:rsid w:val="001F64AD"/>
    <w:rsid w:val="001F6941"/>
    <w:rsid w:val="001F6BBE"/>
    <w:rsid w:val="001F7915"/>
    <w:rsid w:val="002028CF"/>
    <w:rsid w:val="00204A4F"/>
    <w:rsid w:val="00205A16"/>
    <w:rsid w:val="002118BD"/>
    <w:rsid w:val="00211BA0"/>
    <w:rsid w:val="00211C95"/>
    <w:rsid w:val="00212C5D"/>
    <w:rsid w:val="00213C01"/>
    <w:rsid w:val="00214D0A"/>
    <w:rsid w:val="002151AC"/>
    <w:rsid w:val="002158B6"/>
    <w:rsid w:val="002165A7"/>
    <w:rsid w:val="002170AF"/>
    <w:rsid w:val="00217FEE"/>
    <w:rsid w:val="0022316F"/>
    <w:rsid w:val="002238B5"/>
    <w:rsid w:val="002243B8"/>
    <w:rsid w:val="0022559B"/>
    <w:rsid w:val="002256B2"/>
    <w:rsid w:val="0022588B"/>
    <w:rsid w:val="00225A7F"/>
    <w:rsid w:val="00225ED5"/>
    <w:rsid w:val="00226FBD"/>
    <w:rsid w:val="00231F68"/>
    <w:rsid w:val="002329B7"/>
    <w:rsid w:val="0023380E"/>
    <w:rsid w:val="00234C91"/>
    <w:rsid w:val="0023561F"/>
    <w:rsid w:val="0023578D"/>
    <w:rsid w:val="0023740C"/>
    <w:rsid w:val="00237954"/>
    <w:rsid w:val="00237A62"/>
    <w:rsid w:val="00241071"/>
    <w:rsid w:val="0024174C"/>
    <w:rsid w:val="0024208B"/>
    <w:rsid w:val="00242151"/>
    <w:rsid w:val="002443F0"/>
    <w:rsid w:val="00246C7B"/>
    <w:rsid w:val="00250429"/>
    <w:rsid w:val="00251E7A"/>
    <w:rsid w:val="00252EFC"/>
    <w:rsid w:val="00254C00"/>
    <w:rsid w:val="00255424"/>
    <w:rsid w:val="00256F73"/>
    <w:rsid w:val="00257255"/>
    <w:rsid w:val="00257C1B"/>
    <w:rsid w:val="002604F9"/>
    <w:rsid w:val="00261E5F"/>
    <w:rsid w:val="0026450A"/>
    <w:rsid w:val="00265446"/>
    <w:rsid w:val="00265DB3"/>
    <w:rsid w:val="00266D30"/>
    <w:rsid w:val="0026729C"/>
    <w:rsid w:val="00271AD8"/>
    <w:rsid w:val="00272893"/>
    <w:rsid w:val="00272F8D"/>
    <w:rsid w:val="0027310E"/>
    <w:rsid w:val="00274EBF"/>
    <w:rsid w:val="00277442"/>
    <w:rsid w:val="00277895"/>
    <w:rsid w:val="00280BDD"/>
    <w:rsid w:val="00280E90"/>
    <w:rsid w:val="0028343A"/>
    <w:rsid w:val="00291D4B"/>
    <w:rsid w:val="0029247E"/>
    <w:rsid w:val="00293852"/>
    <w:rsid w:val="00295F3B"/>
    <w:rsid w:val="002967DA"/>
    <w:rsid w:val="002A03E4"/>
    <w:rsid w:val="002A049C"/>
    <w:rsid w:val="002A1A82"/>
    <w:rsid w:val="002A1BD6"/>
    <w:rsid w:val="002A2C0D"/>
    <w:rsid w:val="002A3367"/>
    <w:rsid w:val="002A5047"/>
    <w:rsid w:val="002A5D20"/>
    <w:rsid w:val="002B3FE6"/>
    <w:rsid w:val="002B4564"/>
    <w:rsid w:val="002B4FDF"/>
    <w:rsid w:val="002B6A25"/>
    <w:rsid w:val="002B6E99"/>
    <w:rsid w:val="002C10DB"/>
    <w:rsid w:val="002C195A"/>
    <w:rsid w:val="002C2148"/>
    <w:rsid w:val="002C23C0"/>
    <w:rsid w:val="002C583A"/>
    <w:rsid w:val="002C6F9C"/>
    <w:rsid w:val="002C7E98"/>
    <w:rsid w:val="002D2A19"/>
    <w:rsid w:val="002D3957"/>
    <w:rsid w:val="002D3CA3"/>
    <w:rsid w:val="002D54D8"/>
    <w:rsid w:val="002D7D22"/>
    <w:rsid w:val="002E2A44"/>
    <w:rsid w:val="002E34BD"/>
    <w:rsid w:val="002E72F2"/>
    <w:rsid w:val="002F12EF"/>
    <w:rsid w:val="002F4022"/>
    <w:rsid w:val="002F5701"/>
    <w:rsid w:val="002F605C"/>
    <w:rsid w:val="003010EA"/>
    <w:rsid w:val="003014D9"/>
    <w:rsid w:val="003049E4"/>
    <w:rsid w:val="003066ED"/>
    <w:rsid w:val="0030779A"/>
    <w:rsid w:val="00307855"/>
    <w:rsid w:val="00307AAA"/>
    <w:rsid w:val="00310AF4"/>
    <w:rsid w:val="0031139F"/>
    <w:rsid w:val="00311EA3"/>
    <w:rsid w:val="00312600"/>
    <w:rsid w:val="00312682"/>
    <w:rsid w:val="003142A7"/>
    <w:rsid w:val="003151A4"/>
    <w:rsid w:val="00315A3F"/>
    <w:rsid w:val="0031789F"/>
    <w:rsid w:val="00324749"/>
    <w:rsid w:val="00325B73"/>
    <w:rsid w:val="00325F11"/>
    <w:rsid w:val="00326264"/>
    <w:rsid w:val="0032634E"/>
    <w:rsid w:val="0033052C"/>
    <w:rsid w:val="00332224"/>
    <w:rsid w:val="0033249E"/>
    <w:rsid w:val="00333552"/>
    <w:rsid w:val="00334AA4"/>
    <w:rsid w:val="00334F16"/>
    <w:rsid w:val="0033554A"/>
    <w:rsid w:val="00336ED0"/>
    <w:rsid w:val="00343B6A"/>
    <w:rsid w:val="00343BBF"/>
    <w:rsid w:val="00346467"/>
    <w:rsid w:val="003465A9"/>
    <w:rsid w:val="003467E4"/>
    <w:rsid w:val="00346910"/>
    <w:rsid w:val="00346DF2"/>
    <w:rsid w:val="00347BF6"/>
    <w:rsid w:val="00347E71"/>
    <w:rsid w:val="00347F98"/>
    <w:rsid w:val="00351BE0"/>
    <w:rsid w:val="00352528"/>
    <w:rsid w:val="00353A40"/>
    <w:rsid w:val="003578B3"/>
    <w:rsid w:val="00357D2C"/>
    <w:rsid w:val="00357E08"/>
    <w:rsid w:val="00360892"/>
    <w:rsid w:val="00361719"/>
    <w:rsid w:val="00361981"/>
    <w:rsid w:val="003647BA"/>
    <w:rsid w:val="00365D7C"/>
    <w:rsid w:val="00366549"/>
    <w:rsid w:val="003702F4"/>
    <w:rsid w:val="00370393"/>
    <w:rsid w:val="00370AB4"/>
    <w:rsid w:val="00376BAC"/>
    <w:rsid w:val="0037719A"/>
    <w:rsid w:val="0038139A"/>
    <w:rsid w:val="00382A7E"/>
    <w:rsid w:val="00383A51"/>
    <w:rsid w:val="00384044"/>
    <w:rsid w:val="00384FC6"/>
    <w:rsid w:val="003917E6"/>
    <w:rsid w:val="00393681"/>
    <w:rsid w:val="00395C52"/>
    <w:rsid w:val="003A219A"/>
    <w:rsid w:val="003A2471"/>
    <w:rsid w:val="003A425E"/>
    <w:rsid w:val="003A535E"/>
    <w:rsid w:val="003A5412"/>
    <w:rsid w:val="003A60D3"/>
    <w:rsid w:val="003B0219"/>
    <w:rsid w:val="003B1CEC"/>
    <w:rsid w:val="003B30D9"/>
    <w:rsid w:val="003B4EC2"/>
    <w:rsid w:val="003B5809"/>
    <w:rsid w:val="003B60D9"/>
    <w:rsid w:val="003B782D"/>
    <w:rsid w:val="003B7AEB"/>
    <w:rsid w:val="003C0D02"/>
    <w:rsid w:val="003C482A"/>
    <w:rsid w:val="003C5D87"/>
    <w:rsid w:val="003C6140"/>
    <w:rsid w:val="003C61F2"/>
    <w:rsid w:val="003C7959"/>
    <w:rsid w:val="003C7E25"/>
    <w:rsid w:val="003D0107"/>
    <w:rsid w:val="003D166C"/>
    <w:rsid w:val="003D52DC"/>
    <w:rsid w:val="003D567B"/>
    <w:rsid w:val="003D63BF"/>
    <w:rsid w:val="003D6D31"/>
    <w:rsid w:val="003D74E9"/>
    <w:rsid w:val="003D7C72"/>
    <w:rsid w:val="003E0909"/>
    <w:rsid w:val="003E173B"/>
    <w:rsid w:val="003E19C9"/>
    <w:rsid w:val="003E22DC"/>
    <w:rsid w:val="003E4000"/>
    <w:rsid w:val="003E52BA"/>
    <w:rsid w:val="003E53D2"/>
    <w:rsid w:val="003E5A4B"/>
    <w:rsid w:val="003F331D"/>
    <w:rsid w:val="003F50D8"/>
    <w:rsid w:val="003F659A"/>
    <w:rsid w:val="003F6A15"/>
    <w:rsid w:val="003F75F4"/>
    <w:rsid w:val="00403212"/>
    <w:rsid w:val="00403629"/>
    <w:rsid w:val="0040381D"/>
    <w:rsid w:val="00403E31"/>
    <w:rsid w:val="00406849"/>
    <w:rsid w:val="00406BF9"/>
    <w:rsid w:val="00407B6E"/>
    <w:rsid w:val="00407DC2"/>
    <w:rsid w:val="00411C8D"/>
    <w:rsid w:val="0041495C"/>
    <w:rsid w:val="004149C8"/>
    <w:rsid w:val="00416246"/>
    <w:rsid w:val="004177CB"/>
    <w:rsid w:val="00420947"/>
    <w:rsid w:val="00423830"/>
    <w:rsid w:val="0042493D"/>
    <w:rsid w:val="00426257"/>
    <w:rsid w:val="00430E3E"/>
    <w:rsid w:val="0043231C"/>
    <w:rsid w:val="0043528C"/>
    <w:rsid w:val="004406D1"/>
    <w:rsid w:val="00441539"/>
    <w:rsid w:val="0044256D"/>
    <w:rsid w:val="00442A9E"/>
    <w:rsid w:val="00446ED1"/>
    <w:rsid w:val="004500BF"/>
    <w:rsid w:val="004504A5"/>
    <w:rsid w:val="00450BEC"/>
    <w:rsid w:val="004542A4"/>
    <w:rsid w:val="00454C72"/>
    <w:rsid w:val="00454D69"/>
    <w:rsid w:val="00455E31"/>
    <w:rsid w:val="004578C1"/>
    <w:rsid w:val="00461A33"/>
    <w:rsid w:val="00461B14"/>
    <w:rsid w:val="0046489B"/>
    <w:rsid w:val="00465235"/>
    <w:rsid w:val="0046607C"/>
    <w:rsid w:val="00467BA8"/>
    <w:rsid w:val="00467FB3"/>
    <w:rsid w:val="004701F9"/>
    <w:rsid w:val="004710D6"/>
    <w:rsid w:val="00471103"/>
    <w:rsid w:val="004723FE"/>
    <w:rsid w:val="004740A2"/>
    <w:rsid w:val="00475997"/>
    <w:rsid w:val="00475F4A"/>
    <w:rsid w:val="00476A0D"/>
    <w:rsid w:val="004806E0"/>
    <w:rsid w:val="004820BD"/>
    <w:rsid w:val="004844A7"/>
    <w:rsid w:val="004856F4"/>
    <w:rsid w:val="00485D74"/>
    <w:rsid w:val="0049399A"/>
    <w:rsid w:val="00494D2F"/>
    <w:rsid w:val="004A0BB1"/>
    <w:rsid w:val="004A3475"/>
    <w:rsid w:val="004A3788"/>
    <w:rsid w:val="004A502C"/>
    <w:rsid w:val="004A5B1E"/>
    <w:rsid w:val="004A6875"/>
    <w:rsid w:val="004B2F8E"/>
    <w:rsid w:val="004B37C0"/>
    <w:rsid w:val="004B46A4"/>
    <w:rsid w:val="004B5D38"/>
    <w:rsid w:val="004B61C9"/>
    <w:rsid w:val="004B6B4F"/>
    <w:rsid w:val="004C1DA2"/>
    <w:rsid w:val="004C3C48"/>
    <w:rsid w:val="004C44AE"/>
    <w:rsid w:val="004C4721"/>
    <w:rsid w:val="004C51CF"/>
    <w:rsid w:val="004C5D17"/>
    <w:rsid w:val="004C6F04"/>
    <w:rsid w:val="004C77E3"/>
    <w:rsid w:val="004C7EBF"/>
    <w:rsid w:val="004D6C69"/>
    <w:rsid w:val="004E0CB9"/>
    <w:rsid w:val="004E160A"/>
    <w:rsid w:val="004E2308"/>
    <w:rsid w:val="004E2418"/>
    <w:rsid w:val="004E2752"/>
    <w:rsid w:val="004E2909"/>
    <w:rsid w:val="004E3486"/>
    <w:rsid w:val="004E3621"/>
    <w:rsid w:val="004E36E7"/>
    <w:rsid w:val="004E4CDA"/>
    <w:rsid w:val="004E6C2A"/>
    <w:rsid w:val="004F0EB1"/>
    <w:rsid w:val="004F164B"/>
    <w:rsid w:val="004F2073"/>
    <w:rsid w:val="004F3262"/>
    <w:rsid w:val="004F473B"/>
    <w:rsid w:val="004F4B2E"/>
    <w:rsid w:val="004F5A38"/>
    <w:rsid w:val="004F6035"/>
    <w:rsid w:val="004F6959"/>
    <w:rsid w:val="004F6985"/>
    <w:rsid w:val="004F7628"/>
    <w:rsid w:val="004F7F27"/>
    <w:rsid w:val="00500C18"/>
    <w:rsid w:val="00500F6A"/>
    <w:rsid w:val="00505ACD"/>
    <w:rsid w:val="00505B46"/>
    <w:rsid w:val="00507831"/>
    <w:rsid w:val="00507A39"/>
    <w:rsid w:val="00511403"/>
    <w:rsid w:val="00512345"/>
    <w:rsid w:val="0051280D"/>
    <w:rsid w:val="00512F8C"/>
    <w:rsid w:val="00512FD3"/>
    <w:rsid w:val="0051389F"/>
    <w:rsid w:val="00513A3B"/>
    <w:rsid w:val="00514749"/>
    <w:rsid w:val="00516822"/>
    <w:rsid w:val="00517A19"/>
    <w:rsid w:val="00520E0B"/>
    <w:rsid w:val="00522CED"/>
    <w:rsid w:val="0052509F"/>
    <w:rsid w:val="0052580A"/>
    <w:rsid w:val="00526496"/>
    <w:rsid w:val="00527407"/>
    <w:rsid w:val="005279AF"/>
    <w:rsid w:val="00531593"/>
    <w:rsid w:val="0053186E"/>
    <w:rsid w:val="00535460"/>
    <w:rsid w:val="005365F0"/>
    <w:rsid w:val="0053730D"/>
    <w:rsid w:val="00540CCB"/>
    <w:rsid w:val="00541B28"/>
    <w:rsid w:val="00542C3D"/>
    <w:rsid w:val="00542DFE"/>
    <w:rsid w:val="00543317"/>
    <w:rsid w:val="005449B4"/>
    <w:rsid w:val="00545353"/>
    <w:rsid w:val="00545467"/>
    <w:rsid w:val="005467B2"/>
    <w:rsid w:val="005503B7"/>
    <w:rsid w:val="005505C8"/>
    <w:rsid w:val="00551E8A"/>
    <w:rsid w:val="005561EE"/>
    <w:rsid w:val="00560300"/>
    <w:rsid w:val="005630D0"/>
    <w:rsid w:val="0056513E"/>
    <w:rsid w:val="005670C2"/>
    <w:rsid w:val="0057021B"/>
    <w:rsid w:val="00571518"/>
    <w:rsid w:val="005723FC"/>
    <w:rsid w:val="00573131"/>
    <w:rsid w:val="00573A0B"/>
    <w:rsid w:val="005758E6"/>
    <w:rsid w:val="0057596F"/>
    <w:rsid w:val="00583ECF"/>
    <w:rsid w:val="00584D90"/>
    <w:rsid w:val="005859FE"/>
    <w:rsid w:val="00585FB9"/>
    <w:rsid w:val="00586CC4"/>
    <w:rsid w:val="00587365"/>
    <w:rsid w:val="00591D6D"/>
    <w:rsid w:val="0059501C"/>
    <w:rsid w:val="00595BA4"/>
    <w:rsid w:val="00596AAE"/>
    <w:rsid w:val="00597C44"/>
    <w:rsid w:val="005A221A"/>
    <w:rsid w:val="005A2C32"/>
    <w:rsid w:val="005A348F"/>
    <w:rsid w:val="005A5D9D"/>
    <w:rsid w:val="005A6208"/>
    <w:rsid w:val="005A64A8"/>
    <w:rsid w:val="005A6844"/>
    <w:rsid w:val="005A7030"/>
    <w:rsid w:val="005B335E"/>
    <w:rsid w:val="005B358F"/>
    <w:rsid w:val="005B5ABC"/>
    <w:rsid w:val="005B5F0D"/>
    <w:rsid w:val="005B7C8C"/>
    <w:rsid w:val="005C144D"/>
    <w:rsid w:val="005C1AC7"/>
    <w:rsid w:val="005C43BA"/>
    <w:rsid w:val="005C52BF"/>
    <w:rsid w:val="005C786C"/>
    <w:rsid w:val="005C79B5"/>
    <w:rsid w:val="005D7636"/>
    <w:rsid w:val="005E000D"/>
    <w:rsid w:val="005E09CC"/>
    <w:rsid w:val="005E1F23"/>
    <w:rsid w:val="005E4286"/>
    <w:rsid w:val="005E5D9D"/>
    <w:rsid w:val="005E6ED7"/>
    <w:rsid w:val="005E736F"/>
    <w:rsid w:val="005E798A"/>
    <w:rsid w:val="005F0F8B"/>
    <w:rsid w:val="005F1216"/>
    <w:rsid w:val="005F430B"/>
    <w:rsid w:val="005F489D"/>
    <w:rsid w:val="005F5FF5"/>
    <w:rsid w:val="005F794D"/>
    <w:rsid w:val="005F7DDC"/>
    <w:rsid w:val="00602645"/>
    <w:rsid w:val="00603142"/>
    <w:rsid w:val="00604BF4"/>
    <w:rsid w:val="00610EC0"/>
    <w:rsid w:val="00610F99"/>
    <w:rsid w:val="0061101D"/>
    <w:rsid w:val="00612130"/>
    <w:rsid w:val="00612D59"/>
    <w:rsid w:val="00612E5E"/>
    <w:rsid w:val="006141DC"/>
    <w:rsid w:val="0061473E"/>
    <w:rsid w:val="00614CDD"/>
    <w:rsid w:val="00615A98"/>
    <w:rsid w:val="006160EB"/>
    <w:rsid w:val="00620C83"/>
    <w:rsid w:val="00621F96"/>
    <w:rsid w:val="006237E4"/>
    <w:rsid w:val="0062740D"/>
    <w:rsid w:val="00630342"/>
    <w:rsid w:val="006316F5"/>
    <w:rsid w:val="006331D8"/>
    <w:rsid w:val="00637011"/>
    <w:rsid w:val="006402EE"/>
    <w:rsid w:val="006414B8"/>
    <w:rsid w:val="00641E31"/>
    <w:rsid w:val="00641F0B"/>
    <w:rsid w:val="006428B4"/>
    <w:rsid w:val="00643302"/>
    <w:rsid w:val="006434E8"/>
    <w:rsid w:val="00644940"/>
    <w:rsid w:val="00645BD2"/>
    <w:rsid w:val="00646B88"/>
    <w:rsid w:val="00653137"/>
    <w:rsid w:val="00653986"/>
    <w:rsid w:val="006575FC"/>
    <w:rsid w:val="00662139"/>
    <w:rsid w:val="00662427"/>
    <w:rsid w:val="0066467A"/>
    <w:rsid w:val="00665E1E"/>
    <w:rsid w:val="00666804"/>
    <w:rsid w:val="00670306"/>
    <w:rsid w:val="00670ECE"/>
    <w:rsid w:val="0067159D"/>
    <w:rsid w:val="00672098"/>
    <w:rsid w:val="0067399F"/>
    <w:rsid w:val="006740A1"/>
    <w:rsid w:val="006746F8"/>
    <w:rsid w:val="00675477"/>
    <w:rsid w:val="0067592E"/>
    <w:rsid w:val="00675E59"/>
    <w:rsid w:val="0068092C"/>
    <w:rsid w:val="006823C1"/>
    <w:rsid w:val="0068410D"/>
    <w:rsid w:val="0068425F"/>
    <w:rsid w:val="00686DFD"/>
    <w:rsid w:val="006872CA"/>
    <w:rsid w:val="0069094A"/>
    <w:rsid w:val="006933E8"/>
    <w:rsid w:val="00693946"/>
    <w:rsid w:val="006A0DC2"/>
    <w:rsid w:val="006A277D"/>
    <w:rsid w:val="006A4C98"/>
    <w:rsid w:val="006A509C"/>
    <w:rsid w:val="006A639E"/>
    <w:rsid w:val="006A6D0C"/>
    <w:rsid w:val="006A7D75"/>
    <w:rsid w:val="006B181F"/>
    <w:rsid w:val="006B1E0D"/>
    <w:rsid w:val="006B24FD"/>
    <w:rsid w:val="006B3974"/>
    <w:rsid w:val="006B431E"/>
    <w:rsid w:val="006B4C9F"/>
    <w:rsid w:val="006B6142"/>
    <w:rsid w:val="006C0D87"/>
    <w:rsid w:val="006C142E"/>
    <w:rsid w:val="006C1469"/>
    <w:rsid w:val="006C1D40"/>
    <w:rsid w:val="006C1DCA"/>
    <w:rsid w:val="006C258F"/>
    <w:rsid w:val="006C52B7"/>
    <w:rsid w:val="006C7EE3"/>
    <w:rsid w:val="006D2A36"/>
    <w:rsid w:val="006D3EF2"/>
    <w:rsid w:val="006D446A"/>
    <w:rsid w:val="006D4707"/>
    <w:rsid w:val="006D5DC3"/>
    <w:rsid w:val="006D710B"/>
    <w:rsid w:val="006E0C47"/>
    <w:rsid w:val="006E0F5A"/>
    <w:rsid w:val="006E0FA8"/>
    <w:rsid w:val="006E15A2"/>
    <w:rsid w:val="006E69CF"/>
    <w:rsid w:val="006F0C5C"/>
    <w:rsid w:val="006F31B2"/>
    <w:rsid w:val="006F3509"/>
    <w:rsid w:val="006F4866"/>
    <w:rsid w:val="006F74E3"/>
    <w:rsid w:val="006F7C91"/>
    <w:rsid w:val="007019E2"/>
    <w:rsid w:val="0070292A"/>
    <w:rsid w:val="00702BE9"/>
    <w:rsid w:val="00703B49"/>
    <w:rsid w:val="00705ACB"/>
    <w:rsid w:val="0071057C"/>
    <w:rsid w:val="00711575"/>
    <w:rsid w:val="0071223D"/>
    <w:rsid w:val="007136D8"/>
    <w:rsid w:val="00714287"/>
    <w:rsid w:val="00715E2F"/>
    <w:rsid w:val="00716DF5"/>
    <w:rsid w:val="007218A3"/>
    <w:rsid w:val="00722812"/>
    <w:rsid w:val="00723CCF"/>
    <w:rsid w:val="00723F20"/>
    <w:rsid w:val="00724B3F"/>
    <w:rsid w:val="007274A4"/>
    <w:rsid w:val="00727A0E"/>
    <w:rsid w:val="00731330"/>
    <w:rsid w:val="00731B04"/>
    <w:rsid w:val="00732355"/>
    <w:rsid w:val="0073260F"/>
    <w:rsid w:val="0073474F"/>
    <w:rsid w:val="00734AC5"/>
    <w:rsid w:val="0073795F"/>
    <w:rsid w:val="007403B9"/>
    <w:rsid w:val="007423A7"/>
    <w:rsid w:val="007432FC"/>
    <w:rsid w:val="00746265"/>
    <w:rsid w:val="00746FF7"/>
    <w:rsid w:val="00747533"/>
    <w:rsid w:val="0074780D"/>
    <w:rsid w:val="00747F07"/>
    <w:rsid w:val="00751046"/>
    <w:rsid w:val="007517BE"/>
    <w:rsid w:val="00754B4C"/>
    <w:rsid w:val="007556F0"/>
    <w:rsid w:val="00760710"/>
    <w:rsid w:val="007629EE"/>
    <w:rsid w:val="007660BF"/>
    <w:rsid w:val="00767B16"/>
    <w:rsid w:val="00767CB0"/>
    <w:rsid w:val="007702A3"/>
    <w:rsid w:val="00772227"/>
    <w:rsid w:val="00772922"/>
    <w:rsid w:val="007732ED"/>
    <w:rsid w:val="00773810"/>
    <w:rsid w:val="0077716C"/>
    <w:rsid w:val="00777B8D"/>
    <w:rsid w:val="00780556"/>
    <w:rsid w:val="00781AF0"/>
    <w:rsid w:val="00783FB6"/>
    <w:rsid w:val="00784337"/>
    <w:rsid w:val="00784C6B"/>
    <w:rsid w:val="007860E1"/>
    <w:rsid w:val="007952FE"/>
    <w:rsid w:val="007969B4"/>
    <w:rsid w:val="00796BA6"/>
    <w:rsid w:val="007A05B7"/>
    <w:rsid w:val="007A0AF9"/>
    <w:rsid w:val="007A2DF0"/>
    <w:rsid w:val="007B10BF"/>
    <w:rsid w:val="007B1112"/>
    <w:rsid w:val="007B1D0A"/>
    <w:rsid w:val="007B269B"/>
    <w:rsid w:val="007B2E7E"/>
    <w:rsid w:val="007B4873"/>
    <w:rsid w:val="007B5ECE"/>
    <w:rsid w:val="007B5F7C"/>
    <w:rsid w:val="007B793A"/>
    <w:rsid w:val="007C0097"/>
    <w:rsid w:val="007C3171"/>
    <w:rsid w:val="007C5F74"/>
    <w:rsid w:val="007C73E1"/>
    <w:rsid w:val="007C7454"/>
    <w:rsid w:val="007D1535"/>
    <w:rsid w:val="007D1A77"/>
    <w:rsid w:val="007D1C4B"/>
    <w:rsid w:val="007D1D72"/>
    <w:rsid w:val="007D2C71"/>
    <w:rsid w:val="007D4A89"/>
    <w:rsid w:val="007D4F90"/>
    <w:rsid w:val="007E0550"/>
    <w:rsid w:val="007E2E3F"/>
    <w:rsid w:val="007E7ABC"/>
    <w:rsid w:val="007F12EC"/>
    <w:rsid w:val="007F196A"/>
    <w:rsid w:val="007F1BD5"/>
    <w:rsid w:val="007F1FD0"/>
    <w:rsid w:val="007F4652"/>
    <w:rsid w:val="007F5A42"/>
    <w:rsid w:val="007F66BA"/>
    <w:rsid w:val="007F7E7A"/>
    <w:rsid w:val="00803543"/>
    <w:rsid w:val="008037C6"/>
    <w:rsid w:val="008104B6"/>
    <w:rsid w:val="00812F6E"/>
    <w:rsid w:val="00815180"/>
    <w:rsid w:val="00816727"/>
    <w:rsid w:val="008176A9"/>
    <w:rsid w:val="00817877"/>
    <w:rsid w:val="00820428"/>
    <w:rsid w:val="00821776"/>
    <w:rsid w:val="00827201"/>
    <w:rsid w:val="008275D2"/>
    <w:rsid w:val="00830879"/>
    <w:rsid w:val="00831865"/>
    <w:rsid w:val="00832D26"/>
    <w:rsid w:val="00835015"/>
    <w:rsid w:val="0083702B"/>
    <w:rsid w:val="008376CE"/>
    <w:rsid w:val="00840160"/>
    <w:rsid w:val="0084020C"/>
    <w:rsid w:val="00841639"/>
    <w:rsid w:val="0084172F"/>
    <w:rsid w:val="00841FAF"/>
    <w:rsid w:val="008421A4"/>
    <w:rsid w:val="00842478"/>
    <w:rsid w:val="008439EF"/>
    <w:rsid w:val="008458B7"/>
    <w:rsid w:val="0084695F"/>
    <w:rsid w:val="0085067A"/>
    <w:rsid w:val="008506A2"/>
    <w:rsid w:val="00851D21"/>
    <w:rsid w:val="008546C4"/>
    <w:rsid w:val="00856719"/>
    <w:rsid w:val="0085768C"/>
    <w:rsid w:val="00860840"/>
    <w:rsid w:val="00861D29"/>
    <w:rsid w:val="008629B3"/>
    <w:rsid w:val="00862FEB"/>
    <w:rsid w:val="00864BD7"/>
    <w:rsid w:val="00865430"/>
    <w:rsid w:val="0086756A"/>
    <w:rsid w:val="00867EE4"/>
    <w:rsid w:val="00870406"/>
    <w:rsid w:val="0087322E"/>
    <w:rsid w:val="008733A2"/>
    <w:rsid w:val="00874FFE"/>
    <w:rsid w:val="00877426"/>
    <w:rsid w:val="0087783C"/>
    <w:rsid w:val="008805FB"/>
    <w:rsid w:val="00881058"/>
    <w:rsid w:val="00881EF6"/>
    <w:rsid w:val="00882133"/>
    <w:rsid w:val="00882DC4"/>
    <w:rsid w:val="008846D1"/>
    <w:rsid w:val="008856B2"/>
    <w:rsid w:val="00887237"/>
    <w:rsid w:val="0088757A"/>
    <w:rsid w:val="008878D8"/>
    <w:rsid w:val="00891096"/>
    <w:rsid w:val="00891387"/>
    <w:rsid w:val="008916CE"/>
    <w:rsid w:val="00892445"/>
    <w:rsid w:val="008935F5"/>
    <w:rsid w:val="00893840"/>
    <w:rsid w:val="00893DEB"/>
    <w:rsid w:val="008945B7"/>
    <w:rsid w:val="00895D57"/>
    <w:rsid w:val="0089742A"/>
    <w:rsid w:val="00897FBA"/>
    <w:rsid w:val="008A11DD"/>
    <w:rsid w:val="008A1D0A"/>
    <w:rsid w:val="008A4467"/>
    <w:rsid w:val="008A4C86"/>
    <w:rsid w:val="008A55EC"/>
    <w:rsid w:val="008A5D74"/>
    <w:rsid w:val="008A6C82"/>
    <w:rsid w:val="008A7917"/>
    <w:rsid w:val="008A7F18"/>
    <w:rsid w:val="008A7FDE"/>
    <w:rsid w:val="008B0684"/>
    <w:rsid w:val="008B2746"/>
    <w:rsid w:val="008B28EF"/>
    <w:rsid w:val="008B3C08"/>
    <w:rsid w:val="008B42A6"/>
    <w:rsid w:val="008B54A2"/>
    <w:rsid w:val="008B591F"/>
    <w:rsid w:val="008B7218"/>
    <w:rsid w:val="008B7813"/>
    <w:rsid w:val="008C01D6"/>
    <w:rsid w:val="008C0977"/>
    <w:rsid w:val="008C2E42"/>
    <w:rsid w:val="008C3747"/>
    <w:rsid w:val="008C4AD1"/>
    <w:rsid w:val="008C55C2"/>
    <w:rsid w:val="008C5F11"/>
    <w:rsid w:val="008C7C2F"/>
    <w:rsid w:val="008D1473"/>
    <w:rsid w:val="008D1C14"/>
    <w:rsid w:val="008D575E"/>
    <w:rsid w:val="008E0690"/>
    <w:rsid w:val="008E1724"/>
    <w:rsid w:val="008E330E"/>
    <w:rsid w:val="008E59D3"/>
    <w:rsid w:val="008F15CB"/>
    <w:rsid w:val="008F3C0E"/>
    <w:rsid w:val="008F4466"/>
    <w:rsid w:val="008F4C42"/>
    <w:rsid w:val="008F5F9A"/>
    <w:rsid w:val="008F7BA7"/>
    <w:rsid w:val="00900096"/>
    <w:rsid w:val="009010FE"/>
    <w:rsid w:val="00901F3F"/>
    <w:rsid w:val="00902D22"/>
    <w:rsid w:val="009034DE"/>
    <w:rsid w:val="00903FE7"/>
    <w:rsid w:val="0090447F"/>
    <w:rsid w:val="009046C2"/>
    <w:rsid w:val="00905C94"/>
    <w:rsid w:val="00910563"/>
    <w:rsid w:val="009112F4"/>
    <w:rsid w:val="009121BD"/>
    <w:rsid w:val="00912EB0"/>
    <w:rsid w:val="00913E7E"/>
    <w:rsid w:val="0091494A"/>
    <w:rsid w:val="00916883"/>
    <w:rsid w:val="00917E6E"/>
    <w:rsid w:val="009208A1"/>
    <w:rsid w:val="00920C4C"/>
    <w:rsid w:val="0092112D"/>
    <w:rsid w:val="009229A7"/>
    <w:rsid w:val="00922F1A"/>
    <w:rsid w:val="00925628"/>
    <w:rsid w:val="00925B4D"/>
    <w:rsid w:val="00926EB4"/>
    <w:rsid w:val="009308B3"/>
    <w:rsid w:val="009316AF"/>
    <w:rsid w:val="00931905"/>
    <w:rsid w:val="00932A06"/>
    <w:rsid w:val="00932B65"/>
    <w:rsid w:val="00932F83"/>
    <w:rsid w:val="00933B5B"/>
    <w:rsid w:val="00933D67"/>
    <w:rsid w:val="00934922"/>
    <w:rsid w:val="00934CC8"/>
    <w:rsid w:val="009429C0"/>
    <w:rsid w:val="009439D6"/>
    <w:rsid w:val="00944477"/>
    <w:rsid w:val="00944922"/>
    <w:rsid w:val="009457A0"/>
    <w:rsid w:val="009457B7"/>
    <w:rsid w:val="0094595B"/>
    <w:rsid w:val="00945D32"/>
    <w:rsid w:val="00946404"/>
    <w:rsid w:val="00946C91"/>
    <w:rsid w:val="009475A0"/>
    <w:rsid w:val="00947FFA"/>
    <w:rsid w:val="009505DD"/>
    <w:rsid w:val="00950996"/>
    <w:rsid w:val="00953DB1"/>
    <w:rsid w:val="0095484F"/>
    <w:rsid w:val="00956123"/>
    <w:rsid w:val="009567E7"/>
    <w:rsid w:val="00956EAB"/>
    <w:rsid w:val="009572F7"/>
    <w:rsid w:val="0095798F"/>
    <w:rsid w:val="00957DF4"/>
    <w:rsid w:val="00960ABD"/>
    <w:rsid w:val="00961D0A"/>
    <w:rsid w:val="00961D19"/>
    <w:rsid w:val="00961E86"/>
    <w:rsid w:val="00965615"/>
    <w:rsid w:val="00967EEC"/>
    <w:rsid w:val="00971081"/>
    <w:rsid w:val="00972200"/>
    <w:rsid w:val="009722D3"/>
    <w:rsid w:val="0097283B"/>
    <w:rsid w:val="00972AE5"/>
    <w:rsid w:val="00973145"/>
    <w:rsid w:val="00973F51"/>
    <w:rsid w:val="00977755"/>
    <w:rsid w:val="009779AE"/>
    <w:rsid w:val="00977D24"/>
    <w:rsid w:val="00981DEC"/>
    <w:rsid w:val="009825EC"/>
    <w:rsid w:val="0098264E"/>
    <w:rsid w:val="009904EA"/>
    <w:rsid w:val="0099118B"/>
    <w:rsid w:val="009971F3"/>
    <w:rsid w:val="00997720"/>
    <w:rsid w:val="009A0D07"/>
    <w:rsid w:val="009A2EC7"/>
    <w:rsid w:val="009A3303"/>
    <w:rsid w:val="009A403F"/>
    <w:rsid w:val="009A4407"/>
    <w:rsid w:val="009A54FA"/>
    <w:rsid w:val="009A5543"/>
    <w:rsid w:val="009B04F4"/>
    <w:rsid w:val="009B2F85"/>
    <w:rsid w:val="009B52D0"/>
    <w:rsid w:val="009B6493"/>
    <w:rsid w:val="009B7705"/>
    <w:rsid w:val="009C01E2"/>
    <w:rsid w:val="009C0592"/>
    <w:rsid w:val="009C0628"/>
    <w:rsid w:val="009C0C0A"/>
    <w:rsid w:val="009C1BF8"/>
    <w:rsid w:val="009C2A64"/>
    <w:rsid w:val="009C3720"/>
    <w:rsid w:val="009C39E2"/>
    <w:rsid w:val="009C4122"/>
    <w:rsid w:val="009C529D"/>
    <w:rsid w:val="009C66AB"/>
    <w:rsid w:val="009C6728"/>
    <w:rsid w:val="009C7D5A"/>
    <w:rsid w:val="009D0589"/>
    <w:rsid w:val="009D21DC"/>
    <w:rsid w:val="009D280B"/>
    <w:rsid w:val="009D627D"/>
    <w:rsid w:val="009E3EB1"/>
    <w:rsid w:val="009E491F"/>
    <w:rsid w:val="009E6170"/>
    <w:rsid w:val="009E6E8F"/>
    <w:rsid w:val="009F22B3"/>
    <w:rsid w:val="009F28E5"/>
    <w:rsid w:val="009F38AF"/>
    <w:rsid w:val="009F409E"/>
    <w:rsid w:val="009F423D"/>
    <w:rsid w:val="009F6CB8"/>
    <w:rsid w:val="00A00B42"/>
    <w:rsid w:val="00A03A37"/>
    <w:rsid w:val="00A03C7E"/>
    <w:rsid w:val="00A04625"/>
    <w:rsid w:val="00A05884"/>
    <w:rsid w:val="00A11B6D"/>
    <w:rsid w:val="00A11CDF"/>
    <w:rsid w:val="00A151C7"/>
    <w:rsid w:val="00A151F8"/>
    <w:rsid w:val="00A16150"/>
    <w:rsid w:val="00A1633D"/>
    <w:rsid w:val="00A164B4"/>
    <w:rsid w:val="00A17313"/>
    <w:rsid w:val="00A21003"/>
    <w:rsid w:val="00A22082"/>
    <w:rsid w:val="00A22465"/>
    <w:rsid w:val="00A235BB"/>
    <w:rsid w:val="00A23F1A"/>
    <w:rsid w:val="00A254B4"/>
    <w:rsid w:val="00A26033"/>
    <w:rsid w:val="00A309EB"/>
    <w:rsid w:val="00A32DDF"/>
    <w:rsid w:val="00A35C56"/>
    <w:rsid w:val="00A3763B"/>
    <w:rsid w:val="00A37EC1"/>
    <w:rsid w:val="00A40466"/>
    <w:rsid w:val="00A404F8"/>
    <w:rsid w:val="00A408F2"/>
    <w:rsid w:val="00A409D2"/>
    <w:rsid w:val="00A433FC"/>
    <w:rsid w:val="00A44FEC"/>
    <w:rsid w:val="00A47BB9"/>
    <w:rsid w:val="00A47E46"/>
    <w:rsid w:val="00A501E9"/>
    <w:rsid w:val="00A5094E"/>
    <w:rsid w:val="00A51324"/>
    <w:rsid w:val="00A519B8"/>
    <w:rsid w:val="00A5296D"/>
    <w:rsid w:val="00A53126"/>
    <w:rsid w:val="00A53B39"/>
    <w:rsid w:val="00A5508E"/>
    <w:rsid w:val="00A5722C"/>
    <w:rsid w:val="00A63F41"/>
    <w:rsid w:val="00A67A08"/>
    <w:rsid w:val="00A70D69"/>
    <w:rsid w:val="00A720FB"/>
    <w:rsid w:val="00A72791"/>
    <w:rsid w:val="00A73AA9"/>
    <w:rsid w:val="00A748F6"/>
    <w:rsid w:val="00A749F4"/>
    <w:rsid w:val="00A756DD"/>
    <w:rsid w:val="00A76888"/>
    <w:rsid w:val="00A81494"/>
    <w:rsid w:val="00A81793"/>
    <w:rsid w:val="00A81CED"/>
    <w:rsid w:val="00A83C97"/>
    <w:rsid w:val="00A852B5"/>
    <w:rsid w:val="00A868F6"/>
    <w:rsid w:val="00A86E50"/>
    <w:rsid w:val="00A875E1"/>
    <w:rsid w:val="00A87E05"/>
    <w:rsid w:val="00A87F6F"/>
    <w:rsid w:val="00A904C3"/>
    <w:rsid w:val="00A90616"/>
    <w:rsid w:val="00A906E9"/>
    <w:rsid w:val="00A92695"/>
    <w:rsid w:val="00A94119"/>
    <w:rsid w:val="00A94211"/>
    <w:rsid w:val="00A95F5F"/>
    <w:rsid w:val="00A97748"/>
    <w:rsid w:val="00AA00CE"/>
    <w:rsid w:val="00AA2321"/>
    <w:rsid w:val="00AA4480"/>
    <w:rsid w:val="00AA457F"/>
    <w:rsid w:val="00AA460F"/>
    <w:rsid w:val="00AB0502"/>
    <w:rsid w:val="00AB0F25"/>
    <w:rsid w:val="00AB3035"/>
    <w:rsid w:val="00AB3068"/>
    <w:rsid w:val="00AB33D0"/>
    <w:rsid w:val="00AB3697"/>
    <w:rsid w:val="00AB44FB"/>
    <w:rsid w:val="00AB56AA"/>
    <w:rsid w:val="00AB59EF"/>
    <w:rsid w:val="00AC2C48"/>
    <w:rsid w:val="00AC2FA4"/>
    <w:rsid w:val="00AC4CEC"/>
    <w:rsid w:val="00AC57B5"/>
    <w:rsid w:val="00AC7770"/>
    <w:rsid w:val="00AC7900"/>
    <w:rsid w:val="00AD09EE"/>
    <w:rsid w:val="00AD2E66"/>
    <w:rsid w:val="00AD6F19"/>
    <w:rsid w:val="00AD741E"/>
    <w:rsid w:val="00AD74DA"/>
    <w:rsid w:val="00AE01D7"/>
    <w:rsid w:val="00AE4AD1"/>
    <w:rsid w:val="00AE74A4"/>
    <w:rsid w:val="00AE7631"/>
    <w:rsid w:val="00AF40D8"/>
    <w:rsid w:val="00AF536F"/>
    <w:rsid w:val="00AF5428"/>
    <w:rsid w:val="00AF5AE5"/>
    <w:rsid w:val="00AF7010"/>
    <w:rsid w:val="00B000AA"/>
    <w:rsid w:val="00B013C2"/>
    <w:rsid w:val="00B015A0"/>
    <w:rsid w:val="00B018A2"/>
    <w:rsid w:val="00B04518"/>
    <w:rsid w:val="00B059DD"/>
    <w:rsid w:val="00B05EE2"/>
    <w:rsid w:val="00B07C1D"/>
    <w:rsid w:val="00B11BC1"/>
    <w:rsid w:val="00B12A12"/>
    <w:rsid w:val="00B138FF"/>
    <w:rsid w:val="00B13ACF"/>
    <w:rsid w:val="00B161CA"/>
    <w:rsid w:val="00B200C0"/>
    <w:rsid w:val="00B234D7"/>
    <w:rsid w:val="00B247BB"/>
    <w:rsid w:val="00B25E12"/>
    <w:rsid w:val="00B25E30"/>
    <w:rsid w:val="00B31716"/>
    <w:rsid w:val="00B32B1C"/>
    <w:rsid w:val="00B3465F"/>
    <w:rsid w:val="00B35053"/>
    <w:rsid w:val="00B40314"/>
    <w:rsid w:val="00B404CC"/>
    <w:rsid w:val="00B4083E"/>
    <w:rsid w:val="00B43E74"/>
    <w:rsid w:val="00B45816"/>
    <w:rsid w:val="00B45A65"/>
    <w:rsid w:val="00B47AAE"/>
    <w:rsid w:val="00B5410A"/>
    <w:rsid w:val="00B5420F"/>
    <w:rsid w:val="00B55E23"/>
    <w:rsid w:val="00B569B9"/>
    <w:rsid w:val="00B56F8F"/>
    <w:rsid w:val="00B600D0"/>
    <w:rsid w:val="00B6085F"/>
    <w:rsid w:val="00B610A6"/>
    <w:rsid w:val="00B6115D"/>
    <w:rsid w:val="00B6411E"/>
    <w:rsid w:val="00B646EC"/>
    <w:rsid w:val="00B64CEB"/>
    <w:rsid w:val="00B6568D"/>
    <w:rsid w:val="00B65AAB"/>
    <w:rsid w:val="00B6619C"/>
    <w:rsid w:val="00B713D6"/>
    <w:rsid w:val="00B7153C"/>
    <w:rsid w:val="00B71CA0"/>
    <w:rsid w:val="00B72D7B"/>
    <w:rsid w:val="00B7325B"/>
    <w:rsid w:val="00B7341B"/>
    <w:rsid w:val="00B76A07"/>
    <w:rsid w:val="00B8007D"/>
    <w:rsid w:val="00B831B3"/>
    <w:rsid w:val="00B84685"/>
    <w:rsid w:val="00B84A53"/>
    <w:rsid w:val="00B85042"/>
    <w:rsid w:val="00B86230"/>
    <w:rsid w:val="00B86689"/>
    <w:rsid w:val="00B86711"/>
    <w:rsid w:val="00B87E7E"/>
    <w:rsid w:val="00B932D8"/>
    <w:rsid w:val="00B93A73"/>
    <w:rsid w:val="00B940CB"/>
    <w:rsid w:val="00B94C5A"/>
    <w:rsid w:val="00B965F8"/>
    <w:rsid w:val="00B97330"/>
    <w:rsid w:val="00B97DEA"/>
    <w:rsid w:val="00BA487E"/>
    <w:rsid w:val="00BA4B82"/>
    <w:rsid w:val="00BB0048"/>
    <w:rsid w:val="00BB045B"/>
    <w:rsid w:val="00BB1C48"/>
    <w:rsid w:val="00BB3EEA"/>
    <w:rsid w:val="00BB4C99"/>
    <w:rsid w:val="00BB5787"/>
    <w:rsid w:val="00BB6133"/>
    <w:rsid w:val="00BC1F4D"/>
    <w:rsid w:val="00BC2F47"/>
    <w:rsid w:val="00BC3BAD"/>
    <w:rsid w:val="00BC50DD"/>
    <w:rsid w:val="00BC5C8D"/>
    <w:rsid w:val="00BC6BCB"/>
    <w:rsid w:val="00BC7271"/>
    <w:rsid w:val="00BC7A6B"/>
    <w:rsid w:val="00BD0D5E"/>
    <w:rsid w:val="00BD1503"/>
    <w:rsid w:val="00BD15BA"/>
    <w:rsid w:val="00BD1E1E"/>
    <w:rsid w:val="00BD2305"/>
    <w:rsid w:val="00BD3486"/>
    <w:rsid w:val="00BD4D4B"/>
    <w:rsid w:val="00BD5112"/>
    <w:rsid w:val="00BD56A8"/>
    <w:rsid w:val="00BD740B"/>
    <w:rsid w:val="00BE3CB1"/>
    <w:rsid w:val="00BE6390"/>
    <w:rsid w:val="00BE6AAD"/>
    <w:rsid w:val="00BE7DB0"/>
    <w:rsid w:val="00BF0A18"/>
    <w:rsid w:val="00BF0AB1"/>
    <w:rsid w:val="00BF1910"/>
    <w:rsid w:val="00BF1CD5"/>
    <w:rsid w:val="00BF2680"/>
    <w:rsid w:val="00BF4127"/>
    <w:rsid w:val="00BF5602"/>
    <w:rsid w:val="00BF6E75"/>
    <w:rsid w:val="00C009DD"/>
    <w:rsid w:val="00C03CEA"/>
    <w:rsid w:val="00C04205"/>
    <w:rsid w:val="00C055FD"/>
    <w:rsid w:val="00C0627B"/>
    <w:rsid w:val="00C07BFB"/>
    <w:rsid w:val="00C07F73"/>
    <w:rsid w:val="00C10B66"/>
    <w:rsid w:val="00C144DE"/>
    <w:rsid w:val="00C14BD9"/>
    <w:rsid w:val="00C205FE"/>
    <w:rsid w:val="00C219F5"/>
    <w:rsid w:val="00C21C70"/>
    <w:rsid w:val="00C22CE5"/>
    <w:rsid w:val="00C22E84"/>
    <w:rsid w:val="00C22F31"/>
    <w:rsid w:val="00C23765"/>
    <w:rsid w:val="00C24C46"/>
    <w:rsid w:val="00C25BF0"/>
    <w:rsid w:val="00C25D5B"/>
    <w:rsid w:val="00C27228"/>
    <w:rsid w:val="00C27B04"/>
    <w:rsid w:val="00C31CF5"/>
    <w:rsid w:val="00C33C3A"/>
    <w:rsid w:val="00C342BB"/>
    <w:rsid w:val="00C373A2"/>
    <w:rsid w:val="00C406A2"/>
    <w:rsid w:val="00C412BE"/>
    <w:rsid w:val="00C46320"/>
    <w:rsid w:val="00C47AA2"/>
    <w:rsid w:val="00C50B67"/>
    <w:rsid w:val="00C511C0"/>
    <w:rsid w:val="00C51EEB"/>
    <w:rsid w:val="00C53E3F"/>
    <w:rsid w:val="00C5486B"/>
    <w:rsid w:val="00C57B45"/>
    <w:rsid w:val="00C6144E"/>
    <w:rsid w:val="00C62EA9"/>
    <w:rsid w:val="00C63728"/>
    <w:rsid w:val="00C64020"/>
    <w:rsid w:val="00C65E40"/>
    <w:rsid w:val="00C71445"/>
    <w:rsid w:val="00C71D35"/>
    <w:rsid w:val="00C71EB4"/>
    <w:rsid w:val="00C73104"/>
    <w:rsid w:val="00C73225"/>
    <w:rsid w:val="00C735E0"/>
    <w:rsid w:val="00C760A9"/>
    <w:rsid w:val="00C77469"/>
    <w:rsid w:val="00C77D67"/>
    <w:rsid w:val="00C803E3"/>
    <w:rsid w:val="00C808D3"/>
    <w:rsid w:val="00C81792"/>
    <w:rsid w:val="00C822F8"/>
    <w:rsid w:val="00C82F0A"/>
    <w:rsid w:val="00C83BC7"/>
    <w:rsid w:val="00C849C2"/>
    <w:rsid w:val="00C851B2"/>
    <w:rsid w:val="00C85CBE"/>
    <w:rsid w:val="00C86C84"/>
    <w:rsid w:val="00C86D04"/>
    <w:rsid w:val="00C90B1C"/>
    <w:rsid w:val="00C90F57"/>
    <w:rsid w:val="00C93920"/>
    <w:rsid w:val="00C94F24"/>
    <w:rsid w:val="00C9613D"/>
    <w:rsid w:val="00C96B4F"/>
    <w:rsid w:val="00CA061E"/>
    <w:rsid w:val="00CA1BDB"/>
    <w:rsid w:val="00CA2CF6"/>
    <w:rsid w:val="00CA44B6"/>
    <w:rsid w:val="00CA4780"/>
    <w:rsid w:val="00CA4C05"/>
    <w:rsid w:val="00CA505C"/>
    <w:rsid w:val="00CA538C"/>
    <w:rsid w:val="00CA6D3C"/>
    <w:rsid w:val="00CA7081"/>
    <w:rsid w:val="00CB1EFA"/>
    <w:rsid w:val="00CB201B"/>
    <w:rsid w:val="00CB34FD"/>
    <w:rsid w:val="00CB56EC"/>
    <w:rsid w:val="00CB7555"/>
    <w:rsid w:val="00CC03C8"/>
    <w:rsid w:val="00CC0B46"/>
    <w:rsid w:val="00CC18FD"/>
    <w:rsid w:val="00CC2857"/>
    <w:rsid w:val="00CC3C5E"/>
    <w:rsid w:val="00CC3D83"/>
    <w:rsid w:val="00CC6A2E"/>
    <w:rsid w:val="00CC6F65"/>
    <w:rsid w:val="00CC7636"/>
    <w:rsid w:val="00CD06DF"/>
    <w:rsid w:val="00CD13E3"/>
    <w:rsid w:val="00CD3A9C"/>
    <w:rsid w:val="00CD6711"/>
    <w:rsid w:val="00CD6D97"/>
    <w:rsid w:val="00CD7635"/>
    <w:rsid w:val="00CE0B8B"/>
    <w:rsid w:val="00CE1039"/>
    <w:rsid w:val="00CE2AEE"/>
    <w:rsid w:val="00CE2E9F"/>
    <w:rsid w:val="00CE3BCB"/>
    <w:rsid w:val="00CE69A2"/>
    <w:rsid w:val="00CE6CC8"/>
    <w:rsid w:val="00CE73AF"/>
    <w:rsid w:val="00CF0915"/>
    <w:rsid w:val="00CF0BD4"/>
    <w:rsid w:val="00CF180F"/>
    <w:rsid w:val="00CF1DC8"/>
    <w:rsid w:val="00CF1E9D"/>
    <w:rsid w:val="00CF26C3"/>
    <w:rsid w:val="00CF2AAF"/>
    <w:rsid w:val="00CF3852"/>
    <w:rsid w:val="00CF3F57"/>
    <w:rsid w:val="00CF6536"/>
    <w:rsid w:val="00CF7129"/>
    <w:rsid w:val="00D0252F"/>
    <w:rsid w:val="00D02994"/>
    <w:rsid w:val="00D05531"/>
    <w:rsid w:val="00D102B9"/>
    <w:rsid w:val="00D10E3D"/>
    <w:rsid w:val="00D13443"/>
    <w:rsid w:val="00D13B93"/>
    <w:rsid w:val="00D1701C"/>
    <w:rsid w:val="00D205E1"/>
    <w:rsid w:val="00D22FBC"/>
    <w:rsid w:val="00D242A9"/>
    <w:rsid w:val="00D27607"/>
    <w:rsid w:val="00D30B54"/>
    <w:rsid w:val="00D33B00"/>
    <w:rsid w:val="00D348D1"/>
    <w:rsid w:val="00D364BE"/>
    <w:rsid w:val="00D36612"/>
    <w:rsid w:val="00D36DED"/>
    <w:rsid w:val="00D37859"/>
    <w:rsid w:val="00D404BE"/>
    <w:rsid w:val="00D41435"/>
    <w:rsid w:val="00D42DB3"/>
    <w:rsid w:val="00D43934"/>
    <w:rsid w:val="00D44CB4"/>
    <w:rsid w:val="00D44F0F"/>
    <w:rsid w:val="00D457D3"/>
    <w:rsid w:val="00D4601B"/>
    <w:rsid w:val="00D4631F"/>
    <w:rsid w:val="00D46AA6"/>
    <w:rsid w:val="00D4769A"/>
    <w:rsid w:val="00D47710"/>
    <w:rsid w:val="00D47CA4"/>
    <w:rsid w:val="00D51760"/>
    <w:rsid w:val="00D5388E"/>
    <w:rsid w:val="00D5535A"/>
    <w:rsid w:val="00D55CF8"/>
    <w:rsid w:val="00D60B2A"/>
    <w:rsid w:val="00D60DCB"/>
    <w:rsid w:val="00D6583F"/>
    <w:rsid w:val="00D66FD8"/>
    <w:rsid w:val="00D67290"/>
    <w:rsid w:val="00D674E6"/>
    <w:rsid w:val="00D705CA"/>
    <w:rsid w:val="00D724AB"/>
    <w:rsid w:val="00D733E1"/>
    <w:rsid w:val="00D739F0"/>
    <w:rsid w:val="00D74AB6"/>
    <w:rsid w:val="00D77510"/>
    <w:rsid w:val="00D8026B"/>
    <w:rsid w:val="00D8315A"/>
    <w:rsid w:val="00D84CF6"/>
    <w:rsid w:val="00D85E2E"/>
    <w:rsid w:val="00D86315"/>
    <w:rsid w:val="00D87EEF"/>
    <w:rsid w:val="00D918D7"/>
    <w:rsid w:val="00D92AD2"/>
    <w:rsid w:val="00D93915"/>
    <w:rsid w:val="00D942C9"/>
    <w:rsid w:val="00D950C7"/>
    <w:rsid w:val="00D95DD3"/>
    <w:rsid w:val="00D976E5"/>
    <w:rsid w:val="00DA6E3B"/>
    <w:rsid w:val="00DA7366"/>
    <w:rsid w:val="00DB281F"/>
    <w:rsid w:val="00DB3D02"/>
    <w:rsid w:val="00DB481B"/>
    <w:rsid w:val="00DB4F55"/>
    <w:rsid w:val="00DB51E5"/>
    <w:rsid w:val="00DB58B7"/>
    <w:rsid w:val="00DB6047"/>
    <w:rsid w:val="00DB73B5"/>
    <w:rsid w:val="00DC127E"/>
    <w:rsid w:val="00DC3951"/>
    <w:rsid w:val="00DC5E14"/>
    <w:rsid w:val="00DC76D8"/>
    <w:rsid w:val="00DD1001"/>
    <w:rsid w:val="00DD2864"/>
    <w:rsid w:val="00DD45F4"/>
    <w:rsid w:val="00DD49A4"/>
    <w:rsid w:val="00DD4DD0"/>
    <w:rsid w:val="00DD5408"/>
    <w:rsid w:val="00DD648A"/>
    <w:rsid w:val="00DD6749"/>
    <w:rsid w:val="00DE1DBB"/>
    <w:rsid w:val="00DE2116"/>
    <w:rsid w:val="00DE317B"/>
    <w:rsid w:val="00DE468F"/>
    <w:rsid w:val="00DE469F"/>
    <w:rsid w:val="00DE514E"/>
    <w:rsid w:val="00DE5B98"/>
    <w:rsid w:val="00DE6D75"/>
    <w:rsid w:val="00DE7F06"/>
    <w:rsid w:val="00DF00C9"/>
    <w:rsid w:val="00DF1B84"/>
    <w:rsid w:val="00DF1F4E"/>
    <w:rsid w:val="00DF2BBD"/>
    <w:rsid w:val="00DF2D59"/>
    <w:rsid w:val="00DF4B79"/>
    <w:rsid w:val="00DF6B62"/>
    <w:rsid w:val="00DF7607"/>
    <w:rsid w:val="00DF7BFA"/>
    <w:rsid w:val="00E03DFA"/>
    <w:rsid w:val="00E04AC5"/>
    <w:rsid w:val="00E07B6D"/>
    <w:rsid w:val="00E10AE1"/>
    <w:rsid w:val="00E1192D"/>
    <w:rsid w:val="00E13B63"/>
    <w:rsid w:val="00E151A6"/>
    <w:rsid w:val="00E164AF"/>
    <w:rsid w:val="00E16F6E"/>
    <w:rsid w:val="00E1754F"/>
    <w:rsid w:val="00E22C18"/>
    <w:rsid w:val="00E2405B"/>
    <w:rsid w:val="00E26B88"/>
    <w:rsid w:val="00E26C80"/>
    <w:rsid w:val="00E26D66"/>
    <w:rsid w:val="00E27FAA"/>
    <w:rsid w:val="00E303C8"/>
    <w:rsid w:val="00E305E4"/>
    <w:rsid w:val="00E31262"/>
    <w:rsid w:val="00E31F48"/>
    <w:rsid w:val="00E32528"/>
    <w:rsid w:val="00E337B2"/>
    <w:rsid w:val="00E33D04"/>
    <w:rsid w:val="00E34040"/>
    <w:rsid w:val="00E348EE"/>
    <w:rsid w:val="00E371FD"/>
    <w:rsid w:val="00E37FE2"/>
    <w:rsid w:val="00E403A8"/>
    <w:rsid w:val="00E41DA9"/>
    <w:rsid w:val="00E439A7"/>
    <w:rsid w:val="00E460B4"/>
    <w:rsid w:val="00E469C8"/>
    <w:rsid w:val="00E50228"/>
    <w:rsid w:val="00E52D66"/>
    <w:rsid w:val="00E57CE2"/>
    <w:rsid w:val="00E60CF6"/>
    <w:rsid w:val="00E638B0"/>
    <w:rsid w:val="00E63E47"/>
    <w:rsid w:val="00E6440A"/>
    <w:rsid w:val="00E65FE9"/>
    <w:rsid w:val="00E707DC"/>
    <w:rsid w:val="00E73AEA"/>
    <w:rsid w:val="00E7447E"/>
    <w:rsid w:val="00E76606"/>
    <w:rsid w:val="00E76F45"/>
    <w:rsid w:val="00E77939"/>
    <w:rsid w:val="00E826EA"/>
    <w:rsid w:val="00E8345C"/>
    <w:rsid w:val="00E84B3F"/>
    <w:rsid w:val="00E85F9F"/>
    <w:rsid w:val="00E8642A"/>
    <w:rsid w:val="00E8677D"/>
    <w:rsid w:val="00E87FC3"/>
    <w:rsid w:val="00E93470"/>
    <w:rsid w:val="00E9775F"/>
    <w:rsid w:val="00EA0FC7"/>
    <w:rsid w:val="00EA11CF"/>
    <w:rsid w:val="00EA17A8"/>
    <w:rsid w:val="00EA17C2"/>
    <w:rsid w:val="00EA28A0"/>
    <w:rsid w:val="00EA2935"/>
    <w:rsid w:val="00EA3505"/>
    <w:rsid w:val="00EA6950"/>
    <w:rsid w:val="00EA76F3"/>
    <w:rsid w:val="00EA7929"/>
    <w:rsid w:val="00EB2657"/>
    <w:rsid w:val="00EB2693"/>
    <w:rsid w:val="00EB2CAD"/>
    <w:rsid w:val="00EB454F"/>
    <w:rsid w:val="00EB5785"/>
    <w:rsid w:val="00EB5BBA"/>
    <w:rsid w:val="00EB66CE"/>
    <w:rsid w:val="00EC101B"/>
    <w:rsid w:val="00EC17F9"/>
    <w:rsid w:val="00EC24D7"/>
    <w:rsid w:val="00EC4706"/>
    <w:rsid w:val="00EC6CCD"/>
    <w:rsid w:val="00ED1BAB"/>
    <w:rsid w:val="00ED1D12"/>
    <w:rsid w:val="00ED4B09"/>
    <w:rsid w:val="00ED5725"/>
    <w:rsid w:val="00ED6FB4"/>
    <w:rsid w:val="00EE1539"/>
    <w:rsid w:val="00EE16B2"/>
    <w:rsid w:val="00EE1D6F"/>
    <w:rsid w:val="00EE3D49"/>
    <w:rsid w:val="00EE3DF4"/>
    <w:rsid w:val="00EE56F9"/>
    <w:rsid w:val="00EE6152"/>
    <w:rsid w:val="00EF0203"/>
    <w:rsid w:val="00EF0F35"/>
    <w:rsid w:val="00EF4984"/>
    <w:rsid w:val="00EF49FD"/>
    <w:rsid w:val="00EF58B7"/>
    <w:rsid w:val="00EF60A8"/>
    <w:rsid w:val="00F005CA"/>
    <w:rsid w:val="00F01E36"/>
    <w:rsid w:val="00F02116"/>
    <w:rsid w:val="00F0507A"/>
    <w:rsid w:val="00F0606A"/>
    <w:rsid w:val="00F061B7"/>
    <w:rsid w:val="00F07601"/>
    <w:rsid w:val="00F078C8"/>
    <w:rsid w:val="00F11857"/>
    <w:rsid w:val="00F11DEE"/>
    <w:rsid w:val="00F11FBA"/>
    <w:rsid w:val="00F12A7A"/>
    <w:rsid w:val="00F1355B"/>
    <w:rsid w:val="00F14E0A"/>
    <w:rsid w:val="00F15C33"/>
    <w:rsid w:val="00F162E5"/>
    <w:rsid w:val="00F16938"/>
    <w:rsid w:val="00F22B91"/>
    <w:rsid w:val="00F23AE6"/>
    <w:rsid w:val="00F242E3"/>
    <w:rsid w:val="00F2495D"/>
    <w:rsid w:val="00F26026"/>
    <w:rsid w:val="00F27C5D"/>
    <w:rsid w:val="00F311F0"/>
    <w:rsid w:val="00F318B5"/>
    <w:rsid w:val="00F33294"/>
    <w:rsid w:val="00F40465"/>
    <w:rsid w:val="00F40474"/>
    <w:rsid w:val="00F430CB"/>
    <w:rsid w:val="00F44DD9"/>
    <w:rsid w:val="00F46CC9"/>
    <w:rsid w:val="00F4781F"/>
    <w:rsid w:val="00F5149C"/>
    <w:rsid w:val="00F51FF2"/>
    <w:rsid w:val="00F523FC"/>
    <w:rsid w:val="00F524A8"/>
    <w:rsid w:val="00F5484D"/>
    <w:rsid w:val="00F60DF5"/>
    <w:rsid w:val="00F613BB"/>
    <w:rsid w:val="00F6348A"/>
    <w:rsid w:val="00F63BE5"/>
    <w:rsid w:val="00F65C74"/>
    <w:rsid w:val="00F660B5"/>
    <w:rsid w:val="00F662A2"/>
    <w:rsid w:val="00F6682B"/>
    <w:rsid w:val="00F668DE"/>
    <w:rsid w:val="00F676B4"/>
    <w:rsid w:val="00F728D7"/>
    <w:rsid w:val="00F74FFC"/>
    <w:rsid w:val="00F75D43"/>
    <w:rsid w:val="00F76161"/>
    <w:rsid w:val="00F76F0D"/>
    <w:rsid w:val="00F82ADF"/>
    <w:rsid w:val="00F84766"/>
    <w:rsid w:val="00F852E3"/>
    <w:rsid w:val="00F855AD"/>
    <w:rsid w:val="00F85A67"/>
    <w:rsid w:val="00F86043"/>
    <w:rsid w:val="00F86196"/>
    <w:rsid w:val="00F90086"/>
    <w:rsid w:val="00F90940"/>
    <w:rsid w:val="00F915C5"/>
    <w:rsid w:val="00F922B6"/>
    <w:rsid w:val="00F92FA5"/>
    <w:rsid w:val="00F93D51"/>
    <w:rsid w:val="00F93F46"/>
    <w:rsid w:val="00F95215"/>
    <w:rsid w:val="00F95BA2"/>
    <w:rsid w:val="00F96220"/>
    <w:rsid w:val="00F96D31"/>
    <w:rsid w:val="00FA0855"/>
    <w:rsid w:val="00FA10BD"/>
    <w:rsid w:val="00FA1781"/>
    <w:rsid w:val="00FA2AD9"/>
    <w:rsid w:val="00FA3AB9"/>
    <w:rsid w:val="00FA3F3B"/>
    <w:rsid w:val="00FA4364"/>
    <w:rsid w:val="00FA5D74"/>
    <w:rsid w:val="00FA60F6"/>
    <w:rsid w:val="00FA66A8"/>
    <w:rsid w:val="00FA7176"/>
    <w:rsid w:val="00FB1F96"/>
    <w:rsid w:val="00FB2CDE"/>
    <w:rsid w:val="00FB3473"/>
    <w:rsid w:val="00FB4284"/>
    <w:rsid w:val="00FB4DBB"/>
    <w:rsid w:val="00FB5ED9"/>
    <w:rsid w:val="00FC0FCE"/>
    <w:rsid w:val="00FC199C"/>
    <w:rsid w:val="00FC1A52"/>
    <w:rsid w:val="00FC2849"/>
    <w:rsid w:val="00FC3D86"/>
    <w:rsid w:val="00FC3D99"/>
    <w:rsid w:val="00FC465D"/>
    <w:rsid w:val="00FC52FF"/>
    <w:rsid w:val="00FC5D46"/>
    <w:rsid w:val="00FC6803"/>
    <w:rsid w:val="00FC6A00"/>
    <w:rsid w:val="00FD1A88"/>
    <w:rsid w:val="00FD4665"/>
    <w:rsid w:val="00FD5D91"/>
    <w:rsid w:val="00FD64D5"/>
    <w:rsid w:val="00FD7ACF"/>
    <w:rsid w:val="00FE0429"/>
    <w:rsid w:val="00FE1902"/>
    <w:rsid w:val="00FE30C5"/>
    <w:rsid w:val="00FE785D"/>
    <w:rsid w:val="00FF074D"/>
    <w:rsid w:val="00FF37CE"/>
    <w:rsid w:val="00FF38D8"/>
    <w:rsid w:val="00FF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959D7"/>
  <w15:docId w15:val="{ED02ABD1-AA8A-462E-BE2E-3B7363F24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322E"/>
    <w:pPr>
      <w:widowControl w:val="0"/>
      <w:spacing w:after="0" w:line="240" w:lineRule="auto"/>
    </w:pPr>
    <w:rPr>
      <w:sz w:val="20"/>
      <w:lang w:eastAsia="ja-JP"/>
    </w:rPr>
  </w:style>
  <w:style w:type="paragraph" w:styleId="Heading1">
    <w:name w:val="heading 1"/>
    <w:basedOn w:val="Normal"/>
    <w:next w:val="Normal"/>
    <w:link w:val="Heading1Char"/>
    <w:uiPriority w:val="9"/>
    <w:unhideWhenUsed/>
    <w:qFormat/>
    <w:rsid w:val="00746265"/>
    <w:pPr>
      <w:outlineLvl w:val="0"/>
    </w:pPr>
    <w:rPr>
      <w:rFonts w:asciiTheme="majorHAnsi" w:hAnsiTheme="majorHAnsi"/>
      <w:caps/>
      <w:sz w:val="32"/>
      <w:szCs w:val="32"/>
    </w:rPr>
  </w:style>
  <w:style w:type="paragraph" w:styleId="Heading2">
    <w:name w:val="heading 2"/>
    <w:basedOn w:val="Normal"/>
    <w:next w:val="Normal"/>
    <w:link w:val="Heading2Char"/>
    <w:uiPriority w:val="9"/>
    <w:unhideWhenUsed/>
    <w:qFormat/>
    <w:rsid w:val="00F86043"/>
    <w:pPr>
      <w:spacing w:before="80"/>
      <w:outlineLvl w:val="1"/>
    </w:pPr>
    <w:rPr>
      <w:b/>
      <w:spacing w:val="20"/>
      <w:sz w:val="28"/>
      <w:szCs w:val="28"/>
    </w:rPr>
  </w:style>
  <w:style w:type="paragraph" w:styleId="Heading3">
    <w:name w:val="heading 3"/>
    <w:basedOn w:val="Normal"/>
    <w:next w:val="Normal"/>
    <w:link w:val="Heading3Char"/>
    <w:uiPriority w:val="9"/>
    <w:unhideWhenUsed/>
    <w:qFormat/>
    <w:rsid w:val="00746265"/>
    <w:pPr>
      <w:outlineLvl w:val="2"/>
    </w:pPr>
    <w:rPr>
      <w:b/>
      <w:color w:val="000000" w:themeColor="text1"/>
      <w:spacing w:val="10"/>
      <w:szCs w:val="24"/>
    </w:rPr>
  </w:style>
  <w:style w:type="paragraph" w:styleId="Heading4">
    <w:name w:val="heading 4"/>
    <w:basedOn w:val="Normal"/>
    <w:next w:val="Normal"/>
    <w:link w:val="Heading4Char"/>
    <w:uiPriority w:val="9"/>
    <w:unhideWhenUsed/>
    <w:qFormat/>
    <w:rsid w:val="00746265"/>
    <w:pPr>
      <w:outlineLvl w:val="3"/>
    </w:pPr>
    <w:rPr>
      <w:caps/>
      <w:spacing w:val="14"/>
      <w:szCs w:val="22"/>
    </w:rPr>
  </w:style>
  <w:style w:type="paragraph" w:styleId="Heading5">
    <w:name w:val="heading 5"/>
    <w:basedOn w:val="Normal"/>
    <w:next w:val="Normal"/>
    <w:link w:val="Heading5Char"/>
    <w:uiPriority w:val="9"/>
    <w:unhideWhenUsed/>
    <w:qFormat/>
    <w:rsid w:val="005E09CC"/>
    <w:pPr>
      <w:spacing w:before="20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rsid w:val="005E09CC"/>
    <w:pPr>
      <w:outlineLvl w:val="5"/>
    </w:pPr>
    <w:rPr>
      <w:b/>
      <w:color w:val="DD8047" w:themeColor="accent2"/>
      <w:spacing w:val="10"/>
    </w:rPr>
  </w:style>
  <w:style w:type="paragraph" w:styleId="Heading7">
    <w:name w:val="heading 7"/>
    <w:basedOn w:val="Normal"/>
    <w:next w:val="Normal"/>
    <w:link w:val="Heading7Char"/>
    <w:uiPriority w:val="9"/>
    <w:semiHidden/>
    <w:unhideWhenUsed/>
    <w:qFormat/>
    <w:rsid w:val="005E09CC"/>
    <w:pPr>
      <w:outlineLvl w:val="6"/>
    </w:pPr>
    <w:rPr>
      <w:smallCaps/>
      <w:color w:val="000000" w:themeColor="text1"/>
      <w:spacing w:val="10"/>
    </w:rPr>
  </w:style>
  <w:style w:type="paragraph" w:styleId="Heading8">
    <w:name w:val="heading 8"/>
    <w:basedOn w:val="Normal"/>
    <w:next w:val="Normal"/>
    <w:link w:val="Heading8Char"/>
    <w:uiPriority w:val="9"/>
    <w:semiHidden/>
    <w:unhideWhenUsed/>
    <w:qFormat/>
    <w:rsid w:val="005E09CC"/>
    <w:pPr>
      <w:outlineLvl w:val="7"/>
    </w:pPr>
    <w:rPr>
      <w:b/>
      <w:i/>
      <w:color w:val="94B6D2" w:themeColor="accent1"/>
      <w:spacing w:val="10"/>
    </w:rPr>
  </w:style>
  <w:style w:type="paragraph" w:styleId="Heading9">
    <w:name w:val="heading 9"/>
    <w:basedOn w:val="Normal"/>
    <w:next w:val="Normal"/>
    <w:link w:val="Heading9Char"/>
    <w:uiPriority w:val="9"/>
    <w:semiHidden/>
    <w:unhideWhenUsed/>
    <w:qFormat/>
    <w:rsid w:val="005E09CC"/>
    <w:pPr>
      <w:outlineLvl w:val="8"/>
    </w:pPr>
    <w:rPr>
      <w:b/>
      <w:caps/>
      <w:color w:val="A5AB81" w:themeColor="accent3"/>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265"/>
    <w:rPr>
      <w:rFonts w:asciiTheme="majorHAnsi" w:hAnsiTheme="majorHAnsi"/>
      <w:caps/>
      <w:sz w:val="32"/>
      <w:szCs w:val="32"/>
      <w:lang w:eastAsia="ja-JP"/>
    </w:rPr>
  </w:style>
  <w:style w:type="character" w:customStyle="1" w:styleId="Heading2Char">
    <w:name w:val="Heading 2 Char"/>
    <w:basedOn w:val="DefaultParagraphFont"/>
    <w:link w:val="Heading2"/>
    <w:uiPriority w:val="9"/>
    <w:rsid w:val="00F86043"/>
    <w:rPr>
      <w:b/>
      <w:spacing w:val="20"/>
      <w:sz w:val="28"/>
      <w:szCs w:val="28"/>
      <w:lang w:eastAsia="ja-JP"/>
    </w:rPr>
  </w:style>
  <w:style w:type="character" w:customStyle="1" w:styleId="Heading3Char">
    <w:name w:val="Heading 3 Char"/>
    <w:basedOn w:val="DefaultParagraphFont"/>
    <w:link w:val="Heading3"/>
    <w:uiPriority w:val="9"/>
    <w:rsid w:val="00746265"/>
    <w:rPr>
      <w:b/>
      <w:color w:val="000000" w:themeColor="text1"/>
      <w:spacing w:val="10"/>
      <w:sz w:val="20"/>
      <w:szCs w:val="24"/>
      <w:lang w:eastAsia="ja-JP"/>
    </w:rPr>
  </w:style>
  <w:style w:type="paragraph" w:styleId="Footer">
    <w:name w:val="footer"/>
    <w:basedOn w:val="Normal"/>
    <w:link w:val="FooterChar"/>
    <w:uiPriority w:val="99"/>
    <w:unhideWhenUsed/>
    <w:rsid w:val="005E09CC"/>
    <w:pPr>
      <w:tabs>
        <w:tab w:val="center" w:pos="4320"/>
        <w:tab w:val="right" w:pos="8640"/>
      </w:tabs>
    </w:pPr>
  </w:style>
  <w:style w:type="character" w:customStyle="1" w:styleId="FooterChar">
    <w:name w:val="Footer Char"/>
    <w:basedOn w:val="DefaultParagraphFont"/>
    <w:link w:val="Footer"/>
    <w:uiPriority w:val="99"/>
    <w:rsid w:val="005E09CC"/>
    <w:rPr>
      <w:rFonts w:cs="Times New Roman"/>
      <w:sz w:val="23"/>
      <w:szCs w:val="20"/>
      <w:lang w:eastAsia="ja-JP"/>
    </w:rPr>
  </w:style>
  <w:style w:type="paragraph" w:styleId="Header">
    <w:name w:val="header"/>
    <w:basedOn w:val="Normal"/>
    <w:link w:val="HeaderChar"/>
    <w:uiPriority w:val="99"/>
    <w:unhideWhenUsed/>
    <w:rsid w:val="005E09CC"/>
    <w:pPr>
      <w:tabs>
        <w:tab w:val="center" w:pos="4320"/>
        <w:tab w:val="right" w:pos="8640"/>
      </w:tabs>
    </w:pPr>
  </w:style>
  <w:style w:type="character" w:customStyle="1" w:styleId="HeaderChar">
    <w:name w:val="Header Char"/>
    <w:basedOn w:val="DefaultParagraphFont"/>
    <w:link w:val="Header"/>
    <w:uiPriority w:val="99"/>
    <w:rsid w:val="005E09CC"/>
    <w:rPr>
      <w:rFonts w:cs="Times New Roman"/>
      <w:sz w:val="23"/>
      <w:szCs w:val="20"/>
      <w:lang w:eastAsia="ja-JP"/>
    </w:rPr>
  </w:style>
  <w:style w:type="paragraph" w:styleId="IntenseQuote">
    <w:name w:val="Intense Quote"/>
    <w:basedOn w:val="Normal"/>
    <w:link w:val="IntenseQuoteChar"/>
    <w:uiPriority w:val="30"/>
    <w:qFormat/>
    <w:rsid w:val="005E09CC"/>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sid w:val="005E09CC"/>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rsid w:val="005E09CC"/>
    <w:pPr>
      <w:spacing w:after="720"/>
    </w:pPr>
    <w:rPr>
      <w:rFonts w:asciiTheme="majorHAnsi" w:hAnsiTheme="majorHAnsi"/>
      <w:b/>
      <w:caps/>
      <w:color w:val="DD8047" w:themeColor="accent2"/>
      <w:spacing w:val="50"/>
      <w:szCs w:val="22"/>
    </w:rPr>
  </w:style>
  <w:style w:type="character" w:customStyle="1" w:styleId="SubtitleChar">
    <w:name w:val="Subtitle Char"/>
    <w:basedOn w:val="DefaultParagraphFont"/>
    <w:link w:val="Subtitle"/>
    <w:uiPriority w:val="11"/>
    <w:rsid w:val="005E09CC"/>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rsid w:val="005E09CC"/>
    <w:rPr>
      <w:color w:val="775F55" w:themeColor="text2"/>
      <w:sz w:val="72"/>
      <w:szCs w:val="48"/>
    </w:rPr>
  </w:style>
  <w:style w:type="character" w:customStyle="1" w:styleId="TitleChar">
    <w:name w:val="Title Char"/>
    <w:basedOn w:val="DefaultParagraphFont"/>
    <w:link w:val="Title"/>
    <w:uiPriority w:val="10"/>
    <w:rsid w:val="005E09CC"/>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sid w:val="005E09CC"/>
    <w:rPr>
      <w:rFonts w:ascii="Tahoma" w:hAnsi="Tahoma" w:cs="Tahoma"/>
      <w:sz w:val="16"/>
      <w:szCs w:val="16"/>
    </w:rPr>
  </w:style>
  <w:style w:type="character" w:customStyle="1" w:styleId="BalloonTextChar">
    <w:name w:val="Balloon Text Char"/>
    <w:basedOn w:val="DefaultParagraphFont"/>
    <w:link w:val="BalloonText"/>
    <w:uiPriority w:val="99"/>
    <w:semiHidden/>
    <w:rsid w:val="005E09CC"/>
    <w:rPr>
      <w:rFonts w:ascii="Tahoma" w:hAnsi="Tahoma" w:cs="Tahoma"/>
      <w:sz w:val="16"/>
      <w:szCs w:val="16"/>
      <w:lang w:eastAsia="ja-JP"/>
    </w:rPr>
  </w:style>
  <w:style w:type="character" w:styleId="BookTitle">
    <w:name w:val="Book Title"/>
    <w:basedOn w:val="DefaultParagraphFont"/>
    <w:uiPriority w:val="33"/>
    <w:qFormat/>
    <w:rsid w:val="005E09CC"/>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sid w:val="005E09CC"/>
    <w:rPr>
      <w:b/>
      <w:bCs/>
      <w:caps/>
      <w:sz w:val="16"/>
      <w:szCs w:val="18"/>
    </w:rPr>
  </w:style>
  <w:style w:type="character" w:styleId="Emphasis">
    <w:name w:val="Emphasis"/>
    <w:uiPriority w:val="20"/>
    <w:qFormat/>
    <w:rsid w:val="005E09CC"/>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rsid w:val="00746265"/>
    <w:rPr>
      <w:caps/>
      <w:spacing w:val="14"/>
      <w:sz w:val="20"/>
      <w:szCs w:val="22"/>
      <w:lang w:eastAsia="ja-JP"/>
    </w:rPr>
  </w:style>
  <w:style w:type="character" w:customStyle="1" w:styleId="Heading5Char">
    <w:name w:val="Heading 5 Char"/>
    <w:basedOn w:val="DefaultParagraphFont"/>
    <w:link w:val="Heading5"/>
    <w:uiPriority w:val="9"/>
    <w:rsid w:val="005E09CC"/>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sid w:val="005E09CC"/>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sid w:val="005E09CC"/>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sid w:val="005E09CC"/>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sid w:val="005E09CC"/>
    <w:rPr>
      <w:rFonts w:cs="Times New Roman"/>
      <w:b/>
      <w:caps/>
      <w:color w:val="A5AB81" w:themeColor="accent3"/>
      <w:spacing w:val="40"/>
      <w:sz w:val="20"/>
      <w:szCs w:val="20"/>
      <w:lang w:eastAsia="ja-JP"/>
    </w:rPr>
  </w:style>
  <w:style w:type="character" w:styleId="Hyperlink">
    <w:name w:val="Hyperlink"/>
    <w:basedOn w:val="DefaultParagraphFont"/>
    <w:uiPriority w:val="99"/>
    <w:unhideWhenUsed/>
    <w:rsid w:val="005E09CC"/>
    <w:rPr>
      <w:color w:val="F7B615" w:themeColor="hyperlink"/>
      <w:u w:val="single"/>
    </w:rPr>
  </w:style>
  <w:style w:type="character" w:styleId="IntenseEmphasis">
    <w:name w:val="Intense Emphasis"/>
    <w:basedOn w:val="DefaultParagraphFont"/>
    <w:uiPriority w:val="21"/>
    <w:qFormat/>
    <w:rsid w:val="005E09CC"/>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sid w:val="005E09CC"/>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rsid w:val="005E09CC"/>
    <w:pPr>
      <w:ind w:left="360" w:hanging="360"/>
    </w:pPr>
  </w:style>
  <w:style w:type="paragraph" w:styleId="List2">
    <w:name w:val="List 2"/>
    <w:basedOn w:val="Normal"/>
    <w:uiPriority w:val="99"/>
    <w:semiHidden/>
    <w:unhideWhenUsed/>
    <w:rsid w:val="005E09CC"/>
    <w:pPr>
      <w:ind w:left="720" w:hanging="360"/>
    </w:pPr>
  </w:style>
  <w:style w:type="paragraph" w:styleId="ListBullet">
    <w:name w:val="List Bullet"/>
    <w:basedOn w:val="Normal"/>
    <w:uiPriority w:val="36"/>
    <w:unhideWhenUsed/>
    <w:qFormat/>
    <w:rsid w:val="005E09CC"/>
    <w:pPr>
      <w:numPr>
        <w:numId w:val="2"/>
      </w:numPr>
    </w:pPr>
  </w:style>
  <w:style w:type="paragraph" w:styleId="ListBullet2">
    <w:name w:val="List Bullet 2"/>
    <w:basedOn w:val="Normal"/>
    <w:uiPriority w:val="36"/>
    <w:unhideWhenUsed/>
    <w:qFormat/>
    <w:rsid w:val="005E09CC"/>
    <w:pPr>
      <w:numPr>
        <w:numId w:val="3"/>
      </w:numPr>
    </w:pPr>
    <w:rPr>
      <w:color w:val="94B6D2" w:themeColor="accent1"/>
    </w:rPr>
  </w:style>
  <w:style w:type="paragraph" w:styleId="ListBullet3">
    <w:name w:val="List Bullet 3"/>
    <w:basedOn w:val="Normal"/>
    <w:uiPriority w:val="36"/>
    <w:unhideWhenUsed/>
    <w:qFormat/>
    <w:rsid w:val="005E09CC"/>
    <w:pPr>
      <w:numPr>
        <w:numId w:val="4"/>
      </w:numPr>
    </w:pPr>
    <w:rPr>
      <w:color w:val="DD8047" w:themeColor="accent2"/>
    </w:rPr>
  </w:style>
  <w:style w:type="paragraph" w:styleId="ListBullet4">
    <w:name w:val="List Bullet 4"/>
    <w:basedOn w:val="Normal"/>
    <w:uiPriority w:val="36"/>
    <w:unhideWhenUsed/>
    <w:qFormat/>
    <w:rsid w:val="005E09CC"/>
    <w:pPr>
      <w:numPr>
        <w:numId w:val="5"/>
      </w:numPr>
    </w:pPr>
    <w:rPr>
      <w:caps/>
      <w:spacing w:val="4"/>
    </w:rPr>
  </w:style>
  <w:style w:type="paragraph" w:styleId="ListBullet5">
    <w:name w:val="List Bullet 5"/>
    <w:basedOn w:val="Normal"/>
    <w:uiPriority w:val="36"/>
    <w:unhideWhenUsed/>
    <w:qFormat/>
    <w:rsid w:val="005E09CC"/>
    <w:pPr>
      <w:numPr>
        <w:numId w:val="6"/>
      </w:numPr>
    </w:pPr>
  </w:style>
  <w:style w:type="paragraph" w:styleId="ListParagraph">
    <w:name w:val="List Paragraph"/>
    <w:basedOn w:val="Normal"/>
    <w:uiPriority w:val="34"/>
    <w:unhideWhenUsed/>
    <w:qFormat/>
    <w:rsid w:val="005E09CC"/>
    <w:pPr>
      <w:ind w:left="720"/>
      <w:contextualSpacing/>
    </w:pPr>
  </w:style>
  <w:style w:type="numbering" w:customStyle="1" w:styleId="MedianListStyle">
    <w:name w:val="Median List Style"/>
    <w:uiPriority w:val="99"/>
    <w:rsid w:val="005E09CC"/>
    <w:pPr>
      <w:numPr>
        <w:numId w:val="1"/>
      </w:numPr>
    </w:pPr>
  </w:style>
  <w:style w:type="paragraph" w:styleId="NoSpacing">
    <w:name w:val="No Spacing"/>
    <w:basedOn w:val="Normal"/>
    <w:uiPriority w:val="99"/>
    <w:qFormat/>
    <w:rsid w:val="005E09CC"/>
  </w:style>
  <w:style w:type="character" w:styleId="PlaceholderText">
    <w:name w:val="Placeholder Text"/>
    <w:basedOn w:val="DefaultParagraphFont"/>
    <w:uiPriority w:val="99"/>
    <w:unhideWhenUsed/>
    <w:rsid w:val="005E09CC"/>
    <w:rPr>
      <w:color w:val="808080"/>
    </w:rPr>
  </w:style>
  <w:style w:type="paragraph" w:styleId="Quote">
    <w:name w:val="Quote"/>
    <w:basedOn w:val="Normal"/>
    <w:link w:val="QuoteChar"/>
    <w:uiPriority w:val="29"/>
    <w:qFormat/>
    <w:rsid w:val="002D2A19"/>
    <w:rPr>
      <w:i/>
      <w:smallCaps/>
      <w:color w:val="000000" w:themeColor="text1"/>
      <w:spacing w:val="6"/>
      <w:sz w:val="16"/>
    </w:rPr>
  </w:style>
  <w:style w:type="character" w:customStyle="1" w:styleId="QuoteChar">
    <w:name w:val="Quote Char"/>
    <w:basedOn w:val="DefaultParagraphFont"/>
    <w:link w:val="Quote"/>
    <w:uiPriority w:val="29"/>
    <w:rsid w:val="002D2A19"/>
    <w:rPr>
      <w:i/>
      <w:smallCaps/>
      <w:color w:val="000000" w:themeColor="text1"/>
      <w:spacing w:val="6"/>
      <w:sz w:val="16"/>
      <w:lang w:eastAsia="ja-JP"/>
    </w:rPr>
  </w:style>
  <w:style w:type="character" w:styleId="Strong">
    <w:name w:val="Strong"/>
    <w:uiPriority w:val="22"/>
    <w:qFormat/>
    <w:rsid w:val="005E09CC"/>
    <w:rPr>
      <w:rFonts w:asciiTheme="minorHAnsi" w:hAnsiTheme="minorHAnsi"/>
      <w:b/>
      <w:color w:val="DD8047" w:themeColor="accent2"/>
    </w:rPr>
  </w:style>
  <w:style w:type="character" w:styleId="SubtleEmphasis">
    <w:name w:val="Subtle Emphasis"/>
    <w:basedOn w:val="DefaultParagraphFont"/>
    <w:uiPriority w:val="19"/>
    <w:qFormat/>
    <w:rsid w:val="005E09CC"/>
    <w:rPr>
      <w:rFonts w:asciiTheme="minorHAnsi" w:hAnsiTheme="minorHAnsi"/>
      <w:i/>
      <w:sz w:val="23"/>
    </w:rPr>
  </w:style>
  <w:style w:type="character" w:styleId="SubtleReference">
    <w:name w:val="Subtle Reference"/>
    <w:basedOn w:val="DefaultParagraphFont"/>
    <w:uiPriority w:val="31"/>
    <w:qFormat/>
    <w:rsid w:val="005E09CC"/>
    <w:rPr>
      <w:rFonts w:asciiTheme="minorHAnsi" w:hAnsiTheme="minorHAnsi"/>
      <w:b/>
      <w:i/>
      <w:color w:val="775F55" w:themeColor="text2"/>
      <w:sz w:val="23"/>
    </w:rPr>
  </w:style>
  <w:style w:type="table" w:styleId="TableGrid">
    <w:name w:val="Table Grid"/>
    <w:basedOn w:val="TableNormal"/>
    <w:uiPriority w:val="39"/>
    <w:rsid w:val="005E09CC"/>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rsid w:val="005E09CC"/>
    <w:pPr>
      <w:ind w:left="220" w:hanging="220"/>
    </w:pPr>
  </w:style>
  <w:style w:type="paragraph" w:styleId="TOC1">
    <w:name w:val="toc 1"/>
    <w:basedOn w:val="Normal"/>
    <w:next w:val="Normal"/>
    <w:autoRedefine/>
    <w:uiPriority w:val="39"/>
    <w:unhideWhenUsed/>
    <w:qFormat/>
    <w:rsid w:val="005E09CC"/>
    <w:pPr>
      <w:tabs>
        <w:tab w:val="right" w:leader="dot" w:pos="8630"/>
      </w:tabs>
      <w:spacing w:before="180" w:after="40"/>
    </w:pPr>
    <w:rPr>
      <w:b/>
      <w:caps/>
      <w:noProof/>
      <w:color w:val="775F55" w:themeColor="text2"/>
    </w:rPr>
  </w:style>
  <w:style w:type="paragraph" w:styleId="TOC2">
    <w:name w:val="toc 2"/>
    <w:basedOn w:val="Normal"/>
    <w:next w:val="Normal"/>
    <w:autoRedefine/>
    <w:uiPriority w:val="39"/>
    <w:unhideWhenUsed/>
    <w:qFormat/>
    <w:rsid w:val="005E09CC"/>
    <w:pPr>
      <w:tabs>
        <w:tab w:val="right" w:leader="dot" w:pos="8630"/>
      </w:tabs>
      <w:spacing w:after="40"/>
      <w:ind w:left="144"/>
    </w:pPr>
    <w:rPr>
      <w:noProof/>
    </w:rPr>
  </w:style>
  <w:style w:type="paragraph" w:styleId="TOC3">
    <w:name w:val="toc 3"/>
    <w:basedOn w:val="Normal"/>
    <w:next w:val="Normal"/>
    <w:autoRedefine/>
    <w:uiPriority w:val="39"/>
    <w:unhideWhenUsed/>
    <w:qFormat/>
    <w:rsid w:val="005E09CC"/>
    <w:pPr>
      <w:tabs>
        <w:tab w:val="right" w:leader="dot" w:pos="8630"/>
      </w:tabs>
      <w:spacing w:after="40"/>
      <w:ind w:left="288"/>
    </w:pPr>
    <w:rPr>
      <w:noProof/>
    </w:rPr>
  </w:style>
  <w:style w:type="paragraph" w:styleId="TOC4">
    <w:name w:val="toc 4"/>
    <w:basedOn w:val="Normal"/>
    <w:next w:val="Normal"/>
    <w:autoRedefine/>
    <w:uiPriority w:val="99"/>
    <w:semiHidden/>
    <w:unhideWhenUsed/>
    <w:qFormat/>
    <w:rsid w:val="005E09CC"/>
    <w:pPr>
      <w:tabs>
        <w:tab w:val="right" w:leader="dot" w:pos="8630"/>
      </w:tabs>
      <w:spacing w:after="40"/>
      <w:ind w:left="432"/>
    </w:pPr>
    <w:rPr>
      <w:noProof/>
    </w:rPr>
  </w:style>
  <w:style w:type="paragraph" w:styleId="TOC5">
    <w:name w:val="toc 5"/>
    <w:basedOn w:val="Normal"/>
    <w:next w:val="Normal"/>
    <w:autoRedefine/>
    <w:uiPriority w:val="99"/>
    <w:semiHidden/>
    <w:unhideWhenUsed/>
    <w:qFormat/>
    <w:rsid w:val="005E09CC"/>
    <w:pPr>
      <w:tabs>
        <w:tab w:val="right" w:leader="dot" w:pos="8630"/>
      </w:tabs>
      <w:spacing w:after="40"/>
      <w:ind w:left="576"/>
    </w:pPr>
    <w:rPr>
      <w:noProof/>
    </w:rPr>
  </w:style>
  <w:style w:type="paragraph" w:styleId="TOC6">
    <w:name w:val="toc 6"/>
    <w:basedOn w:val="Normal"/>
    <w:next w:val="Normal"/>
    <w:autoRedefine/>
    <w:uiPriority w:val="99"/>
    <w:semiHidden/>
    <w:unhideWhenUsed/>
    <w:qFormat/>
    <w:rsid w:val="005E09CC"/>
    <w:pPr>
      <w:tabs>
        <w:tab w:val="right" w:leader="dot" w:pos="8630"/>
      </w:tabs>
      <w:spacing w:after="40"/>
      <w:ind w:left="720"/>
    </w:pPr>
    <w:rPr>
      <w:noProof/>
    </w:rPr>
  </w:style>
  <w:style w:type="paragraph" w:styleId="TOC7">
    <w:name w:val="toc 7"/>
    <w:basedOn w:val="Normal"/>
    <w:next w:val="Normal"/>
    <w:autoRedefine/>
    <w:uiPriority w:val="99"/>
    <w:semiHidden/>
    <w:unhideWhenUsed/>
    <w:qFormat/>
    <w:rsid w:val="005E09CC"/>
    <w:pPr>
      <w:tabs>
        <w:tab w:val="right" w:leader="dot" w:pos="8630"/>
      </w:tabs>
      <w:spacing w:after="40"/>
      <w:ind w:left="864"/>
    </w:pPr>
    <w:rPr>
      <w:noProof/>
    </w:rPr>
  </w:style>
  <w:style w:type="paragraph" w:styleId="TOC8">
    <w:name w:val="toc 8"/>
    <w:basedOn w:val="Normal"/>
    <w:next w:val="Normal"/>
    <w:autoRedefine/>
    <w:uiPriority w:val="99"/>
    <w:semiHidden/>
    <w:unhideWhenUsed/>
    <w:qFormat/>
    <w:rsid w:val="005E09CC"/>
    <w:pPr>
      <w:tabs>
        <w:tab w:val="right" w:leader="dot" w:pos="8630"/>
      </w:tabs>
      <w:spacing w:after="40"/>
      <w:ind w:left="1008"/>
    </w:pPr>
    <w:rPr>
      <w:noProof/>
    </w:rPr>
  </w:style>
  <w:style w:type="paragraph" w:styleId="TOC9">
    <w:name w:val="toc 9"/>
    <w:basedOn w:val="Normal"/>
    <w:next w:val="Normal"/>
    <w:autoRedefine/>
    <w:uiPriority w:val="99"/>
    <w:semiHidden/>
    <w:unhideWhenUsed/>
    <w:qFormat/>
    <w:rsid w:val="005E09CC"/>
    <w:pPr>
      <w:tabs>
        <w:tab w:val="right" w:leader="dot" w:pos="8630"/>
      </w:tabs>
      <w:spacing w:after="40"/>
      <w:ind w:left="1152"/>
    </w:pPr>
    <w:rPr>
      <w:noProof/>
    </w:rPr>
  </w:style>
  <w:style w:type="paragraph" w:customStyle="1" w:styleId="Category">
    <w:name w:val="Category"/>
    <w:basedOn w:val="Normal"/>
    <w:uiPriority w:val="49"/>
    <w:rsid w:val="005E09CC"/>
    <w:rPr>
      <w:b/>
      <w:szCs w:val="24"/>
    </w:rPr>
  </w:style>
  <w:style w:type="paragraph" w:customStyle="1" w:styleId="CompanyName">
    <w:name w:val="Company Name"/>
    <w:basedOn w:val="Normal"/>
    <w:uiPriority w:val="49"/>
    <w:rsid w:val="005E09CC"/>
    <w:rPr>
      <w:rFonts w:cstheme="minorHAnsi"/>
      <w:sz w:val="36"/>
      <w:szCs w:val="36"/>
    </w:rPr>
  </w:style>
  <w:style w:type="paragraph" w:customStyle="1" w:styleId="FooterEven">
    <w:name w:val="Footer Even"/>
    <w:basedOn w:val="Normal"/>
    <w:unhideWhenUsed/>
    <w:qFormat/>
    <w:rsid w:val="005E09CC"/>
    <w:pPr>
      <w:pBdr>
        <w:top w:val="single" w:sz="4" w:space="1" w:color="94B6D2" w:themeColor="accent1"/>
      </w:pBdr>
    </w:pPr>
    <w:rPr>
      <w:color w:val="775F55" w:themeColor="text2"/>
    </w:rPr>
  </w:style>
  <w:style w:type="paragraph" w:customStyle="1" w:styleId="FooterOdd">
    <w:name w:val="Footer Odd"/>
    <w:basedOn w:val="Normal"/>
    <w:unhideWhenUsed/>
    <w:qFormat/>
    <w:rsid w:val="005E09CC"/>
    <w:pPr>
      <w:pBdr>
        <w:top w:val="single" w:sz="4" w:space="1" w:color="94B6D2" w:themeColor="accent1"/>
      </w:pBdr>
      <w:jc w:val="right"/>
    </w:pPr>
    <w:rPr>
      <w:color w:val="775F55" w:themeColor="text2"/>
    </w:rPr>
  </w:style>
  <w:style w:type="paragraph" w:customStyle="1" w:styleId="HeaderEven">
    <w:name w:val="Header Even"/>
    <w:basedOn w:val="Normal"/>
    <w:unhideWhenUsed/>
    <w:qFormat/>
    <w:rsid w:val="005E09CC"/>
    <w:pPr>
      <w:pBdr>
        <w:bottom w:val="single" w:sz="4" w:space="1" w:color="94B6D2" w:themeColor="accent1"/>
      </w:pBdr>
    </w:pPr>
    <w:rPr>
      <w:rFonts w:eastAsia="Times New Roman"/>
      <w:b/>
      <w:color w:val="775F55" w:themeColor="text2"/>
      <w:szCs w:val="24"/>
      <w:lang w:eastAsia="ko-KR"/>
    </w:rPr>
  </w:style>
  <w:style w:type="paragraph" w:customStyle="1" w:styleId="HeaderOdd">
    <w:name w:val="Header Odd"/>
    <w:basedOn w:val="Normal"/>
    <w:unhideWhenUsed/>
    <w:qFormat/>
    <w:rsid w:val="005E09CC"/>
    <w:pPr>
      <w:pBdr>
        <w:bottom w:val="single" w:sz="4" w:space="1" w:color="94B6D2" w:themeColor="accent1"/>
      </w:pBdr>
      <w:jc w:val="right"/>
    </w:pPr>
    <w:rPr>
      <w:rFonts w:eastAsia="Times New Roman"/>
      <w:b/>
      <w:color w:val="775F55" w:themeColor="text2"/>
      <w:szCs w:val="24"/>
      <w:lang w:eastAsia="ko-KR"/>
    </w:rPr>
  </w:style>
  <w:style w:type="paragraph" w:customStyle="1" w:styleId="NoSpacing0">
    <w:name w:val="NoSpacing"/>
    <w:basedOn w:val="Normal"/>
    <w:qFormat/>
    <w:rsid w:val="005E09CC"/>
    <w:pPr>
      <w:framePr w:wrap="auto" w:hAnchor="page" w:xAlign="center" w:yAlign="top"/>
      <w:suppressOverlap/>
    </w:pPr>
    <w:rPr>
      <w:szCs w:val="120"/>
    </w:rPr>
  </w:style>
  <w:style w:type="paragraph" w:styleId="TOCHeading">
    <w:name w:val="TOC Heading"/>
    <w:basedOn w:val="Heading1"/>
    <w:next w:val="Normal"/>
    <w:uiPriority w:val="39"/>
    <w:unhideWhenUsed/>
    <w:qFormat/>
    <w:rsid w:val="009D0589"/>
    <w:pPr>
      <w:keepNext/>
      <w:keepLines/>
      <w:spacing w:before="240" w:line="259" w:lineRule="auto"/>
      <w:outlineLvl w:val="9"/>
    </w:pPr>
    <w:rPr>
      <w:rFonts w:eastAsiaTheme="majorEastAsia" w:cstheme="majorBidi"/>
      <w:caps w:val="0"/>
      <w:color w:val="548AB7" w:themeColor="accent1" w:themeShade="BF"/>
      <w:kern w:val="0"/>
      <w:lang w:eastAsia="en-US"/>
    </w:rPr>
  </w:style>
  <w:style w:type="paragraph" w:styleId="TableofFigures">
    <w:name w:val="table of figures"/>
    <w:basedOn w:val="Normal"/>
    <w:next w:val="Normal"/>
    <w:uiPriority w:val="99"/>
    <w:unhideWhenUsed/>
    <w:rsid w:val="009D0589"/>
  </w:style>
  <w:style w:type="character" w:styleId="CommentReference">
    <w:name w:val="annotation reference"/>
    <w:basedOn w:val="DefaultParagraphFont"/>
    <w:uiPriority w:val="99"/>
    <w:semiHidden/>
    <w:unhideWhenUsed/>
    <w:rsid w:val="00615A98"/>
    <w:rPr>
      <w:sz w:val="16"/>
      <w:szCs w:val="16"/>
    </w:rPr>
  </w:style>
  <w:style w:type="paragraph" w:styleId="CommentText">
    <w:name w:val="annotation text"/>
    <w:basedOn w:val="Normal"/>
    <w:link w:val="CommentTextChar"/>
    <w:uiPriority w:val="99"/>
    <w:unhideWhenUsed/>
    <w:rsid w:val="00615A98"/>
  </w:style>
  <w:style w:type="character" w:customStyle="1" w:styleId="CommentTextChar">
    <w:name w:val="Comment Text Char"/>
    <w:basedOn w:val="DefaultParagraphFont"/>
    <w:link w:val="CommentText"/>
    <w:uiPriority w:val="99"/>
    <w:rsid w:val="00615A98"/>
    <w:rPr>
      <w:sz w:val="20"/>
      <w:lang w:eastAsia="ja-JP"/>
    </w:rPr>
  </w:style>
  <w:style w:type="paragraph" w:styleId="CommentSubject">
    <w:name w:val="annotation subject"/>
    <w:basedOn w:val="CommentText"/>
    <w:next w:val="CommentText"/>
    <w:link w:val="CommentSubjectChar"/>
    <w:uiPriority w:val="99"/>
    <w:semiHidden/>
    <w:unhideWhenUsed/>
    <w:rsid w:val="00615A98"/>
    <w:rPr>
      <w:b/>
      <w:bCs/>
    </w:rPr>
  </w:style>
  <w:style w:type="character" w:customStyle="1" w:styleId="CommentSubjectChar">
    <w:name w:val="Comment Subject Char"/>
    <w:basedOn w:val="CommentTextChar"/>
    <w:link w:val="CommentSubject"/>
    <w:uiPriority w:val="99"/>
    <w:semiHidden/>
    <w:rsid w:val="00615A98"/>
    <w:rPr>
      <w:b/>
      <w:bCs/>
      <w:sz w:val="20"/>
      <w:lang w:eastAsia="ja-JP"/>
    </w:rPr>
  </w:style>
  <w:style w:type="paragraph" w:styleId="Revision">
    <w:name w:val="Revision"/>
    <w:hidden/>
    <w:uiPriority w:val="99"/>
    <w:semiHidden/>
    <w:rsid w:val="00B000AA"/>
    <w:pPr>
      <w:spacing w:after="0" w:line="240" w:lineRule="auto"/>
    </w:pPr>
    <w:rPr>
      <w:sz w:val="24"/>
      <w:lang w:eastAsia="ja-JP"/>
    </w:rPr>
  </w:style>
  <w:style w:type="character" w:customStyle="1" w:styleId="Mention1">
    <w:name w:val="Mention1"/>
    <w:basedOn w:val="DefaultParagraphFont"/>
    <w:uiPriority w:val="99"/>
    <w:semiHidden/>
    <w:unhideWhenUsed/>
    <w:rsid w:val="006D446A"/>
    <w:rPr>
      <w:color w:val="2B579A"/>
      <w:shd w:val="clear" w:color="auto" w:fill="E6E6E6"/>
    </w:rPr>
  </w:style>
  <w:style w:type="character" w:customStyle="1" w:styleId="st">
    <w:name w:val="st"/>
    <w:basedOn w:val="DefaultParagraphFont"/>
    <w:rsid w:val="00BA487E"/>
  </w:style>
  <w:style w:type="character" w:customStyle="1" w:styleId="UnresolvedMention1">
    <w:name w:val="Unresolved Mention1"/>
    <w:basedOn w:val="DefaultParagraphFont"/>
    <w:uiPriority w:val="99"/>
    <w:semiHidden/>
    <w:unhideWhenUsed/>
    <w:rsid w:val="0089742A"/>
    <w:rPr>
      <w:color w:val="605E5C"/>
      <w:shd w:val="clear" w:color="auto" w:fill="E1DFDD"/>
    </w:rPr>
  </w:style>
  <w:style w:type="character" w:styleId="FollowedHyperlink">
    <w:name w:val="FollowedHyperlink"/>
    <w:basedOn w:val="DefaultParagraphFont"/>
    <w:uiPriority w:val="99"/>
    <w:semiHidden/>
    <w:unhideWhenUsed/>
    <w:rsid w:val="009C0C0A"/>
    <w:rPr>
      <w:color w:val="704404" w:themeColor="followedHyperlink"/>
      <w:u w:val="single"/>
    </w:rPr>
  </w:style>
  <w:style w:type="character" w:customStyle="1" w:styleId="name">
    <w:name w:val="name"/>
    <w:basedOn w:val="DefaultParagraphFont"/>
    <w:rsid w:val="00A22082"/>
  </w:style>
  <w:style w:type="character" w:customStyle="1" w:styleId="surname">
    <w:name w:val="surname"/>
    <w:basedOn w:val="DefaultParagraphFont"/>
    <w:rsid w:val="00A22082"/>
  </w:style>
  <w:style w:type="character" w:customStyle="1" w:styleId="given-names">
    <w:name w:val="given-names"/>
    <w:basedOn w:val="DefaultParagraphFont"/>
    <w:rsid w:val="00A22082"/>
  </w:style>
  <w:style w:type="character" w:customStyle="1" w:styleId="comment">
    <w:name w:val="comment"/>
    <w:basedOn w:val="DefaultParagraphFont"/>
    <w:rsid w:val="00A22082"/>
  </w:style>
  <w:style w:type="character" w:customStyle="1" w:styleId="year">
    <w:name w:val="year"/>
    <w:basedOn w:val="DefaultParagraphFont"/>
    <w:rsid w:val="00A22082"/>
  </w:style>
  <w:style w:type="character" w:customStyle="1" w:styleId="article-title">
    <w:name w:val="article-title"/>
    <w:basedOn w:val="DefaultParagraphFont"/>
    <w:rsid w:val="00A22082"/>
  </w:style>
  <w:style w:type="character" w:customStyle="1" w:styleId="source">
    <w:name w:val="source"/>
    <w:basedOn w:val="DefaultParagraphFont"/>
    <w:rsid w:val="00A22082"/>
  </w:style>
  <w:style w:type="character" w:customStyle="1" w:styleId="volume">
    <w:name w:val="volume"/>
    <w:basedOn w:val="DefaultParagraphFont"/>
    <w:rsid w:val="00A22082"/>
  </w:style>
  <w:style w:type="character" w:customStyle="1" w:styleId="issue">
    <w:name w:val="issue"/>
    <w:basedOn w:val="DefaultParagraphFont"/>
    <w:rsid w:val="00A22082"/>
  </w:style>
  <w:style w:type="character" w:customStyle="1" w:styleId="fpage">
    <w:name w:val="fpage"/>
    <w:basedOn w:val="DefaultParagraphFont"/>
    <w:rsid w:val="00A22082"/>
  </w:style>
  <w:style w:type="character" w:customStyle="1" w:styleId="lpage">
    <w:name w:val="lpage"/>
    <w:basedOn w:val="DefaultParagraphFont"/>
    <w:rsid w:val="00A22082"/>
  </w:style>
  <w:style w:type="character" w:customStyle="1" w:styleId="pub-id">
    <w:name w:val="pub-id"/>
    <w:basedOn w:val="DefaultParagraphFont"/>
    <w:rsid w:val="00A22082"/>
  </w:style>
  <w:style w:type="character" w:customStyle="1" w:styleId="Title1">
    <w:name w:val="Title1"/>
    <w:basedOn w:val="DefaultParagraphFont"/>
    <w:rsid w:val="0018024D"/>
  </w:style>
  <w:style w:type="character" w:customStyle="1" w:styleId="xref-sep">
    <w:name w:val="xref-sep"/>
    <w:basedOn w:val="DefaultParagraphFont"/>
    <w:rsid w:val="0018024D"/>
  </w:style>
  <w:style w:type="paragraph" w:styleId="HTMLAddress">
    <w:name w:val="HTML Address"/>
    <w:basedOn w:val="Normal"/>
    <w:link w:val="HTMLAddressChar"/>
    <w:uiPriority w:val="99"/>
    <w:semiHidden/>
    <w:unhideWhenUsed/>
    <w:rsid w:val="0018024D"/>
    <w:pPr>
      <w:widowControl/>
    </w:pPr>
    <w:rPr>
      <w:rFonts w:ascii="Times New Roman" w:eastAsia="Times New Roman" w:hAnsi="Times New Roman"/>
      <w:i/>
      <w:iCs/>
      <w:kern w:val="0"/>
      <w:sz w:val="24"/>
      <w:szCs w:val="24"/>
      <w:lang w:eastAsia="en-US"/>
    </w:rPr>
  </w:style>
  <w:style w:type="character" w:customStyle="1" w:styleId="HTMLAddressChar">
    <w:name w:val="HTML Address Char"/>
    <w:basedOn w:val="DefaultParagraphFont"/>
    <w:link w:val="HTMLAddress"/>
    <w:uiPriority w:val="99"/>
    <w:semiHidden/>
    <w:rsid w:val="0018024D"/>
    <w:rPr>
      <w:rFonts w:ascii="Times New Roman" w:eastAsia="Times New Roman" w:hAnsi="Times New Roman"/>
      <w:i/>
      <w:iCs/>
      <w:kern w:val="0"/>
      <w:sz w:val="24"/>
      <w:szCs w:val="24"/>
    </w:rPr>
  </w:style>
  <w:style w:type="character" w:customStyle="1" w:styleId="corresp-label">
    <w:name w:val="corresp-label"/>
    <w:basedOn w:val="DefaultParagraphFont"/>
    <w:rsid w:val="0018024D"/>
  </w:style>
  <w:style w:type="character" w:customStyle="1" w:styleId="em-addr">
    <w:name w:val="em-addr"/>
    <w:basedOn w:val="DefaultParagraphFont"/>
    <w:rsid w:val="0018024D"/>
  </w:style>
  <w:style w:type="paragraph" w:customStyle="1" w:styleId="contributor-listreveal">
    <w:name w:val="contributor-list__reveal"/>
    <w:basedOn w:val="Normal"/>
    <w:rsid w:val="0018024D"/>
    <w:pPr>
      <w:widowControl/>
      <w:spacing w:before="100" w:beforeAutospacing="1" w:after="100" w:afterAutospacing="1"/>
    </w:pPr>
    <w:rPr>
      <w:rFonts w:ascii="Times New Roman" w:eastAsia="Times New Roman" w:hAnsi="Times New Roman"/>
      <w:kern w:val="0"/>
      <w:sz w:val="24"/>
      <w:szCs w:val="24"/>
      <w:lang w:eastAsia="en-US"/>
    </w:rPr>
  </w:style>
  <w:style w:type="character" w:customStyle="1" w:styleId="contributor-listtoggler">
    <w:name w:val="contributor-list__toggler"/>
    <w:basedOn w:val="DefaultParagraphFont"/>
    <w:rsid w:val="0018024D"/>
  </w:style>
  <w:style w:type="character" w:customStyle="1" w:styleId="expanded-text">
    <w:name w:val="expanded-text"/>
    <w:basedOn w:val="DefaultParagraphFont"/>
    <w:rsid w:val="0018024D"/>
  </w:style>
  <w:style w:type="character" w:styleId="HTMLCite">
    <w:name w:val="HTML Cite"/>
    <w:basedOn w:val="DefaultParagraphFont"/>
    <w:uiPriority w:val="99"/>
    <w:semiHidden/>
    <w:unhideWhenUsed/>
    <w:rsid w:val="0018024D"/>
    <w:rPr>
      <w:i/>
      <w:iCs/>
    </w:rPr>
  </w:style>
  <w:style w:type="character" w:customStyle="1" w:styleId="UnresolvedMention">
    <w:name w:val="Unresolved Mention"/>
    <w:basedOn w:val="DefaultParagraphFont"/>
    <w:uiPriority w:val="99"/>
    <w:semiHidden/>
    <w:unhideWhenUsed/>
    <w:rsid w:val="008916CE"/>
    <w:rPr>
      <w:color w:val="605E5C"/>
      <w:shd w:val="clear" w:color="auto" w:fill="E1DFDD"/>
    </w:rPr>
  </w:style>
  <w:style w:type="paragraph" w:styleId="NormalWeb">
    <w:name w:val="Normal (Web)"/>
    <w:basedOn w:val="Normal"/>
    <w:uiPriority w:val="99"/>
    <w:semiHidden/>
    <w:unhideWhenUsed/>
    <w:rsid w:val="00A03C7E"/>
    <w:pPr>
      <w:widowControl/>
      <w:spacing w:before="100" w:beforeAutospacing="1" w:after="100" w:afterAutospacing="1"/>
    </w:pPr>
    <w:rPr>
      <w:rFonts w:ascii="Times New Roman" w:eastAsia="Times New Roman" w:hAnsi="Times New Roman"/>
      <w:kern w:val="0"/>
      <w:sz w:val="24"/>
      <w:szCs w:val="24"/>
      <w:lang w:eastAsia="en-US"/>
    </w:rPr>
  </w:style>
  <w:style w:type="paragraph" w:customStyle="1" w:styleId="Default">
    <w:name w:val="Default"/>
    <w:rsid w:val="00E76606"/>
    <w:pPr>
      <w:autoSpaceDE w:val="0"/>
      <w:autoSpaceDN w:val="0"/>
      <w:adjustRightInd w:val="0"/>
      <w:spacing w:after="0" w:line="240" w:lineRule="auto"/>
    </w:pPr>
    <w:rPr>
      <w:rFonts w:ascii="Times New Roman" w:hAnsi="Times New Roman"/>
      <w:color w:val="000000"/>
      <w:kern w:val="0"/>
      <w:sz w:val="24"/>
      <w:szCs w:val="24"/>
    </w:rPr>
  </w:style>
  <w:style w:type="table" w:styleId="TableGridLight">
    <w:name w:val="Grid Table Light"/>
    <w:basedOn w:val="TableNormal"/>
    <w:uiPriority w:val="40"/>
    <w:rsid w:val="008A5D7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A5D7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6308">
      <w:bodyDiv w:val="1"/>
      <w:marLeft w:val="0"/>
      <w:marRight w:val="0"/>
      <w:marTop w:val="0"/>
      <w:marBottom w:val="0"/>
      <w:divBdr>
        <w:top w:val="none" w:sz="0" w:space="0" w:color="auto"/>
        <w:left w:val="none" w:sz="0" w:space="0" w:color="auto"/>
        <w:bottom w:val="none" w:sz="0" w:space="0" w:color="auto"/>
        <w:right w:val="none" w:sz="0" w:space="0" w:color="auto"/>
      </w:divBdr>
    </w:div>
    <w:div w:id="47340479">
      <w:bodyDiv w:val="1"/>
      <w:marLeft w:val="0"/>
      <w:marRight w:val="0"/>
      <w:marTop w:val="0"/>
      <w:marBottom w:val="0"/>
      <w:divBdr>
        <w:top w:val="none" w:sz="0" w:space="0" w:color="auto"/>
        <w:left w:val="none" w:sz="0" w:space="0" w:color="auto"/>
        <w:bottom w:val="none" w:sz="0" w:space="0" w:color="auto"/>
        <w:right w:val="none" w:sz="0" w:space="0" w:color="auto"/>
      </w:divBdr>
    </w:div>
    <w:div w:id="57291323">
      <w:bodyDiv w:val="1"/>
      <w:marLeft w:val="0"/>
      <w:marRight w:val="0"/>
      <w:marTop w:val="0"/>
      <w:marBottom w:val="0"/>
      <w:divBdr>
        <w:top w:val="none" w:sz="0" w:space="0" w:color="auto"/>
        <w:left w:val="none" w:sz="0" w:space="0" w:color="auto"/>
        <w:bottom w:val="none" w:sz="0" w:space="0" w:color="auto"/>
        <w:right w:val="none" w:sz="0" w:space="0" w:color="auto"/>
      </w:divBdr>
    </w:div>
    <w:div w:id="75832039">
      <w:bodyDiv w:val="1"/>
      <w:marLeft w:val="0"/>
      <w:marRight w:val="0"/>
      <w:marTop w:val="0"/>
      <w:marBottom w:val="0"/>
      <w:divBdr>
        <w:top w:val="none" w:sz="0" w:space="0" w:color="auto"/>
        <w:left w:val="none" w:sz="0" w:space="0" w:color="auto"/>
        <w:bottom w:val="none" w:sz="0" w:space="0" w:color="auto"/>
        <w:right w:val="none" w:sz="0" w:space="0" w:color="auto"/>
      </w:divBdr>
    </w:div>
    <w:div w:id="75906995">
      <w:bodyDiv w:val="1"/>
      <w:marLeft w:val="0"/>
      <w:marRight w:val="0"/>
      <w:marTop w:val="0"/>
      <w:marBottom w:val="0"/>
      <w:divBdr>
        <w:top w:val="none" w:sz="0" w:space="0" w:color="auto"/>
        <w:left w:val="none" w:sz="0" w:space="0" w:color="auto"/>
        <w:bottom w:val="none" w:sz="0" w:space="0" w:color="auto"/>
        <w:right w:val="none" w:sz="0" w:space="0" w:color="auto"/>
      </w:divBdr>
      <w:divsChild>
        <w:div w:id="18820156">
          <w:marLeft w:val="0"/>
          <w:marRight w:val="0"/>
          <w:marTop w:val="0"/>
          <w:marBottom w:val="0"/>
          <w:divBdr>
            <w:top w:val="none" w:sz="0" w:space="0" w:color="auto"/>
            <w:left w:val="none" w:sz="0" w:space="0" w:color="auto"/>
            <w:bottom w:val="none" w:sz="0" w:space="0" w:color="auto"/>
            <w:right w:val="none" w:sz="0" w:space="0" w:color="auto"/>
          </w:divBdr>
        </w:div>
        <w:div w:id="37094760">
          <w:marLeft w:val="0"/>
          <w:marRight w:val="0"/>
          <w:marTop w:val="0"/>
          <w:marBottom w:val="0"/>
          <w:divBdr>
            <w:top w:val="none" w:sz="0" w:space="0" w:color="auto"/>
            <w:left w:val="none" w:sz="0" w:space="0" w:color="auto"/>
            <w:bottom w:val="none" w:sz="0" w:space="0" w:color="auto"/>
            <w:right w:val="none" w:sz="0" w:space="0" w:color="auto"/>
          </w:divBdr>
        </w:div>
        <w:div w:id="59719013">
          <w:marLeft w:val="0"/>
          <w:marRight w:val="0"/>
          <w:marTop w:val="0"/>
          <w:marBottom w:val="0"/>
          <w:divBdr>
            <w:top w:val="none" w:sz="0" w:space="0" w:color="auto"/>
            <w:left w:val="none" w:sz="0" w:space="0" w:color="auto"/>
            <w:bottom w:val="none" w:sz="0" w:space="0" w:color="auto"/>
            <w:right w:val="none" w:sz="0" w:space="0" w:color="auto"/>
          </w:divBdr>
        </w:div>
        <w:div w:id="89276260">
          <w:marLeft w:val="0"/>
          <w:marRight w:val="0"/>
          <w:marTop w:val="0"/>
          <w:marBottom w:val="0"/>
          <w:divBdr>
            <w:top w:val="none" w:sz="0" w:space="0" w:color="auto"/>
            <w:left w:val="none" w:sz="0" w:space="0" w:color="auto"/>
            <w:bottom w:val="none" w:sz="0" w:space="0" w:color="auto"/>
            <w:right w:val="none" w:sz="0" w:space="0" w:color="auto"/>
          </w:divBdr>
        </w:div>
        <w:div w:id="97677285">
          <w:marLeft w:val="0"/>
          <w:marRight w:val="0"/>
          <w:marTop w:val="0"/>
          <w:marBottom w:val="0"/>
          <w:divBdr>
            <w:top w:val="none" w:sz="0" w:space="0" w:color="auto"/>
            <w:left w:val="none" w:sz="0" w:space="0" w:color="auto"/>
            <w:bottom w:val="none" w:sz="0" w:space="0" w:color="auto"/>
            <w:right w:val="none" w:sz="0" w:space="0" w:color="auto"/>
          </w:divBdr>
        </w:div>
        <w:div w:id="111018652">
          <w:marLeft w:val="0"/>
          <w:marRight w:val="0"/>
          <w:marTop w:val="0"/>
          <w:marBottom w:val="0"/>
          <w:divBdr>
            <w:top w:val="none" w:sz="0" w:space="0" w:color="auto"/>
            <w:left w:val="none" w:sz="0" w:space="0" w:color="auto"/>
            <w:bottom w:val="none" w:sz="0" w:space="0" w:color="auto"/>
            <w:right w:val="none" w:sz="0" w:space="0" w:color="auto"/>
          </w:divBdr>
        </w:div>
        <w:div w:id="233008533">
          <w:marLeft w:val="0"/>
          <w:marRight w:val="0"/>
          <w:marTop w:val="0"/>
          <w:marBottom w:val="0"/>
          <w:divBdr>
            <w:top w:val="none" w:sz="0" w:space="0" w:color="auto"/>
            <w:left w:val="none" w:sz="0" w:space="0" w:color="auto"/>
            <w:bottom w:val="none" w:sz="0" w:space="0" w:color="auto"/>
            <w:right w:val="none" w:sz="0" w:space="0" w:color="auto"/>
          </w:divBdr>
        </w:div>
        <w:div w:id="248657427">
          <w:marLeft w:val="0"/>
          <w:marRight w:val="0"/>
          <w:marTop w:val="0"/>
          <w:marBottom w:val="0"/>
          <w:divBdr>
            <w:top w:val="none" w:sz="0" w:space="0" w:color="auto"/>
            <w:left w:val="none" w:sz="0" w:space="0" w:color="auto"/>
            <w:bottom w:val="none" w:sz="0" w:space="0" w:color="auto"/>
            <w:right w:val="none" w:sz="0" w:space="0" w:color="auto"/>
          </w:divBdr>
        </w:div>
        <w:div w:id="353848943">
          <w:marLeft w:val="0"/>
          <w:marRight w:val="0"/>
          <w:marTop w:val="0"/>
          <w:marBottom w:val="0"/>
          <w:divBdr>
            <w:top w:val="none" w:sz="0" w:space="0" w:color="auto"/>
            <w:left w:val="none" w:sz="0" w:space="0" w:color="auto"/>
            <w:bottom w:val="none" w:sz="0" w:space="0" w:color="auto"/>
            <w:right w:val="none" w:sz="0" w:space="0" w:color="auto"/>
          </w:divBdr>
        </w:div>
        <w:div w:id="426465473">
          <w:marLeft w:val="0"/>
          <w:marRight w:val="0"/>
          <w:marTop w:val="0"/>
          <w:marBottom w:val="0"/>
          <w:divBdr>
            <w:top w:val="none" w:sz="0" w:space="0" w:color="auto"/>
            <w:left w:val="none" w:sz="0" w:space="0" w:color="auto"/>
            <w:bottom w:val="none" w:sz="0" w:space="0" w:color="auto"/>
            <w:right w:val="none" w:sz="0" w:space="0" w:color="auto"/>
          </w:divBdr>
        </w:div>
        <w:div w:id="645547259">
          <w:marLeft w:val="0"/>
          <w:marRight w:val="0"/>
          <w:marTop w:val="0"/>
          <w:marBottom w:val="0"/>
          <w:divBdr>
            <w:top w:val="none" w:sz="0" w:space="0" w:color="auto"/>
            <w:left w:val="none" w:sz="0" w:space="0" w:color="auto"/>
            <w:bottom w:val="none" w:sz="0" w:space="0" w:color="auto"/>
            <w:right w:val="none" w:sz="0" w:space="0" w:color="auto"/>
          </w:divBdr>
        </w:div>
        <w:div w:id="646710868">
          <w:marLeft w:val="0"/>
          <w:marRight w:val="0"/>
          <w:marTop w:val="0"/>
          <w:marBottom w:val="0"/>
          <w:divBdr>
            <w:top w:val="none" w:sz="0" w:space="0" w:color="auto"/>
            <w:left w:val="none" w:sz="0" w:space="0" w:color="auto"/>
            <w:bottom w:val="none" w:sz="0" w:space="0" w:color="auto"/>
            <w:right w:val="none" w:sz="0" w:space="0" w:color="auto"/>
          </w:divBdr>
        </w:div>
        <w:div w:id="923759334">
          <w:marLeft w:val="0"/>
          <w:marRight w:val="0"/>
          <w:marTop w:val="0"/>
          <w:marBottom w:val="0"/>
          <w:divBdr>
            <w:top w:val="none" w:sz="0" w:space="0" w:color="auto"/>
            <w:left w:val="none" w:sz="0" w:space="0" w:color="auto"/>
            <w:bottom w:val="none" w:sz="0" w:space="0" w:color="auto"/>
            <w:right w:val="none" w:sz="0" w:space="0" w:color="auto"/>
          </w:divBdr>
        </w:div>
        <w:div w:id="1144852092">
          <w:marLeft w:val="0"/>
          <w:marRight w:val="0"/>
          <w:marTop w:val="0"/>
          <w:marBottom w:val="0"/>
          <w:divBdr>
            <w:top w:val="none" w:sz="0" w:space="0" w:color="auto"/>
            <w:left w:val="none" w:sz="0" w:space="0" w:color="auto"/>
            <w:bottom w:val="none" w:sz="0" w:space="0" w:color="auto"/>
            <w:right w:val="none" w:sz="0" w:space="0" w:color="auto"/>
          </w:divBdr>
        </w:div>
        <w:div w:id="1156805641">
          <w:marLeft w:val="0"/>
          <w:marRight w:val="0"/>
          <w:marTop w:val="0"/>
          <w:marBottom w:val="0"/>
          <w:divBdr>
            <w:top w:val="none" w:sz="0" w:space="0" w:color="auto"/>
            <w:left w:val="none" w:sz="0" w:space="0" w:color="auto"/>
            <w:bottom w:val="none" w:sz="0" w:space="0" w:color="auto"/>
            <w:right w:val="none" w:sz="0" w:space="0" w:color="auto"/>
          </w:divBdr>
        </w:div>
        <w:div w:id="1240361364">
          <w:marLeft w:val="0"/>
          <w:marRight w:val="0"/>
          <w:marTop w:val="0"/>
          <w:marBottom w:val="0"/>
          <w:divBdr>
            <w:top w:val="none" w:sz="0" w:space="0" w:color="auto"/>
            <w:left w:val="none" w:sz="0" w:space="0" w:color="auto"/>
            <w:bottom w:val="none" w:sz="0" w:space="0" w:color="auto"/>
            <w:right w:val="none" w:sz="0" w:space="0" w:color="auto"/>
          </w:divBdr>
        </w:div>
        <w:div w:id="1315724344">
          <w:marLeft w:val="0"/>
          <w:marRight w:val="0"/>
          <w:marTop w:val="0"/>
          <w:marBottom w:val="0"/>
          <w:divBdr>
            <w:top w:val="none" w:sz="0" w:space="0" w:color="auto"/>
            <w:left w:val="none" w:sz="0" w:space="0" w:color="auto"/>
            <w:bottom w:val="none" w:sz="0" w:space="0" w:color="auto"/>
            <w:right w:val="none" w:sz="0" w:space="0" w:color="auto"/>
          </w:divBdr>
        </w:div>
        <w:div w:id="1361855475">
          <w:marLeft w:val="0"/>
          <w:marRight w:val="0"/>
          <w:marTop w:val="0"/>
          <w:marBottom w:val="0"/>
          <w:divBdr>
            <w:top w:val="none" w:sz="0" w:space="0" w:color="auto"/>
            <w:left w:val="none" w:sz="0" w:space="0" w:color="auto"/>
            <w:bottom w:val="none" w:sz="0" w:space="0" w:color="auto"/>
            <w:right w:val="none" w:sz="0" w:space="0" w:color="auto"/>
          </w:divBdr>
        </w:div>
        <w:div w:id="1415004741">
          <w:marLeft w:val="0"/>
          <w:marRight w:val="0"/>
          <w:marTop w:val="0"/>
          <w:marBottom w:val="0"/>
          <w:divBdr>
            <w:top w:val="none" w:sz="0" w:space="0" w:color="auto"/>
            <w:left w:val="none" w:sz="0" w:space="0" w:color="auto"/>
            <w:bottom w:val="none" w:sz="0" w:space="0" w:color="auto"/>
            <w:right w:val="none" w:sz="0" w:space="0" w:color="auto"/>
          </w:divBdr>
        </w:div>
        <w:div w:id="1443501514">
          <w:marLeft w:val="0"/>
          <w:marRight w:val="0"/>
          <w:marTop w:val="0"/>
          <w:marBottom w:val="0"/>
          <w:divBdr>
            <w:top w:val="none" w:sz="0" w:space="0" w:color="auto"/>
            <w:left w:val="none" w:sz="0" w:space="0" w:color="auto"/>
            <w:bottom w:val="none" w:sz="0" w:space="0" w:color="auto"/>
            <w:right w:val="none" w:sz="0" w:space="0" w:color="auto"/>
          </w:divBdr>
        </w:div>
        <w:div w:id="1567717687">
          <w:marLeft w:val="0"/>
          <w:marRight w:val="0"/>
          <w:marTop w:val="0"/>
          <w:marBottom w:val="0"/>
          <w:divBdr>
            <w:top w:val="none" w:sz="0" w:space="0" w:color="auto"/>
            <w:left w:val="none" w:sz="0" w:space="0" w:color="auto"/>
            <w:bottom w:val="none" w:sz="0" w:space="0" w:color="auto"/>
            <w:right w:val="none" w:sz="0" w:space="0" w:color="auto"/>
          </w:divBdr>
        </w:div>
        <w:div w:id="1692411172">
          <w:marLeft w:val="0"/>
          <w:marRight w:val="0"/>
          <w:marTop w:val="0"/>
          <w:marBottom w:val="0"/>
          <w:divBdr>
            <w:top w:val="none" w:sz="0" w:space="0" w:color="auto"/>
            <w:left w:val="none" w:sz="0" w:space="0" w:color="auto"/>
            <w:bottom w:val="none" w:sz="0" w:space="0" w:color="auto"/>
            <w:right w:val="none" w:sz="0" w:space="0" w:color="auto"/>
          </w:divBdr>
        </w:div>
        <w:div w:id="1799883064">
          <w:marLeft w:val="0"/>
          <w:marRight w:val="0"/>
          <w:marTop w:val="0"/>
          <w:marBottom w:val="0"/>
          <w:divBdr>
            <w:top w:val="none" w:sz="0" w:space="0" w:color="auto"/>
            <w:left w:val="none" w:sz="0" w:space="0" w:color="auto"/>
            <w:bottom w:val="none" w:sz="0" w:space="0" w:color="auto"/>
            <w:right w:val="none" w:sz="0" w:space="0" w:color="auto"/>
          </w:divBdr>
        </w:div>
        <w:div w:id="1867790220">
          <w:marLeft w:val="0"/>
          <w:marRight w:val="0"/>
          <w:marTop w:val="0"/>
          <w:marBottom w:val="0"/>
          <w:divBdr>
            <w:top w:val="none" w:sz="0" w:space="0" w:color="auto"/>
            <w:left w:val="none" w:sz="0" w:space="0" w:color="auto"/>
            <w:bottom w:val="none" w:sz="0" w:space="0" w:color="auto"/>
            <w:right w:val="none" w:sz="0" w:space="0" w:color="auto"/>
          </w:divBdr>
        </w:div>
        <w:div w:id="1920551900">
          <w:marLeft w:val="0"/>
          <w:marRight w:val="0"/>
          <w:marTop w:val="0"/>
          <w:marBottom w:val="0"/>
          <w:divBdr>
            <w:top w:val="none" w:sz="0" w:space="0" w:color="auto"/>
            <w:left w:val="none" w:sz="0" w:space="0" w:color="auto"/>
            <w:bottom w:val="none" w:sz="0" w:space="0" w:color="auto"/>
            <w:right w:val="none" w:sz="0" w:space="0" w:color="auto"/>
          </w:divBdr>
        </w:div>
        <w:div w:id="2143962536">
          <w:marLeft w:val="0"/>
          <w:marRight w:val="0"/>
          <w:marTop w:val="0"/>
          <w:marBottom w:val="0"/>
          <w:divBdr>
            <w:top w:val="none" w:sz="0" w:space="0" w:color="auto"/>
            <w:left w:val="none" w:sz="0" w:space="0" w:color="auto"/>
            <w:bottom w:val="none" w:sz="0" w:space="0" w:color="auto"/>
            <w:right w:val="none" w:sz="0" w:space="0" w:color="auto"/>
          </w:divBdr>
        </w:div>
      </w:divsChild>
    </w:div>
    <w:div w:id="160001323">
      <w:bodyDiv w:val="1"/>
      <w:marLeft w:val="0"/>
      <w:marRight w:val="0"/>
      <w:marTop w:val="0"/>
      <w:marBottom w:val="0"/>
      <w:divBdr>
        <w:top w:val="none" w:sz="0" w:space="0" w:color="auto"/>
        <w:left w:val="none" w:sz="0" w:space="0" w:color="auto"/>
        <w:bottom w:val="none" w:sz="0" w:space="0" w:color="auto"/>
        <w:right w:val="none" w:sz="0" w:space="0" w:color="auto"/>
      </w:divBdr>
    </w:div>
    <w:div w:id="162203041">
      <w:bodyDiv w:val="1"/>
      <w:marLeft w:val="0"/>
      <w:marRight w:val="0"/>
      <w:marTop w:val="0"/>
      <w:marBottom w:val="0"/>
      <w:divBdr>
        <w:top w:val="none" w:sz="0" w:space="0" w:color="auto"/>
        <w:left w:val="none" w:sz="0" w:space="0" w:color="auto"/>
        <w:bottom w:val="none" w:sz="0" w:space="0" w:color="auto"/>
        <w:right w:val="none" w:sz="0" w:space="0" w:color="auto"/>
      </w:divBdr>
    </w:div>
    <w:div w:id="176433844">
      <w:bodyDiv w:val="1"/>
      <w:marLeft w:val="0"/>
      <w:marRight w:val="0"/>
      <w:marTop w:val="0"/>
      <w:marBottom w:val="0"/>
      <w:divBdr>
        <w:top w:val="none" w:sz="0" w:space="0" w:color="auto"/>
        <w:left w:val="none" w:sz="0" w:space="0" w:color="auto"/>
        <w:bottom w:val="none" w:sz="0" w:space="0" w:color="auto"/>
        <w:right w:val="none" w:sz="0" w:space="0" w:color="auto"/>
      </w:divBdr>
    </w:div>
    <w:div w:id="213856000">
      <w:bodyDiv w:val="1"/>
      <w:marLeft w:val="0"/>
      <w:marRight w:val="0"/>
      <w:marTop w:val="0"/>
      <w:marBottom w:val="0"/>
      <w:divBdr>
        <w:top w:val="none" w:sz="0" w:space="0" w:color="auto"/>
        <w:left w:val="none" w:sz="0" w:space="0" w:color="auto"/>
        <w:bottom w:val="none" w:sz="0" w:space="0" w:color="auto"/>
        <w:right w:val="none" w:sz="0" w:space="0" w:color="auto"/>
      </w:divBdr>
    </w:div>
    <w:div w:id="244269923">
      <w:bodyDiv w:val="1"/>
      <w:marLeft w:val="0"/>
      <w:marRight w:val="0"/>
      <w:marTop w:val="0"/>
      <w:marBottom w:val="0"/>
      <w:divBdr>
        <w:top w:val="none" w:sz="0" w:space="0" w:color="auto"/>
        <w:left w:val="none" w:sz="0" w:space="0" w:color="auto"/>
        <w:bottom w:val="none" w:sz="0" w:space="0" w:color="auto"/>
        <w:right w:val="none" w:sz="0" w:space="0" w:color="auto"/>
      </w:divBdr>
    </w:div>
    <w:div w:id="261648844">
      <w:bodyDiv w:val="1"/>
      <w:marLeft w:val="0"/>
      <w:marRight w:val="0"/>
      <w:marTop w:val="0"/>
      <w:marBottom w:val="0"/>
      <w:divBdr>
        <w:top w:val="none" w:sz="0" w:space="0" w:color="auto"/>
        <w:left w:val="none" w:sz="0" w:space="0" w:color="auto"/>
        <w:bottom w:val="none" w:sz="0" w:space="0" w:color="auto"/>
        <w:right w:val="none" w:sz="0" w:space="0" w:color="auto"/>
      </w:divBdr>
      <w:divsChild>
        <w:div w:id="113522791">
          <w:marLeft w:val="600"/>
          <w:marRight w:val="0"/>
          <w:marTop w:val="0"/>
          <w:marBottom w:val="0"/>
          <w:divBdr>
            <w:top w:val="none" w:sz="0" w:space="0" w:color="auto"/>
            <w:left w:val="none" w:sz="0" w:space="0" w:color="auto"/>
            <w:bottom w:val="none" w:sz="0" w:space="0" w:color="auto"/>
            <w:right w:val="none" w:sz="0" w:space="0" w:color="auto"/>
          </w:divBdr>
        </w:div>
        <w:div w:id="1161433441">
          <w:marLeft w:val="600"/>
          <w:marRight w:val="0"/>
          <w:marTop w:val="0"/>
          <w:marBottom w:val="0"/>
          <w:divBdr>
            <w:top w:val="none" w:sz="0" w:space="0" w:color="auto"/>
            <w:left w:val="none" w:sz="0" w:space="0" w:color="auto"/>
            <w:bottom w:val="none" w:sz="0" w:space="0" w:color="auto"/>
            <w:right w:val="none" w:sz="0" w:space="0" w:color="auto"/>
          </w:divBdr>
        </w:div>
        <w:div w:id="1234581024">
          <w:marLeft w:val="600"/>
          <w:marRight w:val="0"/>
          <w:marTop w:val="0"/>
          <w:marBottom w:val="0"/>
          <w:divBdr>
            <w:top w:val="none" w:sz="0" w:space="0" w:color="auto"/>
            <w:left w:val="none" w:sz="0" w:space="0" w:color="auto"/>
            <w:bottom w:val="none" w:sz="0" w:space="0" w:color="auto"/>
            <w:right w:val="none" w:sz="0" w:space="0" w:color="auto"/>
          </w:divBdr>
        </w:div>
        <w:div w:id="1624071099">
          <w:marLeft w:val="600"/>
          <w:marRight w:val="0"/>
          <w:marTop w:val="0"/>
          <w:marBottom w:val="0"/>
          <w:divBdr>
            <w:top w:val="none" w:sz="0" w:space="0" w:color="auto"/>
            <w:left w:val="none" w:sz="0" w:space="0" w:color="auto"/>
            <w:bottom w:val="none" w:sz="0" w:space="0" w:color="auto"/>
            <w:right w:val="none" w:sz="0" w:space="0" w:color="auto"/>
          </w:divBdr>
        </w:div>
      </w:divsChild>
    </w:div>
    <w:div w:id="265236121">
      <w:bodyDiv w:val="1"/>
      <w:marLeft w:val="0"/>
      <w:marRight w:val="0"/>
      <w:marTop w:val="0"/>
      <w:marBottom w:val="0"/>
      <w:divBdr>
        <w:top w:val="none" w:sz="0" w:space="0" w:color="auto"/>
        <w:left w:val="none" w:sz="0" w:space="0" w:color="auto"/>
        <w:bottom w:val="none" w:sz="0" w:space="0" w:color="auto"/>
        <w:right w:val="none" w:sz="0" w:space="0" w:color="auto"/>
      </w:divBdr>
    </w:div>
    <w:div w:id="302010172">
      <w:bodyDiv w:val="1"/>
      <w:marLeft w:val="0"/>
      <w:marRight w:val="0"/>
      <w:marTop w:val="0"/>
      <w:marBottom w:val="0"/>
      <w:divBdr>
        <w:top w:val="none" w:sz="0" w:space="0" w:color="auto"/>
        <w:left w:val="none" w:sz="0" w:space="0" w:color="auto"/>
        <w:bottom w:val="none" w:sz="0" w:space="0" w:color="auto"/>
        <w:right w:val="none" w:sz="0" w:space="0" w:color="auto"/>
      </w:divBdr>
    </w:div>
    <w:div w:id="335349574">
      <w:bodyDiv w:val="1"/>
      <w:marLeft w:val="0"/>
      <w:marRight w:val="0"/>
      <w:marTop w:val="0"/>
      <w:marBottom w:val="0"/>
      <w:divBdr>
        <w:top w:val="none" w:sz="0" w:space="0" w:color="auto"/>
        <w:left w:val="none" w:sz="0" w:space="0" w:color="auto"/>
        <w:bottom w:val="none" w:sz="0" w:space="0" w:color="auto"/>
        <w:right w:val="none" w:sz="0" w:space="0" w:color="auto"/>
      </w:divBdr>
    </w:div>
    <w:div w:id="386688242">
      <w:bodyDiv w:val="1"/>
      <w:marLeft w:val="0"/>
      <w:marRight w:val="0"/>
      <w:marTop w:val="0"/>
      <w:marBottom w:val="0"/>
      <w:divBdr>
        <w:top w:val="none" w:sz="0" w:space="0" w:color="auto"/>
        <w:left w:val="none" w:sz="0" w:space="0" w:color="auto"/>
        <w:bottom w:val="none" w:sz="0" w:space="0" w:color="auto"/>
        <w:right w:val="none" w:sz="0" w:space="0" w:color="auto"/>
      </w:divBdr>
    </w:div>
    <w:div w:id="418140995">
      <w:bodyDiv w:val="1"/>
      <w:marLeft w:val="0"/>
      <w:marRight w:val="0"/>
      <w:marTop w:val="0"/>
      <w:marBottom w:val="0"/>
      <w:divBdr>
        <w:top w:val="none" w:sz="0" w:space="0" w:color="auto"/>
        <w:left w:val="none" w:sz="0" w:space="0" w:color="auto"/>
        <w:bottom w:val="none" w:sz="0" w:space="0" w:color="auto"/>
        <w:right w:val="none" w:sz="0" w:space="0" w:color="auto"/>
      </w:divBdr>
    </w:div>
    <w:div w:id="477767996">
      <w:bodyDiv w:val="1"/>
      <w:marLeft w:val="0"/>
      <w:marRight w:val="0"/>
      <w:marTop w:val="0"/>
      <w:marBottom w:val="0"/>
      <w:divBdr>
        <w:top w:val="none" w:sz="0" w:space="0" w:color="auto"/>
        <w:left w:val="none" w:sz="0" w:space="0" w:color="auto"/>
        <w:bottom w:val="none" w:sz="0" w:space="0" w:color="auto"/>
        <w:right w:val="none" w:sz="0" w:space="0" w:color="auto"/>
      </w:divBdr>
    </w:div>
    <w:div w:id="479922981">
      <w:bodyDiv w:val="1"/>
      <w:marLeft w:val="0"/>
      <w:marRight w:val="0"/>
      <w:marTop w:val="0"/>
      <w:marBottom w:val="0"/>
      <w:divBdr>
        <w:top w:val="none" w:sz="0" w:space="0" w:color="auto"/>
        <w:left w:val="none" w:sz="0" w:space="0" w:color="auto"/>
        <w:bottom w:val="none" w:sz="0" w:space="0" w:color="auto"/>
        <w:right w:val="none" w:sz="0" w:space="0" w:color="auto"/>
      </w:divBdr>
    </w:div>
    <w:div w:id="514272350">
      <w:bodyDiv w:val="1"/>
      <w:marLeft w:val="0"/>
      <w:marRight w:val="0"/>
      <w:marTop w:val="0"/>
      <w:marBottom w:val="0"/>
      <w:divBdr>
        <w:top w:val="none" w:sz="0" w:space="0" w:color="auto"/>
        <w:left w:val="none" w:sz="0" w:space="0" w:color="auto"/>
        <w:bottom w:val="none" w:sz="0" w:space="0" w:color="auto"/>
        <w:right w:val="none" w:sz="0" w:space="0" w:color="auto"/>
      </w:divBdr>
    </w:div>
    <w:div w:id="600142986">
      <w:bodyDiv w:val="1"/>
      <w:marLeft w:val="0"/>
      <w:marRight w:val="0"/>
      <w:marTop w:val="0"/>
      <w:marBottom w:val="0"/>
      <w:divBdr>
        <w:top w:val="none" w:sz="0" w:space="0" w:color="auto"/>
        <w:left w:val="none" w:sz="0" w:space="0" w:color="auto"/>
        <w:bottom w:val="none" w:sz="0" w:space="0" w:color="auto"/>
        <w:right w:val="none" w:sz="0" w:space="0" w:color="auto"/>
      </w:divBdr>
    </w:div>
    <w:div w:id="656421339">
      <w:bodyDiv w:val="1"/>
      <w:marLeft w:val="0"/>
      <w:marRight w:val="0"/>
      <w:marTop w:val="0"/>
      <w:marBottom w:val="0"/>
      <w:divBdr>
        <w:top w:val="none" w:sz="0" w:space="0" w:color="auto"/>
        <w:left w:val="none" w:sz="0" w:space="0" w:color="auto"/>
        <w:bottom w:val="none" w:sz="0" w:space="0" w:color="auto"/>
        <w:right w:val="none" w:sz="0" w:space="0" w:color="auto"/>
      </w:divBdr>
    </w:div>
    <w:div w:id="666716007">
      <w:bodyDiv w:val="1"/>
      <w:marLeft w:val="0"/>
      <w:marRight w:val="0"/>
      <w:marTop w:val="0"/>
      <w:marBottom w:val="0"/>
      <w:divBdr>
        <w:top w:val="none" w:sz="0" w:space="0" w:color="auto"/>
        <w:left w:val="none" w:sz="0" w:space="0" w:color="auto"/>
        <w:bottom w:val="none" w:sz="0" w:space="0" w:color="auto"/>
        <w:right w:val="none" w:sz="0" w:space="0" w:color="auto"/>
      </w:divBdr>
    </w:div>
    <w:div w:id="775757558">
      <w:bodyDiv w:val="1"/>
      <w:marLeft w:val="0"/>
      <w:marRight w:val="0"/>
      <w:marTop w:val="0"/>
      <w:marBottom w:val="0"/>
      <w:divBdr>
        <w:top w:val="none" w:sz="0" w:space="0" w:color="auto"/>
        <w:left w:val="none" w:sz="0" w:space="0" w:color="auto"/>
        <w:bottom w:val="none" w:sz="0" w:space="0" w:color="auto"/>
        <w:right w:val="none" w:sz="0" w:space="0" w:color="auto"/>
      </w:divBdr>
    </w:div>
    <w:div w:id="813254487">
      <w:bodyDiv w:val="1"/>
      <w:marLeft w:val="0"/>
      <w:marRight w:val="0"/>
      <w:marTop w:val="0"/>
      <w:marBottom w:val="0"/>
      <w:divBdr>
        <w:top w:val="none" w:sz="0" w:space="0" w:color="auto"/>
        <w:left w:val="none" w:sz="0" w:space="0" w:color="auto"/>
        <w:bottom w:val="none" w:sz="0" w:space="0" w:color="auto"/>
        <w:right w:val="none" w:sz="0" w:space="0" w:color="auto"/>
      </w:divBdr>
    </w:div>
    <w:div w:id="849485837">
      <w:bodyDiv w:val="1"/>
      <w:marLeft w:val="0"/>
      <w:marRight w:val="0"/>
      <w:marTop w:val="0"/>
      <w:marBottom w:val="0"/>
      <w:divBdr>
        <w:top w:val="none" w:sz="0" w:space="0" w:color="auto"/>
        <w:left w:val="none" w:sz="0" w:space="0" w:color="auto"/>
        <w:bottom w:val="none" w:sz="0" w:space="0" w:color="auto"/>
        <w:right w:val="none" w:sz="0" w:space="0" w:color="auto"/>
      </w:divBdr>
    </w:div>
    <w:div w:id="851454686">
      <w:bodyDiv w:val="1"/>
      <w:marLeft w:val="0"/>
      <w:marRight w:val="0"/>
      <w:marTop w:val="0"/>
      <w:marBottom w:val="0"/>
      <w:divBdr>
        <w:top w:val="none" w:sz="0" w:space="0" w:color="auto"/>
        <w:left w:val="none" w:sz="0" w:space="0" w:color="auto"/>
        <w:bottom w:val="none" w:sz="0" w:space="0" w:color="auto"/>
        <w:right w:val="none" w:sz="0" w:space="0" w:color="auto"/>
      </w:divBdr>
    </w:div>
    <w:div w:id="865408859">
      <w:bodyDiv w:val="1"/>
      <w:marLeft w:val="0"/>
      <w:marRight w:val="0"/>
      <w:marTop w:val="0"/>
      <w:marBottom w:val="0"/>
      <w:divBdr>
        <w:top w:val="none" w:sz="0" w:space="0" w:color="auto"/>
        <w:left w:val="none" w:sz="0" w:space="0" w:color="auto"/>
        <w:bottom w:val="none" w:sz="0" w:space="0" w:color="auto"/>
        <w:right w:val="none" w:sz="0" w:space="0" w:color="auto"/>
      </w:divBdr>
    </w:div>
    <w:div w:id="877207122">
      <w:bodyDiv w:val="1"/>
      <w:marLeft w:val="0"/>
      <w:marRight w:val="0"/>
      <w:marTop w:val="0"/>
      <w:marBottom w:val="0"/>
      <w:divBdr>
        <w:top w:val="none" w:sz="0" w:space="0" w:color="auto"/>
        <w:left w:val="none" w:sz="0" w:space="0" w:color="auto"/>
        <w:bottom w:val="none" w:sz="0" w:space="0" w:color="auto"/>
        <w:right w:val="none" w:sz="0" w:space="0" w:color="auto"/>
      </w:divBdr>
    </w:div>
    <w:div w:id="915015071">
      <w:bodyDiv w:val="1"/>
      <w:marLeft w:val="0"/>
      <w:marRight w:val="0"/>
      <w:marTop w:val="0"/>
      <w:marBottom w:val="0"/>
      <w:divBdr>
        <w:top w:val="none" w:sz="0" w:space="0" w:color="auto"/>
        <w:left w:val="none" w:sz="0" w:space="0" w:color="auto"/>
        <w:bottom w:val="none" w:sz="0" w:space="0" w:color="auto"/>
        <w:right w:val="none" w:sz="0" w:space="0" w:color="auto"/>
      </w:divBdr>
    </w:div>
    <w:div w:id="1019548786">
      <w:bodyDiv w:val="1"/>
      <w:marLeft w:val="0"/>
      <w:marRight w:val="0"/>
      <w:marTop w:val="0"/>
      <w:marBottom w:val="0"/>
      <w:divBdr>
        <w:top w:val="none" w:sz="0" w:space="0" w:color="auto"/>
        <w:left w:val="none" w:sz="0" w:space="0" w:color="auto"/>
        <w:bottom w:val="none" w:sz="0" w:space="0" w:color="auto"/>
        <w:right w:val="none" w:sz="0" w:space="0" w:color="auto"/>
      </w:divBdr>
    </w:div>
    <w:div w:id="1081099123">
      <w:bodyDiv w:val="1"/>
      <w:marLeft w:val="0"/>
      <w:marRight w:val="0"/>
      <w:marTop w:val="0"/>
      <w:marBottom w:val="0"/>
      <w:divBdr>
        <w:top w:val="none" w:sz="0" w:space="0" w:color="auto"/>
        <w:left w:val="none" w:sz="0" w:space="0" w:color="auto"/>
        <w:bottom w:val="none" w:sz="0" w:space="0" w:color="auto"/>
        <w:right w:val="none" w:sz="0" w:space="0" w:color="auto"/>
      </w:divBdr>
    </w:div>
    <w:div w:id="1116021111">
      <w:bodyDiv w:val="1"/>
      <w:marLeft w:val="0"/>
      <w:marRight w:val="0"/>
      <w:marTop w:val="0"/>
      <w:marBottom w:val="0"/>
      <w:divBdr>
        <w:top w:val="none" w:sz="0" w:space="0" w:color="auto"/>
        <w:left w:val="none" w:sz="0" w:space="0" w:color="auto"/>
        <w:bottom w:val="none" w:sz="0" w:space="0" w:color="auto"/>
        <w:right w:val="none" w:sz="0" w:space="0" w:color="auto"/>
      </w:divBdr>
    </w:div>
    <w:div w:id="1148938138">
      <w:bodyDiv w:val="1"/>
      <w:marLeft w:val="0"/>
      <w:marRight w:val="0"/>
      <w:marTop w:val="0"/>
      <w:marBottom w:val="0"/>
      <w:divBdr>
        <w:top w:val="none" w:sz="0" w:space="0" w:color="auto"/>
        <w:left w:val="none" w:sz="0" w:space="0" w:color="auto"/>
        <w:bottom w:val="none" w:sz="0" w:space="0" w:color="auto"/>
        <w:right w:val="none" w:sz="0" w:space="0" w:color="auto"/>
      </w:divBdr>
    </w:div>
    <w:div w:id="1166821102">
      <w:bodyDiv w:val="1"/>
      <w:marLeft w:val="0"/>
      <w:marRight w:val="0"/>
      <w:marTop w:val="0"/>
      <w:marBottom w:val="0"/>
      <w:divBdr>
        <w:top w:val="none" w:sz="0" w:space="0" w:color="auto"/>
        <w:left w:val="none" w:sz="0" w:space="0" w:color="auto"/>
        <w:bottom w:val="none" w:sz="0" w:space="0" w:color="auto"/>
        <w:right w:val="none" w:sz="0" w:space="0" w:color="auto"/>
      </w:divBdr>
      <w:divsChild>
        <w:div w:id="27537503">
          <w:marLeft w:val="0"/>
          <w:marRight w:val="0"/>
          <w:marTop w:val="0"/>
          <w:marBottom w:val="0"/>
          <w:divBdr>
            <w:top w:val="none" w:sz="0" w:space="0" w:color="auto"/>
            <w:left w:val="none" w:sz="0" w:space="0" w:color="auto"/>
            <w:bottom w:val="none" w:sz="0" w:space="0" w:color="auto"/>
            <w:right w:val="none" w:sz="0" w:space="0" w:color="auto"/>
          </w:divBdr>
        </w:div>
        <w:div w:id="141775820">
          <w:marLeft w:val="0"/>
          <w:marRight w:val="0"/>
          <w:marTop w:val="0"/>
          <w:marBottom w:val="0"/>
          <w:divBdr>
            <w:top w:val="none" w:sz="0" w:space="0" w:color="auto"/>
            <w:left w:val="none" w:sz="0" w:space="0" w:color="auto"/>
            <w:bottom w:val="none" w:sz="0" w:space="0" w:color="auto"/>
            <w:right w:val="none" w:sz="0" w:space="0" w:color="auto"/>
          </w:divBdr>
        </w:div>
        <w:div w:id="213658738">
          <w:marLeft w:val="0"/>
          <w:marRight w:val="0"/>
          <w:marTop w:val="0"/>
          <w:marBottom w:val="0"/>
          <w:divBdr>
            <w:top w:val="none" w:sz="0" w:space="0" w:color="auto"/>
            <w:left w:val="none" w:sz="0" w:space="0" w:color="auto"/>
            <w:bottom w:val="none" w:sz="0" w:space="0" w:color="auto"/>
            <w:right w:val="none" w:sz="0" w:space="0" w:color="auto"/>
          </w:divBdr>
        </w:div>
        <w:div w:id="217743185">
          <w:marLeft w:val="0"/>
          <w:marRight w:val="0"/>
          <w:marTop w:val="0"/>
          <w:marBottom w:val="0"/>
          <w:divBdr>
            <w:top w:val="none" w:sz="0" w:space="0" w:color="auto"/>
            <w:left w:val="none" w:sz="0" w:space="0" w:color="auto"/>
            <w:bottom w:val="none" w:sz="0" w:space="0" w:color="auto"/>
            <w:right w:val="none" w:sz="0" w:space="0" w:color="auto"/>
          </w:divBdr>
        </w:div>
        <w:div w:id="481435379">
          <w:marLeft w:val="0"/>
          <w:marRight w:val="0"/>
          <w:marTop w:val="0"/>
          <w:marBottom w:val="0"/>
          <w:divBdr>
            <w:top w:val="none" w:sz="0" w:space="0" w:color="auto"/>
            <w:left w:val="none" w:sz="0" w:space="0" w:color="auto"/>
            <w:bottom w:val="none" w:sz="0" w:space="0" w:color="auto"/>
            <w:right w:val="none" w:sz="0" w:space="0" w:color="auto"/>
          </w:divBdr>
        </w:div>
        <w:div w:id="534319664">
          <w:marLeft w:val="0"/>
          <w:marRight w:val="0"/>
          <w:marTop w:val="0"/>
          <w:marBottom w:val="0"/>
          <w:divBdr>
            <w:top w:val="none" w:sz="0" w:space="0" w:color="auto"/>
            <w:left w:val="none" w:sz="0" w:space="0" w:color="auto"/>
            <w:bottom w:val="none" w:sz="0" w:space="0" w:color="auto"/>
            <w:right w:val="none" w:sz="0" w:space="0" w:color="auto"/>
          </w:divBdr>
        </w:div>
        <w:div w:id="736442397">
          <w:marLeft w:val="0"/>
          <w:marRight w:val="0"/>
          <w:marTop w:val="0"/>
          <w:marBottom w:val="0"/>
          <w:divBdr>
            <w:top w:val="none" w:sz="0" w:space="0" w:color="auto"/>
            <w:left w:val="none" w:sz="0" w:space="0" w:color="auto"/>
            <w:bottom w:val="none" w:sz="0" w:space="0" w:color="auto"/>
            <w:right w:val="none" w:sz="0" w:space="0" w:color="auto"/>
          </w:divBdr>
        </w:div>
        <w:div w:id="813793078">
          <w:marLeft w:val="0"/>
          <w:marRight w:val="0"/>
          <w:marTop w:val="0"/>
          <w:marBottom w:val="0"/>
          <w:divBdr>
            <w:top w:val="none" w:sz="0" w:space="0" w:color="auto"/>
            <w:left w:val="none" w:sz="0" w:space="0" w:color="auto"/>
            <w:bottom w:val="none" w:sz="0" w:space="0" w:color="auto"/>
            <w:right w:val="none" w:sz="0" w:space="0" w:color="auto"/>
          </w:divBdr>
        </w:div>
        <w:div w:id="815759041">
          <w:marLeft w:val="0"/>
          <w:marRight w:val="0"/>
          <w:marTop w:val="0"/>
          <w:marBottom w:val="0"/>
          <w:divBdr>
            <w:top w:val="none" w:sz="0" w:space="0" w:color="auto"/>
            <w:left w:val="none" w:sz="0" w:space="0" w:color="auto"/>
            <w:bottom w:val="none" w:sz="0" w:space="0" w:color="auto"/>
            <w:right w:val="none" w:sz="0" w:space="0" w:color="auto"/>
          </w:divBdr>
        </w:div>
        <w:div w:id="902914751">
          <w:marLeft w:val="0"/>
          <w:marRight w:val="0"/>
          <w:marTop w:val="0"/>
          <w:marBottom w:val="0"/>
          <w:divBdr>
            <w:top w:val="none" w:sz="0" w:space="0" w:color="auto"/>
            <w:left w:val="none" w:sz="0" w:space="0" w:color="auto"/>
            <w:bottom w:val="none" w:sz="0" w:space="0" w:color="auto"/>
            <w:right w:val="none" w:sz="0" w:space="0" w:color="auto"/>
          </w:divBdr>
        </w:div>
        <w:div w:id="1133445877">
          <w:marLeft w:val="0"/>
          <w:marRight w:val="0"/>
          <w:marTop w:val="0"/>
          <w:marBottom w:val="0"/>
          <w:divBdr>
            <w:top w:val="none" w:sz="0" w:space="0" w:color="auto"/>
            <w:left w:val="none" w:sz="0" w:space="0" w:color="auto"/>
            <w:bottom w:val="none" w:sz="0" w:space="0" w:color="auto"/>
            <w:right w:val="none" w:sz="0" w:space="0" w:color="auto"/>
          </w:divBdr>
        </w:div>
        <w:div w:id="1138183791">
          <w:marLeft w:val="0"/>
          <w:marRight w:val="0"/>
          <w:marTop w:val="0"/>
          <w:marBottom w:val="0"/>
          <w:divBdr>
            <w:top w:val="none" w:sz="0" w:space="0" w:color="auto"/>
            <w:left w:val="none" w:sz="0" w:space="0" w:color="auto"/>
            <w:bottom w:val="none" w:sz="0" w:space="0" w:color="auto"/>
            <w:right w:val="none" w:sz="0" w:space="0" w:color="auto"/>
          </w:divBdr>
        </w:div>
        <w:div w:id="1270285206">
          <w:marLeft w:val="0"/>
          <w:marRight w:val="0"/>
          <w:marTop w:val="0"/>
          <w:marBottom w:val="0"/>
          <w:divBdr>
            <w:top w:val="none" w:sz="0" w:space="0" w:color="auto"/>
            <w:left w:val="none" w:sz="0" w:space="0" w:color="auto"/>
            <w:bottom w:val="none" w:sz="0" w:space="0" w:color="auto"/>
            <w:right w:val="none" w:sz="0" w:space="0" w:color="auto"/>
          </w:divBdr>
        </w:div>
        <w:div w:id="1295334808">
          <w:marLeft w:val="0"/>
          <w:marRight w:val="0"/>
          <w:marTop w:val="0"/>
          <w:marBottom w:val="0"/>
          <w:divBdr>
            <w:top w:val="none" w:sz="0" w:space="0" w:color="auto"/>
            <w:left w:val="none" w:sz="0" w:space="0" w:color="auto"/>
            <w:bottom w:val="none" w:sz="0" w:space="0" w:color="auto"/>
            <w:right w:val="none" w:sz="0" w:space="0" w:color="auto"/>
          </w:divBdr>
        </w:div>
        <w:div w:id="1374771151">
          <w:marLeft w:val="0"/>
          <w:marRight w:val="0"/>
          <w:marTop w:val="0"/>
          <w:marBottom w:val="0"/>
          <w:divBdr>
            <w:top w:val="none" w:sz="0" w:space="0" w:color="auto"/>
            <w:left w:val="none" w:sz="0" w:space="0" w:color="auto"/>
            <w:bottom w:val="none" w:sz="0" w:space="0" w:color="auto"/>
            <w:right w:val="none" w:sz="0" w:space="0" w:color="auto"/>
          </w:divBdr>
        </w:div>
        <w:div w:id="1394160767">
          <w:marLeft w:val="0"/>
          <w:marRight w:val="0"/>
          <w:marTop w:val="0"/>
          <w:marBottom w:val="0"/>
          <w:divBdr>
            <w:top w:val="none" w:sz="0" w:space="0" w:color="auto"/>
            <w:left w:val="none" w:sz="0" w:space="0" w:color="auto"/>
            <w:bottom w:val="none" w:sz="0" w:space="0" w:color="auto"/>
            <w:right w:val="none" w:sz="0" w:space="0" w:color="auto"/>
          </w:divBdr>
        </w:div>
        <w:div w:id="1413743391">
          <w:marLeft w:val="0"/>
          <w:marRight w:val="0"/>
          <w:marTop w:val="0"/>
          <w:marBottom w:val="0"/>
          <w:divBdr>
            <w:top w:val="none" w:sz="0" w:space="0" w:color="auto"/>
            <w:left w:val="none" w:sz="0" w:space="0" w:color="auto"/>
            <w:bottom w:val="none" w:sz="0" w:space="0" w:color="auto"/>
            <w:right w:val="none" w:sz="0" w:space="0" w:color="auto"/>
          </w:divBdr>
        </w:div>
        <w:div w:id="1415127269">
          <w:marLeft w:val="0"/>
          <w:marRight w:val="0"/>
          <w:marTop w:val="0"/>
          <w:marBottom w:val="0"/>
          <w:divBdr>
            <w:top w:val="none" w:sz="0" w:space="0" w:color="auto"/>
            <w:left w:val="none" w:sz="0" w:space="0" w:color="auto"/>
            <w:bottom w:val="none" w:sz="0" w:space="0" w:color="auto"/>
            <w:right w:val="none" w:sz="0" w:space="0" w:color="auto"/>
          </w:divBdr>
        </w:div>
        <w:div w:id="1644192752">
          <w:marLeft w:val="0"/>
          <w:marRight w:val="0"/>
          <w:marTop w:val="0"/>
          <w:marBottom w:val="0"/>
          <w:divBdr>
            <w:top w:val="none" w:sz="0" w:space="0" w:color="auto"/>
            <w:left w:val="none" w:sz="0" w:space="0" w:color="auto"/>
            <w:bottom w:val="none" w:sz="0" w:space="0" w:color="auto"/>
            <w:right w:val="none" w:sz="0" w:space="0" w:color="auto"/>
          </w:divBdr>
        </w:div>
        <w:div w:id="1675375934">
          <w:marLeft w:val="0"/>
          <w:marRight w:val="0"/>
          <w:marTop w:val="0"/>
          <w:marBottom w:val="0"/>
          <w:divBdr>
            <w:top w:val="none" w:sz="0" w:space="0" w:color="auto"/>
            <w:left w:val="none" w:sz="0" w:space="0" w:color="auto"/>
            <w:bottom w:val="none" w:sz="0" w:space="0" w:color="auto"/>
            <w:right w:val="none" w:sz="0" w:space="0" w:color="auto"/>
          </w:divBdr>
        </w:div>
        <w:div w:id="1688679162">
          <w:marLeft w:val="0"/>
          <w:marRight w:val="0"/>
          <w:marTop w:val="0"/>
          <w:marBottom w:val="0"/>
          <w:divBdr>
            <w:top w:val="none" w:sz="0" w:space="0" w:color="auto"/>
            <w:left w:val="none" w:sz="0" w:space="0" w:color="auto"/>
            <w:bottom w:val="none" w:sz="0" w:space="0" w:color="auto"/>
            <w:right w:val="none" w:sz="0" w:space="0" w:color="auto"/>
          </w:divBdr>
        </w:div>
        <w:div w:id="1763064869">
          <w:marLeft w:val="0"/>
          <w:marRight w:val="0"/>
          <w:marTop w:val="0"/>
          <w:marBottom w:val="0"/>
          <w:divBdr>
            <w:top w:val="none" w:sz="0" w:space="0" w:color="auto"/>
            <w:left w:val="none" w:sz="0" w:space="0" w:color="auto"/>
            <w:bottom w:val="none" w:sz="0" w:space="0" w:color="auto"/>
            <w:right w:val="none" w:sz="0" w:space="0" w:color="auto"/>
          </w:divBdr>
        </w:div>
        <w:div w:id="1984002234">
          <w:marLeft w:val="0"/>
          <w:marRight w:val="0"/>
          <w:marTop w:val="0"/>
          <w:marBottom w:val="0"/>
          <w:divBdr>
            <w:top w:val="none" w:sz="0" w:space="0" w:color="auto"/>
            <w:left w:val="none" w:sz="0" w:space="0" w:color="auto"/>
            <w:bottom w:val="none" w:sz="0" w:space="0" w:color="auto"/>
            <w:right w:val="none" w:sz="0" w:space="0" w:color="auto"/>
          </w:divBdr>
        </w:div>
        <w:div w:id="2029332277">
          <w:marLeft w:val="0"/>
          <w:marRight w:val="0"/>
          <w:marTop w:val="0"/>
          <w:marBottom w:val="0"/>
          <w:divBdr>
            <w:top w:val="none" w:sz="0" w:space="0" w:color="auto"/>
            <w:left w:val="none" w:sz="0" w:space="0" w:color="auto"/>
            <w:bottom w:val="none" w:sz="0" w:space="0" w:color="auto"/>
            <w:right w:val="none" w:sz="0" w:space="0" w:color="auto"/>
          </w:divBdr>
        </w:div>
        <w:div w:id="2039115094">
          <w:marLeft w:val="0"/>
          <w:marRight w:val="0"/>
          <w:marTop w:val="0"/>
          <w:marBottom w:val="0"/>
          <w:divBdr>
            <w:top w:val="none" w:sz="0" w:space="0" w:color="auto"/>
            <w:left w:val="none" w:sz="0" w:space="0" w:color="auto"/>
            <w:bottom w:val="none" w:sz="0" w:space="0" w:color="auto"/>
            <w:right w:val="none" w:sz="0" w:space="0" w:color="auto"/>
          </w:divBdr>
        </w:div>
        <w:div w:id="2135908487">
          <w:marLeft w:val="0"/>
          <w:marRight w:val="0"/>
          <w:marTop w:val="0"/>
          <w:marBottom w:val="0"/>
          <w:divBdr>
            <w:top w:val="none" w:sz="0" w:space="0" w:color="auto"/>
            <w:left w:val="none" w:sz="0" w:space="0" w:color="auto"/>
            <w:bottom w:val="none" w:sz="0" w:space="0" w:color="auto"/>
            <w:right w:val="none" w:sz="0" w:space="0" w:color="auto"/>
          </w:divBdr>
        </w:div>
      </w:divsChild>
    </w:div>
    <w:div w:id="1288580484">
      <w:bodyDiv w:val="1"/>
      <w:marLeft w:val="0"/>
      <w:marRight w:val="0"/>
      <w:marTop w:val="0"/>
      <w:marBottom w:val="0"/>
      <w:divBdr>
        <w:top w:val="none" w:sz="0" w:space="0" w:color="auto"/>
        <w:left w:val="none" w:sz="0" w:space="0" w:color="auto"/>
        <w:bottom w:val="none" w:sz="0" w:space="0" w:color="auto"/>
        <w:right w:val="none" w:sz="0" w:space="0" w:color="auto"/>
      </w:divBdr>
    </w:div>
    <w:div w:id="1340352561">
      <w:bodyDiv w:val="1"/>
      <w:marLeft w:val="0"/>
      <w:marRight w:val="0"/>
      <w:marTop w:val="0"/>
      <w:marBottom w:val="0"/>
      <w:divBdr>
        <w:top w:val="none" w:sz="0" w:space="0" w:color="auto"/>
        <w:left w:val="none" w:sz="0" w:space="0" w:color="auto"/>
        <w:bottom w:val="none" w:sz="0" w:space="0" w:color="auto"/>
        <w:right w:val="none" w:sz="0" w:space="0" w:color="auto"/>
      </w:divBdr>
    </w:div>
    <w:div w:id="1376004392">
      <w:bodyDiv w:val="1"/>
      <w:marLeft w:val="0"/>
      <w:marRight w:val="0"/>
      <w:marTop w:val="0"/>
      <w:marBottom w:val="0"/>
      <w:divBdr>
        <w:top w:val="none" w:sz="0" w:space="0" w:color="auto"/>
        <w:left w:val="none" w:sz="0" w:space="0" w:color="auto"/>
        <w:bottom w:val="none" w:sz="0" w:space="0" w:color="auto"/>
        <w:right w:val="none" w:sz="0" w:space="0" w:color="auto"/>
      </w:divBdr>
    </w:div>
    <w:div w:id="1381973883">
      <w:bodyDiv w:val="1"/>
      <w:marLeft w:val="0"/>
      <w:marRight w:val="0"/>
      <w:marTop w:val="0"/>
      <w:marBottom w:val="0"/>
      <w:divBdr>
        <w:top w:val="none" w:sz="0" w:space="0" w:color="auto"/>
        <w:left w:val="none" w:sz="0" w:space="0" w:color="auto"/>
        <w:bottom w:val="none" w:sz="0" w:space="0" w:color="auto"/>
        <w:right w:val="none" w:sz="0" w:space="0" w:color="auto"/>
      </w:divBdr>
    </w:div>
    <w:div w:id="1418020052">
      <w:bodyDiv w:val="1"/>
      <w:marLeft w:val="0"/>
      <w:marRight w:val="0"/>
      <w:marTop w:val="0"/>
      <w:marBottom w:val="0"/>
      <w:divBdr>
        <w:top w:val="none" w:sz="0" w:space="0" w:color="auto"/>
        <w:left w:val="none" w:sz="0" w:space="0" w:color="auto"/>
        <w:bottom w:val="none" w:sz="0" w:space="0" w:color="auto"/>
        <w:right w:val="none" w:sz="0" w:space="0" w:color="auto"/>
      </w:divBdr>
    </w:div>
    <w:div w:id="1478374031">
      <w:bodyDiv w:val="1"/>
      <w:marLeft w:val="0"/>
      <w:marRight w:val="0"/>
      <w:marTop w:val="0"/>
      <w:marBottom w:val="0"/>
      <w:divBdr>
        <w:top w:val="none" w:sz="0" w:space="0" w:color="auto"/>
        <w:left w:val="none" w:sz="0" w:space="0" w:color="auto"/>
        <w:bottom w:val="none" w:sz="0" w:space="0" w:color="auto"/>
        <w:right w:val="none" w:sz="0" w:space="0" w:color="auto"/>
      </w:divBdr>
    </w:div>
    <w:div w:id="1482036034">
      <w:bodyDiv w:val="1"/>
      <w:marLeft w:val="0"/>
      <w:marRight w:val="0"/>
      <w:marTop w:val="0"/>
      <w:marBottom w:val="0"/>
      <w:divBdr>
        <w:top w:val="none" w:sz="0" w:space="0" w:color="auto"/>
        <w:left w:val="none" w:sz="0" w:space="0" w:color="auto"/>
        <w:bottom w:val="none" w:sz="0" w:space="0" w:color="auto"/>
        <w:right w:val="none" w:sz="0" w:space="0" w:color="auto"/>
      </w:divBdr>
    </w:div>
    <w:div w:id="1499148424">
      <w:bodyDiv w:val="1"/>
      <w:marLeft w:val="0"/>
      <w:marRight w:val="0"/>
      <w:marTop w:val="0"/>
      <w:marBottom w:val="0"/>
      <w:divBdr>
        <w:top w:val="none" w:sz="0" w:space="0" w:color="auto"/>
        <w:left w:val="none" w:sz="0" w:space="0" w:color="auto"/>
        <w:bottom w:val="none" w:sz="0" w:space="0" w:color="auto"/>
        <w:right w:val="none" w:sz="0" w:space="0" w:color="auto"/>
      </w:divBdr>
    </w:div>
    <w:div w:id="1505245916">
      <w:bodyDiv w:val="1"/>
      <w:marLeft w:val="0"/>
      <w:marRight w:val="0"/>
      <w:marTop w:val="0"/>
      <w:marBottom w:val="0"/>
      <w:divBdr>
        <w:top w:val="none" w:sz="0" w:space="0" w:color="auto"/>
        <w:left w:val="none" w:sz="0" w:space="0" w:color="auto"/>
        <w:bottom w:val="none" w:sz="0" w:space="0" w:color="auto"/>
        <w:right w:val="none" w:sz="0" w:space="0" w:color="auto"/>
      </w:divBdr>
      <w:divsChild>
        <w:div w:id="73750534">
          <w:marLeft w:val="0"/>
          <w:marRight w:val="0"/>
          <w:marTop w:val="0"/>
          <w:marBottom w:val="0"/>
          <w:divBdr>
            <w:top w:val="none" w:sz="0" w:space="0" w:color="auto"/>
            <w:left w:val="none" w:sz="0" w:space="0" w:color="auto"/>
            <w:bottom w:val="none" w:sz="0" w:space="0" w:color="auto"/>
            <w:right w:val="none" w:sz="0" w:space="0" w:color="auto"/>
          </w:divBdr>
        </w:div>
        <w:div w:id="81148380">
          <w:marLeft w:val="0"/>
          <w:marRight w:val="0"/>
          <w:marTop w:val="0"/>
          <w:marBottom w:val="0"/>
          <w:divBdr>
            <w:top w:val="none" w:sz="0" w:space="0" w:color="auto"/>
            <w:left w:val="none" w:sz="0" w:space="0" w:color="auto"/>
            <w:bottom w:val="none" w:sz="0" w:space="0" w:color="auto"/>
            <w:right w:val="none" w:sz="0" w:space="0" w:color="auto"/>
          </w:divBdr>
        </w:div>
        <w:div w:id="474640656">
          <w:marLeft w:val="0"/>
          <w:marRight w:val="0"/>
          <w:marTop w:val="0"/>
          <w:marBottom w:val="0"/>
          <w:divBdr>
            <w:top w:val="none" w:sz="0" w:space="0" w:color="auto"/>
            <w:left w:val="none" w:sz="0" w:space="0" w:color="auto"/>
            <w:bottom w:val="none" w:sz="0" w:space="0" w:color="auto"/>
            <w:right w:val="none" w:sz="0" w:space="0" w:color="auto"/>
          </w:divBdr>
        </w:div>
        <w:div w:id="721173644">
          <w:marLeft w:val="0"/>
          <w:marRight w:val="0"/>
          <w:marTop w:val="0"/>
          <w:marBottom w:val="0"/>
          <w:divBdr>
            <w:top w:val="none" w:sz="0" w:space="0" w:color="auto"/>
            <w:left w:val="none" w:sz="0" w:space="0" w:color="auto"/>
            <w:bottom w:val="none" w:sz="0" w:space="0" w:color="auto"/>
            <w:right w:val="none" w:sz="0" w:space="0" w:color="auto"/>
          </w:divBdr>
        </w:div>
        <w:div w:id="771559157">
          <w:marLeft w:val="0"/>
          <w:marRight w:val="0"/>
          <w:marTop w:val="0"/>
          <w:marBottom w:val="0"/>
          <w:divBdr>
            <w:top w:val="none" w:sz="0" w:space="0" w:color="auto"/>
            <w:left w:val="none" w:sz="0" w:space="0" w:color="auto"/>
            <w:bottom w:val="none" w:sz="0" w:space="0" w:color="auto"/>
            <w:right w:val="none" w:sz="0" w:space="0" w:color="auto"/>
          </w:divBdr>
        </w:div>
        <w:div w:id="967860635">
          <w:marLeft w:val="0"/>
          <w:marRight w:val="0"/>
          <w:marTop w:val="0"/>
          <w:marBottom w:val="0"/>
          <w:divBdr>
            <w:top w:val="none" w:sz="0" w:space="0" w:color="auto"/>
            <w:left w:val="none" w:sz="0" w:space="0" w:color="auto"/>
            <w:bottom w:val="none" w:sz="0" w:space="0" w:color="auto"/>
            <w:right w:val="none" w:sz="0" w:space="0" w:color="auto"/>
          </w:divBdr>
        </w:div>
        <w:div w:id="1081827377">
          <w:marLeft w:val="0"/>
          <w:marRight w:val="0"/>
          <w:marTop w:val="0"/>
          <w:marBottom w:val="0"/>
          <w:divBdr>
            <w:top w:val="none" w:sz="0" w:space="0" w:color="auto"/>
            <w:left w:val="none" w:sz="0" w:space="0" w:color="auto"/>
            <w:bottom w:val="none" w:sz="0" w:space="0" w:color="auto"/>
            <w:right w:val="none" w:sz="0" w:space="0" w:color="auto"/>
          </w:divBdr>
        </w:div>
        <w:div w:id="1300457240">
          <w:marLeft w:val="0"/>
          <w:marRight w:val="0"/>
          <w:marTop w:val="0"/>
          <w:marBottom w:val="0"/>
          <w:divBdr>
            <w:top w:val="none" w:sz="0" w:space="0" w:color="auto"/>
            <w:left w:val="none" w:sz="0" w:space="0" w:color="auto"/>
            <w:bottom w:val="none" w:sz="0" w:space="0" w:color="auto"/>
            <w:right w:val="none" w:sz="0" w:space="0" w:color="auto"/>
          </w:divBdr>
        </w:div>
        <w:div w:id="1468088951">
          <w:marLeft w:val="0"/>
          <w:marRight w:val="0"/>
          <w:marTop w:val="0"/>
          <w:marBottom w:val="0"/>
          <w:divBdr>
            <w:top w:val="none" w:sz="0" w:space="0" w:color="auto"/>
            <w:left w:val="none" w:sz="0" w:space="0" w:color="auto"/>
            <w:bottom w:val="none" w:sz="0" w:space="0" w:color="auto"/>
            <w:right w:val="none" w:sz="0" w:space="0" w:color="auto"/>
          </w:divBdr>
        </w:div>
        <w:div w:id="1520705942">
          <w:marLeft w:val="0"/>
          <w:marRight w:val="0"/>
          <w:marTop w:val="0"/>
          <w:marBottom w:val="0"/>
          <w:divBdr>
            <w:top w:val="none" w:sz="0" w:space="0" w:color="auto"/>
            <w:left w:val="none" w:sz="0" w:space="0" w:color="auto"/>
            <w:bottom w:val="none" w:sz="0" w:space="0" w:color="auto"/>
            <w:right w:val="none" w:sz="0" w:space="0" w:color="auto"/>
          </w:divBdr>
        </w:div>
        <w:div w:id="1528257165">
          <w:marLeft w:val="0"/>
          <w:marRight w:val="0"/>
          <w:marTop w:val="0"/>
          <w:marBottom w:val="0"/>
          <w:divBdr>
            <w:top w:val="none" w:sz="0" w:space="0" w:color="auto"/>
            <w:left w:val="none" w:sz="0" w:space="0" w:color="auto"/>
            <w:bottom w:val="none" w:sz="0" w:space="0" w:color="auto"/>
            <w:right w:val="none" w:sz="0" w:space="0" w:color="auto"/>
          </w:divBdr>
        </w:div>
        <w:div w:id="1802842071">
          <w:marLeft w:val="0"/>
          <w:marRight w:val="0"/>
          <w:marTop w:val="0"/>
          <w:marBottom w:val="0"/>
          <w:divBdr>
            <w:top w:val="none" w:sz="0" w:space="0" w:color="auto"/>
            <w:left w:val="none" w:sz="0" w:space="0" w:color="auto"/>
            <w:bottom w:val="none" w:sz="0" w:space="0" w:color="auto"/>
            <w:right w:val="none" w:sz="0" w:space="0" w:color="auto"/>
          </w:divBdr>
        </w:div>
        <w:div w:id="1813213749">
          <w:marLeft w:val="0"/>
          <w:marRight w:val="0"/>
          <w:marTop w:val="0"/>
          <w:marBottom w:val="0"/>
          <w:divBdr>
            <w:top w:val="none" w:sz="0" w:space="0" w:color="auto"/>
            <w:left w:val="none" w:sz="0" w:space="0" w:color="auto"/>
            <w:bottom w:val="none" w:sz="0" w:space="0" w:color="auto"/>
            <w:right w:val="none" w:sz="0" w:space="0" w:color="auto"/>
          </w:divBdr>
        </w:div>
        <w:div w:id="1857381351">
          <w:marLeft w:val="0"/>
          <w:marRight w:val="0"/>
          <w:marTop w:val="0"/>
          <w:marBottom w:val="0"/>
          <w:divBdr>
            <w:top w:val="none" w:sz="0" w:space="0" w:color="auto"/>
            <w:left w:val="none" w:sz="0" w:space="0" w:color="auto"/>
            <w:bottom w:val="none" w:sz="0" w:space="0" w:color="auto"/>
            <w:right w:val="none" w:sz="0" w:space="0" w:color="auto"/>
          </w:divBdr>
        </w:div>
      </w:divsChild>
    </w:div>
    <w:div w:id="1560704991">
      <w:bodyDiv w:val="1"/>
      <w:marLeft w:val="0"/>
      <w:marRight w:val="0"/>
      <w:marTop w:val="0"/>
      <w:marBottom w:val="0"/>
      <w:divBdr>
        <w:top w:val="none" w:sz="0" w:space="0" w:color="auto"/>
        <w:left w:val="none" w:sz="0" w:space="0" w:color="auto"/>
        <w:bottom w:val="none" w:sz="0" w:space="0" w:color="auto"/>
        <w:right w:val="none" w:sz="0" w:space="0" w:color="auto"/>
      </w:divBdr>
    </w:div>
    <w:div w:id="1587349938">
      <w:bodyDiv w:val="1"/>
      <w:marLeft w:val="0"/>
      <w:marRight w:val="0"/>
      <w:marTop w:val="0"/>
      <w:marBottom w:val="0"/>
      <w:divBdr>
        <w:top w:val="none" w:sz="0" w:space="0" w:color="auto"/>
        <w:left w:val="none" w:sz="0" w:space="0" w:color="auto"/>
        <w:bottom w:val="none" w:sz="0" w:space="0" w:color="auto"/>
        <w:right w:val="none" w:sz="0" w:space="0" w:color="auto"/>
      </w:divBdr>
    </w:div>
    <w:div w:id="1620985644">
      <w:bodyDiv w:val="1"/>
      <w:marLeft w:val="0"/>
      <w:marRight w:val="0"/>
      <w:marTop w:val="0"/>
      <w:marBottom w:val="0"/>
      <w:divBdr>
        <w:top w:val="none" w:sz="0" w:space="0" w:color="auto"/>
        <w:left w:val="none" w:sz="0" w:space="0" w:color="auto"/>
        <w:bottom w:val="none" w:sz="0" w:space="0" w:color="auto"/>
        <w:right w:val="none" w:sz="0" w:space="0" w:color="auto"/>
      </w:divBdr>
    </w:div>
    <w:div w:id="1767384743">
      <w:bodyDiv w:val="1"/>
      <w:marLeft w:val="0"/>
      <w:marRight w:val="0"/>
      <w:marTop w:val="0"/>
      <w:marBottom w:val="0"/>
      <w:divBdr>
        <w:top w:val="none" w:sz="0" w:space="0" w:color="auto"/>
        <w:left w:val="none" w:sz="0" w:space="0" w:color="auto"/>
        <w:bottom w:val="none" w:sz="0" w:space="0" w:color="auto"/>
        <w:right w:val="none" w:sz="0" w:space="0" w:color="auto"/>
      </w:divBdr>
    </w:div>
    <w:div w:id="1804040529">
      <w:bodyDiv w:val="1"/>
      <w:marLeft w:val="0"/>
      <w:marRight w:val="0"/>
      <w:marTop w:val="0"/>
      <w:marBottom w:val="0"/>
      <w:divBdr>
        <w:top w:val="none" w:sz="0" w:space="0" w:color="auto"/>
        <w:left w:val="none" w:sz="0" w:space="0" w:color="auto"/>
        <w:bottom w:val="none" w:sz="0" w:space="0" w:color="auto"/>
        <w:right w:val="none" w:sz="0" w:space="0" w:color="auto"/>
      </w:divBdr>
      <w:divsChild>
        <w:div w:id="60176866">
          <w:marLeft w:val="0"/>
          <w:marRight w:val="0"/>
          <w:marTop w:val="0"/>
          <w:marBottom w:val="0"/>
          <w:divBdr>
            <w:top w:val="none" w:sz="0" w:space="0" w:color="auto"/>
            <w:left w:val="none" w:sz="0" w:space="0" w:color="auto"/>
            <w:bottom w:val="none" w:sz="0" w:space="0" w:color="auto"/>
            <w:right w:val="none" w:sz="0" w:space="0" w:color="auto"/>
          </w:divBdr>
        </w:div>
        <w:div w:id="352345600">
          <w:marLeft w:val="0"/>
          <w:marRight w:val="0"/>
          <w:marTop w:val="0"/>
          <w:marBottom w:val="0"/>
          <w:divBdr>
            <w:top w:val="none" w:sz="0" w:space="0" w:color="auto"/>
            <w:left w:val="none" w:sz="0" w:space="0" w:color="auto"/>
            <w:bottom w:val="none" w:sz="0" w:space="0" w:color="auto"/>
            <w:right w:val="none" w:sz="0" w:space="0" w:color="auto"/>
          </w:divBdr>
        </w:div>
        <w:div w:id="490751346">
          <w:marLeft w:val="0"/>
          <w:marRight w:val="0"/>
          <w:marTop w:val="0"/>
          <w:marBottom w:val="0"/>
          <w:divBdr>
            <w:top w:val="none" w:sz="0" w:space="0" w:color="auto"/>
            <w:left w:val="none" w:sz="0" w:space="0" w:color="auto"/>
            <w:bottom w:val="none" w:sz="0" w:space="0" w:color="auto"/>
            <w:right w:val="none" w:sz="0" w:space="0" w:color="auto"/>
          </w:divBdr>
        </w:div>
        <w:div w:id="718239008">
          <w:marLeft w:val="0"/>
          <w:marRight w:val="0"/>
          <w:marTop w:val="0"/>
          <w:marBottom w:val="0"/>
          <w:divBdr>
            <w:top w:val="none" w:sz="0" w:space="0" w:color="auto"/>
            <w:left w:val="none" w:sz="0" w:space="0" w:color="auto"/>
            <w:bottom w:val="none" w:sz="0" w:space="0" w:color="auto"/>
            <w:right w:val="none" w:sz="0" w:space="0" w:color="auto"/>
          </w:divBdr>
        </w:div>
        <w:div w:id="950548883">
          <w:marLeft w:val="0"/>
          <w:marRight w:val="0"/>
          <w:marTop w:val="0"/>
          <w:marBottom w:val="0"/>
          <w:divBdr>
            <w:top w:val="none" w:sz="0" w:space="0" w:color="auto"/>
            <w:left w:val="none" w:sz="0" w:space="0" w:color="auto"/>
            <w:bottom w:val="none" w:sz="0" w:space="0" w:color="auto"/>
            <w:right w:val="none" w:sz="0" w:space="0" w:color="auto"/>
          </w:divBdr>
        </w:div>
        <w:div w:id="988170983">
          <w:marLeft w:val="0"/>
          <w:marRight w:val="0"/>
          <w:marTop w:val="0"/>
          <w:marBottom w:val="0"/>
          <w:divBdr>
            <w:top w:val="none" w:sz="0" w:space="0" w:color="auto"/>
            <w:left w:val="none" w:sz="0" w:space="0" w:color="auto"/>
            <w:bottom w:val="none" w:sz="0" w:space="0" w:color="auto"/>
            <w:right w:val="none" w:sz="0" w:space="0" w:color="auto"/>
          </w:divBdr>
        </w:div>
        <w:div w:id="1032805874">
          <w:marLeft w:val="0"/>
          <w:marRight w:val="0"/>
          <w:marTop w:val="0"/>
          <w:marBottom w:val="0"/>
          <w:divBdr>
            <w:top w:val="none" w:sz="0" w:space="0" w:color="auto"/>
            <w:left w:val="none" w:sz="0" w:space="0" w:color="auto"/>
            <w:bottom w:val="none" w:sz="0" w:space="0" w:color="auto"/>
            <w:right w:val="none" w:sz="0" w:space="0" w:color="auto"/>
          </w:divBdr>
        </w:div>
        <w:div w:id="1246307856">
          <w:marLeft w:val="0"/>
          <w:marRight w:val="0"/>
          <w:marTop w:val="0"/>
          <w:marBottom w:val="0"/>
          <w:divBdr>
            <w:top w:val="none" w:sz="0" w:space="0" w:color="auto"/>
            <w:left w:val="none" w:sz="0" w:space="0" w:color="auto"/>
            <w:bottom w:val="none" w:sz="0" w:space="0" w:color="auto"/>
            <w:right w:val="none" w:sz="0" w:space="0" w:color="auto"/>
          </w:divBdr>
        </w:div>
        <w:div w:id="1371421209">
          <w:marLeft w:val="0"/>
          <w:marRight w:val="0"/>
          <w:marTop w:val="0"/>
          <w:marBottom w:val="0"/>
          <w:divBdr>
            <w:top w:val="none" w:sz="0" w:space="0" w:color="auto"/>
            <w:left w:val="none" w:sz="0" w:space="0" w:color="auto"/>
            <w:bottom w:val="none" w:sz="0" w:space="0" w:color="auto"/>
            <w:right w:val="none" w:sz="0" w:space="0" w:color="auto"/>
          </w:divBdr>
        </w:div>
        <w:div w:id="1372879004">
          <w:marLeft w:val="0"/>
          <w:marRight w:val="0"/>
          <w:marTop w:val="0"/>
          <w:marBottom w:val="0"/>
          <w:divBdr>
            <w:top w:val="none" w:sz="0" w:space="0" w:color="auto"/>
            <w:left w:val="none" w:sz="0" w:space="0" w:color="auto"/>
            <w:bottom w:val="none" w:sz="0" w:space="0" w:color="auto"/>
            <w:right w:val="none" w:sz="0" w:space="0" w:color="auto"/>
          </w:divBdr>
        </w:div>
        <w:div w:id="1549102327">
          <w:marLeft w:val="0"/>
          <w:marRight w:val="0"/>
          <w:marTop w:val="0"/>
          <w:marBottom w:val="0"/>
          <w:divBdr>
            <w:top w:val="none" w:sz="0" w:space="0" w:color="auto"/>
            <w:left w:val="none" w:sz="0" w:space="0" w:color="auto"/>
            <w:bottom w:val="none" w:sz="0" w:space="0" w:color="auto"/>
            <w:right w:val="none" w:sz="0" w:space="0" w:color="auto"/>
          </w:divBdr>
        </w:div>
        <w:div w:id="1572040727">
          <w:marLeft w:val="0"/>
          <w:marRight w:val="0"/>
          <w:marTop w:val="0"/>
          <w:marBottom w:val="0"/>
          <w:divBdr>
            <w:top w:val="none" w:sz="0" w:space="0" w:color="auto"/>
            <w:left w:val="none" w:sz="0" w:space="0" w:color="auto"/>
            <w:bottom w:val="none" w:sz="0" w:space="0" w:color="auto"/>
            <w:right w:val="none" w:sz="0" w:space="0" w:color="auto"/>
          </w:divBdr>
        </w:div>
        <w:div w:id="1649625749">
          <w:marLeft w:val="0"/>
          <w:marRight w:val="0"/>
          <w:marTop w:val="0"/>
          <w:marBottom w:val="0"/>
          <w:divBdr>
            <w:top w:val="none" w:sz="0" w:space="0" w:color="auto"/>
            <w:left w:val="none" w:sz="0" w:space="0" w:color="auto"/>
            <w:bottom w:val="none" w:sz="0" w:space="0" w:color="auto"/>
            <w:right w:val="none" w:sz="0" w:space="0" w:color="auto"/>
          </w:divBdr>
        </w:div>
        <w:div w:id="1703243779">
          <w:marLeft w:val="0"/>
          <w:marRight w:val="0"/>
          <w:marTop w:val="0"/>
          <w:marBottom w:val="0"/>
          <w:divBdr>
            <w:top w:val="none" w:sz="0" w:space="0" w:color="auto"/>
            <w:left w:val="none" w:sz="0" w:space="0" w:color="auto"/>
            <w:bottom w:val="none" w:sz="0" w:space="0" w:color="auto"/>
            <w:right w:val="none" w:sz="0" w:space="0" w:color="auto"/>
          </w:divBdr>
        </w:div>
      </w:divsChild>
    </w:div>
    <w:div w:id="1839614644">
      <w:bodyDiv w:val="1"/>
      <w:marLeft w:val="0"/>
      <w:marRight w:val="0"/>
      <w:marTop w:val="0"/>
      <w:marBottom w:val="0"/>
      <w:divBdr>
        <w:top w:val="none" w:sz="0" w:space="0" w:color="auto"/>
        <w:left w:val="none" w:sz="0" w:space="0" w:color="auto"/>
        <w:bottom w:val="none" w:sz="0" w:space="0" w:color="auto"/>
        <w:right w:val="none" w:sz="0" w:space="0" w:color="auto"/>
      </w:divBdr>
      <w:divsChild>
        <w:div w:id="1341935260">
          <w:marLeft w:val="0"/>
          <w:marRight w:val="0"/>
          <w:marTop w:val="0"/>
          <w:marBottom w:val="0"/>
          <w:divBdr>
            <w:top w:val="none" w:sz="0" w:space="0" w:color="auto"/>
            <w:left w:val="none" w:sz="0" w:space="0" w:color="auto"/>
            <w:bottom w:val="none" w:sz="0" w:space="0" w:color="auto"/>
            <w:right w:val="none" w:sz="0" w:space="0" w:color="auto"/>
          </w:divBdr>
        </w:div>
        <w:div w:id="577058178">
          <w:marLeft w:val="0"/>
          <w:marRight w:val="0"/>
          <w:marTop w:val="0"/>
          <w:marBottom w:val="0"/>
          <w:divBdr>
            <w:top w:val="none" w:sz="0" w:space="0" w:color="auto"/>
            <w:left w:val="none" w:sz="0" w:space="0" w:color="auto"/>
            <w:bottom w:val="none" w:sz="0" w:space="0" w:color="auto"/>
            <w:right w:val="none" w:sz="0" w:space="0" w:color="auto"/>
          </w:divBdr>
          <w:divsChild>
            <w:div w:id="1796941888">
              <w:marLeft w:val="0"/>
              <w:marRight w:val="0"/>
              <w:marTop w:val="0"/>
              <w:marBottom w:val="0"/>
              <w:divBdr>
                <w:top w:val="none" w:sz="0" w:space="0" w:color="auto"/>
                <w:left w:val="none" w:sz="0" w:space="0" w:color="auto"/>
                <w:bottom w:val="none" w:sz="0" w:space="0" w:color="auto"/>
                <w:right w:val="none" w:sz="0" w:space="0" w:color="auto"/>
              </w:divBdr>
              <w:divsChild>
                <w:div w:id="723875728">
                  <w:marLeft w:val="0"/>
                  <w:marRight w:val="0"/>
                  <w:marTop w:val="0"/>
                  <w:marBottom w:val="0"/>
                  <w:divBdr>
                    <w:top w:val="none" w:sz="0" w:space="0" w:color="auto"/>
                    <w:left w:val="none" w:sz="0" w:space="0" w:color="auto"/>
                    <w:bottom w:val="none" w:sz="0" w:space="0" w:color="auto"/>
                    <w:right w:val="none" w:sz="0" w:space="0" w:color="auto"/>
                  </w:divBdr>
                  <w:divsChild>
                    <w:div w:id="1878272915">
                      <w:marLeft w:val="0"/>
                      <w:marRight w:val="0"/>
                      <w:marTop w:val="0"/>
                      <w:marBottom w:val="0"/>
                      <w:divBdr>
                        <w:top w:val="none" w:sz="0" w:space="0" w:color="auto"/>
                        <w:left w:val="none" w:sz="0" w:space="0" w:color="auto"/>
                        <w:bottom w:val="none" w:sz="0" w:space="0" w:color="auto"/>
                        <w:right w:val="none" w:sz="0" w:space="0" w:color="auto"/>
                      </w:divBdr>
                      <w:divsChild>
                        <w:div w:id="7366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505662">
          <w:marLeft w:val="0"/>
          <w:marRight w:val="0"/>
          <w:marTop w:val="0"/>
          <w:marBottom w:val="0"/>
          <w:divBdr>
            <w:top w:val="none" w:sz="0" w:space="0" w:color="auto"/>
            <w:left w:val="none" w:sz="0" w:space="0" w:color="auto"/>
            <w:bottom w:val="none" w:sz="0" w:space="0" w:color="auto"/>
            <w:right w:val="none" w:sz="0" w:space="0" w:color="auto"/>
          </w:divBdr>
        </w:div>
      </w:divsChild>
    </w:div>
    <w:div w:id="1846243839">
      <w:bodyDiv w:val="1"/>
      <w:marLeft w:val="0"/>
      <w:marRight w:val="0"/>
      <w:marTop w:val="0"/>
      <w:marBottom w:val="0"/>
      <w:divBdr>
        <w:top w:val="none" w:sz="0" w:space="0" w:color="auto"/>
        <w:left w:val="none" w:sz="0" w:space="0" w:color="auto"/>
        <w:bottom w:val="none" w:sz="0" w:space="0" w:color="auto"/>
        <w:right w:val="none" w:sz="0" w:space="0" w:color="auto"/>
      </w:divBdr>
    </w:div>
    <w:div w:id="1940140020">
      <w:bodyDiv w:val="1"/>
      <w:marLeft w:val="0"/>
      <w:marRight w:val="0"/>
      <w:marTop w:val="0"/>
      <w:marBottom w:val="0"/>
      <w:divBdr>
        <w:top w:val="none" w:sz="0" w:space="0" w:color="auto"/>
        <w:left w:val="none" w:sz="0" w:space="0" w:color="auto"/>
        <w:bottom w:val="none" w:sz="0" w:space="0" w:color="auto"/>
        <w:right w:val="none" w:sz="0" w:space="0" w:color="auto"/>
      </w:divBdr>
    </w:div>
    <w:div w:id="1959601553">
      <w:bodyDiv w:val="1"/>
      <w:marLeft w:val="0"/>
      <w:marRight w:val="0"/>
      <w:marTop w:val="0"/>
      <w:marBottom w:val="0"/>
      <w:divBdr>
        <w:top w:val="none" w:sz="0" w:space="0" w:color="auto"/>
        <w:left w:val="none" w:sz="0" w:space="0" w:color="auto"/>
        <w:bottom w:val="none" w:sz="0" w:space="0" w:color="auto"/>
        <w:right w:val="none" w:sz="0" w:space="0" w:color="auto"/>
      </w:divBdr>
    </w:div>
    <w:div w:id="2090494802">
      <w:bodyDiv w:val="1"/>
      <w:marLeft w:val="0"/>
      <w:marRight w:val="0"/>
      <w:marTop w:val="0"/>
      <w:marBottom w:val="0"/>
      <w:divBdr>
        <w:top w:val="none" w:sz="0" w:space="0" w:color="auto"/>
        <w:left w:val="none" w:sz="0" w:space="0" w:color="auto"/>
        <w:bottom w:val="none" w:sz="0" w:space="0" w:color="auto"/>
        <w:right w:val="none" w:sz="0" w:space="0" w:color="auto"/>
      </w:divBdr>
    </w:div>
    <w:div w:id="214638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nwis.waterdata.usgs.gov/ak/nwis/uv?cb_00060=on&amp;cb_00065=on&amp;format=gif_stats&amp;site_no=15266300&amp;period=&amp;begin_date=2019-01-01&amp;end_date=2019-12-19" TargetMode="External"/><Relationship Id="rId2" Type="http://schemas.openxmlformats.org/officeDocument/2006/relationships/hyperlink" Target="https://rpubs.com/kwf/ca_mg_2020CuZnReport" TargetMode="External"/><Relationship Id="rId1" Type="http://schemas.openxmlformats.org/officeDocument/2006/relationships/hyperlink" Target="https://dec.alaska.gov/water/water-quality/reports" TargetMode="External"/><Relationship Id="rId5" Type="http://schemas.openxmlformats.org/officeDocument/2006/relationships/hyperlink" Target="https://dec.alaska.gov/media/21000/kenai-river-beach-2019-final-reportadec.pdf" TargetMode="External"/><Relationship Id="rId4" Type="http://schemas.openxmlformats.org/officeDocument/2006/relationships/hyperlink" Target="https://rpubs.com/kwf/epscor_hydrolabs_2015_2016"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microsoft.com/office/2007/relationships/hdphoto" Target="media/hdphoto1.wdp"/><Relationship Id="rId21" Type="http://schemas.openxmlformats.org/officeDocument/2006/relationships/hyperlink" Target="https://github.com/Kenai-Watershed-Forum/KWF_Metals_2019_2020" TargetMode="External"/><Relationship Id="rId34" Type="http://schemas.openxmlformats.org/officeDocument/2006/relationships/glossaryDocument" Target="glossary/document.xml"/><Relationship Id="rId42" Type="http://schemas.microsoft.com/office/2018/08/relationships/commentsExtensible" Target="commentsExtensi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6.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2.xml"/><Relationship Id="rId20" Type="http://schemas.microsoft.com/office/2011/relationships/commentsExtended" Target="commentsExtended.xml"/><Relationship Id="rId29" Type="http://schemas.openxmlformats.org/officeDocument/2006/relationships/image" Target="media/image9.png"/><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5.emf"/><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3.jpe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WF\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3CAD3BE3C9C4ACBB4BFCF413EB2AB9B"/>
        <w:category>
          <w:name w:val="General"/>
          <w:gallery w:val="placeholder"/>
        </w:category>
        <w:types>
          <w:type w:val="bbPlcHdr"/>
        </w:types>
        <w:behaviors>
          <w:behavior w:val="content"/>
        </w:behaviors>
        <w:guid w:val="{BCD7C5C6-27B3-4CDA-A910-A803DF2F4262}"/>
      </w:docPartPr>
      <w:docPartBody>
        <w:p w:rsidR="00904D69" w:rsidRDefault="00C0049F">
          <w:pPr>
            <w:pStyle w:val="B3CAD3BE3C9C4ACBB4BFCF413EB2AB9B"/>
          </w:pPr>
          <w:r>
            <w:rPr>
              <w:rFonts w:asciiTheme="majorHAnsi" w:eastAsiaTheme="majorEastAsia" w:hAnsiTheme="majorHAnsi" w:cstheme="majorBidi"/>
              <w:caps/>
              <w:color w:val="44546A" w:themeColor="text2"/>
              <w:sz w:val="110"/>
              <w:szCs w:val="11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8E7D53"/>
    <w:rsid w:val="000020B8"/>
    <w:rsid w:val="00045458"/>
    <w:rsid w:val="00046C76"/>
    <w:rsid w:val="0005747E"/>
    <w:rsid w:val="00063395"/>
    <w:rsid w:val="000822D9"/>
    <w:rsid w:val="000B0FA6"/>
    <w:rsid w:val="000B266F"/>
    <w:rsid w:val="000C2A68"/>
    <w:rsid w:val="000D5D9B"/>
    <w:rsid w:val="00121726"/>
    <w:rsid w:val="00150ADE"/>
    <w:rsid w:val="00163667"/>
    <w:rsid w:val="001C1F65"/>
    <w:rsid w:val="00240052"/>
    <w:rsid w:val="002D31AB"/>
    <w:rsid w:val="00327824"/>
    <w:rsid w:val="003402EA"/>
    <w:rsid w:val="00341803"/>
    <w:rsid w:val="003962F7"/>
    <w:rsid w:val="003A7C0E"/>
    <w:rsid w:val="003B5377"/>
    <w:rsid w:val="003B552F"/>
    <w:rsid w:val="003D060E"/>
    <w:rsid w:val="003D233F"/>
    <w:rsid w:val="003F0EBD"/>
    <w:rsid w:val="003F58E2"/>
    <w:rsid w:val="00415C60"/>
    <w:rsid w:val="00481CAB"/>
    <w:rsid w:val="004B0010"/>
    <w:rsid w:val="004B3309"/>
    <w:rsid w:val="00517CF7"/>
    <w:rsid w:val="00522B5C"/>
    <w:rsid w:val="00530BAD"/>
    <w:rsid w:val="00536256"/>
    <w:rsid w:val="005557C5"/>
    <w:rsid w:val="00571109"/>
    <w:rsid w:val="005A1215"/>
    <w:rsid w:val="005D410B"/>
    <w:rsid w:val="005E068D"/>
    <w:rsid w:val="0062017B"/>
    <w:rsid w:val="006B75BD"/>
    <w:rsid w:val="00797CF7"/>
    <w:rsid w:val="007A28A5"/>
    <w:rsid w:val="007B2AEF"/>
    <w:rsid w:val="008D1F20"/>
    <w:rsid w:val="008E7D53"/>
    <w:rsid w:val="008F6F9E"/>
    <w:rsid w:val="00903D2B"/>
    <w:rsid w:val="00904D69"/>
    <w:rsid w:val="009070AE"/>
    <w:rsid w:val="00956150"/>
    <w:rsid w:val="00997BFD"/>
    <w:rsid w:val="009A4904"/>
    <w:rsid w:val="009F1C4C"/>
    <w:rsid w:val="009F7469"/>
    <w:rsid w:val="00A01B73"/>
    <w:rsid w:val="00A37463"/>
    <w:rsid w:val="00A37AC1"/>
    <w:rsid w:val="00A71326"/>
    <w:rsid w:val="00AC433A"/>
    <w:rsid w:val="00AD374B"/>
    <w:rsid w:val="00B03394"/>
    <w:rsid w:val="00B16E35"/>
    <w:rsid w:val="00B46CDA"/>
    <w:rsid w:val="00BB7BE8"/>
    <w:rsid w:val="00BC38D6"/>
    <w:rsid w:val="00BD6E13"/>
    <w:rsid w:val="00BE05F8"/>
    <w:rsid w:val="00C0049F"/>
    <w:rsid w:val="00C3173F"/>
    <w:rsid w:val="00C7069C"/>
    <w:rsid w:val="00C7310D"/>
    <w:rsid w:val="00C84BDE"/>
    <w:rsid w:val="00CF58D1"/>
    <w:rsid w:val="00D169AC"/>
    <w:rsid w:val="00D20118"/>
    <w:rsid w:val="00D32775"/>
    <w:rsid w:val="00D36D50"/>
    <w:rsid w:val="00DB6ABD"/>
    <w:rsid w:val="00DF13BF"/>
    <w:rsid w:val="00DF1C0A"/>
    <w:rsid w:val="00E22CFE"/>
    <w:rsid w:val="00E23227"/>
    <w:rsid w:val="00E2612F"/>
    <w:rsid w:val="00E479C0"/>
    <w:rsid w:val="00E63623"/>
    <w:rsid w:val="00E820C2"/>
    <w:rsid w:val="00EF1925"/>
    <w:rsid w:val="00F06A8F"/>
    <w:rsid w:val="00F27A05"/>
    <w:rsid w:val="00F43F01"/>
    <w:rsid w:val="00F44E8B"/>
    <w:rsid w:val="00FB43B8"/>
    <w:rsid w:val="00FB6EC1"/>
    <w:rsid w:val="00FE33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CF7"/>
  </w:style>
  <w:style w:type="paragraph" w:styleId="Heading1">
    <w:name w:val="heading 1"/>
    <w:basedOn w:val="Normal"/>
    <w:next w:val="Normal"/>
    <w:link w:val="Heading1Char"/>
    <w:uiPriority w:val="9"/>
    <w:unhideWhenUsed/>
    <w:qFormat/>
    <w:rsid w:val="00797CF7"/>
    <w:pPr>
      <w:spacing w:before="300" w:after="80" w:line="240" w:lineRule="auto"/>
      <w:outlineLvl w:val="0"/>
    </w:pPr>
    <w:rPr>
      <w:rFonts w:asciiTheme="majorHAnsi" w:eastAsiaTheme="minorHAnsi" w:hAnsiTheme="majorHAnsi" w:cs="Times New Roman"/>
      <w:caps/>
      <w:color w:val="44546A" w:themeColor="text2"/>
      <w:kern w:val="24"/>
      <w:sz w:val="32"/>
      <w:szCs w:val="32"/>
      <w:lang w:eastAsia="ja-JP"/>
    </w:rPr>
  </w:style>
  <w:style w:type="paragraph" w:styleId="Heading2">
    <w:name w:val="heading 2"/>
    <w:basedOn w:val="Normal"/>
    <w:next w:val="Normal"/>
    <w:link w:val="Heading2Char"/>
    <w:uiPriority w:val="9"/>
    <w:unhideWhenUsed/>
    <w:qFormat/>
    <w:rsid w:val="00797CF7"/>
    <w:pPr>
      <w:spacing w:before="240" w:after="80" w:line="264" w:lineRule="auto"/>
      <w:outlineLvl w:val="1"/>
    </w:pPr>
    <w:rPr>
      <w:rFonts w:eastAsiaTheme="minorHAnsi" w:cs="Times New Roman"/>
      <w:b/>
      <w:color w:val="5B9BD5" w:themeColor="accent1"/>
      <w:spacing w:val="20"/>
      <w:kern w:val="24"/>
      <w:sz w:val="28"/>
      <w:szCs w:val="28"/>
      <w:lang w:eastAsia="ja-JP"/>
    </w:rPr>
  </w:style>
  <w:style w:type="paragraph" w:styleId="Heading3">
    <w:name w:val="heading 3"/>
    <w:basedOn w:val="Normal"/>
    <w:next w:val="Normal"/>
    <w:link w:val="Heading3Char"/>
    <w:uiPriority w:val="9"/>
    <w:unhideWhenUsed/>
    <w:qFormat/>
    <w:rsid w:val="00797CF7"/>
    <w:pPr>
      <w:spacing w:before="240" w:after="60" w:line="264" w:lineRule="auto"/>
      <w:outlineLvl w:val="2"/>
    </w:pPr>
    <w:rPr>
      <w:rFonts w:eastAsiaTheme="minorHAnsi" w:cs="Times New Roman"/>
      <w:b/>
      <w:color w:val="000000" w:themeColor="text1"/>
      <w:spacing w:val="10"/>
      <w:kern w:val="24"/>
      <w:sz w:val="23"/>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CF7"/>
    <w:rPr>
      <w:rFonts w:asciiTheme="majorHAnsi" w:eastAsiaTheme="minorHAnsi" w:hAnsiTheme="majorHAnsi" w:cs="Times New Roman"/>
      <w:caps/>
      <w:color w:val="44546A" w:themeColor="text2"/>
      <w:kern w:val="24"/>
      <w:sz w:val="32"/>
      <w:szCs w:val="32"/>
      <w:lang w:eastAsia="ja-JP"/>
    </w:rPr>
  </w:style>
  <w:style w:type="character" w:customStyle="1" w:styleId="Heading2Char">
    <w:name w:val="Heading 2 Char"/>
    <w:basedOn w:val="DefaultParagraphFont"/>
    <w:link w:val="Heading2"/>
    <w:uiPriority w:val="9"/>
    <w:rsid w:val="00797CF7"/>
    <w:rPr>
      <w:rFonts w:eastAsiaTheme="minorHAnsi" w:cs="Times New Roman"/>
      <w:b/>
      <w:color w:val="5B9BD5" w:themeColor="accent1"/>
      <w:spacing w:val="20"/>
      <w:kern w:val="24"/>
      <w:sz w:val="28"/>
      <w:szCs w:val="28"/>
      <w:lang w:eastAsia="ja-JP"/>
    </w:rPr>
  </w:style>
  <w:style w:type="character" w:customStyle="1" w:styleId="Heading3Char">
    <w:name w:val="Heading 3 Char"/>
    <w:basedOn w:val="DefaultParagraphFont"/>
    <w:link w:val="Heading3"/>
    <w:uiPriority w:val="9"/>
    <w:rsid w:val="00797CF7"/>
    <w:rPr>
      <w:rFonts w:eastAsiaTheme="minorHAnsi" w:cs="Times New Roman"/>
      <w:b/>
      <w:color w:val="000000" w:themeColor="text1"/>
      <w:spacing w:val="10"/>
      <w:kern w:val="24"/>
      <w:sz w:val="23"/>
      <w:szCs w:val="24"/>
      <w:lang w:eastAsia="ja-JP"/>
    </w:rPr>
  </w:style>
  <w:style w:type="paragraph" w:customStyle="1" w:styleId="B3CAD3BE3C9C4ACBB4BFCF413EB2AB9B">
    <w:name w:val="B3CAD3BE3C9C4ACBB4BFCF413EB2AB9B"/>
    <w:rsid w:val="00797CF7"/>
  </w:style>
  <w:style w:type="paragraph" w:styleId="IntenseQuote">
    <w:name w:val="Intense Quote"/>
    <w:basedOn w:val="Normal"/>
    <w:link w:val="IntenseQuoteChar"/>
    <w:uiPriority w:val="30"/>
    <w:qFormat/>
    <w:rsid w:val="00797CF7"/>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lang w:eastAsia="ja-JP"/>
    </w:rPr>
  </w:style>
  <w:style w:type="character" w:customStyle="1" w:styleId="IntenseQuoteChar">
    <w:name w:val="Intense Quote Char"/>
    <w:basedOn w:val="DefaultParagraphFont"/>
    <w:link w:val="IntenseQuote"/>
    <w:uiPriority w:val="30"/>
    <w:rsid w:val="00797CF7"/>
    <w:rPr>
      <w:rFonts w:eastAsiaTheme="minorHAnsi" w:cs="Times New Roman"/>
      <w:b/>
      <w:color w:val="ED7D31" w:themeColor="accent2"/>
      <w:kern w:val="24"/>
      <w:sz w:val="23"/>
      <w:szCs w:val="20"/>
      <w:shd w:val="clear" w:color="auto" w:fill="FFFFFF" w:themeFill="background1"/>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2021-04-29T00:00:00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B5EB3E-6F92-4073-AC97-174A32E53D4A}">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F8D7E132-908E-43DF-A0F9-16B6FB6BD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20301</TotalTime>
  <Pages>34</Pages>
  <Words>11139</Words>
  <Characters>64278</Characters>
  <Application>Microsoft Office Word</Application>
  <DocSecurity>0</DocSecurity>
  <Lines>2921</Lines>
  <Paragraphs>1675</Paragraphs>
  <ScaleCrop>false</ScaleCrop>
  <HeadingPairs>
    <vt:vector size="2" baseType="variant">
      <vt:variant>
        <vt:lpstr>Title</vt:lpstr>
      </vt:variant>
      <vt:variant>
        <vt:i4>1</vt:i4>
      </vt:variant>
    </vt:vector>
  </HeadingPairs>
  <TitlesOfParts>
    <vt:vector size="1" baseType="lpstr">
      <vt:lpstr>Status of Copper and Zinc Levels Throughout the Kenai River Watershed</vt:lpstr>
    </vt:vector>
  </TitlesOfParts>
  <Company/>
  <LinksUpToDate>false</LinksUpToDate>
  <CharactersWithSpaces>73742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Status of Copper and Zinc Levels Throughout the Kenai River Watershed</dc:title>
  <dc:subject>Prepared by the Kenai Watershed Forum for the Alaska Department of Environmental Conservation under ACWA grant 19-02, FAIN: 00J84604</dc:subject>
  <dc:creator>KWF</dc:creator>
  <cp:lastModifiedBy>Benjamin Meyer</cp:lastModifiedBy>
  <cp:revision>188</cp:revision>
  <cp:lastPrinted>2019-11-29T23:21:00Z</cp:lastPrinted>
  <dcterms:created xsi:type="dcterms:W3CDTF">2021-01-04T18:25:00Z</dcterms:created>
  <dcterms:modified xsi:type="dcterms:W3CDTF">2021-04-28T05:06:00Z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
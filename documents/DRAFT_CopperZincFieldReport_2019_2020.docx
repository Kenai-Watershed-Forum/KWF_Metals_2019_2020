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FD077F"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FD077F"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FD077F"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130C96F3" w14:textId="15D8040F" w:rsidR="00FE7988"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70871330" w:history="1">
            <w:r w:rsidR="00FE7988" w:rsidRPr="00B61D24">
              <w:rPr>
                <w:rStyle w:val="Hyperlink"/>
              </w:rPr>
              <w:t>list of figures</w:t>
            </w:r>
            <w:r w:rsidR="00FE7988">
              <w:rPr>
                <w:webHidden/>
              </w:rPr>
              <w:tab/>
            </w:r>
            <w:r w:rsidR="00FE7988">
              <w:rPr>
                <w:webHidden/>
              </w:rPr>
              <w:fldChar w:fldCharType="begin"/>
            </w:r>
            <w:r w:rsidR="00FE7988">
              <w:rPr>
                <w:webHidden/>
              </w:rPr>
              <w:instrText xml:space="preserve"> PAGEREF _Toc70871330 \h </w:instrText>
            </w:r>
            <w:r w:rsidR="00FE7988">
              <w:rPr>
                <w:webHidden/>
              </w:rPr>
            </w:r>
            <w:r w:rsidR="00FE7988">
              <w:rPr>
                <w:webHidden/>
              </w:rPr>
              <w:fldChar w:fldCharType="separate"/>
            </w:r>
            <w:r w:rsidR="00FE7988">
              <w:rPr>
                <w:webHidden/>
              </w:rPr>
              <w:t>iii</w:t>
            </w:r>
            <w:r w:rsidR="00FE7988">
              <w:rPr>
                <w:webHidden/>
              </w:rPr>
              <w:fldChar w:fldCharType="end"/>
            </w:r>
          </w:hyperlink>
        </w:p>
        <w:p w14:paraId="6507A4BE" w14:textId="45390259" w:rsidR="00FE7988" w:rsidRDefault="00FE7988">
          <w:pPr>
            <w:pStyle w:val="TOC1"/>
            <w:rPr>
              <w:rFonts w:eastAsiaTheme="minorEastAsia" w:cstheme="minorBidi"/>
              <w:b w:val="0"/>
              <w:caps w:val="0"/>
              <w:color w:val="auto"/>
              <w:kern w:val="0"/>
              <w:sz w:val="22"/>
              <w:szCs w:val="22"/>
              <w:lang w:eastAsia="en-US"/>
            </w:rPr>
          </w:pPr>
          <w:hyperlink w:anchor="_Toc70871331" w:history="1">
            <w:r w:rsidRPr="00B61D24">
              <w:rPr>
                <w:rStyle w:val="Hyperlink"/>
              </w:rPr>
              <w:t>list of Tables</w:t>
            </w:r>
            <w:r>
              <w:rPr>
                <w:webHidden/>
              </w:rPr>
              <w:tab/>
            </w:r>
            <w:r>
              <w:rPr>
                <w:webHidden/>
              </w:rPr>
              <w:fldChar w:fldCharType="begin"/>
            </w:r>
            <w:r>
              <w:rPr>
                <w:webHidden/>
              </w:rPr>
              <w:instrText xml:space="preserve"> PAGEREF _Toc70871331 \h </w:instrText>
            </w:r>
            <w:r>
              <w:rPr>
                <w:webHidden/>
              </w:rPr>
            </w:r>
            <w:r>
              <w:rPr>
                <w:webHidden/>
              </w:rPr>
              <w:fldChar w:fldCharType="separate"/>
            </w:r>
            <w:r>
              <w:rPr>
                <w:webHidden/>
              </w:rPr>
              <w:t>iii</w:t>
            </w:r>
            <w:r>
              <w:rPr>
                <w:webHidden/>
              </w:rPr>
              <w:fldChar w:fldCharType="end"/>
            </w:r>
          </w:hyperlink>
        </w:p>
        <w:p w14:paraId="7147FD43" w14:textId="43D6D876" w:rsidR="00FE7988" w:rsidRDefault="00FE7988">
          <w:pPr>
            <w:pStyle w:val="TOC1"/>
            <w:rPr>
              <w:rFonts w:eastAsiaTheme="minorEastAsia" w:cstheme="minorBidi"/>
              <w:b w:val="0"/>
              <w:caps w:val="0"/>
              <w:color w:val="auto"/>
              <w:kern w:val="0"/>
              <w:sz w:val="22"/>
              <w:szCs w:val="22"/>
              <w:lang w:eastAsia="en-US"/>
            </w:rPr>
          </w:pPr>
          <w:hyperlink w:anchor="_Toc70871332" w:history="1">
            <w:r w:rsidRPr="00B61D24">
              <w:rPr>
                <w:rStyle w:val="Hyperlink"/>
              </w:rPr>
              <w:t>list of acronyms</w:t>
            </w:r>
            <w:r>
              <w:rPr>
                <w:webHidden/>
              </w:rPr>
              <w:tab/>
            </w:r>
            <w:r>
              <w:rPr>
                <w:webHidden/>
              </w:rPr>
              <w:fldChar w:fldCharType="begin"/>
            </w:r>
            <w:r>
              <w:rPr>
                <w:webHidden/>
              </w:rPr>
              <w:instrText xml:space="preserve"> PAGEREF _Toc70871332 \h </w:instrText>
            </w:r>
            <w:r>
              <w:rPr>
                <w:webHidden/>
              </w:rPr>
            </w:r>
            <w:r>
              <w:rPr>
                <w:webHidden/>
              </w:rPr>
              <w:fldChar w:fldCharType="separate"/>
            </w:r>
            <w:r>
              <w:rPr>
                <w:webHidden/>
              </w:rPr>
              <w:t>iii</w:t>
            </w:r>
            <w:r>
              <w:rPr>
                <w:webHidden/>
              </w:rPr>
              <w:fldChar w:fldCharType="end"/>
            </w:r>
          </w:hyperlink>
        </w:p>
        <w:p w14:paraId="71CBF749" w14:textId="046C2A64" w:rsidR="00FE7988" w:rsidRDefault="00FE7988">
          <w:pPr>
            <w:pStyle w:val="TOC1"/>
            <w:rPr>
              <w:rFonts w:eastAsiaTheme="minorEastAsia" w:cstheme="minorBidi"/>
              <w:b w:val="0"/>
              <w:caps w:val="0"/>
              <w:color w:val="auto"/>
              <w:kern w:val="0"/>
              <w:sz w:val="22"/>
              <w:szCs w:val="22"/>
              <w:lang w:eastAsia="en-US"/>
            </w:rPr>
          </w:pPr>
          <w:hyperlink w:anchor="_Toc70871333" w:history="1">
            <w:r w:rsidRPr="00B61D24">
              <w:rPr>
                <w:rStyle w:val="Hyperlink"/>
              </w:rPr>
              <w:t>Purpose</w:t>
            </w:r>
            <w:r>
              <w:rPr>
                <w:webHidden/>
              </w:rPr>
              <w:tab/>
            </w:r>
            <w:r>
              <w:rPr>
                <w:webHidden/>
              </w:rPr>
              <w:fldChar w:fldCharType="begin"/>
            </w:r>
            <w:r>
              <w:rPr>
                <w:webHidden/>
              </w:rPr>
              <w:instrText xml:space="preserve"> PAGEREF _Toc70871333 \h </w:instrText>
            </w:r>
            <w:r>
              <w:rPr>
                <w:webHidden/>
              </w:rPr>
            </w:r>
            <w:r>
              <w:rPr>
                <w:webHidden/>
              </w:rPr>
              <w:fldChar w:fldCharType="separate"/>
            </w:r>
            <w:r>
              <w:rPr>
                <w:webHidden/>
              </w:rPr>
              <w:t>4</w:t>
            </w:r>
            <w:r>
              <w:rPr>
                <w:webHidden/>
              </w:rPr>
              <w:fldChar w:fldCharType="end"/>
            </w:r>
          </w:hyperlink>
        </w:p>
        <w:p w14:paraId="38DAA6C7" w14:textId="38883001" w:rsidR="00FE7988" w:rsidRDefault="00FE7988">
          <w:pPr>
            <w:pStyle w:val="TOC1"/>
            <w:rPr>
              <w:rFonts w:eastAsiaTheme="minorEastAsia" w:cstheme="minorBidi"/>
              <w:b w:val="0"/>
              <w:caps w:val="0"/>
              <w:color w:val="auto"/>
              <w:kern w:val="0"/>
              <w:sz w:val="22"/>
              <w:szCs w:val="22"/>
              <w:lang w:eastAsia="en-US"/>
            </w:rPr>
          </w:pPr>
          <w:hyperlink w:anchor="_Toc70871334" w:history="1">
            <w:r w:rsidRPr="00B61D24">
              <w:rPr>
                <w:rStyle w:val="Hyperlink"/>
                <w:bCs/>
              </w:rPr>
              <w:t>Introduction</w:t>
            </w:r>
            <w:r>
              <w:rPr>
                <w:webHidden/>
              </w:rPr>
              <w:tab/>
            </w:r>
            <w:r>
              <w:rPr>
                <w:webHidden/>
              </w:rPr>
              <w:fldChar w:fldCharType="begin"/>
            </w:r>
            <w:r>
              <w:rPr>
                <w:webHidden/>
              </w:rPr>
              <w:instrText xml:space="preserve"> PAGEREF _Toc70871334 \h </w:instrText>
            </w:r>
            <w:r>
              <w:rPr>
                <w:webHidden/>
              </w:rPr>
            </w:r>
            <w:r>
              <w:rPr>
                <w:webHidden/>
              </w:rPr>
              <w:fldChar w:fldCharType="separate"/>
            </w:r>
            <w:r>
              <w:rPr>
                <w:webHidden/>
              </w:rPr>
              <w:t>5</w:t>
            </w:r>
            <w:r>
              <w:rPr>
                <w:webHidden/>
              </w:rPr>
              <w:fldChar w:fldCharType="end"/>
            </w:r>
          </w:hyperlink>
        </w:p>
        <w:p w14:paraId="373CF27D" w14:textId="176E17A1" w:rsidR="00FE7988" w:rsidRDefault="00FE7988">
          <w:pPr>
            <w:pStyle w:val="TOC1"/>
            <w:rPr>
              <w:rFonts w:eastAsiaTheme="minorEastAsia" w:cstheme="minorBidi"/>
              <w:b w:val="0"/>
              <w:caps w:val="0"/>
              <w:color w:val="auto"/>
              <w:kern w:val="0"/>
              <w:sz w:val="22"/>
              <w:szCs w:val="22"/>
              <w:lang w:eastAsia="en-US"/>
            </w:rPr>
          </w:pPr>
          <w:hyperlink w:anchor="_Toc70871335" w:history="1">
            <w:r w:rsidRPr="00B61D24">
              <w:rPr>
                <w:rStyle w:val="Hyperlink"/>
                <w:bCs/>
              </w:rPr>
              <w:t>Methods</w:t>
            </w:r>
            <w:r>
              <w:rPr>
                <w:webHidden/>
              </w:rPr>
              <w:tab/>
            </w:r>
            <w:r>
              <w:rPr>
                <w:webHidden/>
              </w:rPr>
              <w:fldChar w:fldCharType="begin"/>
            </w:r>
            <w:r>
              <w:rPr>
                <w:webHidden/>
              </w:rPr>
              <w:instrText xml:space="preserve"> PAGEREF _Toc70871335 \h </w:instrText>
            </w:r>
            <w:r>
              <w:rPr>
                <w:webHidden/>
              </w:rPr>
            </w:r>
            <w:r>
              <w:rPr>
                <w:webHidden/>
              </w:rPr>
              <w:fldChar w:fldCharType="separate"/>
            </w:r>
            <w:r>
              <w:rPr>
                <w:webHidden/>
              </w:rPr>
              <w:t>6</w:t>
            </w:r>
            <w:r>
              <w:rPr>
                <w:webHidden/>
              </w:rPr>
              <w:fldChar w:fldCharType="end"/>
            </w:r>
          </w:hyperlink>
        </w:p>
        <w:p w14:paraId="382F8937" w14:textId="48ADB918" w:rsidR="00FE7988" w:rsidRDefault="00FE7988">
          <w:pPr>
            <w:pStyle w:val="TOC2"/>
            <w:rPr>
              <w:rFonts w:eastAsiaTheme="minorEastAsia" w:cstheme="minorBidi"/>
              <w:kern w:val="0"/>
              <w:sz w:val="22"/>
              <w:szCs w:val="22"/>
              <w:lang w:eastAsia="en-US"/>
            </w:rPr>
          </w:pPr>
          <w:hyperlink w:anchor="_Toc70871336" w:history="1">
            <w:r w:rsidRPr="00B61D24">
              <w:rPr>
                <w:rStyle w:val="Hyperlink"/>
              </w:rPr>
              <w:t>Copper and zinc sampling</w:t>
            </w:r>
            <w:r>
              <w:rPr>
                <w:webHidden/>
              </w:rPr>
              <w:tab/>
            </w:r>
            <w:r>
              <w:rPr>
                <w:webHidden/>
              </w:rPr>
              <w:fldChar w:fldCharType="begin"/>
            </w:r>
            <w:r>
              <w:rPr>
                <w:webHidden/>
              </w:rPr>
              <w:instrText xml:space="preserve"> PAGEREF _Toc70871336 \h </w:instrText>
            </w:r>
            <w:r>
              <w:rPr>
                <w:webHidden/>
              </w:rPr>
            </w:r>
            <w:r>
              <w:rPr>
                <w:webHidden/>
              </w:rPr>
              <w:fldChar w:fldCharType="separate"/>
            </w:r>
            <w:r>
              <w:rPr>
                <w:webHidden/>
              </w:rPr>
              <w:t>6</w:t>
            </w:r>
            <w:r>
              <w:rPr>
                <w:webHidden/>
              </w:rPr>
              <w:fldChar w:fldCharType="end"/>
            </w:r>
          </w:hyperlink>
        </w:p>
        <w:p w14:paraId="12AFDAB9" w14:textId="3B2DDD2C" w:rsidR="00FE7988" w:rsidRDefault="00FE7988">
          <w:pPr>
            <w:pStyle w:val="TOC3"/>
            <w:rPr>
              <w:rFonts w:eastAsiaTheme="minorEastAsia" w:cstheme="minorBidi"/>
              <w:kern w:val="0"/>
              <w:sz w:val="22"/>
              <w:szCs w:val="22"/>
              <w:lang w:eastAsia="en-US"/>
            </w:rPr>
          </w:pPr>
          <w:hyperlink w:anchor="_Toc70871337" w:history="1">
            <w:r w:rsidRPr="00B61D24">
              <w:rPr>
                <w:rStyle w:val="Hyperlink"/>
              </w:rPr>
              <w:t>Kenai River Baseline Water Quality Monitoring (KRBWQM)</w:t>
            </w:r>
            <w:r>
              <w:rPr>
                <w:webHidden/>
              </w:rPr>
              <w:tab/>
            </w:r>
            <w:r>
              <w:rPr>
                <w:webHidden/>
              </w:rPr>
              <w:fldChar w:fldCharType="begin"/>
            </w:r>
            <w:r>
              <w:rPr>
                <w:webHidden/>
              </w:rPr>
              <w:instrText xml:space="preserve"> PAGEREF _Toc70871337 \h </w:instrText>
            </w:r>
            <w:r>
              <w:rPr>
                <w:webHidden/>
              </w:rPr>
            </w:r>
            <w:r>
              <w:rPr>
                <w:webHidden/>
              </w:rPr>
              <w:fldChar w:fldCharType="separate"/>
            </w:r>
            <w:r>
              <w:rPr>
                <w:webHidden/>
              </w:rPr>
              <w:t>6</w:t>
            </w:r>
            <w:r>
              <w:rPr>
                <w:webHidden/>
              </w:rPr>
              <w:fldChar w:fldCharType="end"/>
            </w:r>
          </w:hyperlink>
        </w:p>
        <w:p w14:paraId="7F66B994" w14:textId="091FCE7C" w:rsidR="00FE7988" w:rsidRDefault="00FE7988">
          <w:pPr>
            <w:pStyle w:val="TOC3"/>
            <w:rPr>
              <w:rFonts w:eastAsiaTheme="minorEastAsia" w:cstheme="minorBidi"/>
              <w:kern w:val="0"/>
              <w:sz w:val="22"/>
              <w:szCs w:val="22"/>
              <w:lang w:eastAsia="en-US"/>
            </w:rPr>
          </w:pPr>
          <w:hyperlink w:anchor="_Toc70871338" w:history="1">
            <w:r w:rsidRPr="00B61D24">
              <w:rPr>
                <w:rStyle w:val="Hyperlink"/>
              </w:rPr>
              <w:t>Copper and zinc-specific sampling events</w:t>
            </w:r>
            <w:r>
              <w:rPr>
                <w:webHidden/>
              </w:rPr>
              <w:tab/>
            </w:r>
            <w:r>
              <w:rPr>
                <w:webHidden/>
              </w:rPr>
              <w:fldChar w:fldCharType="begin"/>
            </w:r>
            <w:r>
              <w:rPr>
                <w:webHidden/>
              </w:rPr>
              <w:instrText xml:space="preserve"> PAGEREF _Toc70871338 \h </w:instrText>
            </w:r>
            <w:r>
              <w:rPr>
                <w:webHidden/>
              </w:rPr>
            </w:r>
            <w:r>
              <w:rPr>
                <w:webHidden/>
              </w:rPr>
              <w:fldChar w:fldCharType="separate"/>
            </w:r>
            <w:r>
              <w:rPr>
                <w:webHidden/>
              </w:rPr>
              <w:t>7</w:t>
            </w:r>
            <w:r>
              <w:rPr>
                <w:webHidden/>
              </w:rPr>
              <w:fldChar w:fldCharType="end"/>
            </w:r>
          </w:hyperlink>
        </w:p>
        <w:p w14:paraId="22EA62D2" w14:textId="71BB46A9" w:rsidR="00FE7988" w:rsidRDefault="00FE7988">
          <w:pPr>
            <w:pStyle w:val="TOC3"/>
            <w:rPr>
              <w:rFonts w:eastAsiaTheme="minorEastAsia" w:cstheme="minorBidi"/>
              <w:kern w:val="0"/>
              <w:sz w:val="22"/>
              <w:szCs w:val="22"/>
              <w:lang w:eastAsia="en-US"/>
            </w:rPr>
          </w:pPr>
          <w:hyperlink w:anchor="_Toc70871339" w:history="1">
            <w:r w:rsidRPr="00B61D24">
              <w:rPr>
                <w:rStyle w:val="Hyperlink"/>
              </w:rPr>
              <w:t>Sample Accuracy and Precision</w:t>
            </w:r>
            <w:r>
              <w:rPr>
                <w:webHidden/>
              </w:rPr>
              <w:tab/>
            </w:r>
            <w:r>
              <w:rPr>
                <w:webHidden/>
              </w:rPr>
              <w:fldChar w:fldCharType="begin"/>
            </w:r>
            <w:r>
              <w:rPr>
                <w:webHidden/>
              </w:rPr>
              <w:instrText xml:space="preserve"> PAGEREF _Toc70871339 \h </w:instrText>
            </w:r>
            <w:r>
              <w:rPr>
                <w:webHidden/>
              </w:rPr>
            </w:r>
            <w:r>
              <w:rPr>
                <w:webHidden/>
              </w:rPr>
              <w:fldChar w:fldCharType="separate"/>
            </w:r>
            <w:r>
              <w:rPr>
                <w:webHidden/>
              </w:rPr>
              <w:t>7</w:t>
            </w:r>
            <w:r>
              <w:rPr>
                <w:webHidden/>
              </w:rPr>
              <w:fldChar w:fldCharType="end"/>
            </w:r>
          </w:hyperlink>
        </w:p>
        <w:p w14:paraId="14DDD61A" w14:textId="6CDB4D36" w:rsidR="00FE7988" w:rsidRDefault="00FE7988">
          <w:pPr>
            <w:pStyle w:val="TOC3"/>
            <w:rPr>
              <w:rFonts w:eastAsiaTheme="minorEastAsia" w:cstheme="minorBidi"/>
              <w:kern w:val="0"/>
              <w:sz w:val="22"/>
              <w:szCs w:val="22"/>
              <w:lang w:eastAsia="en-US"/>
            </w:rPr>
          </w:pPr>
          <w:hyperlink w:anchor="_Toc70871340" w:history="1">
            <w:r w:rsidRPr="00B61D24">
              <w:rPr>
                <w:rStyle w:val="Hyperlink"/>
              </w:rPr>
              <w:t>2019 Hardness values</w:t>
            </w:r>
            <w:r>
              <w:rPr>
                <w:webHidden/>
              </w:rPr>
              <w:tab/>
            </w:r>
            <w:r>
              <w:rPr>
                <w:webHidden/>
              </w:rPr>
              <w:fldChar w:fldCharType="begin"/>
            </w:r>
            <w:r>
              <w:rPr>
                <w:webHidden/>
              </w:rPr>
              <w:instrText xml:space="preserve"> PAGEREF _Toc70871340 \h </w:instrText>
            </w:r>
            <w:r>
              <w:rPr>
                <w:webHidden/>
              </w:rPr>
            </w:r>
            <w:r>
              <w:rPr>
                <w:webHidden/>
              </w:rPr>
              <w:fldChar w:fldCharType="separate"/>
            </w:r>
            <w:r>
              <w:rPr>
                <w:webHidden/>
              </w:rPr>
              <w:t>8</w:t>
            </w:r>
            <w:r>
              <w:rPr>
                <w:webHidden/>
              </w:rPr>
              <w:fldChar w:fldCharType="end"/>
            </w:r>
          </w:hyperlink>
        </w:p>
        <w:p w14:paraId="1D6B65AF" w14:textId="64FD88D5" w:rsidR="00FE7988" w:rsidRDefault="00FE7988">
          <w:pPr>
            <w:pStyle w:val="TOC2"/>
            <w:rPr>
              <w:rFonts w:eastAsiaTheme="minorEastAsia" w:cstheme="minorBidi"/>
              <w:kern w:val="0"/>
              <w:sz w:val="22"/>
              <w:szCs w:val="22"/>
              <w:lang w:eastAsia="en-US"/>
            </w:rPr>
          </w:pPr>
          <w:hyperlink w:anchor="_Toc70871341" w:history="1">
            <w:r w:rsidRPr="00B61D24">
              <w:rPr>
                <w:rStyle w:val="Hyperlink"/>
              </w:rPr>
              <w:t>Mapping potential sources of copper and zinc</w:t>
            </w:r>
            <w:r>
              <w:rPr>
                <w:webHidden/>
              </w:rPr>
              <w:tab/>
            </w:r>
            <w:r>
              <w:rPr>
                <w:webHidden/>
              </w:rPr>
              <w:fldChar w:fldCharType="begin"/>
            </w:r>
            <w:r>
              <w:rPr>
                <w:webHidden/>
              </w:rPr>
              <w:instrText xml:space="preserve"> PAGEREF _Toc70871341 \h </w:instrText>
            </w:r>
            <w:r>
              <w:rPr>
                <w:webHidden/>
              </w:rPr>
            </w:r>
            <w:r>
              <w:rPr>
                <w:webHidden/>
              </w:rPr>
              <w:fldChar w:fldCharType="separate"/>
            </w:r>
            <w:r>
              <w:rPr>
                <w:webHidden/>
              </w:rPr>
              <w:t>8</w:t>
            </w:r>
            <w:r>
              <w:rPr>
                <w:webHidden/>
              </w:rPr>
              <w:fldChar w:fldCharType="end"/>
            </w:r>
          </w:hyperlink>
        </w:p>
        <w:p w14:paraId="3C28B3EE" w14:textId="12059863" w:rsidR="00FE7988" w:rsidRDefault="00FE7988">
          <w:pPr>
            <w:pStyle w:val="TOC3"/>
            <w:rPr>
              <w:rFonts w:eastAsiaTheme="minorEastAsia" w:cstheme="minorBidi"/>
              <w:kern w:val="0"/>
              <w:sz w:val="22"/>
              <w:szCs w:val="22"/>
              <w:lang w:eastAsia="en-US"/>
            </w:rPr>
          </w:pPr>
          <w:hyperlink w:anchor="_Toc70871342" w:history="1">
            <w:r w:rsidRPr="00B61D24">
              <w:rPr>
                <w:rStyle w:val="Hyperlink"/>
              </w:rPr>
              <w:t>Potential sources on the Kenai River</w:t>
            </w:r>
            <w:r>
              <w:rPr>
                <w:webHidden/>
              </w:rPr>
              <w:tab/>
            </w:r>
            <w:r>
              <w:rPr>
                <w:webHidden/>
              </w:rPr>
              <w:fldChar w:fldCharType="begin"/>
            </w:r>
            <w:r>
              <w:rPr>
                <w:webHidden/>
              </w:rPr>
              <w:instrText xml:space="preserve"> PAGEREF _Toc70871342 \h </w:instrText>
            </w:r>
            <w:r>
              <w:rPr>
                <w:webHidden/>
              </w:rPr>
            </w:r>
            <w:r>
              <w:rPr>
                <w:webHidden/>
              </w:rPr>
              <w:fldChar w:fldCharType="separate"/>
            </w:r>
            <w:r>
              <w:rPr>
                <w:webHidden/>
              </w:rPr>
              <w:t>8</w:t>
            </w:r>
            <w:r>
              <w:rPr>
                <w:webHidden/>
              </w:rPr>
              <w:fldChar w:fldCharType="end"/>
            </w:r>
          </w:hyperlink>
        </w:p>
        <w:p w14:paraId="008B84A3" w14:textId="3B2A910D" w:rsidR="00FE7988" w:rsidRDefault="00FE7988">
          <w:pPr>
            <w:pStyle w:val="TOC3"/>
            <w:rPr>
              <w:rFonts w:eastAsiaTheme="minorEastAsia" w:cstheme="minorBidi"/>
              <w:kern w:val="0"/>
              <w:sz w:val="22"/>
              <w:szCs w:val="22"/>
              <w:lang w:eastAsia="en-US"/>
            </w:rPr>
          </w:pPr>
          <w:hyperlink w:anchor="_Toc70871343" w:history="1">
            <w:r w:rsidRPr="00B61D24">
              <w:rPr>
                <w:rStyle w:val="Hyperlink"/>
              </w:rPr>
              <w:t>Potential sources throughout the Kenai River watershed</w:t>
            </w:r>
            <w:r>
              <w:rPr>
                <w:webHidden/>
              </w:rPr>
              <w:tab/>
            </w:r>
            <w:r>
              <w:rPr>
                <w:webHidden/>
              </w:rPr>
              <w:fldChar w:fldCharType="begin"/>
            </w:r>
            <w:r>
              <w:rPr>
                <w:webHidden/>
              </w:rPr>
              <w:instrText xml:space="preserve"> PAGEREF _Toc70871343 \h </w:instrText>
            </w:r>
            <w:r>
              <w:rPr>
                <w:webHidden/>
              </w:rPr>
            </w:r>
            <w:r>
              <w:rPr>
                <w:webHidden/>
              </w:rPr>
              <w:fldChar w:fldCharType="separate"/>
            </w:r>
            <w:r>
              <w:rPr>
                <w:webHidden/>
              </w:rPr>
              <w:t>8</w:t>
            </w:r>
            <w:r>
              <w:rPr>
                <w:webHidden/>
              </w:rPr>
              <w:fldChar w:fldCharType="end"/>
            </w:r>
          </w:hyperlink>
        </w:p>
        <w:p w14:paraId="036C0629" w14:textId="2F29FEAE" w:rsidR="00FE7988" w:rsidRDefault="00FE7988">
          <w:pPr>
            <w:pStyle w:val="TOC1"/>
            <w:rPr>
              <w:rFonts w:eastAsiaTheme="minorEastAsia" w:cstheme="minorBidi"/>
              <w:b w:val="0"/>
              <w:caps w:val="0"/>
              <w:color w:val="auto"/>
              <w:kern w:val="0"/>
              <w:sz w:val="22"/>
              <w:szCs w:val="22"/>
              <w:lang w:eastAsia="en-US"/>
            </w:rPr>
          </w:pPr>
          <w:hyperlink w:anchor="_Toc70871344" w:history="1">
            <w:r w:rsidRPr="00B61D24">
              <w:rPr>
                <w:rStyle w:val="Hyperlink"/>
              </w:rPr>
              <w:t>RESULTS</w:t>
            </w:r>
            <w:r>
              <w:rPr>
                <w:webHidden/>
              </w:rPr>
              <w:tab/>
            </w:r>
            <w:r>
              <w:rPr>
                <w:webHidden/>
              </w:rPr>
              <w:fldChar w:fldCharType="begin"/>
            </w:r>
            <w:r>
              <w:rPr>
                <w:webHidden/>
              </w:rPr>
              <w:instrText xml:space="preserve"> PAGEREF _Toc70871344 \h </w:instrText>
            </w:r>
            <w:r>
              <w:rPr>
                <w:webHidden/>
              </w:rPr>
            </w:r>
            <w:r>
              <w:rPr>
                <w:webHidden/>
              </w:rPr>
              <w:fldChar w:fldCharType="separate"/>
            </w:r>
            <w:r>
              <w:rPr>
                <w:webHidden/>
              </w:rPr>
              <w:t>8</w:t>
            </w:r>
            <w:r>
              <w:rPr>
                <w:webHidden/>
              </w:rPr>
              <w:fldChar w:fldCharType="end"/>
            </w:r>
          </w:hyperlink>
        </w:p>
        <w:p w14:paraId="6234F510" w14:textId="47CE6331" w:rsidR="00FE7988" w:rsidRDefault="00FE7988">
          <w:pPr>
            <w:pStyle w:val="TOC2"/>
            <w:rPr>
              <w:rFonts w:eastAsiaTheme="minorEastAsia" w:cstheme="minorBidi"/>
              <w:kern w:val="0"/>
              <w:sz w:val="22"/>
              <w:szCs w:val="22"/>
              <w:lang w:eastAsia="en-US"/>
            </w:rPr>
          </w:pPr>
          <w:hyperlink w:anchor="_Toc70871345" w:history="1">
            <w:r w:rsidRPr="00B61D24">
              <w:rPr>
                <w:rStyle w:val="Hyperlink"/>
              </w:rPr>
              <w:t>Copper and zinc sampling</w:t>
            </w:r>
            <w:r>
              <w:rPr>
                <w:webHidden/>
              </w:rPr>
              <w:tab/>
            </w:r>
            <w:r>
              <w:rPr>
                <w:webHidden/>
              </w:rPr>
              <w:fldChar w:fldCharType="begin"/>
            </w:r>
            <w:r>
              <w:rPr>
                <w:webHidden/>
              </w:rPr>
              <w:instrText xml:space="preserve"> PAGEREF _Toc70871345 \h </w:instrText>
            </w:r>
            <w:r>
              <w:rPr>
                <w:webHidden/>
              </w:rPr>
            </w:r>
            <w:r>
              <w:rPr>
                <w:webHidden/>
              </w:rPr>
              <w:fldChar w:fldCharType="separate"/>
            </w:r>
            <w:r>
              <w:rPr>
                <w:webHidden/>
              </w:rPr>
              <w:t>8</w:t>
            </w:r>
            <w:r>
              <w:rPr>
                <w:webHidden/>
              </w:rPr>
              <w:fldChar w:fldCharType="end"/>
            </w:r>
          </w:hyperlink>
        </w:p>
        <w:p w14:paraId="24AA458E" w14:textId="0C7F7D4A" w:rsidR="00FE7988" w:rsidRDefault="00FE7988">
          <w:pPr>
            <w:pStyle w:val="TOC3"/>
            <w:rPr>
              <w:rFonts w:eastAsiaTheme="minorEastAsia" w:cstheme="minorBidi"/>
              <w:kern w:val="0"/>
              <w:sz w:val="22"/>
              <w:szCs w:val="22"/>
              <w:lang w:eastAsia="en-US"/>
            </w:rPr>
          </w:pPr>
          <w:hyperlink w:anchor="_Toc70871346" w:history="1">
            <w:r w:rsidRPr="00B61D24">
              <w:rPr>
                <w:rStyle w:val="Hyperlink"/>
              </w:rPr>
              <w:t>Copper</w:t>
            </w:r>
            <w:r>
              <w:rPr>
                <w:webHidden/>
              </w:rPr>
              <w:tab/>
            </w:r>
            <w:r>
              <w:rPr>
                <w:webHidden/>
              </w:rPr>
              <w:fldChar w:fldCharType="begin"/>
            </w:r>
            <w:r>
              <w:rPr>
                <w:webHidden/>
              </w:rPr>
              <w:instrText xml:space="preserve"> PAGEREF _Toc70871346 \h </w:instrText>
            </w:r>
            <w:r>
              <w:rPr>
                <w:webHidden/>
              </w:rPr>
            </w:r>
            <w:r>
              <w:rPr>
                <w:webHidden/>
              </w:rPr>
              <w:fldChar w:fldCharType="separate"/>
            </w:r>
            <w:r>
              <w:rPr>
                <w:webHidden/>
              </w:rPr>
              <w:t>9</w:t>
            </w:r>
            <w:r>
              <w:rPr>
                <w:webHidden/>
              </w:rPr>
              <w:fldChar w:fldCharType="end"/>
            </w:r>
          </w:hyperlink>
        </w:p>
        <w:p w14:paraId="333B31E7" w14:textId="2EE34DA9" w:rsidR="00FE7988" w:rsidRDefault="00FE7988">
          <w:pPr>
            <w:pStyle w:val="TOC3"/>
            <w:rPr>
              <w:rFonts w:eastAsiaTheme="minorEastAsia" w:cstheme="minorBidi"/>
              <w:kern w:val="0"/>
              <w:sz w:val="22"/>
              <w:szCs w:val="22"/>
              <w:lang w:eastAsia="en-US"/>
            </w:rPr>
          </w:pPr>
          <w:hyperlink w:anchor="_Toc70871347" w:history="1">
            <w:r w:rsidRPr="00B61D24">
              <w:rPr>
                <w:rStyle w:val="Hyperlink"/>
              </w:rPr>
              <w:t>Zinc</w:t>
            </w:r>
            <w:r>
              <w:rPr>
                <w:webHidden/>
              </w:rPr>
              <w:tab/>
            </w:r>
            <w:r>
              <w:rPr>
                <w:webHidden/>
              </w:rPr>
              <w:fldChar w:fldCharType="begin"/>
            </w:r>
            <w:r>
              <w:rPr>
                <w:webHidden/>
              </w:rPr>
              <w:instrText xml:space="preserve"> PAGEREF _Toc70871347 \h </w:instrText>
            </w:r>
            <w:r>
              <w:rPr>
                <w:webHidden/>
              </w:rPr>
            </w:r>
            <w:r>
              <w:rPr>
                <w:webHidden/>
              </w:rPr>
              <w:fldChar w:fldCharType="separate"/>
            </w:r>
            <w:r>
              <w:rPr>
                <w:webHidden/>
              </w:rPr>
              <w:t>9</w:t>
            </w:r>
            <w:r>
              <w:rPr>
                <w:webHidden/>
              </w:rPr>
              <w:fldChar w:fldCharType="end"/>
            </w:r>
          </w:hyperlink>
        </w:p>
        <w:p w14:paraId="00F6322E" w14:textId="36099C6F" w:rsidR="00FE7988" w:rsidRDefault="00FE7988">
          <w:pPr>
            <w:pStyle w:val="TOC3"/>
            <w:rPr>
              <w:rFonts w:eastAsiaTheme="minorEastAsia" w:cstheme="minorBidi"/>
              <w:kern w:val="0"/>
              <w:sz w:val="22"/>
              <w:szCs w:val="22"/>
              <w:lang w:eastAsia="en-US"/>
            </w:rPr>
          </w:pPr>
          <w:hyperlink w:anchor="_Toc70871348" w:history="1">
            <w:r w:rsidRPr="00B61D24">
              <w:rPr>
                <w:rStyle w:val="Hyperlink"/>
              </w:rPr>
              <w:t>Variation among replicate samples</w:t>
            </w:r>
            <w:r>
              <w:rPr>
                <w:webHidden/>
              </w:rPr>
              <w:tab/>
            </w:r>
            <w:r>
              <w:rPr>
                <w:webHidden/>
              </w:rPr>
              <w:fldChar w:fldCharType="begin"/>
            </w:r>
            <w:r>
              <w:rPr>
                <w:webHidden/>
              </w:rPr>
              <w:instrText xml:space="preserve"> PAGEREF _Toc70871348 \h </w:instrText>
            </w:r>
            <w:r>
              <w:rPr>
                <w:webHidden/>
              </w:rPr>
            </w:r>
            <w:r>
              <w:rPr>
                <w:webHidden/>
              </w:rPr>
              <w:fldChar w:fldCharType="separate"/>
            </w:r>
            <w:r>
              <w:rPr>
                <w:webHidden/>
              </w:rPr>
              <w:t>10</w:t>
            </w:r>
            <w:r>
              <w:rPr>
                <w:webHidden/>
              </w:rPr>
              <w:fldChar w:fldCharType="end"/>
            </w:r>
          </w:hyperlink>
        </w:p>
        <w:p w14:paraId="7FEFB838" w14:textId="3FA65C65" w:rsidR="00FE7988" w:rsidRDefault="00FE7988">
          <w:pPr>
            <w:pStyle w:val="TOC2"/>
            <w:rPr>
              <w:rFonts w:eastAsiaTheme="minorEastAsia" w:cstheme="minorBidi"/>
              <w:kern w:val="0"/>
              <w:sz w:val="22"/>
              <w:szCs w:val="22"/>
              <w:lang w:eastAsia="en-US"/>
            </w:rPr>
          </w:pPr>
          <w:hyperlink w:anchor="_Toc70871349" w:history="1">
            <w:r w:rsidRPr="00B61D24">
              <w:rPr>
                <w:rStyle w:val="Hyperlink"/>
              </w:rPr>
              <w:t>Mapping potential sources of copper and zinc</w:t>
            </w:r>
            <w:r>
              <w:rPr>
                <w:webHidden/>
              </w:rPr>
              <w:tab/>
            </w:r>
            <w:r>
              <w:rPr>
                <w:webHidden/>
              </w:rPr>
              <w:fldChar w:fldCharType="begin"/>
            </w:r>
            <w:r>
              <w:rPr>
                <w:webHidden/>
              </w:rPr>
              <w:instrText xml:space="preserve"> PAGEREF _Toc70871349 \h </w:instrText>
            </w:r>
            <w:r>
              <w:rPr>
                <w:webHidden/>
              </w:rPr>
            </w:r>
            <w:r>
              <w:rPr>
                <w:webHidden/>
              </w:rPr>
              <w:fldChar w:fldCharType="separate"/>
            </w:r>
            <w:r>
              <w:rPr>
                <w:webHidden/>
              </w:rPr>
              <w:t>10</w:t>
            </w:r>
            <w:r>
              <w:rPr>
                <w:webHidden/>
              </w:rPr>
              <w:fldChar w:fldCharType="end"/>
            </w:r>
          </w:hyperlink>
        </w:p>
        <w:p w14:paraId="2A7B2E50" w14:textId="0AA881CE" w:rsidR="00FE7988" w:rsidRDefault="00FE7988">
          <w:pPr>
            <w:pStyle w:val="TOC3"/>
            <w:rPr>
              <w:rFonts w:eastAsiaTheme="minorEastAsia" w:cstheme="minorBidi"/>
              <w:kern w:val="0"/>
              <w:sz w:val="22"/>
              <w:szCs w:val="22"/>
              <w:lang w:eastAsia="en-US"/>
            </w:rPr>
          </w:pPr>
          <w:hyperlink w:anchor="_Toc70871350" w:history="1">
            <w:r w:rsidRPr="00B61D24">
              <w:rPr>
                <w:rStyle w:val="Hyperlink"/>
              </w:rPr>
              <w:t>Potential sources on the Kenai River mainstem</w:t>
            </w:r>
            <w:r>
              <w:rPr>
                <w:webHidden/>
              </w:rPr>
              <w:tab/>
            </w:r>
            <w:r>
              <w:rPr>
                <w:webHidden/>
              </w:rPr>
              <w:fldChar w:fldCharType="begin"/>
            </w:r>
            <w:r>
              <w:rPr>
                <w:webHidden/>
              </w:rPr>
              <w:instrText xml:space="preserve"> PAGEREF _Toc70871350 \h </w:instrText>
            </w:r>
            <w:r>
              <w:rPr>
                <w:webHidden/>
              </w:rPr>
            </w:r>
            <w:r>
              <w:rPr>
                <w:webHidden/>
              </w:rPr>
              <w:fldChar w:fldCharType="separate"/>
            </w:r>
            <w:r>
              <w:rPr>
                <w:webHidden/>
              </w:rPr>
              <w:t>10</w:t>
            </w:r>
            <w:r>
              <w:rPr>
                <w:webHidden/>
              </w:rPr>
              <w:fldChar w:fldCharType="end"/>
            </w:r>
          </w:hyperlink>
        </w:p>
        <w:p w14:paraId="52AC7CB7" w14:textId="7975FB73" w:rsidR="00FE7988" w:rsidRDefault="00FE7988">
          <w:pPr>
            <w:pStyle w:val="TOC3"/>
            <w:rPr>
              <w:rFonts w:eastAsiaTheme="minorEastAsia" w:cstheme="minorBidi"/>
              <w:kern w:val="0"/>
              <w:sz w:val="22"/>
              <w:szCs w:val="22"/>
              <w:lang w:eastAsia="en-US"/>
            </w:rPr>
          </w:pPr>
          <w:hyperlink w:anchor="_Toc70871351" w:history="1">
            <w:r w:rsidRPr="00B61D24">
              <w:rPr>
                <w:rStyle w:val="Hyperlink"/>
              </w:rPr>
              <w:t>Potential sources throughout the Kenai River watershed</w:t>
            </w:r>
            <w:r>
              <w:rPr>
                <w:webHidden/>
              </w:rPr>
              <w:tab/>
            </w:r>
            <w:r>
              <w:rPr>
                <w:webHidden/>
              </w:rPr>
              <w:fldChar w:fldCharType="begin"/>
            </w:r>
            <w:r>
              <w:rPr>
                <w:webHidden/>
              </w:rPr>
              <w:instrText xml:space="preserve"> PAGEREF _Toc70871351 \h </w:instrText>
            </w:r>
            <w:r>
              <w:rPr>
                <w:webHidden/>
              </w:rPr>
            </w:r>
            <w:r>
              <w:rPr>
                <w:webHidden/>
              </w:rPr>
              <w:fldChar w:fldCharType="separate"/>
            </w:r>
            <w:r>
              <w:rPr>
                <w:webHidden/>
              </w:rPr>
              <w:t>10</w:t>
            </w:r>
            <w:r>
              <w:rPr>
                <w:webHidden/>
              </w:rPr>
              <w:fldChar w:fldCharType="end"/>
            </w:r>
          </w:hyperlink>
        </w:p>
        <w:p w14:paraId="3E396786" w14:textId="30006400" w:rsidR="00FE7988" w:rsidRDefault="00FE7988">
          <w:pPr>
            <w:pStyle w:val="TOC1"/>
            <w:rPr>
              <w:rFonts w:eastAsiaTheme="minorEastAsia" w:cstheme="minorBidi"/>
              <w:b w:val="0"/>
              <w:caps w:val="0"/>
              <w:color w:val="auto"/>
              <w:kern w:val="0"/>
              <w:sz w:val="22"/>
              <w:szCs w:val="22"/>
              <w:lang w:eastAsia="en-US"/>
            </w:rPr>
          </w:pPr>
          <w:hyperlink w:anchor="_Toc70871352" w:history="1">
            <w:r w:rsidRPr="00B61D24">
              <w:rPr>
                <w:rStyle w:val="Hyperlink"/>
              </w:rPr>
              <w:t>DISCUSSION</w:t>
            </w:r>
            <w:r>
              <w:rPr>
                <w:webHidden/>
              </w:rPr>
              <w:tab/>
            </w:r>
            <w:r>
              <w:rPr>
                <w:webHidden/>
              </w:rPr>
              <w:fldChar w:fldCharType="begin"/>
            </w:r>
            <w:r>
              <w:rPr>
                <w:webHidden/>
              </w:rPr>
              <w:instrText xml:space="preserve"> PAGEREF _Toc70871352 \h </w:instrText>
            </w:r>
            <w:r>
              <w:rPr>
                <w:webHidden/>
              </w:rPr>
            </w:r>
            <w:r>
              <w:rPr>
                <w:webHidden/>
              </w:rPr>
              <w:fldChar w:fldCharType="separate"/>
            </w:r>
            <w:r>
              <w:rPr>
                <w:webHidden/>
              </w:rPr>
              <w:t>11</w:t>
            </w:r>
            <w:r>
              <w:rPr>
                <w:webHidden/>
              </w:rPr>
              <w:fldChar w:fldCharType="end"/>
            </w:r>
          </w:hyperlink>
        </w:p>
        <w:p w14:paraId="3B4560DD" w14:textId="69E628AB" w:rsidR="00FE7988" w:rsidRDefault="00FE7988">
          <w:pPr>
            <w:pStyle w:val="TOC2"/>
            <w:rPr>
              <w:rFonts w:eastAsiaTheme="minorEastAsia" w:cstheme="minorBidi"/>
              <w:kern w:val="0"/>
              <w:sz w:val="22"/>
              <w:szCs w:val="22"/>
              <w:lang w:eastAsia="en-US"/>
            </w:rPr>
          </w:pPr>
          <w:hyperlink w:anchor="_Toc70871353" w:history="1">
            <w:r w:rsidRPr="00B61D24">
              <w:rPr>
                <w:rStyle w:val="Hyperlink"/>
              </w:rPr>
              <w:t>Copper and zinc sampling</w:t>
            </w:r>
            <w:r>
              <w:rPr>
                <w:webHidden/>
              </w:rPr>
              <w:tab/>
            </w:r>
            <w:r>
              <w:rPr>
                <w:webHidden/>
              </w:rPr>
              <w:fldChar w:fldCharType="begin"/>
            </w:r>
            <w:r>
              <w:rPr>
                <w:webHidden/>
              </w:rPr>
              <w:instrText xml:space="preserve"> PAGEREF _Toc70871353 \h </w:instrText>
            </w:r>
            <w:r>
              <w:rPr>
                <w:webHidden/>
              </w:rPr>
            </w:r>
            <w:r>
              <w:rPr>
                <w:webHidden/>
              </w:rPr>
              <w:fldChar w:fldCharType="separate"/>
            </w:r>
            <w:r>
              <w:rPr>
                <w:webHidden/>
              </w:rPr>
              <w:t>11</w:t>
            </w:r>
            <w:r>
              <w:rPr>
                <w:webHidden/>
              </w:rPr>
              <w:fldChar w:fldCharType="end"/>
            </w:r>
          </w:hyperlink>
        </w:p>
        <w:p w14:paraId="6FA1C850" w14:textId="1A084D64" w:rsidR="00FE7988" w:rsidRDefault="00FE7988">
          <w:pPr>
            <w:pStyle w:val="TOC3"/>
            <w:rPr>
              <w:rFonts w:eastAsiaTheme="minorEastAsia" w:cstheme="minorBidi"/>
              <w:kern w:val="0"/>
              <w:sz w:val="22"/>
              <w:szCs w:val="22"/>
              <w:lang w:eastAsia="en-US"/>
            </w:rPr>
          </w:pPr>
          <w:hyperlink w:anchor="_Toc70871354" w:history="1">
            <w:r w:rsidRPr="00B61D24">
              <w:rPr>
                <w:rStyle w:val="Hyperlink"/>
              </w:rPr>
              <w:t>Copper</w:t>
            </w:r>
            <w:r>
              <w:rPr>
                <w:webHidden/>
              </w:rPr>
              <w:tab/>
            </w:r>
            <w:r>
              <w:rPr>
                <w:webHidden/>
              </w:rPr>
              <w:fldChar w:fldCharType="begin"/>
            </w:r>
            <w:r>
              <w:rPr>
                <w:webHidden/>
              </w:rPr>
              <w:instrText xml:space="preserve"> PAGEREF _Toc70871354 \h </w:instrText>
            </w:r>
            <w:r>
              <w:rPr>
                <w:webHidden/>
              </w:rPr>
            </w:r>
            <w:r>
              <w:rPr>
                <w:webHidden/>
              </w:rPr>
              <w:fldChar w:fldCharType="separate"/>
            </w:r>
            <w:r>
              <w:rPr>
                <w:webHidden/>
              </w:rPr>
              <w:t>11</w:t>
            </w:r>
            <w:r>
              <w:rPr>
                <w:webHidden/>
              </w:rPr>
              <w:fldChar w:fldCharType="end"/>
            </w:r>
          </w:hyperlink>
        </w:p>
        <w:p w14:paraId="2C8E9096" w14:textId="179CB577" w:rsidR="00FE7988" w:rsidRDefault="00FE7988">
          <w:pPr>
            <w:pStyle w:val="TOC3"/>
            <w:rPr>
              <w:rFonts w:eastAsiaTheme="minorEastAsia" w:cstheme="minorBidi"/>
              <w:kern w:val="0"/>
              <w:sz w:val="22"/>
              <w:szCs w:val="22"/>
              <w:lang w:eastAsia="en-US"/>
            </w:rPr>
          </w:pPr>
          <w:hyperlink w:anchor="_Toc70871355" w:history="1">
            <w:r w:rsidRPr="00B61D24">
              <w:rPr>
                <w:rStyle w:val="Hyperlink"/>
              </w:rPr>
              <w:t>Zinc</w:t>
            </w:r>
            <w:r>
              <w:rPr>
                <w:webHidden/>
              </w:rPr>
              <w:tab/>
            </w:r>
            <w:r>
              <w:rPr>
                <w:webHidden/>
              </w:rPr>
              <w:fldChar w:fldCharType="begin"/>
            </w:r>
            <w:r>
              <w:rPr>
                <w:webHidden/>
              </w:rPr>
              <w:instrText xml:space="preserve"> PAGEREF _Toc70871355 \h </w:instrText>
            </w:r>
            <w:r>
              <w:rPr>
                <w:webHidden/>
              </w:rPr>
            </w:r>
            <w:r>
              <w:rPr>
                <w:webHidden/>
              </w:rPr>
              <w:fldChar w:fldCharType="separate"/>
            </w:r>
            <w:r>
              <w:rPr>
                <w:webHidden/>
              </w:rPr>
              <w:t>12</w:t>
            </w:r>
            <w:r>
              <w:rPr>
                <w:webHidden/>
              </w:rPr>
              <w:fldChar w:fldCharType="end"/>
            </w:r>
          </w:hyperlink>
        </w:p>
        <w:p w14:paraId="744D9724" w14:textId="43655E93" w:rsidR="00FE7988" w:rsidRDefault="00FE7988">
          <w:pPr>
            <w:pStyle w:val="TOC3"/>
            <w:rPr>
              <w:rFonts w:eastAsiaTheme="minorEastAsia" w:cstheme="minorBidi"/>
              <w:kern w:val="0"/>
              <w:sz w:val="22"/>
              <w:szCs w:val="22"/>
              <w:lang w:eastAsia="en-US"/>
            </w:rPr>
          </w:pPr>
          <w:hyperlink w:anchor="_Toc70871356" w:history="1">
            <w:r w:rsidRPr="00B61D24">
              <w:rPr>
                <w:rStyle w:val="Hyperlink"/>
              </w:rPr>
              <w:t>Variation among replicate samples</w:t>
            </w:r>
            <w:r>
              <w:rPr>
                <w:webHidden/>
              </w:rPr>
              <w:tab/>
            </w:r>
            <w:r>
              <w:rPr>
                <w:webHidden/>
              </w:rPr>
              <w:fldChar w:fldCharType="begin"/>
            </w:r>
            <w:r>
              <w:rPr>
                <w:webHidden/>
              </w:rPr>
              <w:instrText xml:space="preserve"> PAGEREF _Toc70871356 \h </w:instrText>
            </w:r>
            <w:r>
              <w:rPr>
                <w:webHidden/>
              </w:rPr>
            </w:r>
            <w:r>
              <w:rPr>
                <w:webHidden/>
              </w:rPr>
              <w:fldChar w:fldCharType="separate"/>
            </w:r>
            <w:r>
              <w:rPr>
                <w:webHidden/>
              </w:rPr>
              <w:t>12</w:t>
            </w:r>
            <w:r>
              <w:rPr>
                <w:webHidden/>
              </w:rPr>
              <w:fldChar w:fldCharType="end"/>
            </w:r>
          </w:hyperlink>
        </w:p>
        <w:p w14:paraId="5FAC394F" w14:textId="05C0373C" w:rsidR="00FE7988" w:rsidRDefault="00FE7988">
          <w:pPr>
            <w:pStyle w:val="TOC3"/>
            <w:rPr>
              <w:rFonts w:eastAsiaTheme="minorEastAsia" w:cstheme="minorBidi"/>
              <w:kern w:val="0"/>
              <w:sz w:val="22"/>
              <w:szCs w:val="22"/>
              <w:lang w:eastAsia="en-US"/>
            </w:rPr>
          </w:pPr>
          <w:hyperlink w:anchor="_Toc70871357" w:history="1">
            <w:r w:rsidRPr="00B61D24">
              <w:rPr>
                <w:rStyle w:val="Hyperlink"/>
              </w:rPr>
              <w:t>Potential drivers of copper and zinc exceedances</w:t>
            </w:r>
            <w:r>
              <w:rPr>
                <w:webHidden/>
              </w:rPr>
              <w:tab/>
            </w:r>
            <w:r>
              <w:rPr>
                <w:webHidden/>
              </w:rPr>
              <w:fldChar w:fldCharType="begin"/>
            </w:r>
            <w:r>
              <w:rPr>
                <w:webHidden/>
              </w:rPr>
              <w:instrText xml:space="preserve"> PAGEREF _Toc70871357 \h </w:instrText>
            </w:r>
            <w:r>
              <w:rPr>
                <w:webHidden/>
              </w:rPr>
            </w:r>
            <w:r>
              <w:rPr>
                <w:webHidden/>
              </w:rPr>
              <w:fldChar w:fldCharType="separate"/>
            </w:r>
            <w:r>
              <w:rPr>
                <w:webHidden/>
              </w:rPr>
              <w:t>12</w:t>
            </w:r>
            <w:r>
              <w:rPr>
                <w:webHidden/>
              </w:rPr>
              <w:fldChar w:fldCharType="end"/>
            </w:r>
          </w:hyperlink>
        </w:p>
        <w:p w14:paraId="6D1F8801" w14:textId="218AF6AC" w:rsidR="00FE7988" w:rsidRDefault="00FE7988">
          <w:pPr>
            <w:pStyle w:val="TOC3"/>
            <w:rPr>
              <w:rFonts w:eastAsiaTheme="minorEastAsia" w:cstheme="minorBidi"/>
              <w:kern w:val="0"/>
              <w:sz w:val="22"/>
              <w:szCs w:val="22"/>
              <w:lang w:eastAsia="en-US"/>
            </w:rPr>
          </w:pPr>
          <w:hyperlink w:anchor="_Toc70871358" w:history="1">
            <w:r w:rsidRPr="00B61D24">
              <w:rPr>
                <w:rStyle w:val="Hyperlink"/>
              </w:rPr>
              <w:t>Research recommendations</w:t>
            </w:r>
            <w:r>
              <w:rPr>
                <w:webHidden/>
              </w:rPr>
              <w:tab/>
            </w:r>
            <w:r>
              <w:rPr>
                <w:webHidden/>
              </w:rPr>
              <w:fldChar w:fldCharType="begin"/>
            </w:r>
            <w:r>
              <w:rPr>
                <w:webHidden/>
              </w:rPr>
              <w:instrText xml:space="preserve"> PAGEREF _Toc70871358 \h </w:instrText>
            </w:r>
            <w:r>
              <w:rPr>
                <w:webHidden/>
              </w:rPr>
            </w:r>
            <w:r>
              <w:rPr>
                <w:webHidden/>
              </w:rPr>
              <w:fldChar w:fldCharType="separate"/>
            </w:r>
            <w:r>
              <w:rPr>
                <w:webHidden/>
              </w:rPr>
              <w:t>13</w:t>
            </w:r>
            <w:r>
              <w:rPr>
                <w:webHidden/>
              </w:rPr>
              <w:fldChar w:fldCharType="end"/>
            </w:r>
          </w:hyperlink>
        </w:p>
        <w:p w14:paraId="6DB17550" w14:textId="25F1C902" w:rsidR="00FE7988" w:rsidRDefault="00FE7988">
          <w:pPr>
            <w:pStyle w:val="TOC1"/>
            <w:rPr>
              <w:rFonts w:eastAsiaTheme="minorEastAsia" w:cstheme="minorBidi"/>
              <w:b w:val="0"/>
              <w:caps w:val="0"/>
              <w:color w:val="auto"/>
              <w:kern w:val="0"/>
              <w:sz w:val="22"/>
              <w:szCs w:val="22"/>
              <w:lang w:eastAsia="en-US"/>
            </w:rPr>
          </w:pPr>
          <w:hyperlink w:anchor="_Toc70871359" w:history="1">
            <w:r w:rsidRPr="00B61D24">
              <w:rPr>
                <w:rStyle w:val="Hyperlink"/>
              </w:rPr>
              <w:t>CONCLUSION</w:t>
            </w:r>
            <w:r>
              <w:rPr>
                <w:webHidden/>
              </w:rPr>
              <w:tab/>
            </w:r>
            <w:r>
              <w:rPr>
                <w:webHidden/>
              </w:rPr>
              <w:fldChar w:fldCharType="begin"/>
            </w:r>
            <w:r>
              <w:rPr>
                <w:webHidden/>
              </w:rPr>
              <w:instrText xml:space="preserve"> PAGEREF _Toc70871359 \h </w:instrText>
            </w:r>
            <w:r>
              <w:rPr>
                <w:webHidden/>
              </w:rPr>
            </w:r>
            <w:r>
              <w:rPr>
                <w:webHidden/>
              </w:rPr>
              <w:fldChar w:fldCharType="separate"/>
            </w:r>
            <w:r>
              <w:rPr>
                <w:webHidden/>
              </w:rPr>
              <w:t>15</w:t>
            </w:r>
            <w:r>
              <w:rPr>
                <w:webHidden/>
              </w:rPr>
              <w:fldChar w:fldCharType="end"/>
            </w:r>
          </w:hyperlink>
        </w:p>
        <w:p w14:paraId="4BEE6E14" w14:textId="20CCE4C5" w:rsidR="00FE7988" w:rsidRDefault="00FE7988">
          <w:pPr>
            <w:pStyle w:val="TOC3"/>
            <w:rPr>
              <w:rFonts w:eastAsiaTheme="minorEastAsia" w:cstheme="minorBidi"/>
              <w:kern w:val="0"/>
              <w:sz w:val="22"/>
              <w:szCs w:val="22"/>
              <w:lang w:eastAsia="en-US"/>
            </w:rPr>
          </w:pPr>
          <w:hyperlink w:anchor="_Toc70871360" w:history="1">
            <w:r w:rsidRPr="00B61D24">
              <w:rPr>
                <w:rStyle w:val="Hyperlink"/>
              </w:rPr>
              <w:t>From information to action</w:t>
            </w:r>
            <w:r>
              <w:rPr>
                <w:webHidden/>
              </w:rPr>
              <w:tab/>
            </w:r>
            <w:r>
              <w:rPr>
                <w:webHidden/>
              </w:rPr>
              <w:fldChar w:fldCharType="begin"/>
            </w:r>
            <w:r>
              <w:rPr>
                <w:webHidden/>
              </w:rPr>
              <w:instrText xml:space="preserve"> PAGEREF _Toc70871360 \h </w:instrText>
            </w:r>
            <w:r>
              <w:rPr>
                <w:webHidden/>
              </w:rPr>
            </w:r>
            <w:r>
              <w:rPr>
                <w:webHidden/>
              </w:rPr>
              <w:fldChar w:fldCharType="separate"/>
            </w:r>
            <w:r>
              <w:rPr>
                <w:webHidden/>
              </w:rPr>
              <w:t>15</w:t>
            </w:r>
            <w:r>
              <w:rPr>
                <w:webHidden/>
              </w:rPr>
              <w:fldChar w:fldCharType="end"/>
            </w:r>
          </w:hyperlink>
        </w:p>
        <w:p w14:paraId="1501E463" w14:textId="62FC4367" w:rsidR="00FE7988" w:rsidRDefault="00FE7988">
          <w:pPr>
            <w:pStyle w:val="TOC1"/>
            <w:rPr>
              <w:rFonts w:eastAsiaTheme="minorEastAsia" w:cstheme="minorBidi"/>
              <w:b w:val="0"/>
              <w:caps w:val="0"/>
              <w:color w:val="auto"/>
              <w:kern w:val="0"/>
              <w:sz w:val="22"/>
              <w:szCs w:val="22"/>
              <w:lang w:eastAsia="en-US"/>
            </w:rPr>
          </w:pPr>
          <w:hyperlink w:anchor="_Toc70871361" w:history="1">
            <w:r w:rsidRPr="00B61D24">
              <w:rPr>
                <w:rStyle w:val="Hyperlink"/>
              </w:rPr>
              <w:t>Data availability</w:t>
            </w:r>
            <w:r>
              <w:rPr>
                <w:webHidden/>
              </w:rPr>
              <w:tab/>
            </w:r>
            <w:r>
              <w:rPr>
                <w:webHidden/>
              </w:rPr>
              <w:fldChar w:fldCharType="begin"/>
            </w:r>
            <w:r>
              <w:rPr>
                <w:webHidden/>
              </w:rPr>
              <w:instrText xml:space="preserve"> PAGEREF _Toc70871361 \h </w:instrText>
            </w:r>
            <w:r>
              <w:rPr>
                <w:webHidden/>
              </w:rPr>
            </w:r>
            <w:r>
              <w:rPr>
                <w:webHidden/>
              </w:rPr>
              <w:fldChar w:fldCharType="separate"/>
            </w:r>
            <w:r>
              <w:rPr>
                <w:webHidden/>
              </w:rPr>
              <w:t>16</w:t>
            </w:r>
            <w:r>
              <w:rPr>
                <w:webHidden/>
              </w:rPr>
              <w:fldChar w:fldCharType="end"/>
            </w:r>
          </w:hyperlink>
        </w:p>
        <w:p w14:paraId="04A36BC1" w14:textId="1BF9BBC9" w:rsidR="00FE7988" w:rsidRDefault="00FE7988">
          <w:pPr>
            <w:pStyle w:val="TOC1"/>
            <w:rPr>
              <w:rFonts w:eastAsiaTheme="minorEastAsia" w:cstheme="minorBidi"/>
              <w:b w:val="0"/>
              <w:caps w:val="0"/>
              <w:color w:val="auto"/>
              <w:kern w:val="0"/>
              <w:sz w:val="22"/>
              <w:szCs w:val="22"/>
              <w:lang w:eastAsia="en-US"/>
            </w:rPr>
          </w:pPr>
          <w:hyperlink w:anchor="_Toc70871362" w:history="1">
            <w:r w:rsidRPr="00B61D24">
              <w:rPr>
                <w:rStyle w:val="Hyperlink"/>
              </w:rPr>
              <w:t>References</w:t>
            </w:r>
            <w:r>
              <w:rPr>
                <w:webHidden/>
              </w:rPr>
              <w:tab/>
            </w:r>
            <w:r>
              <w:rPr>
                <w:webHidden/>
              </w:rPr>
              <w:fldChar w:fldCharType="begin"/>
            </w:r>
            <w:r>
              <w:rPr>
                <w:webHidden/>
              </w:rPr>
              <w:instrText xml:space="preserve"> PAGEREF _Toc70871362 \h </w:instrText>
            </w:r>
            <w:r>
              <w:rPr>
                <w:webHidden/>
              </w:rPr>
            </w:r>
            <w:r>
              <w:rPr>
                <w:webHidden/>
              </w:rPr>
              <w:fldChar w:fldCharType="separate"/>
            </w:r>
            <w:r>
              <w:rPr>
                <w:webHidden/>
              </w:rPr>
              <w:t>17</w:t>
            </w:r>
            <w:r>
              <w:rPr>
                <w:webHidden/>
              </w:rPr>
              <w:fldChar w:fldCharType="end"/>
            </w:r>
          </w:hyperlink>
        </w:p>
        <w:p w14:paraId="0C699106" w14:textId="32E2AC72" w:rsidR="00FE7988" w:rsidRDefault="00FE7988">
          <w:pPr>
            <w:pStyle w:val="TOC1"/>
            <w:rPr>
              <w:rFonts w:eastAsiaTheme="minorEastAsia" w:cstheme="minorBidi"/>
              <w:b w:val="0"/>
              <w:caps w:val="0"/>
              <w:color w:val="auto"/>
              <w:kern w:val="0"/>
              <w:sz w:val="22"/>
              <w:szCs w:val="22"/>
              <w:lang w:eastAsia="en-US"/>
            </w:rPr>
          </w:pPr>
          <w:hyperlink w:anchor="_Toc70871363" w:history="1">
            <w:r w:rsidRPr="00B61D24">
              <w:rPr>
                <w:rStyle w:val="Hyperlink"/>
              </w:rPr>
              <w:t>appendix a: figures</w:t>
            </w:r>
            <w:r>
              <w:rPr>
                <w:webHidden/>
              </w:rPr>
              <w:tab/>
            </w:r>
            <w:r>
              <w:rPr>
                <w:webHidden/>
              </w:rPr>
              <w:fldChar w:fldCharType="begin"/>
            </w:r>
            <w:r>
              <w:rPr>
                <w:webHidden/>
              </w:rPr>
              <w:instrText xml:space="preserve"> PAGEREF _Toc70871363 \h </w:instrText>
            </w:r>
            <w:r>
              <w:rPr>
                <w:webHidden/>
              </w:rPr>
            </w:r>
            <w:r>
              <w:rPr>
                <w:webHidden/>
              </w:rPr>
              <w:fldChar w:fldCharType="separate"/>
            </w:r>
            <w:r>
              <w:rPr>
                <w:webHidden/>
              </w:rPr>
              <w:t>19</w:t>
            </w:r>
            <w:r>
              <w:rPr>
                <w:webHidden/>
              </w:rPr>
              <w:fldChar w:fldCharType="end"/>
            </w:r>
          </w:hyperlink>
        </w:p>
        <w:p w14:paraId="48ED58B7" w14:textId="079C0BD5" w:rsidR="00FE7988" w:rsidRDefault="00FE7988">
          <w:pPr>
            <w:pStyle w:val="TOC1"/>
            <w:rPr>
              <w:rFonts w:eastAsiaTheme="minorEastAsia" w:cstheme="minorBidi"/>
              <w:b w:val="0"/>
              <w:caps w:val="0"/>
              <w:color w:val="auto"/>
              <w:kern w:val="0"/>
              <w:sz w:val="22"/>
              <w:szCs w:val="22"/>
              <w:lang w:eastAsia="en-US"/>
            </w:rPr>
          </w:pPr>
          <w:hyperlink w:anchor="_Toc70871364" w:history="1">
            <w:r w:rsidRPr="00B61D24">
              <w:rPr>
                <w:rStyle w:val="Hyperlink"/>
              </w:rPr>
              <w:t>appendix B: Tables</w:t>
            </w:r>
            <w:r>
              <w:rPr>
                <w:webHidden/>
              </w:rPr>
              <w:tab/>
            </w:r>
            <w:r>
              <w:rPr>
                <w:webHidden/>
              </w:rPr>
              <w:fldChar w:fldCharType="begin"/>
            </w:r>
            <w:r>
              <w:rPr>
                <w:webHidden/>
              </w:rPr>
              <w:instrText xml:space="preserve"> PAGEREF _Toc70871364 \h </w:instrText>
            </w:r>
            <w:r>
              <w:rPr>
                <w:webHidden/>
              </w:rPr>
            </w:r>
            <w:r>
              <w:rPr>
                <w:webHidden/>
              </w:rPr>
              <w:fldChar w:fldCharType="separate"/>
            </w:r>
            <w:r>
              <w:rPr>
                <w:webHidden/>
              </w:rPr>
              <w:t>27</w:t>
            </w:r>
            <w:r>
              <w:rPr>
                <w:webHidden/>
              </w:rPr>
              <w:fldChar w:fldCharType="end"/>
            </w:r>
          </w:hyperlink>
        </w:p>
        <w:p w14:paraId="10FE2CA6" w14:textId="083FCF9E" w:rsidR="003B4EC2" w:rsidRDefault="00514749" w:rsidP="00454C72">
          <w:r>
            <w:fldChar w:fldCharType="end"/>
          </w:r>
        </w:p>
      </w:sdtContent>
    </w:sdt>
    <w:p w14:paraId="1A4D6ABB" w14:textId="7B954474" w:rsidR="003B4EC2" w:rsidRDefault="003B4EC2" w:rsidP="005505C8">
      <w:pPr>
        <w:pStyle w:val="Heading1"/>
      </w:pPr>
    </w:p>
    <w:p w14:paraId="2B7A30C7" w14:textId="77777777" w:rsidR="002D6524" w:rsidRDefault="002D6524" w:rsidP="005758E6">
      <w:pPr>
        <w:pStyle w:val="Heading1"/>
      </w:pPr>
    </w:p>
    <w:p w14:paraId="2C173119" w14:textId="77777777" w:rsidR="002D6524" w:rsidRDefault="002D6524" w:rsidP="005758E6">
      <w:pPr>
        <w:pStyle w:val="Heading1"/>
      </w:pPr>
    </w:p>
    <w:p w14:paraId="1A81DB3B" w14:textId="77777777" w:rsidR="002D6524" w:rsidRDefault="002D6524" w:rsidP="005758E6">
      <w:pPr>
        <w:pStyle w:val="Heading1"/>
      </w:pPr>
    </w:p>
    <w:p w14:paraId="2704587C" w14:textId="60438CEA" w:rsidR="005758E6" w:rsidRPr="00FE7988" w:rsidRDefault="006428B4" w:rsidP="005758E6">
      <w:pPr>
        <w:pStyle w:val="Heading1"/>
        <w:rPr>
          <w:sz w:val="24"/>
          <w:szCs w:val="24"/>
        </w:rPr>
      </w:pPr>
      <w:bookmarkStart w:id="0" w:name="_Toc70871330"/>
      <w:r>
        <w:lastRenderedPageBreak/>
        <w:t>list</w:t>
      </w:r>
      <w:r w:rsidR="005505C8">
        <w:t xml:space="preserve"> of </w:t>
      </w:r>
      <w:r w:rsidR="005758E6">
        <w:t>figures</w:t>
      </w:r>
      <w:bookmarkEnd w:id="0"/>
    </w:p>
    <w:p w14:paraId="6CC34AA3" w14:textId="77777777" w:rsidR="005758E6" w:rsidRPr="00FE7988" w:rsidRDefault="005758E6" w:rsidP="005758E6">
      <w:pPr>
        <w:rPr>
          <w:sz w:val="24"/>
          <w:szCs w:val="24"/>
        </w:rPr>
      </w:pPr>
    </w:p>
    <w:p w14:paraId="0CE93880" w14:textId="3297743F" w:rsidR="00FE7988" w:rsidRPr="00FE7988" w:rsidRDefault="00514749">
      <w:pPr>
        <w:pStyle w:val="TableofFigures"/>
        <w:tabs>
          <w:tab w:val="right" w:leader="dot" w:pos="10070"/>
        </w:tabs>
        <w:rPr>
          <w:rFonts w:eastAsiaTheme="minorEastAsia" w:cstheme="minorBidi"/>
          <w:noProof/>
          <w:kern w:val="0"/>
          <w:sz w:val="24"/>
          <w:szCs w:val="24"/>
          <w:lang w:eastAsia="en-US"/>
        </w:rPr>
      </w:pPr>
      <w:r w:rsidRPr="00FE7988">
        <w:rPr>
          <w:sz w:val="24"/>
          <w:szCs w:val="24"/>
        </w:rPr>
        <w:fldChar w:fldCharType="begin"/>
      </w:r>
      <w:r w:rsidR="005758E6" w:rsidRPr="00FE7988">
        <w:rPr>
          <w:sz w:val="24"/>
          <w:szCs w:val="24"/>
        </w:rPr>
        <w:instrText xml:space="preserve"> TOC \h \z \c "Figure" </w:instrText>
      </w:r>
      <w:r w:rsidRPr="00FE7988">
        <w:rPr>
          <w:sz w:val="24"/>
          <w:szCs w:val="24"/>
        </w:rPr>
        <w:fldChar w:fldCharType="separate"/>
      </w:r>
      <w:hyperlink w:anchor="_Toc70871365" w:history="1">
        <w:r w:rsidR="00FE7988">
          <w:rPr>
            <w:rStyle w:val="Hyperlink"/>
            <w:noProof/>
            <w:sz w:val="24"/>
            <w:szCs w:val="24"/>
          </w:rPr>
          <w:t xml:space="preserve">Figure 1. Kenai River watershed </w:t>
        </w:r>
        <w:r w:rsidR="00FE7988" w:rsidRPr="00FE7988">
          <w:rPr>
            <w:rStyle w:val="Hyperlink"/>
            <w:noProof/>
            <w:sz w:val="24"/>
            <w:szCs w:val="24"/>
          </w:rPr>
          <w:t>and water quality monitoring site locations during biannual (2000 – present) KRBWQM sampling events.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_Toc70871365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20</w:t>
        </w:r>
        <w:r w:rsidR="00FE7988" w:rsidRPr="00FE7988">
          <w:rPr>
            <w:noProof/>
            <w:webHidden/>
            <w:sz w:val="24"/>
            <w:szCs w:val="24"/>
          </w:rPr>
          <w:fldChar w:fldCharType="end"/>
        </w:r>
      </w:hyperlink>
    </w:p>
    <w:p w14:paraId="6A293E18" w14:textId="6C53D1EC"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66" w:history="1">
        <w:r w:rsidRPr="00FE7988">
          <w:rPr>
            <w:rStyle w:val="Hyperlink"/>
            <w:noProof/>
            <w:sz w:val="24"/>
            <w:szCs w:val="24"/>
          </w:rPr>
          <w:t>Figure 2. 2019 - 2020 sa</w:t>
        </w:r>
        <w:r>
          <w:rPr>
            <w:rStyle w:val="Hyperlink"/>
            <w:noProof/>
            <w:sz w:val="24"/>
            <w:szCs w:val="24"/>
          </w:rPr>
          <w:t>mpling locations</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_Toc70871366 \h </w:instrText>
        </w:r>
        <w:r w:rsidRPr="00FE7988">
          <w:rPr>
            <w:noProof/>
            <w:webHidden/>
            <w:sz w:val="24"/>
            <w:szCs w:val="24"/>
          </w:rPr>
        </w:r>
        <w:r w:rsidRPr="00FE7988">
          <w:rPr>
            <w:noProof/>
            <w:webHidden/>
            <w:sz w:val="24"/>
            <w:szCs w:val="24"/>
          </w:rPr>
          <w:fldChar w:fldCharType="separate"/>
        </w:r>
        <w:r w:rsidRPr="00FE7988">
          <w:rPr>
            <w:noProof/>
            <w:webHidden/>
            <w:sz w:val="24"/>
            <w:szCs w:val="24"/>
          </w:rPr>
          <w:t>21</w:t>
        </w:r>
        <w:r w:rsidRPr="00FE7988">
          <w:rPr>
            <w:noProof/>
            <w:webHidden/>
            <w:sz w:val="24"/>
            <w:szCs w:val="24"/>
          </w:rPr>
          <w:fldChar w:fldCharType="end"/>
        </w:r>
      </w:hyperlink>
    </w:p>
    <w:p w14:paraId="4B401661" w14:textId="666A4F8F"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67" w:history="1">
        <w:r>
          <w:rPr>
            <w:rStyle w:val="Hyperlink"/>
            <w:noProof/>
            <w:sz w:val="24"/>
            <w:szCs w:val="24"/>
          </w:rPr>
          <w:t xml:space="preserve">Figure 3. </w:t>
        </w:r>
        <w:r w:rsidRPr="00FE7988">
          <w:rPr>
            <w:rStyle w:val="Hyperlink"/>
            <w:noProof/>
            <w:sz w:val="24"/>
            <w:szCs w:val="24"/>
          </w:rPr>
          <w:t>Kenai River mainstem sites copper concentrations and criterion (CCC) values.</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_Toc70871367 \h </w:instrText>
        </w:r>
        <w:r w:rsidRPr="00FE7988">
          <w:rPr>
            <w:noProof/>
            <w:webHidden/>
            <w:sz w:val="24"/>
            <w:szCs w:val="24"/>
          </w:rPr>
        </w:r>
        <w:r w:rsidRPr="00FE7988">
          <w:rPr>
            <w:noProof/>
            <w:webHidden/>
            <w:sz w:val="24"/>
            <w:szCs w:val="24"/>
          </w:rPr>
          <w:fldChar w:fldCharType="separate"/>
        </w:r>
        <w:r w:rsidRPr="00FE7988">
          <w:rPr>
            <w:noProof/>
            <w:webHidden/>
            <w:sz w:val="24"/>
            <w:szCs w:val="24"/>
          </w:rPr>
          <w:t>22</w:t>
        </w:r>
        <w:r w:rsidRPr="00FE7988">
          <w:rPr>
            <w:noProof/>
            <w:webHidden/>
            <w:sz w:val="24"/>
            <w:szCs w:val="24"/>
          </w:rPr>
          <w:fldChar w:fldCharType="end"/>
        </w:r>
      </w:hyperlink>
    </w:p>
    <w:p w14:paraId="74A76425" w14:textId="145C1DB0"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68" w:history="1">
        <w:r>
          <w:rPr>
            <w:rStyle w:val="Hyperlink"/>
            <w:noProof/>
            <w:sz w:val="24"/>
            <w:szCs w:val="24"/>
          </w:rPr>
          <w:t xml:space="preserve">Figure 4. </w:t>
        </w:r>
        <w:r w:rsidRPr="00FE7988">
          <w:rPr>
            <w:rStyle w:val="Hyperlink"/>
            <w:noProof/>
            <w:sz w:val="24"/>
            <w:szCs w:val="24"/>
          </w:rPr>
          <w:t>Kenai River tributary sites copper concentrations and criterion (CCC) values.</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_Toc70871368 \h </w:instrText>
        </w:r>
        <w:r w:rsidRPr="00FE7988">
          <w:rPr>
            <w:noProof/>
            <w:webHidden/>
            <w:sz w:val="24"/>
            <w:szCs w:val="24"/>
          </w:rPr>
        </w:r>
        <w:r w:rsidRPr="00FE7988">
          <w:rPr>
            <w:noProof/>
            <w:webHidden/>
            <w:sz w:val="24"/>
            <w:szCs w:val="24"/>
          </w:rPr>
          <w:fldChar w:fldCharType="separate"/>
        </w:r>
        <w:r w:rsidRPr="00FE7988">
          <w:rPr>
            <w:noProof/>
            <w:webHidden/>
            <w:sz w:val="24"/>
            <w:szCs w:val="24"/>
          </w:rPr>
          <w:t>23</w:t>
        </w:r>
        <w:r w:rsidRPr="00FE7988">
          <w:rPr>
            <w:noProof/>
            <w:webHidden/>
            <w:sz w:val="24"/>
            <w:szCs w:val="24"/>
          </w:rPr>
          <w:fldChar w:fldCharType="end"/>
        </w:r>
      </w:hyperlink>
    </w:p>
    <w:p w14:paraId="54B9E8A2" w14:textId="7BBB9CE2"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69" w:history="1">
        <w:r w:rsidRPr="00FE7988">
          <w:rPr>
            <w:rStyle w:val="Hyperlink"/>
            <w:noProof/>
            <w:sz w:val="24"/>
            <w:szCs w:val="24"/>
          </w:rPr>
          <w:t>Figure 5. Kenai River mainstem sites zinc concentrations and criterion (CCC) values.</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_Toc70871369 \h </w:instrText>
        </w:r>
        <w:r w:rsidRPr="00FE7988">
          <w:rPr>
            <w:noProof/>
            <w:webHidden/>
            <w:sz w:val="24"/>
            <w:szCs w:val="24"/>
          </w:rPr>
        </w:r>
        <w:r w:rsidRPr="00FE7988">
          <w:rPr>
            <w:noProof/>
            <w:webHidden/>
            <w:sz w:val="24"/>
            <w:szCs w:val="24"/>
          </w:rPr>
          <w:fldChar w:fldCharType="separate"/>
        </w:r>
        <w:r w:rsidRPr="00FE7988">
          <w:rPr>
            <w:noProof/>
            <w:webHidden/>
            <w:sz w:val="24"/>
            <w:szCs w:val="24"/>
          </w:rPr>
          <w:t>24</w:t>
        </w:r>
        <w:r w:rsidRPr="00FE7988">
          <w:rPr>
            <w:noProof/>
            <w:webHidden/>
            <w:sz w:val="24"/>
            <w:szCs w:val="24"/>
          </w:rPr>
          <w:fldChar w:fldCharType="end"/>
        </w:r>
      </w:hyperlink>
    </w:p>
    <w:p w14:paraId="7B1E7F2A" w14:textId="0510A1DB"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70" w:history="1">
        <w:r w:rsidRPr="00FE7988">
          <w:rPr>
            <w:rStyle w:val="Hyperlink"/>
            <w:noProof/>
            <w:sz w:val="24"/>
            <w:szCs w:val="24"/>
          </w:rPr>
          <w:t>Figure 6. Kenai River tributary sites zinc concentrations and criterion (CCC) values.</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_Toc70871370 \h </w:instrText>
        </w:r>
        <w:r w:rsidRPr="00FE7988">
          <w:rPr>
            <w:noProof/>
            <w:webHidden/>
            <w:sz w:val="24"/>
            <w:szCs w:val="24"/>
          </w:rPr>
        </w:r>
        <w:r w:rsidRPr="00FE7988">
          <w:rPr>
            <w:noProof/>
            <w:webHidden/>
            <w:sz w:val="24"/>
            <w:szCs w:val="24"/>
          </w:rPr>
          <w:fldChar w:fldCharType="separate"/>
        </w:r>
        <w:r w:rsidRPr="00FE7988">
          <w:rPr>
            <w:noProof/>
            <w:webHidden/>
            <w:sz w:val="24"/>
            <w:szCs w:val="24"/>
          </w:rPr>
          <w:t>25</w:t>
        </w:r>
        <w:r w:rsidRPr="00FE7988">
          <w:rPr>
            <w:noProof/>
            <w:webHidden/>
            <w:sz w:val="24"/>
            <w:szCs w:val="24"/>
          </w:rPr>
          <w:fldChar w:fldCharType="end"/>
        </w:r>
      </w:hyperlink>
    </w:p>
    <w:p w14:paraId="5C01792C" w14:textId="0EDC0C2F" w:rsidR="00FE7988" w:rsidRPr="00FE7988" w:rsidRDefault="00FE7988">
      <w:pPr>
        <w:pStyle w:val="TableofFigures"/>
        <w:tabs>
          <w:tab w:val="right" w:leader="dot" w:pos="10070"/>
        </w:tabs>
        <w:rPr>
          <w:rFonts w:eastAsiaTheme="minorEastAsia" w:cstheme="minorBidi"/>
          <w:noProof/>
          <w:kern w:val="0"/>
          <w:sz w:val="24"/>
          <w:szCs w:val="24"/>
          <w:lang w:eastAsia="en-US"/>
        </w:rPr>
      </w:pPr>
      <w:hyperlink w:anchor="_Toc70871371" w:history="1">
        <w:r w:rsidRPr="00FE7988">
          <w:rPr>
            <w:rStyle w:val="Hyperlink"/>
            <w:noProof/>
            <w:sz w:val="24"/>
            <w:szCs w:val="24"/>
          </w:rPr>
          <w:t xml:space="preserve">Figure 7. Kenai River Mainstem and tributaries, dissolved copper </w:t>
        </w:r>
        <w:r>
          <w:rPr>
            <w:rStyle w:val="Hyperlink"/>
            <w:noProof/>
            <w:sz w:val="24"/>
            <w:szCs w:val="24"/>
          </w:rPr>
          <w:t>and zinc sample results by year</w:t>
        </w:r>
        <w:r w:rsidRPr="00FE7988">
          <w:rPr>
            <w:rStyle w:val="Hyperlink"/>
            <w:noProof/>
            <w:sz w:val="24"/>
            <w:szCs w:val="24"/>
          </w:rPr>
          <w:t>.</w:t>
        </w:r>
        <w:r w:rsidRPr="00FE7988">
          <w:rPr>
            <w:noProof/>
            <w:webHidden/>
            <w:sz w:val="24"/>
            <w:szCs w:val="24"/>
          </w:rPr>
          <w:tab/>
        </w:r>
        <w:r w:rsidRPr="00FE7988">
          <w:rPr>
            <w:noProof/>
            <w:webHidden/>
            <w:sz w:val="24"/>
            <w:szCs w:val="24"/>
          </w:rPr>
          <w:fldChar w:fldCharType="begin"/>
        </w:r>
        <w:r w:rsidRPr="00FE7988">
          <w:rPr>
            <w:noProof/>
            <w:webHidden/>
            <w:sz w:val="24"/>
            <w:szCs w:val="24"/>
          </w:rPr>
          <w:instrText xml:space="preserve"> PAGEREF _Toc70871371 \h </w:instrText>
        </w:r>
        <w:r w:rsidRPr="00FE7988">
          <w:rPr>
            <w:noProof/>
            <w:webHidden/>
            <w:sz w:val="24"/>
            <w:szCs w:val="24"/>
          </w:rPr>
        </w:r>
        <w:r w:rsidRPr="00FE7988">
          <w:rPr>
            <w:noProof/>
            <w:webHidden/>
            <w:sz w:val="24"/>
            <w:szCs w:val="24"/>
          </w:rPr>
          <w:fldChar w:fldCharType="separate"/>
        </w:r>
        <w:r w:rsidRPr="00FE7988">
          <w:rPr>
            <w:noProof/>
            <w:webHidden/>
            <w:sz w:val="24"/>
            <w:szCs w:val="24"/>
          </w:rPr>
          <w:t>26</w:t>
        </w:r>
        <w:r w:rsidRPr="00FE7988">
          <w:rPr>
            <w:noProof/>
            <w:webHidden/>
            <w:sz w:val="24"/>
            <w:szCs w:val="24"/>
          </w:rPr>
          <w:fldChar w:fldCharType="end"/>
        </w:r>
      </w:hyperlink>
    </w:p>
    <w:p w14:paraId="4B89E2CD" w14:textId="6623F7E0" w:rsidR="005758E6" w:rsidRPr="00FE7988" w:rsidRDefault="00514749" w:rsidP="005758E6">
      <w:pPr>
        <w:pStyle w:val="TableofFigures"/>
        <w:tabs>
          <w:tab w:val="right" w:leader="dot" w:pos="10070"/>
        </w:tabs>
        <w:rPr>
          <w:sz w:val="24"/>
          <w:szCs w:val="24"/>
        </w:rPr>
      </w:pPr>
      <w:r w:rsidRPr="00FE7988">
        <w:rPr>
          <w:sz w:val="24"/>
          <w:szCs w:val="24"/>
        </w:rPr>
        <w:fldChar w:fldCharType="end"/>
      </w:r>
    </w:p>
    <w:p w14:paraId="2B81618E" w14:textId="397B6758" w:rsidR="005758E6" w:rsidRDefault="005758E6" w:rsidP="005758E6">
      <w:pPr>
        <w:pStyle w:val="Heading1"/>
      </w:pPr>
    </w:p>
    <w:p w14:paraId="1D8845ED" w14:textId="77777777" w:rsidR="005758E6" w:rsidRPr="00484AC2" w:rsidRDefault="005758E6" w:rsidP="005758E6">
      <w:pPr>
        <w:pStyle w:val="Heading1"/>
        <w:rPr>
          <w:sz w:val="24"/>
          <w:szCs w:val="24"/>
        </w:rPr>
      </w:pPr>
      <w:bookmarkStart w:id="1" w:name="_Toc70871331"/>
      <w:r>
        <w:t>list of Tables</w:t>
      </w:r>
      <w:bookmarkEnd w:id="1"/>
    </w:p>
    <w:p w14:paraId="0FEF5790" w14:textId="77777777" w:rsidR="000C461A" w:rsidRPr="00484AC2" w:rsidRDefault="000C461A" w:rsidP="000C461A">
      <w:pPr>
        <w:rPr>
          <w:sz w:val="24"/>
          <w:szCs w:val="24"/>
        </w:rPr>
      </w:pPr>
    </w:p>
    <w:p w14:paraId="198D1652" w14:textId="29F66E04" w:rsidR="00484AC2" w:rsidRPr="00484AC2" w:rsidRDefault="00514749">
      <w:pPr>
        <w:pStyle w:val="TableofFigures"/>
        <w:tabs>
          <w:tab w:val="right" w:leader="dot" w:pos="10070"/>
        </w:tabs>
        <w:rPr>
          <w:rFonts w:eastAsiaTheme="minorEastAsia" w:cstheme="minorBidi"/>
          <w:noProof/>
          <w:kern w:val="0"/>
          <w:sz w:val="24"/>
          <w:szCs w:val="24"/>
          <w:lang w:eastAsia="en-US"/>
        </w:rPr>
      </w:pPr>
      <w:r w:rsidRPr="00484AC2">
        <w:rPr>
          <w:sz w:val="24"/>
          <w:szCs w:val="24"/>
        </w:rPr>
        <w:fldChar w:fldCharType="begin"/>
      </w:r>
      <w:r w:rsidR="000C461A" w:rsidRPr="00484AC2">
        <w:rPr>
          <w:sz w:val="24"/>
          <w:szCs w:val="24"/>
        </w:rPr>
        <w:instrText xml:space="preserve"> TOC \h \z \c "Table" </w:instrText>
      </w:r>
      <w:r w:rsidRPr="00484AC2">
        <w:rPr>
          <w:sz w:val="24"/>
          <w:szCs w:val="24"/>
        </w:rPr>
        <w:fldChar w:fldCharType="separate"/>
      </w:r>
      <w:hyperlink w:anchor="_Toc70871820" w:history="1">
        <w:r w:rsidR="00484AC2" w:rsidRPr="00484AC2">
          <w:rPr>
            <w:rStyle w:val="Hyperlink"/>
            <w:noProof/>
            <w:sz w:val="24"/>
            <w:szCs w:val="24"/>
          </w:rPr>
          <w:t xml:space="preserve">Table 1. Alaska Department of Environmental Conservation water quality standards and </w:t>
        </w:r>
        <w:r w:rsidR="00484AC2">
          <w:rPr>
            <w:rStyle w:val="Hyperlink"/>
            <w:noProof/>
            <w:sz w:val="24"/>
            <w:szCs w:val="24"/>
          </w:rPr>
          <w:t>pertaining calculations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_Toc70871820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27</w:t>
        </w:r>
        <w:r w:rsidR="00484AC2" w:rsidRPr="00484AC2">
          <w:rPr>
            <w:noProof/>
            <w:webHidden/>
            <w:sz w:val="24"/>
            <w:szCs w:val="24"/>
          </w:rPr>
          <w:fldChar w:fldCharType="end"/>
        </w:r>
      </w:hyperlink>
    </w:p>
    <w:p w14:paraId="549E1557" w14:textId="3BD02025" w:rsidR="00484AC2" w:rsidRPr="00484AC2" w:rsidRDefault="00484AC2">
      <w:pPr>
        <w:pStyle w:val="TableofFigures"/>
        <w:tabs>
          <w:tab w:val="right" w:leader="dot" w:pos="10070"/>
        </w:tabs>
        <w:rPr>
          <w:rFonts w:eastAsiaTheme="minorEastAsia" w:cstheme="minorBidi"/>
          <w:noProof/>
          <w:kern w:val="0"/>
          <w:sz w:val="24"/>
          <w:szCs w:val="24"/>
          <w:lang w:eastAsia="en-US"/>
        </w:rPr>
      </w:pPr>
      <w:hyperlink w:anchor="_Toc70871821" w:history="1">
        <w:r w:rsidRPr="00484AC2">
          <w:rPr>
            <w:rStyle w:val="Hyperlink"/>
            <w:noProof/>
            <w:sz w:val="24"/>
            <w:szCs w:val="24"/>
          </w:rPr>
          <w:t>Table 2. Sampling site coordinates.</w:t>
        </w:r>
        <w:r w:rsidRPr="00484AC2">
          <w:rPr>
            <w:noProof/>
            <w:webHidden/>
            <w:sz w:val="24"/>
            <w:szCs w:val="24"/>
          </w:rPr>
          <w:tab/>
        </w:r>
        <w:r w:rsidRPr="00484AC2">
          <w:rPr>
            <w:noProof/>
            <w:webHidden/>
            <w:sz w:val="24"/>
            <w:szCs w:val="24"/>
          </w:rPr>
          <w:fldChar w:fldCharType="begin"/>
        </w:r>
        <w:r w:rsidRPr="00484AC2">
          <w:rPr>
            <w:noProof/>
            <w:webHidden/>
            <w:sz w:val="24"/>
            <w:szCs w:val="24"/>
          </w:rPr>
          <w:instrText xml:space="preserve"> PAGEREF _Toc70871821 \h </w:instrText>
        </w:r>
        <w:r w:rsidRPr="00484AC2">
          <w:rPr>
            <w:noProof/>
            <w:webHidden/>
            <w:sz w:val="24"/>
            <w:szCs w:val="24"/>
          </w:rPr>
        </w:r>
        <w:r w:rsidRPr="00484AC2">
          <w:rPr>
            <w:noProof/>
            <w:webHidden/>
            <w:sz w:val="24"/>
            <w:szCs w:val="24"/>
          </w:rPr>
          <w:fldChar w:fldCharType="separate"/>
        </w:r>
        <w:r w:rsidRPr="00484AC2">
          <w:rPr>
            <w:noProof/>
            <w:webHidden/>
            <w:sz w:val="24"/>
            <w:szCs w:val="24"/>
          </w:rPr>
          <w:t>28</w:t>
        </w:r>
        <w:r w:rsidRPr="00484AC2">
          <w:rPr>
            <w:noProof/>
            <w:webHidden/>
            <w:sz w:val="24"/>
            <w:szCs w:val="24"/>
          </w:rPr>
          <w:fldChar w:fldCharType="end"/>
        </w:r>
      </w:hyperlink>
    </w:p>
    <w:p w14:paraId="4FA5845E" w14:textId="1F168A84" w:rsidR="00484AC2" w:rsidRPr="00484AC2" w:rsidRDefault="00484AC2">
      <w:pPr>
        <w:pStyle w:val="TableofFigures"/>
        <w:tabs>
          <w:tab w:val="right" w:leader="dot" w:pos="10070"/>
        </w:tabs>
        <w:rPr>
          <w:rFonts w:eastAsiaTheme="minorEastAsia" w:cstheme="minorBidi"/>
          <w:noProof/>
          <w:kern w:val="0"/>
          <w:sz w:val="24"/>
          <w:szCs w:val="24"/>
          <w:lang w:eastAsia="en-US"/>
        </w:rPr>
      </w:pPr>
      <w:hyperlink w:anchor="_Toc70871822" w:history="1">
        <w:r w:rsidRPr="00484AC2">
          <w:rPr>
            <w:rStyle w:val="Hyperlink"/>
            <w:noProof/>
            <w:sz w:val="24"/>
            <w:szCs w:val="24"/>
          </w:rPr>
          <w:t>Table 3. Instances where zinc and copper data differs from Paired calcium and magnesium data.</w:t>
        </w:r>
        <w:r w:rsidRPr="00484AC2">
          <w:rPr>
            <w:noProof/>
            <w:webHidden/>
            <w:sz w:val="24"/>
            <w:szCs w:val="24"/>
          </w:rPr>
          <w:tab/>
        </w:r>
        <w:r w:rsidRPr="00484AC2">
          <w:rPr>
            <w:noProof/>
            <w:webHidden/>
            <w:sz w:val="24"/>
            <w:szCs w:val="24"/>
          </w:rPr>
          <w:fldChar w:fldCharType="begin"/>
        </w:r>
        <w:r w:rsidRPr="00484AC2">
          <w:rPr>
            <w:noProof/>
            <w:webHidden/>
            <w:sz w:val="24"/>
            <w:szCs w:val="24"/>
          </w:rPr>
          <w:instrText xml:space="preserve"> PAGEREF _Toc70871822 \h </w:instrText>
        </w:r>
        <w:r w:rsidRPr="00484AC2">
          <w:rPr>
            <w:noProof/>
            <w:webHidden/>
            <w:sz w:val="24"/>
            <w:szCs w:val="24"/>
          </w:rPr>
        </w:r>
        <w:r w:rsidRPr="00484AC2">
          <w:rPr>
            <w:noProof/>
            <w:webHidden/>
            <w:sz w:val="24"/>
            <w:szCs w:val="24"/>
          </w:rPr>
          <w:fldChar w:fldCharType="separate"/>
        </w:r>
        <w:r w:rsidRPr="00484AC2">
          <w:rPr>
            <w:noProof/>
            <w:webHidden/>
            <w:sz w:val="24"/>
            <w:szCs w:val="24"/>
          </w:rPr>
          <w:t>29</w:t>
        </w:r>
        <w:r w:rsidRPr="00484AC2">
          <w:rPr>
            <w:noProof/>
            <w:webHidden/>
            <w:sz w:val="24"/>
            <w:szCs w:val="24"/>
          </w:rPr>
          <w:fldChar w:fldCharType="end"/>
        </w:r>
      </w:hyperlink>
    </w:p>
    <w:p w14:paraId="1BD3FB38" w14:textId="07A7F1AA" w:rsidR="00484AC2" w:rsidRPr="00484AC2" w:rsidRDefault="00484AC2">
      <w:pPr>
        <w:pStyle w:val="TableofFigures"/>
        <w:tabs>
          <w:tab w:val="right" w:leader="dot" w:pos="10070"/>
        </w:tabs>
        <w:rPr>
          <w:rFonts w:eastAsiaTheme="minorEastAsia" w:cstheme="minorBidi"/>
          <w:noProof/>
          <w:kern w:val="0"/>
          <w:sz w:val="24"/>
          <w:szCs w:val="24"/>
          <w:lang w:eastAsia="en-US"/>
        </w:rPr>
      </w:pPr>
      <w:hyperlink w:anchor="_Toc70871823" w:history="1">
        <w:r>
          <w:rPr>
            <w:rStyle w:val="Hyperlink"/>
            <w:noProof/>
            <w:sz w:val="24"/>
            <w:szCs w:val="24"/>
          </w:rPr>
          <w:t xml:space="preserve">Table 4. </w:t>
        </w:r>
        <w:r w:rsidRPr="00484AC2">
          <w:rPr>
            <w:rStyle w:val="Hyperlink"/>
            <w:noProof/>
            <w:sz w:val="24"/>
            <w:szCs w:val="24"/>
          </w:rPr>
          <w:t>Copper and zinc levels and hardness-dependent criterion standards.</w:t>
        </w:r>
        <w:r w:rsidRPr="00484AC2">
          <w:rPr>
            <w:noProof/>
            <w:webHidden/>
            <w:sz w:val="24"/>
            <w:szCs w:val="24"/>
          </w:rPr>
          <w:tab/>
        </w:r>
        <w:r w:rsidRPr="00484AC2">
          <w:rPr>
            <w:noProof/>
            <w:webHidden/>
            <w:sz w:val="24"/>
            <w:szCs w:val="24"/>
          </w:rPr>
          <w:fldChar w:fldCharType="begin"/>
        </w:r>
        <w:r w:rsidRPr="00484AC2">
          <w:rPr>
            <w:noProof/>
            <w:webHidden/>
            <w:sz w:val="24"/>
            <w:szCs w:val="24"/>
          </w:rPr>
          <w:instrText xml:space="preserve"> PAGEREF _Toc70871823 \h </w:instrText>
        </w:r>
        <w:r w:rsidRPr="00484AC2">
          <w:rPr>
            <w:noProof/>
            <w:webHidden/>
            <w:sz w:val="24"/>
            <w:szCs w:val="24"/>
          </w:rPr>
        </w:r>
        <w:r w:rsidRPr="00484AC2">
          <w:rPr>
            <w:noProof/>
            <w:webHidden/>
            <w:sz w:val="24"/>
            <w:szCs w:val="24"/>
          </w:rPr>
          <w:fldChar w:fldCharType="separate"/>
        </w:r>
        <w:r w:rsidRPr="00484AC2">
          <w:rPr>
            <w:noProof/>
            <w:webHidden/>
            <w:sz w:val="24"/>
            <w:szCs w:val="24"/>
          </w:rPr>
          <w:t>30</w:t>
        </w:r>
        <w:r w:rsidRPr="00484AC2">
          <w:rPr>
            <w:noProof/>
            <w:webHidden/>
            <w:sz w:val="24"/>
            <w:szCs w:val="24"/>
          </w:rPr>
          <w:fldChar w:fldCharType="end"/>
        </w:r>
      </w:hyperlink>
    </w:p>
    <w:p w14:paraId="2E594A7E" w14:textId="5EA8F076" w:rsidR="00484AC2" w:rsidRPr="00484AC2" w:rsidRDefault="00484AC2">
      <w:pPr>
        <w:pStyle w:val="TableofFigures"/>
        <w:tabs>
          <w:tab w:val="right" w:leader="dot" w:pos="10070"/>
        </w:tabs>
        <w:rPr>
          <w:rFonts w:eastAsiaTheme="minorEastAsia" w:cstheme="minorBidi"/>
          <w:noProof/>
          <w:kern w:val="0"/>
          <w:sz w:val="24"/>
          <w:szCs w:val="24"/>
          <w:lang w:eastAsia="en-US"/>
        </w:rPr>
      </w:pPr>
      <w:hyperlink w:anchor="_Toc70871824" w:history="1">
        <w:r w:rsidRPr="00484AC2">
          <w:rPr>
            <w:rStyle w:val="Hyperlink"/>
            <w:noProof/>
            <w:sz w:val="24"/>
            <w:szCs w:val="24"/>
          </w:rPr>
          <w:t>Table 5. Relative difference levels (RPD) of duplicate samples by site and date.</w:t>
        </w:r>
        <w:r w:rsidRPr="00484AC2">
          <w:rPr>
            <w:noProof/>
            <w:webHidden/>
            <w:sz w:val="24"/>
            <w:szCs w:val="24"/>
          </w:rPr>
          <w:tab/>
        </w:r>
        <w:r w:rsidRPr="00484AC2">
          <w:rPr>
            <w:noProof/>
            <w:webHidden/>
            <w:sz w:val="24"/>
            <w:szCs w:val="24"/>
          </w:rPr>
          <w:fldChar w:fldCharType="begin"/>
        </w:r>
        <w:r w:rsidRPr="00484AC2">
          <w:rPr>
            <w:noProof/>
            <w:webHidden/>
            <w:sz w:val="24"/>
            <w:szCs w:val="24"/>
          </w:rPr>
          <w:instrText xml:space="preserve"> PAGEREF _Toc70871824 \h </w:instrText>
        </w:r>
        <w:r w:rsidRPr="00484AC2">
          <w:rPr>
            <w:noProof/>
            <w:webHidden/>
            <w:sz w:val="24"/>
            <w:szCs w:val="24"/>
          </w:rPr>
        </w:r>
        <w:r w:rsidRPr="00484AC2">
          <w:rPr>
            <w:noProof/>
            <w:webHidden/>
            <w:sz w:val="24"/>
            <w:szCs w:val="24"/>
          </w:rPr>
          <w:fldChar w:fldCharType="separate"/>
        </w:r>
        <w:r w:rsidRPr="00484AC2">
          <w:rPr>
            <w:noProof/>
            <w:webHidden/>
            <w:sz w:val="24"/>
            <w:szCs w:val="24"/>
          </w:rPr>
          <w:t>33</w:t>
        </w:r>
        <w:r w:rsidRPr="00484AC2">
          <w:rPr>
            <w:noProof/>
            <w:webHidden/>
            <w:sz w:val="24"/>
            <w:szCs w:val="24"/>
          </w:rPr>
          <w:fldChar w:fldCharType="end"/>
        </w:r>
      </w:hyperlink>
    </w:p>
    <w:p w14:paraId="7F566E9A" w14:textId="79B46B80" w:rsidR="004E2752" w:rsidRPr="00484AC2" w:rsidRDefault="00514749" w:rsidP="00494D2F">
      <w:pPr>
        <w:spacing w:line="360" w:lineRule="auto"/>
        <w:rPr>
          <w:sz w:val="24"/>
          <w:szCs w:val="24"/>
        </w:rPr>
      </w:pPr>
      <w:r w:rsidRPr="00484AC2">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bookmarkStart w:id="2" w:name="_Toc70871332"/>
      <w:r>
        <w:t>list of acronyms</w:t>
      </w:r>
      <w:bookmarkEnd w:id="2"/>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70871333"/>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7885EE6B"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9"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0"/>
      <w:commentRangeStart w:id="11"/>
      <w:r w:rsidR="00255424" w:rsidRPr="00CE73AF">
        <w:rPr>
          <w:sz w:val="24"/>
          <w:szCs w:val="24"/>
        </w:rPr>
        <w:t xml:space="preserve">These </w:t>
      </w:r>
      <w:r w:rsidR="00831865" w:rsidRPr="00CE73AF">
        <w:rPr>
          <w:sz w:val="24"/>
          <w:szCs w:val="24"/>
        </w:rPr>
        <w:t>e</w:t>
      </w:r>
      <w:commentRangeEnd w:id="10"/>
      <w:r w:rsidR="00511403">
        <w:rPr>
          <w:rStyle w:val="CommentReference"/>
        </w:rPr>
        <w:commentReference w:id="10"/>
      </w:r>
      <w:commentRangeEnd w:id="11"/>
      <w:r w:rsidR="00723CCF">
        <w:rPr>
          <w:rStyle w:val="CommentReference"/>
        </w:rPr>
        <w:commentReference w:id="11"/>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w:t>
      </w:r>
      <w:hyperlink r:id="rId21" w:history="1">
        <w:r w:rsidR="00255424" w:rsidRPr="0058331F">
          <w:rPr>
            <w:rStyle w:val="Hyperlink"/>
            <w:sz w:val="24"/>
            <w:szCs w:val="24"/>
          </w:rPr>
          <w:t>literature review</w:t>
        </w:r>
      </w:hyperlink>
      <w:r w:rsidR="00255424" w:rsidRPr="00CE73AF">
        <w:rPr>
          <w:sz w:val="24"/>
          <w:szCs w:val="24"/>
        </w:rPr>
        <w:t xml:space="preserve">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2CEB28AA"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w:t>
      </w:r>
      <w:r w:rsidR="005A593A">
        <w:rPr>
          <w:sz w:val="24"/>
          <w:szCs w:val="24"/>
        </w:rPr>
        <w:t xml:space="preserve"> of</w:t>
      </w:r>
      <w:r w:rsidR="006A7D75">
        <w:rPr>
          <w:sz w:val="24"/>
          <w:szCs w:val="24"/>
        </w:rPr>
        <w:t xml:space="preserve">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2" w:name="_Toc70871334"/>
      <w:r w:rsidRPr="006F3509">
        <w:rPr>
          <w:b/>
          <w:bCs/>
        </w:rPr>
        <w:lastRenderedPageBreak/>
        <w:t>Introduction</w:t>
      </w:r>
      <w:bookmarkEnd w:id="12"/>
    </w:p>
    <w:p w14:paraId="406BF11F" w14:textId="77777777" w:rsidR="00A21003" w:rsidRPr="00A21003" w:rsidRDefault="00A21003" w:rsidP="00A21003"/>
    <w:p w14:paraId="0E6D6206" w14:textId="73F59A81"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ins w:id="13" w:author="Benjamin Meyer" w:date="2021-04-19T10:43:00Z">
        <w:r w:rsidR="00AC57B5">
          <w:rPr>
            <w:sz w:val="24"/>
            <w:szCs w:val="24"/>
          </w:rPr>
          <w:t xml:space="preserve"> (132 km)</w:t>
        </w:r>
      </w:ins>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1C0D9C">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B538D4">
        <w:rPr>
          <w:noProof/>
          <w:sz w:val="24"/>
          <w:szCs w:val="24"/>
        </w:rPr>
        <w:t>(USGS 2021b)</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5BACBF91"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sidR="00D65596">
        <w:rPr>
          <w:sz w:val="24"/>
          <w:szCs w:val="24"/>
        </w:rPr>
        <w:t xml:space="preserve"> </w:t>
      </w:r>
      <w:r w:rsidR="00D65596">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D65596">
        <w:rPr>
          <w:sz w:val="24"/>
          <w:szCs w:val="24"/>
        </w:rPr>
        <w:instrText>ADDIN paperpile_citation &lt;clusterId&gt;R227F575B865Y658&lt;/clusterId&gt;&lt;version&gt;0.6.11&lt;/version&gt;&lt;metadata&gt;&lt;citation&gt;&lt;id&gt;9fe21366-f451-484a-8ab3-04929eacb535&lt;/id&gt;&lt;no_author/&gt;&lt;prefix/&gt;&lt;suffix/&gt;&lt;locator/&gt;&lt;locator_label&gt;page&lt;/locator_label&gt;&lt;/citation&gt;&lt;/metadata&gt; \* MERGEFORMAT</w:instrText>
      </w:r>
      <w:r w:rsidR="00D65596">
        <w:rPr>
          <w:sz w:val="24"/>
          <w:szCs w:val="24"/>
        </w:rPr>
      </w:r>
      <w:r w:rsidR="00D65596">
        <w:rPr>
          <w:sz w:val="24"/>
          <w:szCs w:val="24"/>
        </w:rPr>
        <w:fldChar w:fldCharType="separate"/>
      </w:r>
      <w:r w:rsidR="00D65596">
        <w:rPr>
          <w:noProof/>
          <w:sz w:val="24"/>
          <w:szCs w:val="24"/>
        </w:rPr>
        <w:t>(Schoen et al. 2017)</w:t>
      </w:r>
      <w:r w:rsidR="00D65596">
        <w:rPr>
          <w:sz w:val="24"/>
          <w:szCs w:val="24"/>
        </w:rPr>
        <w:fldChar w:fldCharType="end"/>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4"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9127352" w:rsidR="005A7030" w:rsidRPr="00D913E5" w:rsidRDefault="00925628" w:rsidP="00D60B2A">
      <w:pPr>
        <w:rPr>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5A593A">
        <w:rPr>
          <w:sz w:val="24"/>
          <w:szCs w:val="24"/>
        </w:rPr>
        <w:t xml:space="preserve"> </w:t>
      </w:r>
      <w:r w:rsidR="00874FFE">
        <w:rPr>
          <w:sz w:val="24"/>
          <w:szCs w:val="24"/>
        </w:rPr>
        <w:t>Zinc and copper are elements with both natural</w:t>
      </w:r>
      <w:r w:rsidR="0058331F">
        <w:rPr>
          <w:sz w:val="24"/>
          <w:szCs w:val="24"/>
        </w:rPr>
        <w:t xml:space="preserve"> and anthropogenic sources, and w</w:t>
      </w:r>
      <w:r w:rsidR="00874FFE">
        <w:rPr>
          <w:sz w:val="24"/>
          <w:szCs w:val="24"/>
        </w:rPr>
        <w:t xml:space="preserve">hen present in </w:t>
      </w:r>
      <w:r w:rsidR="00874FFE" w:rsidRPr="00D60B2A">
        <w:rPr>
          <w:sz w:val="24"/>
          <w:szCs w:val="24"/>
        </w:rPr>
        <w:t>aquatic environments</w:t>
      </w:r>
      <w:r w:rsidR="00820428" w:rsidRPr="00D60B2A">
        <w:rPr>
          <w:sz w:val="24"/>
          <w:szCs w:val="24"/>
        </w:rPr>
        <w:t xml:space="preserve"> at high levels</w:t>
      </w:r>
      <w:r w:rsidR="00D913E5">
        <w:rPr>
          <w:sz w:val="24"/>
          <w:szCs w:val="24"/>
        </w:rPr>
        <w:t xml:space="preserve"> these metals</w:t>
      </w:r>
      <w:r w:rsidR="00820428" w:rsidRPr="00D60B2A">
        <w:rPr>
          <w:sz w:val="24"/>
          <w:szCs w:val="24"/>
        </w:rPr>
        <w:t xml:space="preserve"> can potentially be of ecologi</w:t>
      </w:r>
      <w:r w:rsidR="005A593A">
        <w:rPr>
          <w:sz w:val="24"/>
          <w:szCs w:val="24"/>
        </w:rPr>
        <w:t>cal concern</w:t>
      </w:r>
      <w:r w:rsidR="00820428" w:rsidRPr="00D60B2A">
        <w:rPr>
          <w:sz w:val="24"/>
          <w:szCs w:val="24"/>
        </w:rPr>
        <w:t xml:space="preserve">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r w:rsidR="00D60B2A" w:rsidRPr="00D60B2A">
        <w:rPr>
          <w:rFonts w:asciiTheme="majorHAnsi" w:hAnsiTheme="majorHAnsi"/>
          <w:color w:val="2E2E2E"/>
          <w:sz w:val="24"/>
          <w:szCs w:val="24"/>
        </w:rPr>
        <w:t>Sublethal levels of dissolved copper commonly found in urban aquatic systems have been shown to disrupt</w:t>
      </w:r>
      <w:r w:rsidR="005A593A">
        <w:rPr>
          <w:rFonts w:asciiTheme="majorHAnsi" w:hAnsiTheme="majorHAnsi"/>
          <w:color w:val="2E2E2E"/>
          <w:sz w:val="24"/>
          <w:szCs w:val="24"/>
        </w:rPr>
        <w:t xml:space="preserve"> salmonid</w:t>
      </w:r>
      <w:r w:rsidR="00D60B2A" w:rsidRPr="00D60B2A">
        <w:rPr>
          <w:rFonts w:asciiTheme="majorHAnsi" w:hAnsiTheme="majorHAnsi"/>
          <w:color w:val="2E2E2E"/>
          <w:sz w:val="24"/>
          <w:szCs w:val="24"/>
        </w:rPr>
        <w:t xml:space="preserve">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1C0D9C">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r w:rsidR="00D60B2A" w:rsidRPr="00D60B2A">
        <w:rPr>
          <w:rFonts w:asciiTheme="majorHAnsi" w:hAnsiTheme="majorHAnsi"/>
          <w:i/>
          <w:iCs/>
          <w:sz w:val="24"/>
          <w:szCs w:val="24"/>
        </w:rPr>
        <w:t>Oncorhynchus tshawytscha</w:t>
      </w:r>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5DF7AD64" w:rsidR="00F63BE5" w:rsidRPr="005A7030" w:rsidRDefault="0058331F" w:rsidP="00711575">
      <w:pPr>
        <w:rPr>
          <w:rFonts w:asciiTheme="majorHAnsi" w:hAnsiTheme="majorHAnsi"/>
          <w:sz w:val="24"/>
          <w:szCs w:val="24"/>
        </w:rPr>
      </w:pPr>
      <w:r>
        <w:rPr>
          <w:rFonts w:asciiTheme="majorHAnsi" w:hAnsiTheme="majorHAnsi"/>
          <w:sz w:val="24"/>
          <w:szCs w:val="24"/>
        </w:rPr>
        <w:t>Effective</w:t>
      </w:r>
      <w:r w:rsidR="00D93915">
        <w:rPr>
          <w:rFonts w:asciiTheme="majorHAnsi" w:hAnsiTheme="majorHAnsi"/>
          <w:sz w:val="24"/>
          <w:szCs w:val="24"/>
        </w:rPr>
        <w:t xml:space="preserve"> tox</w:t>
      </w:r>
      <w:r w:rsidR="00DE6D75">
        <w:rPr>
          <w:rFonts w:asciiTheme="majorHAnsi" w:hAnsiTheme="majorHAnsi"/>
          <w:sz w:val="24"/>
          <w:szCs w:val="24"/>
        </w:rPr>
        <w:t>icity</w:t>
      </w:r>
      <w:r>
        <w:rPr>
          <w:rFonts w:asciiTheme="majorHAnsi" w:hAnsiTheme="majorHAnsi"/>
          <w:sz w:val="24"/>
          <w:szCs w:val="24"/>
        </w:rPr>
        <w:t xml:space="preserve"> of dissolved metals</w:t>
      </w:r>
      <w:r w:rsidR="00DE6D75">
        <w:rPr>
          <w:rFonts w:asciiTheme="majorHAnsi" w:hAnsiTheme="majorHAnsi"/>
          <w:sz w:val="24"/>
          <w:szCs w:val="24"/>
        </w:rPr>
        <w:t xml:space="preserve"> varies with</w:t>
      </w:r>
      <w:r w:rsidR="005A7030">
        <w:rPr>
          <w:rFonts w:asciiTheme="majorHAnsi" w:hAnsiTheme="majorHAnsi"/>
          <w:sz w:val="24"/>
          <w:szCs w:val="24"/>
        </w:rPr>
        <w:t xml:space="preserve"> environmental conditions</w:t>
      </w:r>
      <w:r w:rsidR="00D93915">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DE6D7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DE6D7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DE6D75">
        <w:rPr>
          <w:rFonts w:asciiTheme="majorHAnsi" w:hAnsiTheme="majorHAnsi" w:cs="Arial"/>
          <w:sz w:val="24"/>
          <w:szCs w:val="24"/>
        </w:rPr>
      </w:r>
      <w:r w:rsidR="00DE6D75">
        <w:rPr>
          <w:rFonts w:asciiTheme="majorHAnsi" w:hAnsiTheme="majorHAnsi" w:cs="Arial"/>
          <w:sz w:val="24"/>
          <w:szCs w:val="24"/>
        </w:rPr>
        <w:fldChar w:fldCharType="separate"/>
      </w:r>
      <w:r w:rsidR="00DE6D75">
        <w:rPr>
          <w:rFonts w:asciiTheme="majorHAnsi" w:hAnsiTheme="majorHAnsi" w:cs="Arial"/>
          <w:noProof/>
          <w:sz w:val="24"/>
          <w:szCs w:val="24"/>
        </w:rPr>
        <w:t>(Galvez 1998)</w:t>
      </w:r>
      <w:r w:rsidR="00DE6D75">
        <w:rPr>
          <w:rFonts w:asciiTheme="majorHAnsi" w:hAnsiTheme="majorHAnsi" w:cs="Arial"/>
          <w:sz w:val="24"/>
          <w:szCs w:val="24"/>
        </w:rPr>
        <w:fldChar w:fldCharType="end"/>
      </w:r>
      <w:r w:rsidR="00DE6D75" w:rsidRPr="00051262">
        <w:rPr>
          <w:rFonts w:asciiTheme="majorHAnsi" w:hAnsiTheme="majorHAnsi" w:cs="Arial"/>
          <w:sz w:val="24"/>
          <w:szCs w:val="24"/>
        </w:rPr>
        <w:t>.</w:t>
      </w:r>
      <w:r w:rsidR="005A7030">
        <w:rPr>
          <w:rFonts w:asciiTheme="majorHAnsi" w:hAnsiTheme="majorHAnsi"/>
          <w:sz w:val="24"/>
          <w:szCs w:val="24"/>
        </w:rPr>
        <w:t xml:space="preserve"> </w:t>
      </w:r>
      <w:commentRangeStart w:id="15"/>
      <w:commentRangeStart w:id="16"/>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7"/>
      <w:commentRangeStart w:id="18"/>
      <w:r w:rsidR="008C01D6">
        <w:rPr>
          <w:sz w:val="24"/>
          <w:szCs w:val="24"/>
        </w:rPr>
        <w:t>(CCC</w:t>
      </w:r>
      <w:commentRangeEnd w:id="17"/>
      <w:r w:rsidR="001C3AA1">
        <w:rPr>
          <w:rStyle w:val="CommentReference"/>
        </w:rPr>
        <w:commentReference w:id="17"/>
      </w:r>
      <w:commentRangeEnd w:id="18"/>
      <w:r w:rsidR="00887237">
        <w:rPr>
          <w:rStyle w:val="CommentReference"/>
        </w:rPr>
        <w:commentReference w:id="18"/>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5"/>
      <w:r w:rsidR="00CF0915">
        <w:rPr>
          <w:sz w:val="24"/>
          <w:szCs w:val="24"/>
        </w:rPr>
        <w:t xml:space="preserve">1) </w:t>
      </w:r>
      <w:r w:rsidR="003A2471">
        <w:rPr>
          <w:rStyle w:val="CommentReference"/>
        </w:rPr>
        <w:commentReference w:id="15"/>
      </w:r>
      <w:commentRangeEnd w:id="16"/>
      <w:r w:rsidR="00887237">
        <w:rPr>
          <w:rStyle w:val="CommentReference"/>
        </w:rPr>
        <w:commentReference w:id="16"/>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013392DA"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ins w:id="19" w:author="Benjamin Meyer" w:date="2021-02-22T13:08:00Z"/>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ins w:id="20" w:author="Benjamin Meyer" w:date="2021-04-16T11:57:00Z">
        <w:r w:rsidR="002165A7">
          <w:rPr>
            <w:rFonts w:asciiTheme="majorHAnsi" w:hAnsiTheme="majorHAnsi"/>
          </w:rPr>
          <w:t>copper and zinc</w:t>
        </w:r>
      </w:ins>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ins w:id="21" w:author="Benjamin Meyer" w:date="2021-02-22T13:08:00Z">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mainstem. </w:t>
        </w:r>
      </w:ins>
      <w:r w:rsidR="002165A7">
        <w:rPr>
          <w:rFonts w:asciiTheme="majorHAnsi" w:hAnsiTheme="majorHAnsi"/>
        </w:rPr>
        <w:t>P</w:t>
      </w:r>
      <w:ins w:id="22" w:author="Benjamin Meyer" w:date="2021-02-22T13:08:00Z">
        <w:r w:rsidR="00051262" w:rsidRPr="00051262">
          <w:rPr>
            <w:rFonts w:asciiTheme="majorHAnsi" w:hAnsiTheme="majorHAnsi"/>
          </w:rPr>
          <w:t>hotos</w:t>
        </w:r>
      </w:ins>
      <w:r w:rsidR="002165A7">
        <w:rPr>
          <w:rFonts w:asciiTheme="majorHAnsi" w:hAnsiTheme="majorHAnsi"/>
        </w:rPr>
        <w:t xml:space="preserve"> from these trips</w:t>
      </w:r>
      <w:ins w:id="23" w:author="Benjamin Meyer" w:date="2021-02-22T13:08:00Z">
        <w:r w:rsidR="00051262" w:rsidRPr="00051262">
          <w:rPr>
            <w:rFonts w:asciiTheme="majorHAnsi" w:hAnsiTheme="majorHAnsi"/>
          </w:rPr>
          <w:t xml:space="preserve"> were incorporated into a GIS shapefile established to document adjacent potential sources of these heavy metals including impervious surfaces, boat landings, and wastewater discharge. </w:t>
        </w:r>
      </w:ins>
      <w:ins w:id="24" w:author="Benjamin Meyer" w:date="2021-04-16T11:59:00Z">
        <w:r w:rsidR="002165A7">
          <w:rPr>
            <w:rFonts w:asciiTheme="majorHAnsi" w:hAnsiTheme="majorHAnsi"/>
          </w:rPr>
          <w:t>In addition to KWF’s field imagery,</w:t>
        </w:r>
      </w:ins>
      <w:ins w:id="25" w:author="Benjamin Meyer" w:date="2021-04-16T12:00:00Z">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w:t>
        </w:r>
      </w:ins>
      <w:ins w:id="26" w:author="Benjamin Meyer" w:date="2021-04-16T12:01:00Z">
        <w:r w:rsidR="002165A7">
          <w:rPr>
            <w:rFonts w:asciiTheme="majorHAnsi" w:hAnsiTheme="majorHAnsi"/>
          </w:rPr>
          <w:t xml:space="preserve"> </w:t>
        </w:r>
      </w:ins>
      <w:ins w:id="27" w:author="Benjamin Meyer" w:date="2021-02-22T13:08:00Z">
        <w:r w:rsidR="00051262" w:rsidRPr="00051262">
          <w:rPr>
            <w:rFonts w:asciiTheme="majorHAnsi" w:hAnsiTheme="majorHAnsi"/>
            <w:bCs/>
          </w:rPr>
          <w:t xml:space="preserve">The </w:t>
        </w:r>
      </w:ins>
      <w:ins w:id="28" w:author="Benjamin Meyer" w:date="2021-04-16T11:56:00Z">
        <w:r w:rsidR="002165A7" w:rsidRPr="00051262">
          <w:rPr>
            <w:rFonts w:asciiTheme="majorHAnsi" w:hAnsiTheme="majorHAnsi"/>
            <w:bCs/>
          </w:rPr>
          <w:t>geodatabase</w:t>
        </w:r>
      </w:ins>
      <w:ins w:id="29" w:author="Benjamin Meyer" w:date="2021-02-22T13:08:00Z">
        <w:r w:rsidR="00051262" w:rsidRPr="00051262">
          <w:rPr>
            <w:rFonts w:asciiTheme="majorHAnsi" w:hAnsiTheme="majorHAnsi"/>
            <w:bCs/>
          </w:rPr>
          <w:t xml:space="preserve"> is intended to be of use in future monitoring efforts and potentially in the production of a future decision support tool.</w:t>
        </w:r>
      </w:ins>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0" w:name="_Toc70871335"/>
      <w:r w:rsidRPr="006F3509">
        <w:rPr>
          <w:b/>
          <w:bCs/>
        </w:rPr>
        <w:t>Methods</w:t>
      </w:r>
      <w:bookmarkEnd w:id="30"/>
    </w:p>
    <w:p w14:paraId="1E1F60F8" w14:textId="77777777" w:rsidR="00AD09EE" w:rsidRDefault="00AD09EE" w:rsidP="009308B3"/>
    <w:p w14:paraId="354A3F22" w14:textId="3001320B" w:rsidR="001F0EA8" w:rsidRDefault="003D0107" w:rsidP="00A21003">
      <w:pPr>
        <w:pStyle w:val="Heading2"/>
        <w:rPr>
          <w:ins w:id="31" w:author="Benjamin Meyer" w:date="2020-12-07T05:39:00Z"/>
        </w:rPr>
      </w:pPr>
      <w:bookmarkStart w:id="32" w:name="_Toc70871336"/>
      <w:r>
        <w:t>Copper and zinc s</w:t>
      </w:r>
      <w:r w:rsidR="00AD09EE">
        <w:t>ampling</w:t>
      </w:r>
      <w:bookmarkEnd w:id="32"/>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w:t>
      </w:r>
      <w:ins w:id="33" w:author="Benjamin Meyer" w:date="2021-04-21T08:43:00Z">
        <w:r w:rsidR="00DE6D75">
          <w:rPr>
            <w:sz w:val="24"/>
            <w:szCs w:val="24"/>
          </w:rPr>
          <w:t>for dissolved copper and zinc</w:t>
        </w:r>
      </w:ins>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ins w:id="34" w:author="Benjamin Meyer" w:date="2021-04-21T08:45:00Z">
        <w:r w:rsidR="00DE6D75">
          <w:rPr>
            <w:sz w:val="24"/>
            <w:szCs w:val="24"/>
          </w:rPr>
          <w:t xml:space="preserve">dissolved </w:t>
        </w:r>
      </w:ins>
      <w:r>
        <w:rPr>
          <w:sz w:val="24"/>
          <w:szCs w:val="24"/>
        </w:rPr>
        <w:t>copper and zinc concentrations (referred to here on as “</w:t>
      </w:r>
      <w:ins w:id="35" w:author="Benjamin Meyer" w:date="2021-02-22T13:09:00Z">
        <w:r w:rsidR="00051262">
          <w:rPr>
            <w:sz w:val="24"/>
            <w:szCs w:val="24"/>
          </w:rPr>
          <w:t>c</w:t>
        </w:r>
      </w:ins>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sites on the Kenai River mainstem and nine tributary sites (Figure 1).</w:t>
      </w:r>
    </w:p>
    <w:p w14:paraId="55DAC154" w14:textId="4FAC1E8F" w:rsidR="002A2C0D" w:rsidRPr="002A2C0D" w:rsidRDefault="002A2C0D" w:rsidP="002A2C0D"/>
    <w:p w14:paraId="44379034" w14:textId="19F86E7D"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sidRPr="002B2E1D">
        <w:rPr>
          <w:sz w:val="24"/>
          <w:szCs w:val="24"/>
        </w:rPr>
        <w:t>found in Table</w:t>
      </w:r>
      <w:r w:rsidR="002B2E1D" w:rsidRPr="002B2E1D">
        <w:rPr>
          <w:sz w:val="24"/>
          <w:szCs w:val="24"/>
        </w:rPr>
        <w:t xml:space="preserve"> 4</w:t>
      </w:r>
      <w:r w:rsidR="00621F96" w:rsidRPr="002B2E1D">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36" w:name="_Toc70871337"/>
      <w:r w:rsidRPr="00CF3F57">
        <w:rPr>
          <w:sz w:val="24"/>
        </w:rPr>
        <w:t>Kenai River Baseline Water Quality Monitoring (KRBWQM)</w:t>
      </w:r>
      <w:bookmarkEnd w:id="36"/>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ins w:id="37" w:author="Benjamin Meyer" w:date="2021-02-22T13:10:00Z">
        <w:r w:rsidR="00051262">
          <w:rPr>
            <w:bCs/>
            <w:sz w:val="24"/>
            <w:szCs w:val="24"/>
          </w:rPr>
          <w:t xml:space="preserve"> KRBWQM</w:t>
        </w:r>
      </w:ins>
      <w:r>
        <w:rPr>
          <w:bCs/>
          <w:sz w:val="24"/>
          <w:szCs w:val="24"/>
        </w:rPr>
        <w:t xml:space="preserve"> sampling did not occur in </w:t>
      </w:r>
      <w:ins w:id="38" w:author="Benjamin Meyer" w:date="2021-04-19T15:36:00Z">
        <w:r w:rsidR="001456D5">
          <w:rPr>
            <w:bCs/>
            <w:sz w:val="24"/>
            <w:szCs w:val="24"/>
          </w:rPr>
          <w:t xml:space="preserve">spring </w:t>
        </w:r>
      </w:ins>
      <w:r>
        <w:rPr>
          <w:bCs/>
          <w:sz w:val="24"/>
          <w:szCs w:val="24"/>
        </w:rPr>
        <w:t>2020.</w:t>
      </w:r>
    </w:p>
    <w:p w14:paraId="3BCD85C9" w14:textId="77777777" w:rsidR="0041495C" w:rsidRDefault="0041495C" w:rsidP="0041495C">
      <w:pPr>
        <w:rPr>
          <w:bCs/>
          <w:sz w:val="24"/>
          <w:szCs w:val="24"/>
        </w:rPr>
      </w:pPr>
    </w:p>
    <w:p w14:paraId="5867DE28" w14:textId="00E44C71"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ins w:id="39" w:author="Benjamin Meyer" w:date="2021-04-19T15:48:00Z">
        <w:r w:rsidR="00A40466">
          <w:rPr>
            <w:bCs/>
            <w:sz w:val="24"/>
            <w:szCs w:val="24"/>
          </w:rPr>
          <w:t xml:space="preserve"> in</w:t>
        </w:r>
      </w:ins>
      <w:r w:rsidR="00001D8B">
        <w:rPr>
          <w:bCs/>
          <w:sz w:val="24"/>
          <w:szCs w:val="24"/>
        </w:rPr>
        <w:t xml:space="preserve"> 2019-2020</w:t>
      </w:r>
      <w:r w:rsidR="000A7351">
        <w:rPr>
          <w:bCs/>
          <w:sz w:val="24"/>
          <w:szCs w:val="24"/>
        </w:rPr>
        <w:t xml:space="preserve"> </w:t>
      </w:r>
      <w:r w:rsidR="009010FE">
        <w:rPr>
          <w:bCs/>
          <w:sz w:val="24"/>
          <w:szCs w:val="24"/>
        </w:rPr>
        <w:t xml:space="preserve">were analyzed for </w:t>
      </w:r>
      <w:ins w:id="40" w:author="Benjamin Meyer" w:date="2021-04-19T15:37:00Z">
        <w:r w:rsidR="001456D5">
          <w:rPr>
            <w:bCs/>
            <w:sz w:val="24"/>
            <w:szCs w:val="24"/>
          </w:rPr>
          <w:t xml:space="preserve">hydrocarbons, </w:t>
        </w:r>
      </w:ins>
      <w:ins w:id="41" w:author="Benjamin Meyer" w:date="2021-04-19T15:45:00Z">
        <w:r w:rsidR="001456D5">
          <w:rPr>
            <w:bCs/>
            <w:sz w:val="24"/>
            <w:szCs w:val="24"/>
          </w:rPr>
          <w:t>total suspend</w:t>
        </w:r>
      </w:ins>
      <w:ins w:id="42" w:author="Benjamin Meyer" w:date="2021-04-19T15:46:00Z">
        <w:r w:rsidR="001456D5">
          <w:rPr>
            <w:bCs/>
            <w:sz w:val="24"/>
            <w:szCs w:val="24"/>
          </w:rPr>
          <w:t xml:space="preserve">ed solids, phosphorus and nitrogen, fecal coliform, and metals (total and dissolved). </w:t>
        </w:r>
      </w:ins>
      <w:ins w:id="43" w:author="Benjamin Meyer" w:date="2021-04-19T15:47:00Z">
        <w:r w:rsidR="001456D5">
          <w:rPr>
            <w:bCs/>
            <w:sz w:val="24"/>
            <w:szCs w:val="24"/>
          </w:rPr>
          <w:t xml:space="preserve">Values </w:t>
        </w:r>
      </w:ins>
      <w:ins w:id="44" w:author="Benjamin Meyer" w:date="2021-04-19T15:48:00Z">
        <w:r w:rsidR="00A40466">
          <w:rPr>
            <w:bCs/>
            <w:sz w:val="24"/>
            <w:szCs w:val="24"/>
          </w:rPr>
          <w:t>reported in this document include concentrations of dissolved copper, zinc, magnesium, and calcium.</w:t>
        </w:r>
      </w:ins>
      <w:ins w:id="45" w:author="Benjamin Meyer" w:date="2021-04-19T15:49:00Z">
        <w:r w:rsidR="00A40466">
          <w:rPr>
            <w:bCs/>
            <w:sz w:val="24"/>
            <w:szCs w:val="24"/>
          </w:rPr>
          <w:t xml:space="preserve"> </w:t>
        </w:r>
      </w:ins>
      <w:r w:rsidR="00EA17C2">
        <w:rPr>
          <w:bCs/>
          <w:sz w:val="24"/>
          <w:szCs w:val="24"/>
        </w:rPr>
        <w:t xml:space="preserve">Sample </w:t>
      </w:r>
      <w:r w:rsidR="000E0701">
        <w:rPr>
          <w:bCs/>
          <w:sz w:val="24"/>
          <w:szCs w:val="24"/>
        </w:rPr>
        <w:t>locations</w:t>
      </w:r>
      <w:r w:rsidR="0042493D">
        <w:rPr>
          <w:bCs/>
          <w:sz w:val="24"/>
          <w:szCs w:val="24"/>
        </w:rPr>
        <w:t xml:space="preserve"> for </w:t>
      </w:r>
      <w:r w:rsidR="000C37B4">
        <w:rPr>
          <w:bCs/>
          <w:sz w:val="24"/>
          <w:szCs w:val="24"/>
        </w:rPr>
        <w:t>the selection of data</w:t>
      </w:r>
      <w:r w:rsidR="0042493D">
        <w:rPr>
          <w:bCs/>
          <w:sz w:val="24"/>
          <w:szCs w:val="24"/>
        </w:rPr>
        <w:t xml:space="preserve"> included in this report</w:t>
      </w:r>
      <w:r w:rsidR="000E0701">
        <w:rPr>
          <w:bCs/>
          <w:sz w:val="24"/>
          <w:szCs w:val="24"/>
        </w:rPr>
        <w:t xml:space="preserve"> are </w:t>
      </w:r>
      <w:ins w:id="46" w:author="Benjamin Meyer" w:date="2021-04-19T16:44:00Z">
        <w:r w:rsidR="0042493D">
          <w:rPr>
            <w:bCs/>
            <w:sz w:val="24"/>
            <w:szCs w:val="24"/>
          </w:rPr>
          <w:t>presented</w:t>
        </w:r>
      </w:ins>
      <w:r w:rsidR="000E0701">
        <w:rPr>
          <w:bCs/>
          <w:sz w:val="24"/>
          <w:szCs w:val="24"/>
        </w:rPr>
        <w:t xml:space="preserve"> in Table 2, </w:t>
      </w:r>
      <w:r w:rsidR="000E0701">
        <w:rPr>
          <w:bCs/>
          <w:sz w:val="24"/>
          <w:szCs w:val="24"/>
        </w:rPr>
        <w:lastRenderedPageBreak/>
        <w:t xml:space="preserve">and </w:t>
      </w:r>
      <w:r w:rsidR="00FA60F6">
        <w:rPr>
          <w:bCs/>
          <w:sz w:val="24"/>
          <w:szCs w:val="24"/>
        </w:rPr>
        <w:t>sample 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ins w:id="47" w:author="Benjamin Meyer" w:date="2021-04-19T15:49:00Z"/>
          <w:bCs/>
          <w:sz w:val="24"/>
          <w:szCs w:val="24"/>
        </w:rPr>
      </w:pPr>
    </w:p>
    <w:p w14:paraId="30348187" w14:textId="2E530AC8" w:rsidR="0042493D" w:rsidRDefault="001C0F3B" w:rsidP="0041495C">
      <w:pPr>
        <w:rPr>
          <w:ins w:id="48" w:author="Benjamin Meyer" w:date="2021-04-19T16:47:00Z"/>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They were retrieved and analyzed by SGS North American, Inc (Anchorage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49"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1C0D9C">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0"/>
      <w:commentRangeStart w:id="51"/>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307855">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307855">
        <w:rPr>
          <w:bCs/>
          <w:sz w:val="24"/>
          <w:szCs w:val="24"/>
        </w:rPr>
        <w:instrText>ADDIN paperpile_citation &lt;clusterId&gt;G119T167J557N271&lt;/clusterId&gt;&lt;version&gt;0.6.11&lt;/version&gt;&lt;metadata&gt;&lt;citation&gt;&lt;id&gt;1b270325-f520-425e-bc0f-a5d4a9e2b458&lt;/id&gt;&lt;no_author/&gt;&lt;prefix/&gt;&lt;suffix/&gt;&lt;locator/&gt;&lt;locator_label&gt;page&lt;/locator_label&gt;&lt;/citation&gt;&lt;/metadata&gt; \* MERGEFORMAT</w:instrText>
      </w:r>
      <w:r w:rsidR="00307855">
        <w:rPr>
          <w:bCs/>
          <w:sz w:val="24"/>
          <w:szCs w:val="24"/>
        </w:rPr>
      </w:r>
      <w:r w:rsidR="00307855">
        <w:rPr>
          <w:bCs/>
          <w:sz w:val="24"/>
          <w:szCs w:val="24"/>
        </w:rPr>
        <w:fldChar w:fldCharType="separate"/>
      </w:r>
      <w:r w:rsidR="00307855">
        <w:rPr>
          <w:bCs/>
          <w:noProof/>
          <w:sz w:val="24"/>
          <w:szCs w:val="24"/>
        </w:rPr>
        <w:t>(ADEC 2008)</w:t>
      </w:r>
      <w:r w:rsidR="00307855">
        <w:rPr>
          <w:bCs/>
          <w:sz w:val="24"/>
          <w:szCs w:val="24"/>
        </w:rPr>
        <w:fldChar w:fldCharType="end"/>
      </w:r>
      <w:r w:rsidR="007E0550">
        <w:rPr>
          <w:bCs/>
          <w:sz w:val="24"/>
          <w:szCs w:val="24"/>
        </w:rPr>
        <w:t>.</w:t>
      </w:r>
      <w:commentRangeEnd w:id="50"/>
      <w:r w:rsidR="00957DF4">
        <w:rPr>
          <w:rStyle w:val="CommentReference"/>
        </w:rPr>
        <w:commentReference w:id="50"/>
      </w:r>
      <w:commentRangeEnd w:id="51"/>
    </w:p>
    <w:p w14:paraId="77A544B6" w14:textId="77777777" w:rsidR="0042493D" w:rsidRDefault="0042493D" w:rsidP="0041495C">
      <w:pPr>
        <w:rPr>
          <w:ins w:id="52" w:author="Benjamin Meyer" w:date="2021-04-19T16:47:00Z"/>
          <w:bCs/>
          <w:sz w:val="24"/>
          <w:szCs w:val="24"/>
        </w:rPr>
      </w:pPr>
    </w:p>
    <w:p w14:paraId="332ED2B3" w14:textId="0E775C3E" w:rsidR="0042493D" w:rsidRDefault="00FA2AD9" w:rsidP="0042493D">
      <w:pPr>
        <w:rPr>
          <w:ins w:id="53" w:author="Benjamin Meyer" w:date="2021-04-19T16:47:00Z"/>
          <w:sz w:val="24"/>
          <w:szCs w:val="24"/>
        </w:rPr>
      </w:pPr>
      <w:r>
        <w:rPr>
          <w:rStyle w:val="CommentReference"/>
        </w:rPr>
        <w:commentReference w:id="51"/>
      </w:r>
      <w:ins w:id="54" w:author="Benjamin Meyer" w:date="2021-04-19T16:47:00Z">
        <w:r w:rsidR="0042493D" w:rsidRPr="0042493D">
          <w:rPr>
            <w:sz w:val="24"/>
            <w:szCs w:val="24"/>
          </w:rPr>
          <w:t xml:space="preserve"> </w:t>
        </w:r>
        <w:r w:rsidR="0042493D">
          <w:rPr>
            <w:sz w:val="24"/>
            <w:szCs w:val="24"/>
          </w:rPr>
          <w:t>KRBWQM data from 2019-2020 described in this report includes all mainstem and tributary sites including and below river mile 23 (Swiftwater Park), as well as data from sites at the outlet of Skilak Lake and Jim’s Landing, which are included as reference sites presumed to have chemical water quality parameters minimally affected by anthropogenic influence. Further details on</w:t>
        </w:r>
      </w:ins>
      <w:r w:rsidR="00334F16">
        <w:rPr>
          <w:sz w:val="24"/>
          <w:szCs w:val="24"/>
        </w:rPr>
        <w:t xml:space="preserve"> </w:t>
      </w:r>
      <w:ins w:id="55" w:author="Benjamin Meyer" w:date="2021-04-27T14:26:00Z">
        <w:r w:rsidR="0071057C">
          <w:rPr>
            <w:sz w:val="24"/>
            <w:szCs w:val="24"/>
          </w:rPr>
          <w:t>historical</w:t>
        </w:r>
      </w:ins>
      <w:ins w:id="56" w:author="Benjamin Meyer" w:date="2021-04-19T16:47:00Z">
        <w:r w:rsidR="0042493D">
          <w:rPr>
            <w:sz w:val="24"/>
            <w:szCs w:val="24"/>
          </w:rPr>
          <w:t xml:space="preserve"> KRBWQM results and protocols can be found in the project’s most recent summary report </w:t>
        </w:r>
        <w:r w:rsidR="0042493D">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42493D">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sidR="0042493D">
          <w:rPr>
            <w:sz w:val="24"/>
            <w:szCs w:val="24"/>
          </w:rPr>
        </w:r>
        <w:r w:rsidR="0042493D">
          <w:rPr>
            <w:sz w:val="24"/>
            <w:szCs w:val="24"/>
          </w:rPr>
          <w:fldChar w:fldCharType="separate"/>
        </w:r>
        <w:r w:rsidR="0042493D">
          <w:rPr>
            <w:noProof/>
            <w:sz w:val="24"/>
            <w:szCs w:val="24"/>
          </w:rPr>
          <w:t>(Guerron Orejuela 2016)</w:t>
        </w:r>
        <w:r w:rsidR="0042493D">
          <w:rPr>
            <w:sz w:val="24"/>
            <w:szCs w:val="24"/>
          </w:rPr>
          <w:fldChar w:fldCharType="end"/>
        </w:r>
        <w:r w:rsidR="0042493D">
          <w:rPr>
            <w:sz w:val="24"/>
            <w:szCs w:val="24"/>
          </w:rPr>
          <w:t xml:space="preserve">. </w:t>
        </w:r>
      </w:ins>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7" w:name="_Toc70871338"/>
      <w:r w:rsidRPr="00CF3F57">
        <w:rPr>
          <w:sz w:val="24"/>
        </w:rPr>
        <w:t>Copper and zinc-specific sampling event</w:t>
      </w:r>
      <w:r w:rsidR="00C90F57">
        <w:rPr>
          <w:sz w:val="24"/>
        </w:rPr>
        <w:t>s</w:t>
      </w:r>
      <w:bookmarkEnd w:id="57"/>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777777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ins w:id="58"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8638E4C"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commentRangeStart w:id="59"/>
      <w:commentRangeStart w:id="60"/>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090395" w:rsidRPr="00191A51">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sidRPr="00191A51">
        <w:rPr>
          <w:bCs/>
          <w:sz w:val="24"/>
          <w:szCs w:val="24"/>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sidRPr="00191A51">
        <w:rPr>
          <w:bCs/>
          <w:sz w:val="24"/>
          <w:szCs w:val="24"/>
        </w:rPr>
      </w:r>
      <w:r w:rsidR="00090395" w:rsidRPr="00191A51">
        <w:rPr>
          <w:bCs/>
          <w:sz w:val="24"/>
          <w:szCs w:val="24"/>
        </w:rPr>
        <w:fldChar w:fldCharType="separate"/>
      </w:r>
      <w:r w:rsidR="00090395" w:rsidRPr="00191A51">
        <w:rPr>
          <w:bCs/>
          <w:noProof/>
          <w:sz w:val="24"/>
          <w:szCs w:val="24"/>
        </w:rPr>
        <w:t>(ADEC 2008)</w:t>
      </w:r>
      <w:r w:rsidR="00090395" w:rsidRPr="00191A51">
        <w:rPr>
          <w:bCs/>
          <w:sz w:val="24"/>
          <w:szCs w:val="24"/>
        </w:rPr>
        <w:fldChar w:fldCharType="end"/>
      </w:r>
      <w:r w:rsidR="00803543" w:rsidRPr="00191A51">
        <w:rPr>
          <w:bCs/>
          <w:sz w:val="24"/>
          <w:szCs w:val="24"/>
        </w:rPr>
        <w:t>.</w:t>
      </w:r>
      <w:commentRangeEnd w:id="59"/>
      <w:r w:rsidR="00957DF4" w:rsidRPr="00191A51">
        <w:rPr>
          <w:rStyle w:val="CommentReference"/>
        </w:rPr>
        <w:commentReference w:id="59"/>
      </w:r>
      <w:commentRangeEnd w:id="60"/>
      <w:r w:rsidR="00FA2AD9" w:rsidRPr="00191A51">
        <w:rPr>
          <w:rStyle w:val="CommentReference"/>
        </w:rPr>
        <w:commentReference w:id="60"/>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61" w:name="_Toc70871339"/>
      <w:r>
        <w:rPr>
          <w:sz w:val="24"/>
        </w:rPr>
        <w:t>Sample Accuracy and Precision</w:t>
      </w:r>
      <w:bookmarkEnd w:id="61"/>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62" w:name="_Toc70871340"/>
      <w:r>
        <w:rPr>
          <w:sz w:val="24"/>
        </w:rPr>
        <w:t>2019 Hardness values</w:t>
      </w:r>
      <w:bookmarkEnd w:id="62"/>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p>
    <w:p w14:paraId="469F6177" w14:textId="77777777" w:rsidR="00EA17C2" w:rsidRDefault="00EA17C2" w:rsidP="00AD09EE">
      <w:pPr>
        <w:pStyle w:val="Heading2"/>
        <w:rPr>
          <w:ins w:id="63" w:author="Eldred, Laura" w:date="2020-12-29T11:50:00Z"/>
        </w:rPr>
      </w:pPr>
    </w:p>
    <w:p w14:paraId="4FCA9478" w14:textId="77777777" w:rsidR="00AD09EE" w:rsidRDefault="00AD09EE" w:rsidP="00AD09EE">
      <w:pPr>
        <w:pStyle w:val="Heading2"/>
      </w:pPr>
      <w:bookmarkStart w:id="64" w:name="_Toc70871341"/>
      <w:commentRangeStart w:id="65"/>
      <w:r w:rsidRPr="00AD09EE">
        <w:t>Mapping</w:t>
      </w:r>
      <w:r w:rsidR="003D0107">
        <w:t xml:space="preserve"> </w:t>
      </w:r>
      <w:r w:rsidR="0033554A">
        <w:t xml:space="preserve">potential </w:t>
      </w:r>
      <w:r w:rsidR="003D0107">
        <w:t>sources of copper and zinc</w:t>
      </w:r>
      <w:commentRangeEnd w:id="65"/>
      <w:r w:rsidR="00F15C33">
        <w:rPr>
          <w:rStyle w:val="CommentReference"/>
          <w:b w:val="0"/>
          <w:spacing w:val="0"/>
        </w:rPr>
        <w:commentReference w:id="65"/>
      </w:r>
      <w:bookmarkEnd w:id="64"/>
    </w:p>
    <w:p w14:paraId="29AEA08D" w14:textId="6CDF6741" w:rsidR="003D0107" w:rsidRPr="0071057C" w:rsidRDefault="003D0107" w:rsidP="003D0107"/>
    <w:p w14:paraId="2B521CB6" w14:textId="77777777" w:rsidR="003D0107" w:rsidRPr="00CF3F57" w:rsidRDefault="00612D59" w:rsidP="00CF3F57">
      <w:pPr>
        <w:pStyle w:val="Heading3"/>
        <w:rPr>
          <w:sz w:val="24"/>
        </w:rPr>
      </w:pPr>
      <w:bookmarkStart w:id="66" w:name="_Toc70871342"/>
      <w:r w:rsidRPr="00CF3F57">
        <w:rPr>
          <w:sz w:val="24"/>
        </w:rPr>
        <w:t>Potential sources on the Kenai River</w:t>
      </w:r>
      <w:bookmarkEnd w:id="66"/>
    </w:p>
    <w:p w14:paraId="082443A5" w14:textId="77777777" w:rsidR="006F3509" w:rsidRPr="006F3509" w:rsidRDefault="006F3509" w:rsidP="006F3509">
      <w:pPr>
        <w:rPr>
          <w:b/>
          <w:bCs/>
        </w:rPr>
      </w:pPr>
    </w:p>
    <w:p w14:paraId="7243B607" w14:textId="1818C939"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w:t>
      </w:r>
      <w:r w:rsidR="00311851">
        <w:rPr>
          <w:sz w:val="24"/>
          <w:szCs w:val="24"/>
        </w:rPr>
        <w:t xml:space="preserve"> </w:t>
      </w:r>
      <w:r w:rsidR="000D56C9">
        <w:rPr>
          <w:sz w:val="24"/>
          <w:szCs w:val="24"/>
        </w:rPr>
        <w:t>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67"/>
      <w:commentRangeStart w:id="68"/>
      <w:commentRangeStart w:id="69"/>
      <w:r w:rsidR="00507831">
        <w:rPr>
          <w:sz w:val="24"/>
          <w:szCs w:val="24"/>
        </w:rPr>
        <w:t>boated as well</w:t>
      </w:r>
      <w:commentRangeEnd w:id="67"/>
      <w:r w:rsidR="00EA3505">
        <w:rPr>
          <w:rStyle w:val="CommentReference"/>
        </w:rPr>
        <w:commentReference w:id="67"/>
      </w:r>
      <w:commentRangeEnd w:id="68"/>
      <w:r w:rsidR="00881058">
        <w:rPr>
          <w:rStyle w:val="CommentReference"/>
        </w:rPr>
        <w:commentReference w:id="68"/>
      </w:r>
      <w:commentRangeEnd w:id="69"/>
      <w:r w:rsidR="00C9613D">
        <w:rPr>
          <w:rStyle w:val="CommentReference"/>
        </w:rPr>
        <w:commentReference w:id="69"/>
      </w:r>
      <w:r w:rsidR="00420947">
        <w:rPr>
          <w:sz w:val="24"/>
          <w:szCs w:val="24"/>
        </w:rPr>
        <w:t xml:space="preserve">. </w:t>
      </w:r>
      <w:ins w:id="70" w:author="Benjamin Meyer" w:date="2021-02-18T09:25:00Z">
        <w:r w:rsidR="009505DD">
          <w:rPr>
            <w:sz w:val="24"/>
            <w:szCs w:val="24"/>
          </w:rPr>
          <w:t xml:space="preserve">The geotagged photos </w:t>
        </w:r>
      </w:ins>
      <w:ins w:id="71" w:author="Benjamin Meyer" w:date="2021-02-19T08:17:00Z">
        <w:r w:rsidR="00EA17A8">
          <w:rPr>
            <w:sz w:val="24"/>
            <w:szCs w:val="24"/>
          </w:rPr>
          <w:t>are intended to</w:t>
        </w:r>
      </w:ins>
      <w:ins w:id="72"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73" w:author="Benjamin Meyer" w:date="2021-02-18T10:32:00Z">
        <w:r w:rsidR="006A639E">
          <w:rPr>
            <w:sz w:val="24"/>
            <w:szCs w:val="24"/>
          </w:rPr>
          <w:t xml:space="preserve">locations </w:t>
        </w:r>
      </w:ins>
      <w:ins w:id="74" w:author="Benjamin Meyer" w:date="2021-02-18T09:25:00Z">
        <w:r w:rsidR="009505DD">
          <w:rPr>
            <w:sz w:val="24"/>
            <w:szCs w:val="24"/>
          </w:rPr>
          <w:t>and assess potential sources of copper and zinc in greater detail</w:t>
        </w:r>
      </w:ins>
      <w:ins w:id="75" w:author="Benjamin Meyer" w:date="2021-02-18T09:58:00Z">
        <w:r w:rsidR="00AA4480">
          <w:rPr>
            <w:sz w:val="24"/>
            <w:szCs w:val="24"/>
          </w:rPr>
          <w:t xml:space="preserve">, and </w:t>
        </w:r>
      </w:ins>
      <w:ins w:id="76" w:author="Benjamin Meyer" w:date="2021-02-18T10:33:00Z">
        <w:r w:rsidR="006A639E">
          <w:rPr>
            <w:sz w:val="24"/>
            <w:szCs w:val="24"/>
          </w:rPr>
          <w:t xml:space="preserve">also serve </w:t>
        </w:r>
      </w:ins>
      <w:ins w:id="77" w:author="Benjamin Meyer" w:date="2021-02-18T09:58:00Z">
        <w:r w:rsidR="00AA4480">
          <w:rPr>
            <w:sz w:val="24"/>
            <w:szCs w:val="24"/>
          </w:rPr>
          <w:t xml:space="preserve">as an archival set of observations to compare future </w:t>
        </w:r>
      </w:ins>
      <w:ins w:id="78" w:author="Benjamin Meyer" w:date="2021-02-19T08:18:00Z">
        <w:r w:rsidR="00602645">
          <w:rPr>
            <w:sz w:val="24"/>
            <w:szCs w:val="24"/>
          </w:rPr>
          <w:t>photo transects</w:t>
        </w:r>
      </w:ins>
      <w:ins w:id="79"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0" w:name="_Toc70871343"/>
      <w:r w:rsidRPr="00CF3F57">
        <w:rPr>
          <w:sz w:val="24"/>
        </w:rPr>
        <w:t>Potential sources throughout the Kenai River watershed</w:t>
      </w:r>
      <w:bookmarkEnd w:id="80"/>
    </w:p>
    <w:p w14:paraId="71EE427F" w14:textId="77777777" w:rsidR="006F3509" w:rsidRPr="006F3509" w:rsidRDefault="006F3509" w:rsidP="006F3509">
      <w:pPr>
        <w:rPr>
          <w:b/>
          <w:bCs/>
        </w:rPr>
      </w:pPr>
    </w:p>
    <w:p w14:paraId="7D6953B3" w14:textId="40FACD9E"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sidR="00307855">
        <w:rPr>
          <w:sz w:val="24"/>
          <w:szCs w:val="24"/>
        </w:rPr>
        <w:t xml:space="preserve"> </w:t>
      </w:r>
      <w:r w:rsidR="0030785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307855">
        <w:rPr>
          <w:sz w:val="24"/>
          <w:szCs w:val="24"/>
        </w:rPr>
        <w:instrText>ADDIN paperpile_citation &lt;clusterId&gt;T834H982W362A966&lt;/clusterId&gt;&lt;version&gt;0.6.11&lt;/version&gt;&lt;metadata&gt;&lt;citation&gt;&lt;id&gt;55186b86-6adf-4c4c-8518-f7a7550705db&lt;/id&gt;&lt;no_author/&gt;&lt;prefix/&gt;&lt;suffix/&gt;&lt;locator/&gt;&lt;locator_label&gt;page&lt;/locator_label&gt;&lt;/citation&gt;&lt;/metadata&gt; \* MERGEFORMAT</w:instrText>
      </w:r>
      <w:r w:rsidR="00307855">
        <w:rPr>
          <w:sz w:val="24"/>
          <w:szCs w:val="24"/>
        </w:rPr>
      </w:r>
      <w:r w:rsidR="00307855">
        <w:rPr>
          <w:sz w:val="24"/>
          <w:szCs w:val="24"/>
        </w:rPr>
        <w:fldChar w:fldCharType="separate"/>
      </w:r>
      <w:r w:rsidR="00307855">
        <w:rPr>
          <w:noProof/>
          <w:sz w:val="24"/>
          <w:szCs w:val="24"/>
        </w:rPr>
        <w:t>(Sires 2017b)</w:t>
      </w:r>
      <w:r w:rsidR="00307855">
        <w:rPr>
          <w:sz w:val="24"/>
          <w:szCs w:val="24"/>
        </w:rPr>
        <w:fldChar w:fldCharType="end"/>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throug</w:t>
      </w:r>
      <w:r w:rsidR="00307855">
        <w:rPr>
          <w:sz w:val="24"/>
          <w:szCs w:val="24"/>
        </w:rPr>
        <w:t>hout the Kenai River watershed</w:t>
      </w:r>
      <w:r w:rsidR="00EA17A8">
        <w:rPr>
          <w:sz w:val="24"/>
          <w:szCs w:val="24"/>
        </w:rPr>
        <w:t>, which can be described generally as</w:t>
      </w:r>
      <w:r w:rsidR="00307855">
        <w:rPr>
          <w:sz w:val="24"/>
          <w:szCs w:val="24"/>
        </w:rPr>
        <w:t xml:space="preserve"> </w:t>
      </w:r>
      <w:r w:rsidR="0038139A">
        <w:rPr>
          <w:sz w:val="24"/>
          <w:szCs w:val="24"/>
        </w:rPr>
        <w:t xml:space="preserve">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1C0D9C">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307855">
        <w:rPr>
          <w:sz w:val="24"/>
          <w:szCs w:val="24"/>
        </w:rPr>
        <w:t xml:space="preserve">Potential sources of </w:t>
      </w:r>
      <w:r w:rsidR="00DD5408">
        <w:rPr>
          <w:sz w:val="24"/>
          <w:szCs w:val="24"/>
        </w:rPr>
        <w:t>c</w:t>
      </w:r>
      <w:r w:rsidR="00307855">
        <w:rPr>
          <w:sz w:val="24"/>
          <w:szCs w:val="24"/>
        </w:rPr>
        <w:t>opper</w:t>
      </w:r>
      <w:r w:rsidR="00612D59" w:rsidRPr="006F3509">
        <w:rPr>
          <w:sz w:val="24"/>
          <w:szCs w:val="24"/>
        </w:rPr>
        <w:t xml:space="preserve"> included brake pads/vehicles, pesticides/herbicides, roofing/metal plating, mining activity, boat hull coatings/anti-fouling agents, municipal wastewater discharge, natural mineral deposits, forest fires, air emissions, an</w:t>
      </w:r>
      <w:r w:rsidR="00090395">
        <w:rPr>
          <w:sz w:val="24"/>
          <w:szCs w:val="24"/>
        </w:rPr>
        <w:t>d decking/pilings</w:t>
      </w:r>
      <w:r w:rsidR="009505DD">
        <w:rPr>
          <w:sz w:val="24"/>
          <w:szCs w:val="24"/>
        </w:rPr>
        <w:t xml:space="preserve">. </w:t>
      </w:r>
      <w:r w:rsidR="00612D59" w:rsidRPr="006F3509">
        <w:rPr>
          <w:sz w:val="24"/>
          <w:szCs w:val="24"/>
        </w:rPr>
        <w:t xml:space="preserve">Similarly, </w:t>
      </w:r>
      <w:r w:rsidR="00307855">
        <w:rPr>
          <w:sz w:val="24"/>
          <w:szCs w:val="24"/>
        </w:rPr>
        <w:t>potential</w:t>
      </w:r>
      <w:r w:rsidR="00DD5408">
        <w:rPr>
          <w:sz w:val="24"/>
          <w:szCs w:val="24"/>
        </w:rPr>
        <w:t xml:space="preserve">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brakes</w:t>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81" w:name="_Toc70871344"/>
      <w:commentRangeStart w:id="82"/>
      <w:commentRangeStart w:id="83"/>
      <w:commentRangeStart w:id="84"/>
      <w:r w:rsidRPr="00CF3F57">
        <w:rPr>
          <w:b/>
        </w:rPr>
        <w:t>RESULTS</w:t>
      </w:r>
      <w:commentRangeEnd w:id="82"/>
      <w:r w:rsidR="005A64A8">
        <w:rPr>
          <w:rStyle w:val="CommentReference"/>
          <w:rFonts w:asciiTheme="minorHAnsi" w:hAnsiTheme="minorHAnsi"/>
          <w:caps w:val="0"/>
        </w:rPr>
        <w:commentReference w:id="82"/>
      </w:r>
      <w:commentRangeEnd w:id="83"/>
      <w:r w:rsidR="00AB56AA">
        <w:rPr>
          <w:rStyle w:val="CommentReference"/>
          <w:rFonts w:asciiTheme="minorHAnsi" w:hAnsiTheme="minorHAnsi"/>
          <w:caps w:val="0"/>
        </w:rPr>
        <w:commentReference w:id="83"/>
      </w:r>
      <w:commentRangeEnd w:id="84"/>
      <w:r w:rsidR="00917E6E">
        <w:rPr>
          <w:rStyle w:val="CommentReference"/>
          <w:rFonts w:asciiTheme="minorHAnsi" w:hAnsiTheme="minorHAnsi"/>
          <w:caps w:val="0"/>
        </w:rPr>
        <w:commentReference w:id="84"/>
      </w:r>
      <w:bookmarkEnd w:id="81"/>
    </w:p>
    <w:p w14:paraId="7F182031" w14:textId="77777777" w:rsidR="006F3509" w:rsidRDefault="006F3509" w:rsidP="006F3509"/>
    <w:p w14:paraId="5B97E92A" w14:textId="77777777" w:rsidR="006F3509" w:rsidRDefault="006F3509" w:rsidP="006F3509">
      <w:pPr>
        <w:pStyle w:val="Heading2"/>
      </w:pPr>
      <w:bookmarkStart w:id="85" w:name="_Toc70871345"/>
      <w:commentRangeStart w:id="86"/>
      <w:commentRangeStart w:id="87"/>
      <w:r>
        <w:t>Copper</w:t>
      </w:r>
      <w:commentRangeEnd w:id="86"/>
      <w:r w:rsidR="00C53E3F">
        <w:rPr>
          <w:rStyle w:val="CommentReference"/>
          <w:b w:val="0"/>
          <w:spacing w:val="0"/>
        </w:rPr>
        <w:commentReference w:id="86"/>
      </w:r>
      <w:commentRangeEnd w:id="87"/>
      <w:r w:rsidR="0006131B">
        <w:rPr>
          <w:rStyle w:val="CommentReference"/>
          <w:b w:val="0"/>
          <w:spacing w:val="0"/>
        </w:rPr>
        <w:commentReference w:id="87"/>
      </w:r>
      <w:r>
        <w:t xml:space="preserve"> and zinc sampling</w:t>
      </w:r>
      <w:bookmarkEnd w:id="85"/>
    </w:p>
    <w:p w14:paraId="688CA702" w14:textId="2CFB5654" w:rsidR="00EE3D49" w:rsidRDefault="00EE3D49" w:rsidP="00EE3D49"/>
    <w:p w14:paraId="412B8FDC" w14:textId="7E64747A" w:rsidR="0006131B" w:rsidRPr="0006131B" w:rsidRDefault="0006131B" w:rsidP="00EE3D49">
      <w:pPr>
        <w:rPr>
          <w:sz w:val="24"/>
          <w:szCs w:val="24"/>
        </w:rPr>
      </w:pPr>
      <w:ins w:id="88"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89" w:author="Benjamin Meyer" w:date="2020-12-01T16:49:00Z"/>
        </w:rPr>
      </w:pPr>
    </w:p>
    <w:p w14:paraId="7312A24A" w14:textId="23261027" w:rsidR="00EE3D49" w:rsidRDefault="00C86C84" w:rsidP="00C86C84">
      <w:pPr>
        <w:pStyle w:val="Heading3"/>
        <w:rPr>
          <w:sz w:val="24"/>
        </w:rPr>
      </w:pPr>
      <w:bookmarkStart w:id="90" w:name="_Toc70871346"/>
      <w:r w:rsidRPr="00C86C84">
        <w:rPr>
          <w:sz w:val="24"/>
        </w:rPr>
        <w:t>Copper</w:t>
      </w:r>
      <w:bookmarkEnd w:id="90"/>
    </w:p>
    <w:p w14:paraId="06467652" w14:textId="77777777" w:rsidR="00A51324" w:rsidRPr="00A51324" w:rsidRDefault="00A51324" w:rsidP="00A51324"/>
    <w:p w14:paraId="2C3D8E1A" w14:textId="049B8B63"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CE2AEE">
        <w:rPr>
          <w:bCs/>
          <w:sz w:val="24"/>
          <w:szCs w:val="24"/>
        </w:rPr>
        <w:t xml:space="preserve"> one</w:t>
      </w:r>
      <w:r w:rsidR="00933D67">
        <w:rPr>
          <w:bCs/>
          <w:sz w:val="24"/>
          <w:szCs w:val="24"/>
        </w:rPr>
        <w:t xml:space="preserve"> value</w:t>
      </w:r>
      <w:r w:rsidR="00B84685">
        <w:rPr>
          <w:bCs/>
          <w:sz w:val="24"/>
          <w:szCs w:val="24"/>
        </w:rPr>
        <w:t xml:space="preserve"> that </w:t>
      </w:r>
      <w:r w:rsidR="00CE2AEE">
        <w:rPr>
          <w:bCs/>
          <w:sz w:val="24"/>
          <w:szCs w:val="24"/>
        </w:rPr>
        <w:t>was above the</w:t>
      </w:r>
      <w:r w:rsidR="00B84685">
        <w:rPr>
          <w:bCs/>
          <w:sz w:val="24"/>
          <w:szCs w:val="24"/>
        </w:rPr>
        <w:t xml:space="preserve">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CE2AEE">
        <w:rPr>
          <w:bCs/>
          <w:sz w:val="24"/>
          <w:szCs w:val="24"/>
        </w:rPr>
        <w:t xml:space="preserve"> value</w:t>
      </w:r>
      <w:r w:rsidR="000C37B4">
        <w:rPr>
          <w:bCs/>
          <w:sz w:val="24"/>
          <w:szCs w:val="24"/>
        </w:rPr>
        <w:t xml:space="preserve"> (Figure 3 and Figure 4)</w:t>
      </w:r>
      <w:r w:rsidR="00B84685">
        <w:rPr>
          <w:bCs/>
          <w:sz w:val="24"/>
          <w:szCs w:val="24"/>
        </w:rPr>
        <w:t>.</w:t>
      </w:r>
      <w:r w:rsidR="00D74AB6">
        <w:rPr>
          <w:bCs/>
          <w:sz w:val="24"/>
          <w:szCs w:val="24"/>
        </w:rPr>
        <w:t xml:space="preserve"> </w:t>
      </w:r>
      <w:r w:rsidR="00CE2AEE">
        <w:rPr>
          <w:bCs/>
          <w:sz w:val="24"/>
          <w:szCs w:val="24"/>
        </w:rPr>
        <w:t xml:space="preserve">The highest observation </w:t>
      </w:r>
      <w:r w:rsidR="000D137C">
        <w:rPr>
          <w:bCs/>
          <w:sz w:val="24"/>
          <w:szCs w:val="24"/>
        </w:rPr>
        <w:t xml:space="preserve">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CE2AEE">
        <w:rPr>
          <w:bCs/>
          <w:sz w:val="24"/>
          <w:szCs w:val="24"/>
        </w:rPr>
        <w:t>It should be noted that the associated CCC value</w:t>
      </w:r>
      <w:r w:rsidR="000D137C">
        <w:rPr>
          <w:bCs/>
          <w:sz w:val="24"/>
          <w:szCs w:val="24"/>
        </w:rPr>
        <w:t xml:space="preserve"> for this sampling event</w:t>
      </w:r>
      <w:r w:rsidR="00CE2AEE">
        <w:rPr>
          <w:bCs/>
          <w:sz w:val="24"/>
          <w:szCs w:val="24"/>
        </w:rPr>
        <w:t xml:space="preserve"> was based on hardness data</w:t>
      </w:r>
      <w:r w:rsidR="00127198">
        <w:rPr>
          <w:bCs/>
          <w:sz w:val="24"/>
          <w:szCs w:val="24"/>
        </w:rPr>
        <w:t xml:space="preserve"> from </w:t>
      </w:r>
      <w:r w:rsidR="00CE2AEE">
        <w:rPr>
          <w:bCs/>
          <w:sz w:val="24"/>
          <w:szCs w:val="24"/>
        </w:rPr>
        <w:t>an</w:t>
      </w:r>
      <w:r w:rsidR="00127198">
        <w:rPr>
          <w:bCs/>
          <w:sz w:val="24"/>
          <w:szCs w:val="24"/>
        </w:rPr>
        <w:t>o</w:t>
      </w:r>
      <w:r w:rsidR="00CE2AEE">
        <w:rPr>
          <w:bCs/>
          <w:sz w:val="24"/>
          <w:szCs w:val="24"/>
        </w:rPr>
        <w:t>ther nearby 2019 sampling event</w:t>
      </w:r>
      <w:r w:rsidR="00127198">
        <w:rPr>
          <w:bCs/>
          <w:sz w:val="24"/>
          <w:szCs w:val="24"/>
        </w:rPr>
        <w:t xml:space="preserve"> on the main stem Kenai River</w:t>
      </w:r>
      <w:r w:rsidR="00475F4A">
        <w:rPr>
          <w:bCs/>
          <w:sz w:val="24"/>
          <w:szCs w:val="24"/>
        </w:rPr>
        <w:t xml:space="preserve"> (</w:t>
      </w:r>
      <w:r w:rsidR="000C37B4">
        <w:rPr>
          <w:bCs/>
          <w:sz w:val="24"/>
          <w:szCs w:val="24"/>
        </w:rPr>
        <w:t xml:space="preserve">see </w:t>
      </w:r>
      <w:r w:rsidR="00475F4A">
        <w:rPr>
          <w:bCs/>
          <w:sz w:val="24"/>
          <w:szCs w:val="24"/>
        </w:rPr>
        <w:t>Table 3)</w:t>
      </w:r>
      <w:r w:rsidR="00127198">
        <w:rPr>
          <w:bCs/>
          <w:sz w:val="24"/>
          <w:szCs w:val="24"/>
        </w:rPr>
        <w:t>,</w:t>
      </w:r>
      <w:r w:rsidR="00E33D04">
        <w:rPr>
          <w:bCs/>
          <w:sz w:val="24"/>
          <w:szCs w:val="24"/>
        </w:rPr>
        <w:t xml:space="preserve"> </w:t>
      </w:r>
      <w:r w:rsidR="00CE2AEE">
        <w:rPr>
          <w:bCs/>
          <w:sz w:val="24"/>
          <w:szCs w:val="24"/>
        </w:rPr>
        <w:t xml:space="preserve">thus </w:t>
      </w:r>
      <w:r w:rsidR="00E33D04">
        <w:rPr>
          <w:bCs/>
          <w:sz w:val="24"/>
          <w:szCs w:val="24"/>
        </w:rPr>
        <w:t xml:space="preserve">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w:t>
      </w:r>
      <w:commentRangeStart w:id="91"/>
      <w:commentRangeStart w:id="92"/>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91"/>
      <w:r w:rsidR="001D4B97">
        <w:rPr>
          <w:rStyle w:val="CommentReference"/>
        </w:rPr>
        <w:commentReference w:id="91"/>
      </w:r>
      <w:commentRangeEnd w:id="92"/>
      <w:r w:rsidR="00127198">
        <w:rPr>
          <w:rStyle w:val="CommentReference"/>
        </w:rPr>
        <w:commentReference w:id="92"/>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7441A0BC"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475F4A">
        <w:rPr>
          <w:bCs/>
          <w:sz w:val="24"/>
          <w:szCs w:val="24"/>
        </w:rPr>
        <w:t>, with other</w:t>
      </w:r>
      <w:r w:rsidR="00B84685">
        <w:rPr>
          <w:bCs/>
          <w:sz w:val="24"/>
          <w:szCs w:val="24"/>
        </w:rPr>
        <w:t xml:space="preserve">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E37FE2">
        <w:rPr>
          <w:bCs/>
          <w:sz w:val="24"/>
          <w:szCs w:val="24"/>
        </w:rPr>
        <w:t>.</w:t>
      </w:r>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mainstem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93" w:name="_Toc70871347"/>
      <w:r w:rsidRPr="00C86C84">
        <w:rPr>
          <w:sz w:val="24"/>
        </w:rPr>
        <w:t>Zinc</w:t>
      </w:r>
      <w:bookmarkEnd w:id="93"/>
    </w:p>
    <w:p w14:paraId="7DD30A65" w14:textId="77777777" w:rsidR="00A51324" w:rsidRPr="00A51324" w:rsidRDefault="00A51324" w:rsidP="00A51324"/>
    <w:p w14:paraId="75532D43" w14:textId="3D229554" w:rsidR="001D04BE" w:rsidRDefault="005723FC" w:rsidP="006F3509">
      <w:pPr>
        <w:rPr>
          <w:ins w:id="94"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No Name creek on May 22, 2019</w:t>
      </w:r>
      <w:r w:rsidR="008233A4">
        <w:rPr>
          <w:bCs/>
          <w:sz w:val="24"/>
          <w:szCs w:val="24"/>
        </w:rPr>
        <w:t xml:space="preserve"> (Figure 5 and Figure 6)</w:t>
      </w:r>
      <w:r w:rsidR="000B58BA">
        <w:rPr>
          <w:bCs/>
          <w:sz w:val="24"/>
          <w:szCs w:val="24"/>
        </w:rPr>
        <w:t xml:space="preserve">.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w:t>
      </w:r>
      <w:r w:rsidR="00B35147">
        <w:rPr>
          <w:bCs/>
          <w:sz w:val="24"/>
          <w:szCs w:val="24"/>
        </w:rPr>
        <w:t xml:space="preserve"> are atypical of historical</w:t>
      </w:r>
      <w:r w:rsidR="004F4B2E">
        <w:rPr>
          <w:bCs/>
          <w:sz w:val="24"/>
          <w:szCs w:val="24"/>
        </w:rPr>
        <w:t xml:space="preserve"> </w:t>
      </w:r>
      <w:commentRangeStart w:id="95"/>
      <w:commentRangeStart w:id="96"/>
      <w:proofErr w:type="gramStart"/>
      <w:r w:rsidR="004F4B2E" w:rsidRPr="00FD077F">
        <w:rPr>
          <w:bCs/>
          <w:sz w:val="24"/>
          <w:szCs w:val="24"/>
        </w:rPr>
        <w:t xml:space="preserve">data </w:t>
      </w:r>
      <w:commentRangeEnd w:id="95"/>
      <w:proofErr w:type="gramEnd"/>
      <w:r w:rsidR="00AA460F" w:rsidRPr="00FD077F">
        <w:rPr>
          <w:rStyle w:val="CommentReference"/>
        </w:rPr>
        <w:commentReference w:id="95"/>
      </w:r>
      <w:commentRangeEnd w:id="96"/>
      <w:r w:rsidR="00257255" w:rsidRPr="00FD077F">
        <w:rPr>
          <w:rStyle w:val="CommentReference"/>
        </w:rPr>
        <w:commentReference w:id="96"/>
      </w:r>
      <w:r w:rsidR="004F4B2E" w:rsidRPr="00FD077F">
        <w:rPr>
          <w:bCs/>
          <w:sz w:val="24"/>
          <w:szCs w:val="24"/>
        </w:rPr>
        <w:t>:</w:t>
      </w:r>
      <w:r w:rsidR="004F4B2E">
        <w:rPr>
          <w:bCs/>
          <w:sz w:val="24"/>
          <w:szCs w:val="24"/>
        </w:rPr>
        <w:t xml:space="preserve"> </w:t>
      </w:r>
    </w:p>
    <w:p w14:paraId="1C94DD8B" w14:textId="77777777" w:rsidR="00956123" w:rsidRDefault="00956123" w:rsidP="006F3509">
      <w:pPr>
        <w:rPr>
          <w:bCs/>
          <w:sz w:val="24"/>
          <w:szCs w:val="24"/>
        </w:rPr>
      </w:pPr>
    </w:p>
    <w:p w14:paraId="5D0E8B29" w14:textId="5C4C4D2C"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97"/>
      <w:commentRangeStart w:id="98"/>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4E2267">
        <w:rPr>
          <w:bCs/>
          <w:sz w:val="24"/>
          <w:szCs w:val="24"/>
        </w:rPr>
        <w:t>CCC range at this site, 2000</w:t>
      </w:r>
      <w:r w:rsidR="001D04BE" w:rsidRPr="001D04BE">
        <w:rPr>
          <w:bCs/>
          <w:sz w:val="24"/>
          <w:szCs w:val="24"/>
        </w:rPr>
        <w:t xml:space="preserve"> –</w:t>
      </w:r>
      <w:r w:rsidR="001D04BE">
        <w:rPr>
          <w:bCs/>
          <w:sz w:val="24"/>
          <w:szCs w:val="24"/>
        </w:rPr>
        <w:t xml:space="preserve"> 2018, is</w:t>
      </w:r>
      <w:r w:rsidR="001D04BE" w:rsidRPr="001D04BE">
        <w:rPr>
          <w:bCs/>
          <w:sz w:val="24"/>
          <w:szCs w:val="24"/>
        </w:rPr>
        <w:t xml:space="preserve"> </w:t>
      </w:r>
      <w:r w:rsidR="004E2267">
        <w:rPr>
          <w:bCs/>
          <w:sz w:val="24"/>
          <w:szCs w:val="24"/>
        </w:rPr>
        <w:t>3.25</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4E2267">
        <w:rPr>
          <w:bCs/>
          <w:sz w:val="24"/>
          <w:szCs w:val="24"/>
        </w:rPr>
        <w:t>42.25</w:t>
      </w:r>
      <w:r w:rsidR="001D04BE" w:rsidRPr="001D04BE">
        <w:rPr>
          <w:bCs/>
          <w:sz w:val="24"/>
          <w:szCs w:val="24"/>
        </w:rPr>
        <w:t xml:space="preserve"> µg/L)</w:t>
      </w:r>
    </w:p>
    <w:p w14:paraId="7DC44E30" w14:textId="08ED8183"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97"/>
      <w:commentRangeEnd w:id="98"/>
      <w:r w:rsidR="001D04BE" w:rsidRPr="001D04BE">
        <w:rPr>
          <w:bCs/>
          <w:sz w:val="24"/>
          <w:szCs w:val="24"/>
        </w:rPr>
        <w:t xml:space="preserve"> </w:t>
      </w:r>
      <w:r w:rsidR="00AA460F">
        <w:rPr>
          <w:rStyle w:val="CommentReference"/>
        </w:rPr>
        <w:commentReference w:id="97"/>
      </w:r>
      <w:r w:rsidR="004C44AE">
        <w:rPr>
          <w:rStyle w:val="CommentReference"/>
        </w:rPr>
        <w:commentReference w:id="98"/>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4E2267">
        <w:rPr>
          <w:bCs/>
          <w:sz w:val="24"/>
          <w:szCs w:val="24"/>
        </w:rPr>
        <w:t xml:space="preserve"> 8.40</w:t>
      </w:r>
      <w:r w:rsidR="001D04BE" w:rsidRPr="001D04BE">
        <w:rPr>
          <w:bCs/>
          <w:sz w:val="24"/>
          <w:szCs w:val="24"/>
        </w:rPr>
        <w:t xml:space="preserve"> </w:t>
      </w:r>
      <w:r w:rsidR="002A049C">
        <w:rPr>
          <w:bCs/>
          <w:sz w:val="24"/>
          <w:szCs w:val="24"/>
        </w:rPr>
        <w:t>–</w:t>
      </w:r>
      <w:r w:rsidR="001D04BE" w:rsidRPr="001D04BE">
        <w:rPr>
          <w:bCs/>
          <w:sz w:val="24"/>
          <w:szCs w:val="24"/>
        </w:rPr>
        <w:t xml:space="preserve"> </w:t>
      </w:r>
      <w:r w:rsidR="004E2267">
        <w:rPr>
          <w:bCs/>
          <w:sz w:val="24"/>
          <w:szCs w:val="24"/>
        </w:rPr>
        <w:t>342.50</w:t>
      </w:r>
      <w:r w:rsidR="001D04BE" w:rsidRPr="001D04BE">
        <w:rPr>
          <w:bCs/>
          <w:sz w:val="24"/>
          <w:szCs w:val="24"/>
        </w:rPr>
        <w:t xml:space="preserve"> µg/L)</w:t>
      </w:r>
      <w:r w:rsidR="004F4B2E" w:rsidRPr="001D04BE">
        <w:rPr>
          <w:bCs/>
          <w:sz w:val="24"/>
          <w:szCs w:val="24"/>
        </w:rPr>
        <w:t>.</w:t>
      </w:r>
    </w:p>
    <w:p w14:paraId="432CA6EA" w14:textId="3889BD3A" w:rsidR="00090395" w:rsidRDefault="00090395" w:rsidP="00090395">
      <w:pPr>
        <w:rPr>
          <w:bCs/>
          <w:sz w:val="24"/>
          <w:szCs w:val="24"/>
        </w:rPr>
      </w:pPr>
    </w:p>
    <w:p w14:paraId="6BCDB491" w14:textId="590D07CF" w:rsidR="00B35147" w:rsidRDefault="00B35147" w:rsidP="007E0BE4">
      <w:pPr>
        <w:rPr>
          <w:bCs/>
          <w:sz w:val="24"/>
          <w:szCs w:val="24"/>
        </w:rPr>
      </w:pPr>
      <w:r>
        <w:rPr>
          <w:bCs/>
          <w:sz w:val="24"/>
          <w:szCs w:val="24"/>
        </w:rPr>
        <w:t>Although an exploratory analysis of hardness data 2000 – 2018 indicates possible evidence of marine influence at these sites</w:t>
      </w:r>
      <w:r w:rsidR="005170EC">
        <w:rPr>
          <w:bCs/>
          <w:sz w:val="24"/>
          <w:szCs w:val="24"/>
        </w:rPr>
        <w:t xml:space="preserve"> </w:t>
      </w:r>
      <w:r w:rsidR="005170EC">
        <w:rPr>
          <w:bCs/>
          <w:sz w:val="24"/>
          <w:szCs w:val="24"/>
        </w:rPr>
        <w:fldChar w:fldCharType="begin" w:fldLock="1">
          <w:fldData xml:space="preserve">ZQBKAHkAVgBVAGwAdAByADIAegBBAFUALwBpAHQARwB6ADMARQBpAHkANQBaAHMANQBXAGwATgA2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</w:fldData>
        </w:fldChar>
      </w:r>
      <w:r w:rsidR="007E0BE4">
        <w:rPr>
          <w:bCs/>
          <w:sz w:val="24"/>
          <w:szCs w:val="24"/>
        </w:rPr>
        <w:instrText>ADDIN paperpile_citation &lt;clusterId&gt;D998K956G446D139&lt;/clusterId&gt;&lt;version&gt;0.6.11&lt;/version&gt;&lt;metadata&gt;&lt;citation&gt;&lt;id&gt;d903de3e-57a7-4925-987f-2df87c89a25c&lt;/id&gt;&lt;no_author/&gt;&lt;prefix/&gt;&lt;suffix/&gt;&lt;locator/&gt;&lt;locator_label&gt;page&lt;/locator_label&gt;&lt;/citation&gt;&lt;/metadata&gt; \* MERGEFORMAT</w:instrText>
      </w:r>
      <w:r w:rsidR="007E0BE4">
        <w:rPr>
          <w:bCs/>
          <w:sz w:val="24"/>
          <w:szCs w:val="24"/>
        </w:rPr>
      </w:r>
      <w:r w:rsidR="005170EC">
        <w:rPr>
          <w:bCs/>
          <w:sz w:val="24"/>
          <w:szCs w:val="24"/>
        </w:rPr>
        <w:fldChar w:fldCharType="separate"/>
      </w:r>
      <w:r w:rsidR="005170EC">
        <w:rPr>
          <w:bCs/>
          <w:noProof/>
          <w:sz w:val="24"/>
          <w:szCs w:val="24"/>
        </w:rPr>
        <w:t>(Meyer 2021b)</w:t>
      </w:r>
      <w:r w:rsidR="005170EC">
        <w:rPr>
          <w:bCs/>
          <w:sz w:val="24"/>
          <w:szCs w:val="24"/>
        </w:rPr>
        <w:fldChar w:fldCharType="end"/>
      </w:r>
      <w:r>
        <w:rPr>
          <w:bCs/>
          <w:sz w:val="24"/>
          <w:szCs w:val="24"/>
        </w:rPr>
        <w:t xml:space="preserve">, </w:t>
      </w:r>
      <w:r w:rsidR="005170EC">
        <w:rPr>
          <w:bCs/>
          <w:sz w:val="24"/>
          <w:szCs w:val="24"/>
        </w:rPr>
        <w:t xml:space="preserve">the values listed above are still </w:t>
      </w:r>
      <w:r>
        <w:rPr>
          <w:bCs/>
          <w:sz w:val="24"/>
          <w:szCs w:val="24"/>
        </w:rPr>
        <w:t xml:space="preserve">several </w:t>
      </w:r>
      <w:r w:rsidRPr="00FD077F">
        <w:rPr>
          <w:bCs/>
          <w:sz w:val="24"/>
          <w:szCs w:val="24"/>
        </w:rPr>
        <w:t>multiples above the range</w:t>
      </w:r>
      <w:r w:rsidR="005170EC">
        <w:rPr>
          <w:bCs/>
          <w:sz w:val="24"/>
          <w:szCs w:val="24"/>
        </w:rPr>
        <w:t xml:space="preserve"> </w:t>
      </w:r>
      <w:r w:rsidR="007E0BE4">
        <w:rPr>
          <w:bCs/>
          <w:sz w:val="24"/>
          <w:szCs w:val="24"/>
        </w:rPr>
        <w:t xml:space="preserve">of those observed 2000- 2018 and are therefore </w:t>
      </w:r>
      <w:r w:rsidRPr="00FD077F">
        <w:rPr>
          <w:bCs/>
          <w:sz w:val="24"/>
          <w:szCs w:val="24"/>
        </w:rPr>
        <w:t>presumed unlikely to be representative of actual conditions</w:t>
      </w:r>
      <w:r w:rsidR="007E0BE4">
        <w:rPr>
          <w:bCs/>
          <w:sz w:val="24"/>
          <w:szCs w:val="24"/>
        </w:rPr>
        <w:t>.</w:t>
      </w:r>
    </w:p>
    <w:p w14:paraId="1295C455" w14:textId="77777777" w:rsidR="00FD077F" w:rsidRPr="00090395" w:rsidRDefault="00FD077F"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w:t>
      </w:r>
      <w:commentRangeStart w:id="99"/>
      <w:commentRangeStart w:id="100"/>
      <w:r w:rsidR="00103FA2">
        <w:rPr>
          <w:bCs/>
          <w:sz w:val="24"/>
          <w:szCs w:val="24"/>
        </w:rPr>
        <w:t>s</w:t>
      </w:r>
      <w:commentRangeEnd w:id="99"/>
      <w:r w:rsidR="00251E7A">
        <w:rPr>
          <w:rStyle w:val="CommentReference"/>
        </w:rPr>
        <w:commentReference w:id="99"/>
      </w:r>
      <w:commentRangeEnd w:id="100"/>
      <w:r w:rsidR="00DB3D02">
        <w:rPr>
          <w:rStyle w:val="CommentReference"/>
        </w:rPr>
        <w:commentReference w:id="100"/>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01"/>
      <w:commentRangeStart w:id="102"/>
      <w:r w:rsidR="00827201">
        <w:rPr>
          <w:bCs/>
          <w:sz w:val="24"/>
          <w:szCs w:val="24"/>
        </w:rPr>
        <w:t>minimally anthropogenically</w:t>
      </w:r>
      <w:commentRangeEnd w:id="101"/>
      <w:r w:rsidR="001B3D7A">
        <w:rPr>
          <w:rStyle w:val="CommentReference"/>
        </w:rPr>
        <w:commentReference w:id="101"/>
      </w:r>
      <w:commentRangeEnd w:id="102"/>
      <w:r w:rsidR="008B42A6">
        <w:rPr>
          <w:rStyle w:val="CommentReference"/>
        </w:rPr>
        <w:commentReference w:id="102"/>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w:t>
      </w:r>
      <w:r w:rsidR="009C1BF8">
        <w:rPr>
          <w:bCs/>
          <w:sz w:val="24"/>
          <w:szCs w:val="24"/>
        </w:rPr>
        <w:lastRenderedPageBreak/>
        <w:t>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03" w:name="_Toc70871348"/>
      <w:r>
        <w:rPr>
          <w:sz w:val="24"/>
        </w:rPr>
        <w:t>Variation among re</w:t>
      </w:r>
      <w:r w:rsidR="00C86C84">
        <w:rPr>
          <w:sz w:val="24"/>
        </w:rPr>
        <w:t>plicate samples</w:t>
      </w:r>
      <w:bookmarkEnd w:id="103"/>
    </w:p>
    <w:p w14:paraId="150088F2" w14:textId="77777777" w:rsidR="00A51324" w:rsidRPr="00A51324" w:rsidRDefault="00A51324" w:rsidP="00A51324"/>
    <w:p w14:paraId="3DB122E3" w14:textId="59A93240" w:rsidR="006F3509" w:rsidRDefault="0073474F" w:rsidP="006F3509">
      <w:pPr>
        <w:rPr>
          <w:bCs/>
          <w:sz w:val="24"/>
          <w:szCs w:val="24"/>
        </w:rPr>
      </w:pPr>
      <w:r>
        <w:rPr>
          <w:sz w:val="24"/>
          <w:szCs w:val="24"/>
        </w:rPr>
        <w:t>A total of fifteen unique</w:t>
      </w:r>
      <w:r w:rsidR="00660DEF">
        <w:rPr>
          <w:sz w:val="24"/>
          <w:szCs w:val="24"/>
        </w:rPr>
        <w:t xml:space="preserve"> samples had paired</w:t>
      </w:r>
      <w:r w:rsidR="00FC465D">
        <w:rPr>
          <w:sz w:val="24"/>
          <w:szCs w:val="24"/>
        </w:rPr>
        <w:t xml:space="preserve"> </w:t>
      </w:r>
      <w:r>
        <w:rPr>
          <w:sz w:val="24"/>
          <w:szCs w:val="24"/>
        </w:rPr>
        <w:t xml:space="preserve">copper and zinc </w:t>
      </w:r>
      <w:r w:rsidR="00827201">
        <w:rPr>
          <w:sz w:val="24"/>
          <w:szCs w:val="24"/>
        </w:rPr>
        <w:t>re</w:t>
      </w:r>
      <w:r w:rsidR="00FC465D">
        <w:rPr>
          <w:sz w:val="24"/>
          <w:szCs w:val="24"/>
        </w:rPr>
        <w:t>plicate</w:t>
      </w:r>
      <w:r w:rsidR="00660DEF">
        <w:rPr>
          <w:sz w:val="24"/>
          <w:szCs w:val="24"/>
        </w:rPr>
        <w:t xml:space="preserve"> samples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FA7D91">
        <w:rPr>
          <w:sz w:val="24"/>
          <w:szCs w:val="24"/>
        </w:rPr>
        <w:t>eleven out of thirty value</w:t>
      </w:r>
      <w:commentRangeStart w:id="104"/>
      <w:commentRangeStart w:id="105"/>
      <w:r w:rsidR="00FC465D">
        <w:rPr>
          <w:sz w:val="24"/>
          <w:szCs w:val="24"/>
        </w:rPr>
        <w:t>s</w:t>
      </w:r>
      <w:commentRangeEnd w:id="104"/>
      <w:r w:rsidR="001B3D7A">
        <w:rPr>
          <w:rStyle w:val="CommentReference"/>
        </w:rPr>
        <w:commentReference w:id="104"/>
      </w:r>
      <w:commentRangeEnd w:id="105"/>
      <w:r w:rsidR="005449B4">
        <w:rPr>
          <w:rStyle w:val="CommentReference"/>
        </w:rPr>
        <w:commentReference w:id="105"/>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ins w:id="106" w:author="Eldred, Laura" w:date="2020-12-29T12:48:00Z">
        <w:r w:rsidR="00194A4F">
          <w:rPr>
            <w:sz w:val="24"/>
            <w:szCs w:val="24"/>
          </w:rPr>
          <w:t xml:space="preserve"> </w:t>
        </w:r>
      </w:ins>
      <w:ins w:id="107" w:author="Benjamin Meyer" w:date="2021-02-18T14:09:00Z">
        <w:r w:rsidR="00B45A65">
          <w:rPr>
            <w:sz w:val="24"/>
            <w:szCs w:val="24"/>
          </w:rPr>
          <w:t>interpreted conservatively, or</w:t>
        </w:r>
      </w:ins>
      <w:ins w:id="108" w:author="Benjamin Meyer" w:date="2021-02-18T14:28:00Z">
        <w:r w:rsidR="008F4466">
          <w:rPr>
            <w:sz w:val="24"/>
            <w:szCs w:val="24"/>
          </w:rPr>
          <w:t xml:space="preserve"> </w:t>
        </w:r>
      </w:ins>
      <w:r w:rsidR="00194A4F">
        <w:rPr>
          <w:sz w:val="24"/>
          <w:szCs w:val="24"/>
        </w:rPr>
        <w:t>not</w:t>
      </w:r>
      <w:ins w:id="109" w:author="Benjamin Meyer" w:date="2021-02-22T15:31:00Z">
        <w:r w:rsidR="00956123">
          <w:rPr>
            <w:sz w:val="24"/>
            <w:szCs w:val="24"/>
          </w:rPr>
          <w:t xml:space="preserve"> included in calculations of</w:t>
        </w:r>
      </w:ins>
      <w:ins w:id="110" w:author="Benjamin Meyer" w:date="2021-02-18T14:28:00Z">
        <w:r w:rsidR="008F4466">
          <w:rPr>
            <w:sz w:val="24"/>
            <w:szCs w:val="24"/>
          </w:rPr>
          <w:t xml:space="preserve"> summary values</w:t>
        </w:r>
      </w:ins>
      <w:r w:rsidR="00660DEF">
        <w:rPr>
          <w:sz w:val="24"/>
          <w:szCs w:val="24"/>
        </w:rPr>
        <w:t xml:space="preserve"> (see Discussion)</w:t>
      </w:r>
      <w:ins w:id="111" w:author="Eldred, Laura" w:date="2020-12-29T12:48:00Z">
        <w:r w:rsidR="00194A4F">
          <w:rPr>
            <w:sz w:val="24"/>
            <w:szCs w:val="24"/>
          </w:rPr>
          <w:t>.</w:t>
        </w:r>
      </w:ins>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112" w:name="_Toc70871349"/>
      <w:r w:rsidRPr="00AD09EE">
        <w:t>Mapping</w:t>
      </w:r>
      <w:r>
        <w:t xml:space="preserve"> potential sources of copper and zinc</w:t>
      </w:r>
      <w:bookmarkEnd w:id="112"/>
    </w:p>
    <w:p w14:paraId="05DBE785" w14:textId="77777777" w:rsidR="006F3509" w:rsidRDefault="006F3509" w:rsidP="006F3509"/>
    <w:p w14:paraId="604D7E7B" w14:textId="207679A0" w:rsidR="006F3509" w:rsidRPr="00CF3F57" w:rsidRDefault="006F3509" w:rsidP="00CF3F57">
      <w:pPr>
        <w:pStyle w:val="Heading3"/>
        <w:rPr>
          <w:sz w:val="24"/>
        </w:rPr>
      </w:pPr>
      <w:bookmarkStart w:id="113" w:name="_Toc70871350"/>
      <w:r w:rsidRPr="00CF3F57">
        <w:rPr>
          <w:sz w:val="24"/>
        </w:rPr>
        <w:t>Potential sources on the Kenai River</w:t>
      </w:r>
      <w:r w:rsidR="00AB33D0" w:rsidRPr="00CF3F57">
        <w:rPr>
          <w:sz w:val="24"/>
        </w:rPr>
        <w:t xml:space="preserve"> </w:t>
      </w:r>
      <w:r w:rsidR="00F524A8">
        <w:rPr>
          <w:sz w:val="24"/>
        </w:rPr>
        <w:t>mainstem</w:t>
      </w:r>
      <w:bookmarkEnd w:id="113"/>
    </w:p>
    <w:p w14:paraId="17FA121F" w14:textId="77777777" w:rsidR="006F3509" w:rsidRDefault="006F3509" w:rsidP="006F3509">
      <w:pPr>
        <w:rPr>
          <w:b/>
          <w:bCs/>
          <w:sz w:val="24"/>
          <w:szCs w:val="24"/>
        </w:rPr>
      </w:pPr>
    </w:p>
    <w:p w14:paraId="241DE00F" w14:textId="0346878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1C0D9C">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r w:rsidRPr="006F3509">
        <w:rPr>
          <w:sz w:val="24"/>
          <w:szCs w:val="24"/>
        </w:rPr>
        <w:t xml:space="preserve">. </w:t>
      </w:r>
      <w:r w:rsidR="00EC101B">
        <w:rPr>
          <w:sz w:val="24"/>
          <w:szCs w:val="24"/>
        </w:rPr>
        <w:t>Photo</w:t>
      </w:r>
      <w:commentRangeStart w:id="114"/>
      <w:commentRangeStart w:id="115"/>
      <w:r w:rsidR="00C46320" w:rsidRPr="006F3509">
        <w:rPr>
          <w:sz w:val="24"/>
          <w:szCs w:val="24"/>
        </w:rPr>
        <w:t>s</w:t>
      </w:r>
      <w:commentRangeEnd w:id="114"/>
      <w:r w:rsidR="00BC6BCB">
        <w:rPr>
          <w:rStyle w:val="CommentReference"/>
        </w:rPr>
        <w:commentReference w:id="114"/>
      </w:r>
      <w:commentRangeEnd w:id="115"/>
      <w:r w:rsidR="00476A0D">
        <w:rPr>
          <w:rStyle w:val="CommentReference"/>
        </w:rPr>
        <w:commentReference w:id="115"/>
      </w:r>
      <w:ins w:id="116" w:author="Benjamin Meyer" w:date="2021-02-18T16:17:00Z">
        <w:r w:rsidR="00EC101B">
          <w:rPr>
            <w:sz w:val="24"/>
            <w:szCs w:val="24"/>
          </w:rPr>
          <w:t xml:space="preserve"> </w:t>
        </w:r>
      </w:ins>
      <w:r w:rsidR="00C46320" w:rsidRPr="006F3509">
        <w:rPr>
          <w:sz w:val="24"/>
          <w:szCs w:val="24"/>
        </w:rPr>
        <w:t xml:space="preserve">included </w:t>
      </w:r>
      <w:ins w:id="117"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118" w:author="Benjamin Meyer" w:date="2021-02-18T16:25:00Z">
        <w:r w:rsidR="00135F04">
          <w:rPr>
            <w:sz w:val="24"/>
            <w:szCs w:val="24"/>
          </w:rPr>
          <w:t>The shape file</w:t>
        </w:r>
      </w:ins>
      <w:ins w:id="119" w:author="Benjamin Meyer" w:date="2021-02-18T16:26:00Z">
        <w:r w:rsidR="00135F04">
          <w:rPr>
            <w:sz w:val="24"/>
            <w:szCs w:val="24"/>
          </w:rPr>
          <w:t xml:space="preserve"> of geotagged photos</w:t>
        </w:r>
      </w:ins>
      <w:ins w:id="120" w:author="Benjamin Meyer" w:date="2021-02-18T16:25:00Z">
        <w:r w:rsidR="00135F04">
          <w:rPr>
            <w:sz w:val="24"/>
            <w:szCs w:val="24"/>
          </w:rPr>
          <w:t xml:space="preserve"> is intended to serve</w:t>
        </w:r>
      </w:ins>
      <w:ins w:id="121" w:author="Benjamin Meyer" w:date="2021-02-18T16:26:00Z">
        <w:r w:rsidR="00135F04">
          <w:rPr>
            <w:sz w:val="24"/>
            <w:szCs w:val="24"/>
          </w:rPr>
          <w:t xml:space="preserve"> as an archival document of potential sources of copper and zinc pollution, and may be useful to compare</w:t>
        </w:r>
      </w:ins>
      <w:ins w:id="122" w:author="Benjamin Meyer" w:date="2021-02-18T16:27:00Z">
        <w:r w:rsidR="00135F04">
          <w:rPr>
            <w:sz w:val="24"/>
            <w:szCs w:val="24"/>
          </w:rPr>
          <w:t xml:space="preserve"> to similar transects in future years.</w:t>
        </w:r>
      </w:ins>
      <w:ins w:id="123" w:author="Benjamin Meyer" w:date="2021-02-18T16:28:00Z">
        <w:r w:rsidR="00135F04">
          <w:rPr>
            <w:sz w:val="24"/>
            <w:szCs w:val="24"/>
          </w:rPr>
          <w:t xml:space="preserve"> The photos shape file may be particularly useful in the context of </w:t>
        </w:r>
      </w:ins>
      <w:ins w:id="124" w:author="Benjamin Meyer" w:date="2021-02-18T16:29:00Z">
        <w:r w:rsidR="00135F04">
          <w:rPr>
            <w:sz w:val="24"/>
            <w:szCs w:val="24"/>
          </w:rPr>
          <w:t>the additional GIS products described below.</w:t>
        </w:r>
      </w:ins>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125" w:name="_Toc70871351"/>
      <w:r w:rsidRPr="00CF3F57">
        <w:rPr>
          <w:sz w:val="24"/>
        </w:rPr>
        <w:t>Potential sources throughout the Kenai River watershed</w:t>
      </w:r>
      <w:bookmarkEnd w:id="125"/>
    </w:p>
    <w:p w14:paraId="3D88540A" w14:textId="77777777" w:rsidR="00E73AEA" w:rsidRPr="00D36DED" w:rsidRDefault="00E73AEA" w:rsidP="00E73AEA">
      <w:pPr>
        <w:rPr>
          <w:ins w:id="126" w:author="Benjamin Meyer" w:date="2021-02-18T16:12:00Z"/>
          <w:sz w:val="24"/>
          <w:szCs w:val="24"/>
        </w:rPr>
      </w:pPr>
    </w:p>
    <w:p w14:paraId="3855BECD" w14:textId="1B6A0564" w:rsidR="00E76606" w:rsidRPr="00D36DED" w:rsidRDefault="00E76606" w:rsidP="0043231C">
      <w:pPr>
        <w:pStyle w:val="Default"/>
        <w:rPr>
          <w:rFonts w:asciiTheme="minorHAnsi" w:hAnsiTheme="minorHAnsi"/>
        </w:rPr>
      </w:pPr>
      <w:ins w:id="127" w:author="Benjamin Meyer" w:date="2021-02-18T16:33:00Z">
        <w:r w:rsidRPr="00D36DED">
          <w:rPr>
            <w:rFonts w:asciiTheme="minorHAnsi" w:hAnsiTheme="minorHAnsi"/>
          </w:rPr>
          <w:t>The report</w:t>
        </w:r>
      </w:ins>
      <w:ins w:id="128" w:author="Benjamin Meyer" w:date="2021-02-18T16:32:00Z">
        <w:r w:rsidRPr="00D36DED">
          <w:rPr>
            <w:rFonts w:asciiTheme="minorHAnsi" w:hAnsiTheme="minorHAnsi"/>
          </w:rPr>
          <w:t xml:space="preserve"> from St. </w:t>
        </w:r>
      </w:ins>
      <w:ins w:id="129" w:author="Benjamin Meyer" w:date="2021-02-18T16:33:00Z">
        <w:r w:rsidRPr="00D36DED">
          <w:rPr>
            <w:rFonts w:asciiTheme="minorHAnsi" w:hAnsiTheme="minorHAnsi"/>
          </w:rPr>
          <w:t>M</w:t>
        </w:r>
      </w:ins>
      <w:ins w:id="130" w:author="Benjamin Meyer" w:date="2021-02-18T16:32:00Z">
        <w:r w:rsidRPr="00D36DED">
          <w:rPr>
            <w:rFonts w:asciiTheme="minorHAnsi" w:hAnsiTheme="minorHAnsi"/>
          </w:rPr>
          <w:t xml:space="preserve">ary’s University </w:t>
        </w:r>
      </w:ins>
      <w:ins w:id="131" w:author="Benjamin Meyer" w:date="2021-02-19T11:17:00Z">
        <w:r w:rsidR="00A73AA9">
          <w:rPr>
            <w:rFonts w:asciiTheme="minorHAnsi" w:hAnsiTheme="minorHAnsi"/>
          </w:rPr>
          <w:t xml:space="preserve">of Minnesota </w:t>
        </w:r>
      </w:ins>
      <w:ins w:id="132"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133" w:author="Benjamin Meyer" w:date="2021-02-22T15:39:00Z">
        <w:r w:rsidR="00075D97">
          <w:rPr>
            <w:rFonts w:asciiTheme="majorHAnsi" w:hAnsiTheme="majorHAnsi"/>
          </w:rPr>
          <w:t>titled</w:t>
        </w:r>
      </w:ins>
      <w:ins w:id="134"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135" w:author="Benjamin Meyer" w:date="2021-02-22T17:09:00Z">
        <w:r w:rsidR="00315A3F">
          <w:rPr>
            <w:rFonts w:asciiTheme="majorHAnsi" w:hAnsiTheme="majorHAnsi"/>
            <w:bCs/>
          </w:rPr>
          <w:t>”</w:t>
        </w:r>
      </w:ins>
      <w:ins w:id="136" w:author="Benjamin Meyer" w:date="2021-02-22T15:39:00Z">
        <w:r w:rsidR="00075D97">
          <w:rPr>
            <w:rFonts w:asciiTheme="majorHAnsi" w:hAnsiTheme="majorHAnsi"/>
            <w:bCs/>
          </w:rPr>
          <w:t>,</w:t>
        </w:r>
      </w:ins>
      <w:ins w:id="137" w:author="Benjamin Meyer" w:date="2021-02-18T16:33:00Z">
        <w:r w:rsidR="00075D97">
          <w:rPr>
            <w:rFonts w:asciiTheme="minorHAnsi" w:hAnsiTheme="minorHAnsi"/>
          </w:rPr>
          <w:t xml:space="preserve"> </w:t>
        </w:r>
        <w:r w:rsidRPr="00D36DED">
          <w:rPr>
            <w:rFonts w:asciiTheme="minorHAnsi" w:hAnsiTheme="minorHAnsi"/>
          </w:rPr>
          <w:t>describ</w:t>
        </w:r>
      </w:ins>
      <w:ins w:id="138" w:author="Benjamin Meyer" w:date="2021-05-01T08:19:00Z">
        <w:r w:rsidR="00660DEF">
          <w:rPr>
            <w:rFonts w:asciiTheme="minorHAnsi" w:hAnsiTheme="minorHAnsi"/>
          </w:rPr>
          <w:t>es and curates</w:t>
        </w:r>
      </w:ins>
      <w:ins w:id="139" w:author="Benjamin Meyer" w:date="2021-02-18T16:33:00Z">
        <w:r w:rsidRPr="00D36DED">
          <w:rPr>
            <w:rFonts w:asciiTheme="minorHAnsi" w:hAnsiTheme="minorHAnsi"/>
          </w:rPr>
          <w:t xml:space="preserve"> a collection of fourteen data sources</w:t>
        </w:r>
      </w:ins>
      <w:ins w:id="140" w:author="Benjamin Meyer" w:date="2021-04-27T14:47:00Z">
        <w:r w:rsidR="00446ED1">
          <w:rPr>
            <w:rFonts w:asciiTheme="minorHAnsi" w:hAnsiTheme="minorHAnsi"/>
          </w:rPr>
          <w:t xml:space="preserve"> potentially</w:t>
        </w:r>
      </w:ins>
      <w:ins w:id="141" w:author="Benjamin Meyer" w:date="2021-02-18T16:33:00Z">
        <w:r w:rsidRPr="00D36DED">
          <w:rPr>
            <w:rFonts w:asciiTheme="minorHAnsi" w:hAnsiTheme="minorHAnsi"/>
          </w:rPr>
          <w:t xml:space="preserve"> useful for identifying </w:t>
        </w:r>
      </w:ins>
      <w:ins w:id="142" w:author="Benjamin Meyer" w:date="2021-02-18T16:35:00Z">
        <w:r w:rsidRPr="00D36DED">
          <w:rPr>
            <w:rFonts w:asciiTheme="minorHAnsi" w:hAnsiTheme="minorHAnsi"/>
          </w:rPr>
          <w:t>sources of zinc and copper pollution.</w:t>
        </w:r>
      </w:ins>
      <w:r w:rsidR="00D74AB6">
        <w:rPr>
          <w:rFonts w:asciiTheme="minorHAnsi" w:hAnsiTheme="minorHAnsi"/>
        </w:rPr>
        <w:t xml:space="preserve"> </w:t>
      </w:r>
      <w:ins w:id="143"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w:t>
        </w:r>
      </w:ins>
      <w:ins w:id="144" w:author="Benjamin Meyer" w:date="2021-04-19T18:35:00Z">
        <w:r w:rsidR="008A55EC">
          <w:rPr>
            <w:rFonts w:asciiTheme="minorHAnsi" w:hAnsiTheme="minorHAnsi"/>
          </w:rPr>
          <w:t xml:space="preserve">geospatial </w:t>
        </w:r>
      </w:ins>
      <w:ins w:id="145" w:author="Benjamin Meyer" w:date="2021-02-18T16:35:00Z">
        <w:r w:rsidR="00476A0D" w:rsidRPr="00D36DED">
          <w:rPr>
            <w:rFonts w:asciiTheme="minorHAnsi" w:hAnsiTheme="minorHAnsi"/>
          </w:rPr>
          <w:t xml:space="preserve">datasets </w:t>
        </w:r>
      </w:ins>
      <w:ins w:id="146" w:author="Benjamin Meyer" w:date="2021-02-22T15:39:00Z">
        <w:r w:rsidR="00315A3F">
          <w:rPr>
            <w:rFonts w:asciiTheme="minorHAnsi" w:hAnsiTheme="minorHAnsi"/>
          </w:rPr>
          <w:t>that were prepared</w:t>
        </w:r>
      </w:ins>
      <w:r w:rsidR="00660DEF">
        <w:rPr>
          <w:rFonts w:asciiTheme="minorHAnsi" w:hAnsiTheme="minorHAnsi"/>
        </w:rPr>
        <w:t xml:space="preserve"> </w:t>
      </w:r>
      <w:ins w:id="147" w:author="Benjamin Meyer" w:date="2021-05-01T08:19:00Z">
        <w:r w:rsidR="00660DEF">
          <w:rPr>
            <w:rFonts w:asciiTheme="minorHAnsi" w:hAnsiTheme="minorHAnsi"/>
          </w:rPr>
          <w:t>in the report</w:t>
        </w:r>
      </w:ins>
      <w:ins w:id="148" w:author="Benjamin Meyer" w:date="2021-02-22T15:39:00Z">
        <w:r w:rsidR="00075D97">
          <w:rPr>
            <w:rFonts w:asciiTheme="minorHAnsi" w:hAnsiTheme="minorHAnsi"/>
          </w:rPr>
          <w:t xml:space="preserve">, </w:t>
        </w:r>
      </w:ins>
      <w:ins w:id="149" w:author="Benjamin Meyer" w:date="2021-02-18T16:35:00Z">
        <w:r w:rsidR="00075D97">
          <w:rPr>
            <w:rFonts w:asciiTheme="minorHAnsi" w:hAnsiTheme="minorHAnsi"/>
          </w:rPr>
          <w:t>including</w:t>
        </w:r>
      </w:ins>
      <w:ins w:id="150" w:author="Benjamin Meyer" w:date="2021-02-19T10:00:00Z">
        <w:r w:rsidR="00476A0D" w:rsidRPr="00D36DED">
          <w:rPr>
            <w:rFonts w:asciiTheme="minorHAnsi" w:hAnsiTheme="minorHAnsi"/>
          </w:rPr>
          <w:t>:</w:t>
        </w:r>
      </w:ins>
      <w:ins w:id="151"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152"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153" w:author="Benjamin Meyer" w:date="2021-02-18T16:35:00Z"/>
          <w:rFonts w:asciiTheme="minorHAnsi" w:hAnsiTheme="minorHAnsi"/>
        </w:rPr>
      </w:pPr>
      <w:ins w:id="154"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155" w:author="Benjamin Meyer" w:date="2021-02-18T16:35:00Z"/>
          <w:rFonts w:asciiTheme="minorHAnsi" w:hAnsiTheme="minorHAnsi"/>
        </w:rPr>
      </w:pPr>
      <w:ins w:id="156"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157" w:author="Benjamin Meyer" w:date="2021-02-18T16:36:00Z"/>
          <w:rFonts w:asciiTheme="minorHAnsi" w:hAnsiTheme="minorHAnsi"/>
        </w:rPr>
      </w:pPr>
      <w:ins w:id="158"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159"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160" w:author="Benjamin Meyer" w:date="2021-02-18T16:36:00Z">
        <w:r w:rsidRPr="00D36DED">
          <w:rPr>
            <w:rFonts w:asciiTheme="minorHAnsi" w:hAnsiTheme="minorHAnsi"/>
          </w:rPr>
          <w:t>F</w:t>
        </w:r>
      </w:ins>
      <w:ins w:id="161"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162"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163"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164"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165"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166"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167"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168"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169"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170" w:author="Benjamin Meyer" w:date="2021-02-18T16:35:00Z">
        <w:r w:rsidRPr="00D36DED">
          <w:rPr>
            <w:rFonts w:asciiTheme="minorHAnsi" w:hAnsiTheme="minorHAnsi"/>
          </w:rPr>
          <w:t xml:space="preserve">Wells </w:t>
        </w:r>
      </w:ins>
    </w:p>
    <w:p w14:paraId="13FB1C93" w14:textId="68F11983" w:rsidR="0043231C" w:rsidRDefault="0043231C" w:rsidP="0043231C">
      <w:pPr>
        <w:pStyle w:val="Default"/>
        <w:rPr>
          <w:ins w:id="171" w:author="Benjamin Meyer" w:date="2021-05-01T08:20:00Z"/>
          <w:rFonts w:asciiTheme="minorHAnsi" w:hAnsiTheme="minorHAnsi"/>
        </w:rPr>
      </w:pPr>
    </w:p>
    <w:p w14:paraId="1850CD7B" w14:textId="6A444662" w:rsidR="00963BC4" w:rsidRDefault="00660DEF" w:rsidP="0043231C">
      <w:pPr>
        <w:pStyle w:val="Default"/>
        <w:rPr>
          <w:rFonts w:asciiTheme="minorHAnsi" w:hAnsiTheme="minorHAnsi"/>
        </w:rPr>
      </w:pPr>
      <w:ins w:id="172" w:author="Benjamin Meyer" w:date="2021-05-01T08:20:00Z">
        <w:r>
          <w:rPr>
            <w:rFonts w:asciiTheme="minorHAnsi" w:hAnsiTheme="minorHAnsi"/>
          </w:rPr>
          <w:t>Staff rom Kenai Watershed Forum additionally included a</w:t>
        </w:r>
        <w:r w:rsidR="00BE06B6">
          <w:rPr>
            <w:rFonts w:asciiTheme="minorHAnsi" w:hAnsiTheme="minorHAnsi"/>
          </w:rPr>
          <w:t>nd prepared</w:t>
        </w:r>
      </w:ins>
      <w:r w:rsidR="00655A5A">
        <w:rPr>
          <w:rFonts w:asciiTheme="minorHAnsi" w:hAnsiTheme="minorHAnsi"/>
        </w:rPr>
        <w:t xml:space="preserve"> the following</w:t>
      </w:r>
      <w:ins w:id="173" w:author="Benjamin Meyer" w:date="2021-05-01T08:20:00Z">
        <w:r w:rsidR="00BE06B6">
          <w:rPr>
            <w:rFonts w:asciiTheme="minorHAnsi" w:hAnsiTheme="minorHAnsi"/>
          </w:rPr>
          <w:t xml:space="preserve"> map layers</w:t>
        </w:r>
      </w:ins>
      <w:r w:rsidR="000A1240">
        <w:rPr>
          <w:rFonts w:asciiTheme="minorHAnsi" w:hAnsiTheme="minorHAnsi"/>
        </w:rPr>
        <w:t>:</w:t>
      </w:r>
      <w:ins w:id="174" w:author="Benjamin Meyer" w:date="2021-05-01T08:20:00Z">
        <w:r w:rsidR="00BE06B6">
          <w:rPr>
            <w:rFonts w:asciiTheme="minorHAnsi" w:hAnsiTheme="minorHAnsi"/>
          </w:rPr>
          <w:t xml:space="preserve"> </w:t>
        </w:r>
      </w:ins>
    </w:p>
    <w:p w14:paraId="00444EFF" w14:textId="77777777" w:rsidR="000A1240" w:rsidRDefault="000A1240" w:rsidP="000A1240">
      <w:pPr>
        <w:pStyle w:val="Default"/>
        <w:rPr>
          <w:rFonts w:asciiTheme="minorHAnsi" w:hAnsiTheme="minorHAnsi"/>
        </w:rPr>
      </w:pPr>
    </w:p>
    <w:p w14:paraId="046CB42C" w14:textId="6189D885" w:rsidR="00660DEF" w:rsidRDefault="00660DEF" w:rsidP="007E0BE4">
      <w:pPr>
        <w:pStyle w:val="Default"/>
        <w:numPr>
          <w:ilvl w:val="0"/>
          <w:numId w:val="28"/>
        </w:numPr>
        <w:rPr>
          <w:rFonts w:asciiTheme="minorHAnsi" w:hAnsiTheme="minorHAnsi"/>
        </w:rPr>
      </w:pPr>
      <w:ins w:id="175" w:author="Benjamin Meyer" w:date="2021-05-01T08:21:00Z">
        <w:r>
          <w:rPr>
            <w:rFonts w:asciiTheme="minorHAnsi" w:hAnsiTheme="minorHAnsi"/>
          </w:rPr>
          <w:t xml:space="preserve">National Hydrography Dataset </w:t>
        </w:r>
        <w:r>
          <w:rPr>
            <w:rFonts w:asciiTheme="minorHAnsi" w:hAnsiTheme="minorHAnsi"/>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ins>
      <w:ins w:id="176" w:author="Benjamin Meyer" w:date="2021-05-01T08:22:00Z">
        <w:r>
          <w:rPr>
            <w:rFonts w:asciiTheme="minorHAnsi" w:hAnsiTheme="minorHAnsi"/>
          </w:rPr>
          <w:instrText>ADDIN paperpile_citation &lt;clusterId&gt;M343T499P771N474&lt;/clusterId&gt;&lt;version&gt;0.6.11&lt;/version&gt;&lt;metadata&gt;&lt;citation&gt;&lt;id&gt;7edc7eeb-6865-435a-8dd9-2e1ac26a4714&lt;/id&gt;&lt;no_author/&gt;&lt;prefix/&gt;&lt;suffix/&gt;&lt;locator/&gt;&lt;locator_label&gt;page&lt;/locator_label&gt;&lt;/citation&gt;&lt;/metadata&gt; \* MERGEFORMAT</w:instrText>
        </w:r>
      </w:ins>
      <w:r>
        <w:rPr>
          <w:rFonts w:asciiTheme="minorHAnsi" w:hAnsiTheme="minorHAnsi"/>
        </w:rPr>
      </w:r>
      <w:r>
        <w:rPr>
          <w:rFonts w:asciiTheme="minorHAnsi" w:hAnsiTheme="minorHAnsi"/>
        </w:rPr>
        <w:fldChar w:fldCharType="separate"/>
      </w:r>
      <w:r w:rsidR="00B538D4">
        <w:rPr>
          <w:rFonts w:asciiTheme="minorHAnsi" w:hAnsiTheme="minorHAnsi"/>
          <w:noProof/>
        </w:rPr>
        <w:t>(USGS 2021b)</w:t>
      </w:r>
      <w:ins w:id="177" w:author="Benjamin Meyer" w:date="2021-05-01T08:21:00Z">
        <w:r>
          <w:rPr>
            <w:rFonts w:asciiTheme="minorHAnsi" w:hAnsiTheme="minorHAnsi"/>
          </w:rPr>
          <w:fldChar w:fldCharType="end"/>
        </w:r>
      </w:ins>
    </w:p>
    <w:p w14:paraId="401AB812" w14:textId="77777777" w:rsidR="00655A5A" w:rsidRDefault="00655A5A" w:rsidP="00655A5A">
      <w:pPr>
        <w:pStyle w:val="Default"/>
        <w:numPr>
          <w:ilvl w:val="0"/>
          <w:numId w:val="27"/>
        </w:numPr>
        <w:rPr>
          <w:ins w:id="178" w:author="Benjamin Meyer" w:date="2021-05-02T12:52:00Z"/>
          <w:rFonts w:asciiTheme="minorHAnsi" w:hAnsiTheme="minorHAnsi"/>
        </w:rPr>
      </w:pPr>
      <w:ins w:id="179" w:author="Benjamin Meyer" w:date="2021-05-02T12:52:00Z">
        <w:r>
          <w:rPr>
            <w:rFonts w:asciiTheme="minorHAnsi" w:hAnsiTheme="minorHAnsi"/>
          </w:rPr>
          <w:t>Transportation Junctions</w:t>
        </w:r>
      </w:ins>
    </w:p>
    <w:p w14:paraId="5C146DBE" w14:textId="77777777" w:rsidR="00655A5A" w:rsidRDefault="00655A5A" w:rsidP="00655A5A">
      <w:pPr>
        <w:pStyle w:val="Default"/>
        <w:numPr>
          <w:ilvl w:val="0"/>
          <w:numId w:val="27"/>
        </w:numPr>
        <w:rPr>
          <w:ins w:id="180" w:author="Benjamin Meyer" w:date="2021-05-02T12:52:00Z"/>
          <w:rFonts w:asciiTheme="minorHAnsi" w:hAnsiTheme="minorHAnsi"/>
        </w:rPr>
      </w:pPr>
      <w:ins w:id="181" w:author="Benjamin Meyer" w:date="2021-05-02T12:52:00Z">
        <w:r>
          <w:rPr>
            <w:rFonts w:asciiTheme="minorHAnsi" w:hAnsiTheme="minorHAnsi"/>
          </w:rPr>
          <w:t>Roads</w:t>
        </w:r>
      </w:ins>
    </w:p>
    <w:p w14:paraId="16C2FEBF" w14:textId="77777777" w:rsidR="00655A5A" w:rsidRDefault="00655A5A" w:rsidP="00655A5A">
      <w:pPr>
        <w:pStyle w:val="Default"/>
        <w:numPr>
          <w:ilvl w:val="0"/>
          <w:numId w:val="27"/>
        </w:numPr>
        <w:rPr>
          <w:ins w:id="182" w:author="Benjamin Meyer" w:date="2021-05-02T12:52:00Z"/>
          <w:rFonts w:asciiTheme="minorHAnsi" w:hAnsiTheme="minorHAnsi"/>
        </w:rPr>
      </w:pPr>
      <w:ins w:id="183" w:author="Benjamin Meyer" w:date="2021-05-02T12:52:00Z">
        <w:r>
          <w:rPr>
            <w:rFonts w:asciiTheme="minorHAnsi" w:hAnsiTheme="minorHAnsi"/>
          </w:rPr>
          <w:t>River miles of the main stem Kenai River and major tributaries</w:t>
        </w:r>
      </w:ins>
    </w:p>
    <w:p w14:paraId="2AFEA71E" w14:textId="77777777" w:rsidR="00660DEF" w:rsidRPr="00D36DED" w:rsidRDefault="00660DEF" w:rsidP="0043231C">
      <w:pPr>
        <w:pStyle w:val="Default"/>
        <w:rPr>
          <w:rFonts w:asciiTheme="minorHAnsi" w:hAnsiTheme="minorHAnsi"/>
        </w:rPr>
      </w:pPr>
    </w:p>
    <w:p w14:paraId="5D43101D" w14:textId="44989FC2" w:rsidR="00877426" w:rsidRDefault="00877426" w:rsidP="00877426">
      <w:pPr>
        <w:pStyle w:val="Default"/>
        <w:rPr>
          <w:ins w:id="184" w:author="Benjamin Meyer" w:date="2021-02-19T11:37:00Z"/>
          <w:rFonts w:asciiTheme="minorHAnsi" w:hAnsiTheme="minorHAnsi"/>
        </w:rPr>
      </w:pPr>
      <w:ins w:id="185" w:author="Benjamin Meyer" w:date="2021-02-19T11:37:00Z">
        <w:r w:rsidRPr="00D36DED">
          <w:rPr>
            <w:rFonts w:asciiTheme="minorHAnsi" w:hAnsiTheme="minorHAnsi"/>
          </w:rPr>
          <w:t>The above datasets were compiled into ArcGIS file geodatabases</w:t>
        </w:r>
      </w:ins>
      <w:ins w:id="186" w:author="Benjamin Meyer" w:date="2021-02-22T15:43:00Z">
        <w:r w:rsidR="004710D6">
          <w:rPr>
            <w:rFonts w:asciiTheme="minorHAnsi" w:hAnsiTheme="minorHAnsi"/>
          </w:rPr>
          <w:t xml:space="preserve"> provided to ADEC on a</w:t>
        </w:r>
      </w:ins>
      <w:ins w:id="187" w:author="Benjamin Meyer" w:date="2021-02-22T15:44:00Z">
        <w:r w:rsidR="004710D6">
          <w:rPr>
            <w:rFonts w:asciiTheme="minorHAnsi" w:hAnsiTheme="minorHAnsi"/>
          </w:rPr>
          <w:t>n external</w:t>
        </w:r>
      </w:ins>
      <w:ins w:id="188" w:author="Benjamin Meyer" w:date="2021-02-22T15:43:00Z">
        <w:r w:rsidR="004710D6">
          <w:rPr>
            <w:rFonts w:asciiTheme="minorHAnsi" w:hAnsiTheme="minorHAnsi"/>
          </w:rPr>
          <w:t xml:space="preserve"> hard drive,</w:t>
        </w:r>
      </w:ins>
      <w:ins w:id="189"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190" w:author="Benjamin Meyer" w:date="2021-02-19T11:37:00Z"/>
          <w:rFonts w:asciiTheme="minorHAnsi" w:hAnsiTheme="minorHAnsi"/>
        </w:rPr>
      </w:pPr>
    </w:p>
    <w:p w14:paraId="2C57765D" w14:textId="18FFBAF3" w:rsidR="00877426" w:rsidRDefault="00877426" w:rsidP="00877426">
      <w:pPr>
        <w:pStyle w:val="Default"/>
        <w:rPr>
          <w:ins w:id="191" w:author="Benjamin Meyer" w:date="2021-02-19T11:37:00Z"/>
          <w:rFonts w:asciiTheme="minorHAnsi" w:hAnsiTheme="minorHAnsi"/>
        </w:rPr>
      </w:pPr>
      <w:ins w:id="192" w:author="Benjamin Meyer" w:date="2021-02-19T11:37:00Z">
        <w:r>
          <w:rPr>
            <w:rFonts w:asciiTheme="minorHAnsi" w:hAnsiTheme="minorHAnsi"/>
          </w:rPr>
          <w:t>Geospatial data gaps were also identified</w:t>
        </w:r>
      </w:ins>
      <w:ins w:id="193" w:author="Benjamin Meyer" w:date="2021-04-19T18:36:00Z">
        <w:r w:rsidR="008A55EC">
          <w:rPr>
            <w:rFonts w:asciiTheme="minorHAnsi" w:hAnsiTheme="minorHAnsi"/>
          </w:rPr>
          <w:t xml:space="preserve"> in the report,</w:t>
        </w:r>
      </w:ins>
      <w:ins w:id="194" w:author="Benjamin Meyer" w:date="2021-02-19T11:37:00Z">
        <w:r>
          <w:rPr>
            <w:rFonts w:asciiTheme="minorHAnsi" w:hAnsiTheme="minorHAnsi"/>
          </w:rPr>
          <w:t xml:space="preserve"> and included the following:</w:t>
        </w:r>
      </w:ins>
    </w:p>
    <w:p w14:paraId="3264A3E1" w14:textId="77777777" w:rsidR="00877426" w:rsidRDefault="00877426" w:rsidP="00877426">
      <w:pPr>
        <w:pStyle w:val="Default"/>
        <w:rPr>
          <w:ins w:id="195" w:author="Benjamin Meyer" w:date="2021-02-19T11:37:00Z"/>
          <w:rFonts w:asciiTheme="minorHAnsi" w:hAnsiTheme="minorHAnsi"/>
        </w:rPr>
      </w:pPr>
    </w:p>
    <w:p w14:paraId="59EFBD43" w14:textId="77777777" w:rsidR="00877426" w:rsidRDefault="00877426" w:rsidP="00877426">
      <w:pPr>
        <w:pStyle w:val="Default"/>
        <w:numPr>
          <w:ilvl w:val="0"/>
          <w:numId w:val="22"/>
        </w:numPr>
        <w:rPr>
          <w:ins w:id="196" w:author="Benjamin Meyer" w:date="2021-02-19T11:37:00Z"/>
          <w:rFonts w:asciiTheme="minorHAnsi" w:hAnsiTheme="minorHAnsi"/>
        </w:rPr>
      </w:pPr>
      <w:ins w:id="197"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198" w:author="Benjamin Meyer" w:date="2021-02-19T11:37:00Z"/>
          <w:rFonts w:asciiTheme="minorHAnsi" w:hAnsiTheme="minorHAnsi"/>
        </w:rPr>
      </w:pPr>
      <w:ins w:id="199"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200" w:author="Benjamin Meyer" w:date="2021-02-19T11:37:00Z"/>
          <w:rFonts w:asciiTheme="minorHAnsi" w:hAnsiTheme="minorHAnsi"/>
        </w:rPr>
      </w:pPr>
      <w:ins w:id="201"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202" w:author="Benjamin Meyer" w:date="2021-02-19T11:37:00Z"/>
          <w:rFonts w:asciiTheme="minorHAnsi" w:hAnsiTheme="minorHAnsi"/>
        </w:rPr>
      </w:pPr>
      <w:ins w:id="203" w:author="Benjamin Meyer" w:date="2021-02-19T11:37:00Z">
        <w:r>
          <w:rPr>
            <w:rFonts w:asciiTheme="minorHAnsi" w:hAnsiTheme="minorHAnsi"/>
          </w:rPr>
          <w:t>Snow storage locations</w:t>
        </w:r>
      </w:ins>
    </w:p>
    <w:p w14:paraId="2BE56424" w14:textId="17E862DC" w:rsidR="004A6A1A" w:rsidRDefault="00877426" w:rsidP="00827201">
      <w:pPr>
        <w:pStyle w:val="Default"/>
        <w:numPr>
          <w:ilvl w:val="0"/>
          <w:numId w:val="22"/>
        </w:numPr>
        <w:rPr>
          <w:rFonts w:asciiTheme="minorHAnsi" w:hAnsiTheme="minorHAnsi"/>
        </w:rPr>
      </w:pPr>
      <w:ins w:id="204" w:author="Benjamin Meyer" w:date="2021-02-19T11:37:00Z">
        <w:r>
          <w:rPr>
            <w:rFonts w:asciiTheme="minorHAnsi" w:hAnsiTheme="minorHAnsi"/>
          </w:rPr>
          <w:t>Storm water drainage systems</w:t>
        </w:r>
      </w:ins>
    </w:p>
    <w:p w14:paraId="49254493" w14:textId="4FB7F805" w:rsidR="004A6A1A" w:rsidRDefault="004A6A1A" w:rsidP="004A6A1A">
      <w:pPr>
        <w:pStyle w:val="Default"/>
        <w:rPr>
          <w:rFonts w:asciiTheme="minorHAnsi" w:hAnsiTheme="minorHAnsi"/>
        </w:rPr>
      </w:pPr>
    </w:p>
    <w:p w14:paraId="3E8E198D" w14:textId="77777777" w:rsidR="004A6A1A" w:rsidRPr="004A6A1A" w:rsidRDefault="004A6A1A" w:rsidP="004A6A1A">
      <w:pPr>
        <w:pStyle w:val="Default"/>
        <w:rPr>
          <w:ins w:id="205" w:author="Benjamin Meyer" w:date="2021-05-01T18:20:00Z"/>
          <w:rFonts w:asciiTheme="majorHAnsi" w:hAnsiTheme="majorHAnsi"/>
        </w:rPr>
      </w:pPr>
      <w:ins w:id="206" w:author="Benjamin Meyer" w:date="2021-05-01T18:20:00Z">
        <w:r w:rsidRPr="004A6A1A">
          <w:rPr>
            <w:rFonts w:asciiTheme="majorHAnsi" w:hAnsiTheme="majorHAnsi"/>
          </w:rPr>
          <w:t>Additional geospatial data gaps suggested by Kenai Watershed Forum staff include:</w:t>
        </w:r>
      </w:ins>
    </w:p>
    <w:p w14:paraId="6C770E43" w14:textId="77777777" w:rsidR="004A6A1A" w:rsidRPr="004A6A1A" w:rsidRDefault="004A6A1A" w:rsidP="004A6A1A">
      <w:pPr>
        <w:rPr>
          <w:ins w:id="207" w:author="Benjamin Meyer" w:date="2021-05-01T18:20:00Z"/>
          <w:rFonts w:asciiTheme="majorHAnsi" w:hAnsiTheme="majorHAnsi"/>
          <w:sz w:val="24"/>
          <w:szCs w:val="24"/>
        </w:rPr>
      </w:pPr>
    </w:p>
    <w:p w14:paraId="5B820C35" w14:textId="77777777" w:rsidR="004A6A1A" w:rsidRPr="004A6A1A" w:rsidRDefault="004A6A1A" w:rsidP="004A6A1A">
      <w:pPr>
        <w:pStyle w:val="ListParagraph"/>
        <w:widowControl/>
        <w:numPr>
          <w:ilvl w:val="0"/>
          <w:numId w:val="26"/>
        </w:numPr>
        <w:autoSpaceDE w:val="0"/>
        <w:autoSpaceDN w:val="0"/>
        <w:adjustRightInd w:val="0"/>
        <w:rPr>
          <w:ins w:id="208" w:author="Benjamin Meyer" w:date="2021-05-01T18:20:00Z"/>
          <w:rFonts w:asciiTheme="majorHAnsi" w:hAnsiTheme="majorHAnsi" w:cs="Arial"/>
          <w:color w:val="000000"/>
          <w:kern w:val="0"/>
          <w:sz w:val="24"/>
          <w:szCs w:val="24"/>
          <w:lang w:eastAsia="en-US"/>
        </w:rPr>
      </w:pPr>
      <w:ins w:id="209" w:author="Benjamin Meyer" w:date="2021-05-01T18:20:00Z">
        <w:r w:rsidRPr="004A6A1A">
          <w:rPr>
            <w:rFonts w:asciiTheme="majorHAnsi" w:hAnsiTheme="majorHAnsi" w:cs="Arial"/>
            <w:color w:val="000000"/>
            <w:kern w:val="0"/>
            <w:sz w:val="24"/>
            <w:szCs w:val="24"/>
            <w:lang w:eastAsia="en-US"/>
          </w:rPr>
          <w:t>Results from boat count surveys</w:t>
        </w:r>
      </w:ins>
    </w:p>
    <w:p w14:paraId="271B46CA" w14:textId="77777777" w:rsidR="004A6A1A" w:rsidRPr="004A6A1A" w:rsidRDefault="004A6A1A" w:rsidP="004A6A1A">
      <w:pPr>
        <w:pStyle w:val="ListParagraph"/>
        <w:widowControl/>
        <w:numPr>
          <w:ilvl w:val="0"/>
          <w:numId w:val="26"/>
        </w:numPr>
        <w:autoSpaceDE w:val="0"/>
        <w:autoSpaceDN w:val="0"/>
        <w:adjustRightInd w:val="0"/>
        <w:rPr>
          <w:ins w:id="210" w:author="Benjamin Meyer" w:date="2021-05-01T18:20:00Z"/>
          <w:rFonts w:asciiTheme="majorHAnsi" w:hAnsiTheme="majorHAnsi" w:cs="Arial"/>
          <w:color w:val="000000"/>
          <w:kern w:val="0"/>
          <w:sz w:val="24"/>
          <w:szCs w:val="24"/>
          <w:lang w:eastAsia="en-US"/>
        </w:rPr>
      </w:pPr>
      <w:ins w:id="211" w:author="Benjamin Meyer" w:date="2021-05-01T18:20:00Z">
        <w:r w:rsidRPr="004A6A1A">
          <w:rPr>
            <w:rFonts w:asciiTheme="majorHAnsi" w:hAnsiTheme="majorHAnsi" w:cs="Arial"/>
            <w:color w:val="000000"/>
            <w:kern w:val="0"/>
            <w:sz w:val="24"/>
            <w:szCs w:val="24"/>
            <w:lang w:eastAsia="en-US"/>
          </w:rPr>
          <w:t>Fish habitat information</w:t>
        </w:r>
      </w:ins>
    </w:p>
    <w:p w14:paraId="61D3DBBD" w14:textId="503DD48A" w:rsidR="004A6A1A" w:rsidRDefault="004A6A1A" w:rsidP="00827201"/>
    <w:p w14:paraId="516367C5" w14:textId="77777777" w:rsidR="004A6A1A" w:rsidRDefault="004A6A1A"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12" w:name="_Toc70871352"/>
      <w:r w:rsidRPr="00CF3F57">
        <w:rPr>
          <w:b/>
        </w:rPr>
        <w:t>DISCUSSION</w:t>
      </w:r>
      <w:bookmarkEnd w:id="212"/>
    </w:p>
    <w:p w14:paraId="6A641314" w14:textId="77777777" w:rsidR="00973145" w:rsidRPr="00973145" w:rsidRDefault="00973145" w:rsidP="00973145"/>
    <w:p w14:paraId="1C3CCF05" w14:textId="57F8402A" w:rsidR="00973145" w:rsidRDefault="00973145" w:rsidP="00973145">
      <w:pPr>
        <w:pStyle w:val="Heading2"/>
      </w:pPr>
      <w:bookmarkStart w:id="213" w:name="_Toc70871353"/>
      <w:r>
        <w:t>Copper and zinc sampling</w:t>
      </w:r>
      <w:bookmarkEnd w:id="213"/>
    </w:p>
    <w:p w14:paraId="63DEA3BE" w14:textId="25339D56" w:rsidR="00973145" w:rsidRDefault="00973145" w:rsidP="00973145"/>
    <w:p w14:paraId="6F3CA150" w14:textId="479F55B3" w:rsidR="00973145" w:rsidRPr="003B4EC2" w:rsidRDefault="00D43934" w:rsidP="003B4EC2">
      <w:pPr>
        <w:pStyle w:val="Heading3"/>
        <w:rPr>
          <w:sz w:val="24"/>
        </w:rPr>
      </w:pPr>
      <w:bookmarkStart w:id="214" w:name="_Toc70871354"/>
      <w:r>
        <w:rPr>
          <w:sz w:val="24"/>
        </w:rPr>
        <w:t>Copper</w:t>
      </w:r>
      <w:bookmarkEnd w:id="214"/>
      <w:r w:rsidR="005B5ABC">
        <w:rPr>
          <w:sz w:val="24"/>
        </w:rPr>
        <w:t xml:space="preserve"> </w:t>
      </w:r>
    </w:p>
    <w:p w14:paraId="04056C7B" w14:textId="77777777" w:rsidR="00BF6E75" w:rsidRDefault="00BF6E75" w:rsidP="00973145">
      <w:pPr>
        <w:rPr>
          <w:bCs/>
          <w:sz w:val="24"/>
          <w:szCs w:val="24"/>
        </w:rPr>
      </w:pPr>
    </w:p>
    <w:p w14:paraId="517F91C5" w14:textId="7ED4366E"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mainstem at the Slikok Creek confluence</w:t>
      </w:r>
      <w:r w:rsidR="0087322E">
        <w:rPr>
          <w:bCs/>
          <w:sz w:val="24"/>
          <w:szCs w:val="24"/>
        </w:rPr>
        <w:t xml:space="preserve"> and was above the chronic concentration criteria (CCC) of </w:t>
      </w:r>
      <w:r w:rsidR="00E348EE">
        <w:rPr>
          <w:bCs/>
          <w:sz w:val="24"/>
          <w:szCs w:val="24"/>
        </w:rPr>
        <w:t>4.55 ug/L (Table 4). Due to the proximity of</w:t>
      </w:r>
      <w:r w:rsidR="00086350">
        <w:rPr>
          <w:bCs/>
          <w:sz w:val="24"/>
          <w:szCs w:val="24"/>
        </w:rPr>
        <w:t xml:space="preserve"> potential anthropogenic sources</w:t>
      </w:r>
      <w:r w:rsidR="00E348EE">
        <w:rPr>
          <w:bCs/>
          <w:sz w:val="24"/>
          <w:szCs w:val="24"/>
        </w:rPr>
        <w:t xml:space="preserve"> in Slikok Creek</w:t>
      </w:r>
      <w:r w:rsidR="00905C94">
        <w:rPr>
          <w:bCs/>
          <w:sz w:val="24"/>
          <w:szCs w:val="24"/>
        </w:rPr>
        <w:t>, this observation suggests that further</w:t>
      </w:r>
      <w:r w:rsidR="00827201">
        <w:rPr>
          <w:bCs/>
          <w:sz w:val="24"/>
          <w:szCs w:val="24"/>
        </w:rPr>
        <w:t xml:space="preserve"> monitoring is warranted, </w:t>
      </w:r>
      <w:commentRangeStart w:id="215"/>
      <w:commentRangeStart w:id="216"/>
      <w:r w:rsidR="00827201">
        <w:rPr>
          <w:bCs/>
          <w:sz w:val="24"/>
          <w:szCs w:val="24"/>
        </w:rPr>
        <w:t xml:space="preserve">including </w:t>
      </w:r>
      <w:r w:rsidR="00086350">
        <w:rPr>
          <w:bCs/>
          <w:sz w:val="24"/>
          <w:szCs w:val="24"/>
        </w:rPr>
        <w:t>longitudinal survey(s)</w:t>
      </w:r>
      <w:r w:rsidR="00777B8D">
        <w:rPr>
          <w:bCs/>
          <w:sz w:val="24"/>
          <w:szCs w:val="24"/>
        </w:rPr>
        <w:t xml:space="preserve"> </w:t>
      </w:r>
      <w:commentRangeEnd w:id="215"/>
      <w:r w:rsidR="00B5420F">
        <w:rPr>
          <w:rStyle w:val="CommentReference"/>
        </w:rPr>
        <w:commentReference w:id="215"/>
      </w:r>
      <w:commentRangeEnd w:id="216"/>
      <w:r w:rsidR="00777B8D">
        <w:rPr>
          <w:rStyle w:val="CommentReference"/>
        </w:rPr>
        <w:commentReference w:id="216"/>
      </w:r>
      <w:r w:rsidR="00086350">
        <w:rPr>
          <w:bCs/>
          <w:sz w:val="24"/>
          <w:szCs w:val="24"/>
        </w:rPr>
        <w:t>along with examination of po</w:t>
      </w:r>
      <w:r w:rsidR="00905C94">
        <w:rPr>
          <w:bCs/>
          <w:sz w:val="24"/>
          <w:szCs w:val="24"/>
        </w:rPr>
        <w:t>tential point sources</w:t>
      </w:r>
      <w:r w:rsidR="00086350">
        <w:rPr>
          <w:bCs/>
          <w:sz w:val="24"/>
          <w:szCs w:val="24"/>
        </w:rPr>
        <w:t>.</w:t>
      </w:r>
      <w:r w:rsidR="00905C94">
        <w:rPr>
          <w:bCs/>
          <w:sz w:val="24"/>
          <w:szCs w:val="24"/>
        </w:rPr>
        <w:t xml:space="preserve">  However </w:t>
      </w:r>
      <w:r w:rsidR="00BC3BAD">
        <w:rPr>
          <w:bCs/>
          <w:sz w:val="24"/>
          <w:szCs w:val="24"/>
        </w:rPr>
        <w:t>because the calcium and magnesium data used to generate the CCC value is asynchronyous from the copper/zinc sampling event (Table 3) the exceedance is not considered confirmed.</w:t>
      </w:r>
    </w:p>
    <w:p w14:paraId="10D4F35A" w14:textId="77777777" w:rsidR="00905C94" w:rsidRDefault="00905C94" w:rsidP="00973145">
      <w:pPr>
        <w:rPr>
          <w:bCs/>
          <w:sz w:val="24"/>
          <w:szCs w:val="24"/>
        </w:rPr>
      </w:pPr>
    </w:p>
    <w:p w14:paraId="4AD21B2B" w14:textId="55539488"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w:t>
      </w:r>
      <w:r w:rsidR="003D771B">
        <w:rPr>
          <w:bCs/>
          <w:sz w:val="24"/>
          <w:szCs w:val="24"/>
        </w:rPr>
        <w:t xml:space="preserve"> </w:t>
      </w:r>
      <w:ins w:id="217" w:author="Benjamin Meyer" w:date="2021-05-01T10:23:00Z">
        <w:r w:rsidR="003D771B">
          <w:rPr>
            <w:bCs/>
            <w:sz w:val="24"/>
            <w:szCs w:val="24"/>
          </w:rPr>
          <w:fldChar w:fldCharType="begin" w:fldLock="1">
            <w:fldData xml:space="preserve">ZQBKAHgATgBVADEAdAB2ADIAagBBAFUALwBpAHQAUgBIAG4AZwBpADQARQB2AHMAMgBFAGgAbwBh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</w:fldData>
          </w:fldChar>
        </w:r>
      </w:ins>
      <w:ins w:id="218" w:author="Benjamin Meyer" w:date="2021-05-01T10:24:00Z">
        <w:r w:rsidR="003D771B">
          <w:rPr>
            <w:bCs/>
            <w:sz w:val="24"/>
            <w:szCs w:val="24"/>
          </w:rPr>
          <w:instrText>ADDIN paperpile_citation &lt;clusterId&gt;G157N414J894G518&lt;/clusterId&gt;&lt;version&gt;0.6.11&lt;/version&gt;&lt;metadata&gt;&lt;citation&gt;&lt;id&gt;8e6f12cc-3549-451f-9efc-0f3a9140194a&lt;/id&gt;&lt;no_author/&gt;&lt;prefix/&gt;&lt;suffix/&gt;&lt;locator/&gt;&lt;locator_label&gt;page&lt;/locator_label&gt;&lt;/citation&gt;&lt;/metadata&gt; \* MERGEFORMAT</w:instrText>
        </w:r>
      </w:ins>
      <w:r w:rsidR="003D771B">
        <w:rPr>
          <w:bCs/>
          <w:sz w:val="24"/>
          <w:szCs w:val="24"/>
        </w:rPr>
      </w:r>
      <w:r w:rsidR="003D771B">
        <w:rPr>
          <w:bCs/>
          <w:sz w:val="24"/>
          <w:szCs w:val="24"/>
        </w:rPr>
        <w:fldChar w:fldCharType="separate"/>
      </w:r>
      <w:ins w:id="219" w:author="Benjamin Meyer" w:date="2021-05-01T10:24:00Z">
        <w:r w:rsidR="003D771B">
          <w:rPr>
            <w:bCs/>
            <w:noProof/>
            <w:sz w:val="24"/>
            <w:szCs w:val="24"/>
          </w:rPr>
          <w:t>(USGS 2019)</w:t>
        </w:r>
      </w:ins>
      <w:ins w:id="220" w:author="Benjamin Meyer" w:date="2021-05-01T10:23:00Z">
        <w:r w:rsidR="003D771B">
          <w:rPr>
            <w:bCs/>
            <w:sz w:val="24"/>
            <w:szCs w:val="24"/>
          </w:rPr>
          <w:fldChar w:fldCharType="end"/>
        </w:r>
      </w:ins>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commentRangeStart w:id="221"/>
      <w:commentRangeStart w:id="222"/>
      <w:r w:rsidR="006823C1">
        <w:rPr>
          <w:bCs/>
          <w:sz w:val="24"/>
          <w:szCs w:val="24"/>
        </w:rPr>
        <w:t>d</w:t>
      </w:r>
      <w:commentRangeEnd w:id="221"/>
      <w:r w:rsidR="006823C1">
        <w:rPr>
          <w:rStyle w:val="CommentReference"/>
        </w:rPr>
        <w:commentReference w:id="221"/>
      </w:r>
      <w:commentRangeEnd w:id="222"/>
      <w:r w:rsidR="00BF0AB1">
        <w:rPr>
          <w:rStyle w:val="CommentReference"/>
        </w:rPr>
        <w:commentReference w:id="222"/>
      </w:r>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sometimes used in dock construction </w:t>
      </w:r>
      <w:r w:rsidR="00512F8C">
        <w:rPr>
          <w:bCs/>
          <w:sz w:val="24"/>
          <w:szCs w:val="24"/>
        </w:rPr>
        <w:lastRenderedPageBreak/>
        <w:t xml:space="preserve">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49537E41" w14:textId="77777777" w:rsidR="00960351" w:rsidRDefault="00960351" w:rsidP="00EE56F9">
      <w:pPr>
        <w:pStyle w:val="Heading3"/>
        <w:rPr>
          <w:ins w:id="223" w:author="Benjamin Meyer" w:date="2021-05-01T11:50:00Z"/>
          <w:sz w:val="24"/>
        </w:rPr>
      </w:pPr>
    </w:p>
    <w:p w14:paraId="15247125" w14:textId="4D336FC4" w:rsidR="00EE56F9" w:rsidRDefault="005B5ABC" w:rsidP="00EE56F9">
      <w:pPr>
        <w:pStyle w:val="Heading3"/>
        <w:rPr>
          <w:sz w:val="24"/>
        </w:rPr>
      </w:pPr>
      <w:bookmarkStart w:id="224" w:name="_Toc70871355"/>
      <w:commentRangeStart w:id="225"/>
      <w:commentRangeStart w:id="226"/>
      <w:r>
        <w:rPr>
          <w:sz w:val="24"/>
        </w:rPr>
        <w:t>Zinc</w:t>
      </w:r>
      <w:commentRangeEnd w:id="225"/>
      <w:r w:rsidR="0024174C">
        <w:rPr>
          <w:rStyle w:val="CommentReference"/>
          <w:b w:val="0"/>
          <w:color w:val="auto"/>
          <w:spacing w:val="0"/>
        </w:rPr>
        <w:commentReference w:id="225"/>
      </w:r>
      <w:commentRangeEnd w:id="226"/>
      <w:r w:rsidR="00BC3BAD">
        <w:rPr>
          <w:rStyle w:val="CommentReference"/>
          <w:b w:val="0"/>
          <w:color w:val="auto"/>
          <w:spacing w:val="0"/>
        </w:rPr>
        <w:commentReference w:id="226"/>
      </w:r>
      <w:bookmarkEnd w:id="224"/>
      <w:r w:rsidR="00E13B63" w:rsidRPr="003B4EC2">
        <w:rPr>
          <w:sz w:val="24"/>
        </w:rPr>
        <w:t xml:space="preserve"> </w:t>
      </w:r>
    </w:p>
    <w:p w14:paraId="5FA0B932" w14:textId="77777777" w:rsidR="00370AB4" w:rsidRPr="00370AB4" w:rsidRDefault="00370AB4" w:rsidP="00370AB4"/>
    <w:p w14:paraId="459AA1C1" w14:textId="0E701E58" w:rsidR="000E508E" w:rsidRDefault="00CB1EFA" w:rsidP="003D7C72">
      <w:pPr>
        <w:rPr>
          <w:bCs/>
          <w:sz w:val="24"/>
          <w:szCs w:val="24"/>
        </w:rPr>
      </w:pPr>
      <w:r>
        <w:rPr>
          <w:bCs/>
          <w:sz w:val="24"/>
          <w:szCs w:val="24"/>
        </w:rPr>
        <w:t xml:space="preserve">Zinc exceedances of 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r>
        <w:rPr>
          <w:bCs/>
          <w:sz w:val="24"/>
          <w:szCs w:val="24"/>
        </w:rPr>
        <w:t>were observe</w:t>
      </w:r>
      <w:r w:rsidR="00BF0AB1">
        <w:rPr>
          <w:bCs/>
          <w:sz w:val="24"/>
          <w:szCs w:val="24"/>
        </w:rPr>
        <w:t>d at several</w:t>
      </w:r>
      <w:commentRangeStart w:id="227"/>
      <w:commentRangeStart w:id="228"/>
      <w:r w:rsidR="00545467">
        <w:rPr>
          <w:bCs/>
          <w:sz w:val="24"/>
          <w:szCs w:val="24"/>
        </w:rPr>
        <w:t xml:space="preserve"> sampling</w:t>
      </w:r>
      <w:commentRangeEnd w:id="227"/>
      <w:r w:rsidR="007A05B7">
        <w:rPr>
          <w:rStyle w:val="CommentReference"/>
        </w:rPr>
        <w:commentReference w:id="227"/>
      </w:r>
      <w:commentRangeEnd w:id="228"/>
      <w:r w:rsidR="00BF0AB1">
        <w:rPr>
          <w:rStyle w:val="CommentReference"/>
        </w:rPr>
        <w:commentReference w:id="228"/>
      </w:r>
      <w:r w:rsidR="00545467">
        <w:rPr>
          <w:bCs/>
          <w:sz w:val="24"/>
          <w:szCs w:val="24"/>
        </w:rPr>
        <w:t xml:space="preserve">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229"/>
      <w:r w:rsidR="003D7C72">
        <w:rPr>
          <w:bCs/>
          <w:sz w:val="24"/>
          <w:szCs w:val="24"/>
        </w:rPr>
        <w:t>estuary</w:t>
      </w:r>
      <w:commentRangeEnd w:id="229"/>
      <w:r w:rsidR="00FC199C">
        <w:rPr>
          <w:rStyle w:val="CommentReference"/>
        </w:rPr>
        <w:commentReference w:id="229"/>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ins w:id="230" w:author="Benjamin Meyer" w:date="2021-02-19T15:30:00Z">
        <w:r w:rsidR="00D918D7">
          <w:rPr>
            <w:bCs/>
            <w:sz w:val="24"/>
            <w:szCs w:val="24"/>
          </w:rPr>
          <w:t>n</w:t>
        </w:r>
      </w:ins>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231"/>
      <w:commentRangeStart w:id="232"/>
      <w:r w:rsidR="00175C94">
        <w:rPr>
          <w:bCs/>
          <w:sz w:val="24"/>
          <w:szCs w:val="24"/>
        </w:rPr>
        <w:t>anthropogenic influence</w:t>
      </w:r>
      <w:commentRangeEnd w:id="231"/>
      <w:r w:rsidR="0066467A">
        <w:rPr>
          <w:rStyle w:val="CommentReference"/>
        </w:rPr>
        <w:commentReference w:id="231"/>
      </w:r>
      <w:commentRangeEnd w:id="232"/>
      <w:r w:rsidR="00D918D7">
        <w:rPr>
          <w:rStyle w:val="CommentReference"/>
        </w:rPr>
        <w:commentReference w:id="232"/>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233" w:name="_Toc70871356"/>
      <w:r>
        <w:rPr>
          <w:sz w:val="24"/>
        </w:rPr>
        <w:t>Variation among re</w:t>
      </w:r>
      <w:r w:rsidR="00FB4DBB" w:rsidRPr="00EB2CAD">
        <w:rPr>
          <w:sz w:val="24"/>
        </w:rPr>
        <w:t>plicate samples</w:t>
      </w:r>
      <w:bookmarkEnd w:id="233"/>
    </w:p>
    <w:p w14:paraId="11397BBF" w14:textId="77777777" w:rsidR="00CF2AAF" w:rsidRPr="00CF2AAF" w:rsidRDefault="00CF2AAF" w:rsidP="00CF2AAF"/>
    <w:p w14:paraId="23AB878C" w14:textId="15FD1E0C"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234"/>
      <w:commentRangeStart w:id="235"/>
      <w:r w:rsidR="00CF2AAF">
        <w:rPr>
          <w:sz w:val="24"/>
          <w:szCs w:val="24"/>
        </w:rPr>
        <w:t xml:space="preserve">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commentRangeEnd w:id="234"/>
      <w:r w:rsidR="008A4C86">
        <w:rPr>
          <w:rStyle w:val="CommentReference"/>
        </w:rPr>
        <w:commentReference w:id="234"/>
      </w:r>
      <w:commentRangeEnd w:id="235"/>
      <w:r w:rsidR="008E1724">
        <w:rPr>
          <w:rStyle w:val="CommentReference"/>
        </w:rPr>
        <w:commentReference w:id="235"/>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w:t>
      </w:r>
      <w:r w:rsidR="00960351">
        <w:rPr>
          <w:sz w:val="24"/>
          <w:szCs w:val="24"/>
        </w:rPr>
        <w:t xml:space="preserve"> zinc values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236"/>
      <w:commentRangeStart w:id="237"/>
      <w:commentRangeStart w:id="238"/>
      <w:r w:rsidR="005365F0">
        <w:rPr>
          <w:sz w:val="24"/>
          <w:szCs w:val="24"/>
        </w:rPr>
        <w:t>6</w:t>
      </w:r>
      <w:commentRangeEnd w:id="236"/>
      <w:r w:rsidR="00095B94">
        <w:rPr>
          <w:rStyle w:val="CommentReference"/>
        </w:rPr>
        <w:commentReference w:id="236"/>
      </w:r>
      <w:commentRangeEnd w:id="237"/>
      <w:r w:rsidR="0037719A">
        <w:rPr>
          <w:rStyle w:val="CommentReference"/>
        </w:rPr>
        <w:commentReference w:id="237"/>
      </w:r>
      <w:commentRangeEnd w:id="238"/>
      <w:r w:rsidR="008E1724">
        <w:rPr>
          <w:rStyle w:val="CommentReference"/>
        </w:rPr>
        <w:commentReference w:id="238"/>
      </w:r>
      <w:r w:rsidR="005365F0">
        <w:rPr>
          <w:sz w:val="24"/>
          <w:szCs w:val="24"/>
        </w:rPr>
        <w:t>).</w:t>
      </w:r>
    </w:p>
    <w:p w14:paraId="3C9B3257" w14:textId="2CB5B174" w:rsidR="00732355" w:rsidRDefault="00732355" w:rsidP="00FB4DBB">
      <w:pPr>
        <w:rPr>
          <w:sz w:val="24"/>
          <w:szCs w:val="24"/>
        </w:rPr>
      </w:pPr>
    </w:p>
    <w:p w14:paraId="0528AEA0" w14:textId="25949541"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239"/>
      <w:commentRangeStart w:id="240"/>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239"/>
      <w:r w:rsidR="00784337">
        <w:rPr>
          <w:rStyle w:val="CommentReference"/>
        </w:rPr>
        <w:commentReference w:id="239"/>
      </w:r>
      <w:commentRangeEnd w:id="240"/>
      <w:r w:rsidR="00B86711">
        <w:rPr>
          <w:rStyle w:val="CommentReference"/>
        </w:rPr>
        <w:commentReference w:id="240"/>
      </w:r>
      <w:r w:rsidR="0007617C">
        <w:rPr>
          <w:sz w:val="24"/>
          <w:szCs w:val="24"/>
        </w:rPr>
        <w:t xml:space="preserve">. </w:t>
      </w:r>
      <w:ins w:id="241" w:author="Benjamin Meyer" w:date="2021-02-19T17:48:00Z">
        <w:r w:rsidR="00B86711">
          <w:rPr>
            <w:sz w:val="24"/>
            <w:szCs w:val="24"/>
          </w:rPr>
          <w:t>Current ADEC water quality criteria for copper and zinc do not incorporate error ranges into interpretation of sample values</w:t>
        </w:r>
      </w:ins>
      <w:ins w:id="242" w:author="Benjamin Meyer" w:date="2021-02-22T17:13:00Z">
        <w:r w:rsidR="00315A3F">
          <w:rPr>
            <w:sz w:val="24"/>
            <w:szCs w:val="24"/>
          </w:rPr>
          <w:t>, thus this suggestion would involve modifying regulatory language</w:t>
        </w:r>
      </w:ins>
      <w:ins w:id="243"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244"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245" w:author="Benjamin Meyer" w:date="2021-02-19T17:37:00Z">
        <w:r w:rsidR="00C6144E">
          <w:rPr>
            <w:sz w:val="24"/>
            <w:szCs w:val="24"/>
          </w:rPr>
          <w:t xml:space="preserve"> of how other similar agencies and institutions</w:t>
        </w:r>
      </w:ins>
      <w:ins w:id="246" w:author="Benjamin Meyer" w:date="2021-05-01T08:31:00Z">
        <w:r w:rsidR="00BE06B6">
          <w:rPr>
            <w:sz w:val="24"/>
            <w:szCs w:val="24"/>
          </w:rPr>
          <w:t xml:space="preserve"> nationwide</w:t>
        </w:r>
      </w:ins>
      <w:ins w:id="247" w:author="Benjamin Meyer" w:date="2021-02-19T17:37:00Z">
        <w:r w:rsidR="00C6144E">
          <w:rPr>
            <w:sz w:val="24"/>
            <w:szCs w:val="24"/>
          </w:rPr>
          <w:t xml:space="preserve">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248" w:name="_Toc70871357"/>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commentRangeStart w:id="249"/>
      <w:r w:rsidR="000E508E" w:rsidRPr="000E508E">
        <w:rPr>
          <w:sz w:val="24"/>
        </w:rPr>
        <w:t>exceedances</w:t>
      </w:r>
      <w:commentRangeEnd w:id="249"/>
      <w:r w:rsidR="00A32DDF">
        <w:rPr>
          <w:rStyle w:val="CommentReference"/>
          <w:b w:val="0"/>
          <w:color w:val="auto"/>
          <w:spacing w:val="0"/>
        </w:rPr>
        <w:commentReference w:id="249"/>
      </w:r>
      <w:bookmarkEnd w:id="248"/>
    </w:p>
    <w:p w14:paraId="3538B4E1" w14:textId="77777777" w:rsidR="00370AB4" w:rsidRPr="00370AB4" w:rsidRDefault="00370AB4" w:rsidP="00370AB4"/>
    <w:p w14:paraId="520F7D99" w14:textId="33ECDBD9"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w:t>
      </w:r>
      <w:ins w:id="250" w:author="Benjamin Meyer" w:date="2021-05-01T08:35:00Z">
        <w:r w:rsidR="00B56D22">
          <w:rPr>
            <w:sz w:val="24"/>
            <w:szCs w:val="24"/>
          </w:rPr>
          <w:t xml:space="preserve"> </w:t>
        </w:r>
      </w:ins>
      <w:r w:rsidR="007E0BE4">
        <w:rPr>
          <w:sz w:val="24"/>
          <w:szCs w:val="24"/>
        </w:rPr>
        <w:t xml:space="preserve">available through the Water Quality Portal </w:t>
      </w:r>
      <w:r w:rsidR="007E0BE4">
        <w:rPr>
          <w:sz w:val="24"/>
          <w:szCs w:val="24"/>
        </w:rPr>
        <w:fldChar w:fldCharType="begin" w:fldLock="1">
          <w:fldData xml:space="preserve">ZQBKAHgAZABVAHMAdAB1ADIAegBBAFEALwBCAFcARABaADgAcwBoAEoAWgBFAFMAZgBXAHIAaQB5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</w:fldData>
        </w:fldChar>
      </w:r>
      <w:r w:rsidR="007E0BE4">
        <w:rPr>
          <w:sz w:val="24"/>
          <w:szCs w:val="24"/>
        </w:rPr>
        <w:instrText>ADDIN paperpile_citation &lt;clusterId&gt;Q581E841T231X852&lt;/clusterId&gt;&lt;version&gt;0.6.11&lt;/version&gt;&lt;metadata&gt;&lt;citation&gt;&lt;id&gt;c05406c7-0222-40e9-8f83-7fda573192a3&lt;/id&gt;&lt;no_author/&gt;&lt;prefix/&gt;&lt;suffix/&gt;&lt;locator/&gt;&lt;locator_label&gt;page&lt;/locator_label&gt;&lt;/citation&gt;&lt;/metadata&gt; \* MERGEFORMAT</w:instrText>
      </w:r>
      <w:r w:rsidR="007E0BE4">
        <w:rPr>
          <w:sz w:val="24"/>
          <w:szCs w:val="24"/>
        </w:rPr>
      </w:r>
      <w:r w:rsidR="007E0BE4">
        <w:rPr>
          <w:sz w:val="24"/>
          <w:szCs w:val="24"/>
        </w:rPr>
        <w:fldChar w:fldCharType="separate"/>
      </w:r>
      <w:r w:rsidR="007E0BE4">
        <w:rPr>
          <w:noProof/>
          <w:sz w:val="24"/>
          <w:szCs w:val="24"/>
        </w:rPr>
        <w:t>(EPA 2021)</w:t>
      </w:r>
      <w:r w:rsidR="007E0BE4">
        <w:rPr>
          <w:sz w:val="24"/>
          <w:szCs w:val="24"/>
        </w:rPr>
        <w:fldChar w:fldCharType="end"/>
      </w:r>
      <w:r w:rsidR="00B4083E">
        <w:rPr>
          <w:sz w:val="24"/>
          <w:szCs w:val="24"/>
        </w:rPr>
        <w: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1C0D9C">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0D181324" w:rsidR="00FB4DBB" w:rsidRDefault="00B56D22" w:rsidP="00FB4DBB">
      <w:pPr>
        <w:rPr>
          <w:sz w:val="24"/>
          <w:szCs w:val="24"/>
        </w:rPr>
      </w:pPr>
      <w:r>
        <w:rPr>
          <w:sz w:val="24"/>
          <w:szCs w:val="24"/>
        </w:rPr>
        <w:lastRenderedPageBreak/>
        <w:t>A variety of</w:t>
      </w:r>
      <w:r w:rsidR="00CD6D97">
        <w:rPr>
          <w:sz w:val="24"/>
          <w:szCs w:val="24"/>
        </w:rPr>
        <w:t xml:space="preserve"> </w:t>
      </w:r>
      <w:r>
        <w:rPr>
          <w:sz w:val="24"/>
          <w:szCs w:val="24"/>
        </w:rPr>
        <w:t>geographical as well as hydrological</w:t>
      </w:r>
      <w:r w:rsidR="00070C76">
        <w:rPr>
          <w:sz w:val="24"/>
          <w:szCs w:val="24"/>
        </w:rPr>
        <w:t xml:space="preserve"> factors </w:t>
      </w:r>
      <w:commentRangeStart w:id="251"/>
      <w:commentRangeStart w:id="252"/>
      <w:r w:rsidR="00070C76">
        <w:rPr>
          <w:sz w:val="24"/>
          <w:szCs w:val="24"/>
        </w:rPr>
        <w:t xml:space="preserve">drive likelihood </w:t>
      </w:r>
      <w:r w:rsidR="007E0BE4">
        <w:rPr>
          <w:sz w:val="24"/>
          <w:szCs w:val="24"/>
        </w:rPr>
        <w:t>of water to</w:t>
      </w:r>
      <w:r w:rsidR="00070C76">
        <w:rPr>
          <w:sz w:val="24"/>
          <w:szCs w:val="24"/>
        </w:rPr>
        <w:t xml:space="preserve"> </w:t>
      </w:r>
      <w:r w:rsidR="00B86711">
        <w:rPr>
          <w:sz w:val="24"/>
          <w:szCs w:val="24"/>
        </w:rPr>
        <w:t>exceed</w:t>
      </w:r>
      <w:r>
        <w:rPr>
          <w:sz w:val="24"/>
          <w:szCs w:val="24"/>
        </w:rPr>
        <w:t xml:space="preserve"> metals</w:t>
      </w:r>
      <w:r w:rsidR="00B86711">
        <w:rPr>
          <w:sz w:val="24"/>
          <w:szCs w:val="24"/>
        </w:rPr>
        <w:t xml:space="preserve"> </w:t>
      </w:r>
      <w:r w:rsidR="00070C76">
        <w:rPr>
          <w:sz w:val="24"/>
          <w:szCs w:val="24"/>
        </w:rPr>
        <w:t>toxicity criteria</w:t>
      </w:r>
      <w:commentRangeEnd w:id="251"/>
      <w:r w:rsidR="00A72791">
        <w:rPr>
          <w:rStyle w:val="CommentReference"/>
        </w:rPr>
        <w:commentReference w:id="251"/>
      </w:r>
      <w:commentRangeEnd w:id="252"/>
      <w:r w:rsidR="00B86711">
        <w:rPr>
          <w:rStyle w:val="CommentReference"/>
        </w:rPr>
        <w:commentReference w:id="252"/>
      </w:r>
      <w:r w:rsidR="00D02994">
        <w:rPr>
          <w:sz w:val="24"/>
          <w:szCs w:val="24"/>
        </w:rPr>
        <w:t>.</w:t>
      </w:r>
      <w:r w:rsidR="00D74AB6">
        <w:rPr>
          <w:sz w:val="24"/>
          <w:szCs w:val="24"/>
        </w:rPr>
        <w:t xml:space="preserve"> </w:t>
      </w:r>
      <w:r>
        <w:rPr>
          <w:sz w:val="24"/>
          <w:szCs w:val="24"/>
        </w:rPr>
        <w:t>Geographical</w:t>
      </w:r>
      <w:commentRangeStart w:id="253"/>
      <w:commentRangeStart w:id="254"/>
      <w:r w:rsidR="00F1355B">
        <w:rPr>
          <w:sz w:val="24"/>
          <w:szCs w:val="24"/>
        </w:rPr>
        <w:t xml:space="preserve"> factors</w:t>
      </w:r>
      <w:commentRangeEnd w:id="253"/>
      <w:r w:rsidR="00A72791">
        <w:rPr>
          <w:rStyle w:val="CommentReference"/>
        </w:rPr>
        <w:commentReference w:id="253"/>
      </w:r>
      <w:commentRangeEnd w:id="254"/>
      <w:r w:rsidR="00E84B3F">
        <w:rPr>
          <w:rStyle w:val="CommentReference"/>
        </w:rPr>
        <w:commentReference w:id="254"/>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 xml:space="preserve">uantity of </w:t>
      </w:r>
      <w:r>
        <w:rPr>
          <w:sz w:val="24"/>
          <w:szCs w:val="24"/>
        </w:rPr>
        <w:t>upstream point sources</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w:t>
      </w:r>
      <w:commentRangeStart w:id="255"/>
      <w:commentRangeStart w:id="256"/>
      <w:r w:rsidR="00D02994">
        <w:rPr>
          <w:sz w:val="24"/>
          <w:szCs w:val="24"/>
        </w:rPr>
        <w:t>others</w:t>
      </w:r>
      <w:commentRangeEnd w:id="255"/>
      <w:r w:rsidR="00A32DDF">
        <w:rPr>
          <w:rStyle w:val="CommentReference"/>
        </w:rPr>
        <w:commentReference w:id="255"/>
      </w:r>
      <w:commentRangeEnd w:id="256"/>
      <w:r w:rsidR="00346467">
        <w:rPr>
          <w:rStyle w:val="CommentReference"/>
        </w:rPr>
        <w:commentReference w:id="256"/>
      </w:r>
      <w:r w:rsidR="00D02994">
        <w:rPr>
          <w:sz w:val="24"/>
          <w:szCs w:val="24"/>
        </w:rPr>
        <w:t>.</w:t>
      </w:r>
      <w:r w:rsidR="00D74AB6">
        <w:rPr>
          <w:sz w:val="24"/>
          <w:szCs w:val="24"/>
        </w:rPr>
        <w:t xml:space="preserve"> </w:t>
      </w:r>
      <w:r w:rsidR="000E1051">
        <w:rPr>
          <w:sz w:val="24"/>
          <w:szCs w:val="24"/>
        </w:rPr>
        <w:t>Hydrological</w:t>
      </w:r>
      <w:r>
        <w:rPr>
          <w:sz w:val="24"/>
          <w:szCs w:val="24"/>
        </w:rPr>
        <w:t xml:space="preserve"> factors may include</w:t>
      </w:r>
      <w:r w:rsidR="00D02994">
        <w:rPr>
          <w:sz w:val="24"/>
          <w:szCs w:val="24"/>
        </w:rPr>
        <w:t xml:space="preserve"> </w:t>
      </w:r>
      <w:r w:rsidR="000E508E">
        <w:rPr>
          <w:sz w:val="24"/>
          <w:szCs w:val="24"/>
        </w:rPr>
        <w:t>precipitation</w:t>
      </w:r>
      <w:r>
        <w:rPr>
          <w:sz w:val="24"/>
          <w:szCs w:val="24"/>
        </w:rPr>
        <w:t xml:space="preserve"> pattern</w:t>
      </w:r>
      <w:r w:rsidR="000E508E">
        <w:rPr>
          <w:sz w:val="24"/>
          <w:szCs w:val="24"/>
        </w:rPr>
        <w:t xml:space="preserve"> prior to sample date,</w:t>
      </w:r>
      <w:r w:rsidR="00D02994">
        <w:rPr>
          <w:sz w:val="24"/>
          <w:szCs w:val="24"/>
        </w:rPr>
        <w:t xml:space="preserv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7E0BE4">
        <w:rPr>
          <w:sz w:val="24"/>
          <w:szCs w:val="24"/>
        </w:rPr>
        <w:t>If conducted</w:t>
      </w:r>
      <w:r w:rsidR="00F93D51">
        <w:rPr>
          <w:sz w:val="24"/>
          <w:szCs w:val="24"/>
        </w:rPr>
        <w:t>, r</w:t>
      </w:r>
      <w:commentRangeStart w:id="257"/>
      <w:commentRangeStart w:id="258"/>
      <w:commentRangeStart w:id="259"/>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257"/>
      <w:r w:rsidR="006575FC">
        <w:rPr>
          <w:rStyle w:val="CommentReference"/>
        </w:rPr>
        <w:commentReference w:id="257"/>
      </w:r>
      <w:commentRangeEnd w:id="258"/>
      <w:r w:rsidR="00A32DDF">
        <w:rPr>
          <w:rStyle w:val="CommentReference"/>
        </w:rPr>
        <w:commentReference w:id="258"/>
      </w:r>
      <w:commentRangeEnd w:id="259"/>
      <w:r w:rsidR="00F93D51">
        <w:rPr>
          <w:rStyle w:val="CommentReference"/>
        </w:rPr>
        <w:commentReference w:id="259"/>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2602D4">
        <w:rPr>
          <w:sz w:val="24"/>
          <w:szCs w:val="24"/>
        </w:rPr>
        <w:t xml:space="preserve"> </w:t>
      </w:r>
      <w:r w:rsidR="002602D4">
        <w:rPr>
          <w:sz w:val="24"/>
          <w:szCs w:val="24"/>
        </w:rPr>
        <w:fldChar w:fldCharType="begin" w:fldLock="1">
          <w:fldData xml:space="preserve">ZQBKAHgAMQBVADEAMQB2ADIAegBZAFUALwBTAHUAQwBIAHYAWgBrAE8AYQBRAG8AVQBhAFMAQgBZ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</w:fldData>
        </w:fldChar>
      </w:r>
      <w:r w:rsidR="00EB3A69">
        <w:rPr>
          <w:sz w:val="24"/>
          <w:szCs w:val="24"/>
        </w:rPr>
        <w:instrText>ADDIN paperpile_citation &lt;clusterId&gt;W678K956G426D149&lt;/clusterId&gt;&lt;version&gt;0.6.11&lt;/version&gt;&lt;metadata&gt;&lt;citation&gt;&lt;id&gt;3729987f-3a23-4d85-819b-6ff0f72bfbb9&lt;/id&gt;&lt;no_author/&gt;&lt;prefix/&gt;&lt;suffix/&gt;&lt;locator/&gt;&lt;locator_label&gt;page&lt;/locator_label&gt;&lt;/citation&gt;&lt;/metadata&gt; \* MERGEFORMAT</w:instrText>
      </w:r>
      <w:r w:rsidR="002602D4">
        <w:rPr>
          <w:sz w:val="24"/>
          <w:szCs w:val="24"/>
        </w:rPr>
      </w:r>
      <w:r w:rsidR="002602D4">
        <w:rPr>
          <w:sz w:val="24"/>
          <w:szCs w:val="24"/>
        </w:rPr>
        <w:fldChar w:fldCharType="separate"/>
      </w:r>
      <w:r w:rsidR="00EB3A69">
        <w:rPr>
          <w:noProof/>
          <w:sz w:val="24"/>
          <w:szCs w:val="24"/>
        </w:rPr>
        <w:t>(Liptan and Santen 2017)</w:t>
      </w:r>
      <w:r w:rsidR="002602D4">
        <w:rPr>
          <w:sz w:val="24"/>
          <w:szCs w:val="24"/>
        </w:rPr>
        <w:fldChar w:fldCharType="end"/>
      </w:r>
      <w:r w:rsidR="00FB4DBB">
        <w:rPr>
          <w:sz w:val="24"/>
          <w:szCs w:val="24"/>
        </w:rPr>
        <w:t>.</w:t>
      </w:r>
      <w:r w:rsidR="00E9775F">
        <w:rPr>
          <w:sz w:val="24"/>
          <w:szCs w:val="24"/>
        </w:rPr>
        <w:t xml:space="preserve"> </w:t>
      </w:r>
    </w:p>
    <w:p w14:paraId="30EBF5B4" w14:textId="6ED62A4A" w:rsidR="004E3621" w:rsidRDefault="004E3621" w:rsidP="00FB4DBB">
      <w:pPr>
        <w:rPr>
          <w:sz w:val="24"/>
          <w:szCs w:val="24"/>
        </w:rPr>
      </w:pPr>
    </w:p>
    <w:p w14:paraId="540E4D63" w14:textId="585AFE63" w:rsidR="004E3621" w:rsidRDefault="004E3621" w:rsidP="004E3621">
      <w:pPr>
        <w:rPr>
          <w:sz w:val="24"/>
          <w:szCs w:val="24"/>
        </w:rPr>
      </w:pPr>
      <w:r>
        <w:rPr>
          <w:sz w:val="24"/>
          <w:szCs w:val="24"/>
        </w:rPr>
        <w:t>Some drivers of exceedances are suggested for 2019-2020 data without the more detailed approach previously discussed. For example, the annual spring melt event</w:t>
      </w:r>
      <w:r w:rsidR="003A3BF1">
        <w:rPr>
          <w:sz w:val="24"/>
          <w:szCs w:val="24"/>
        </w:rPr>
        <w:t xml:space="preserve"> </w:t>
      </w:r>
      <w:r w:rsidR="003A3BF1">
        <w:rPr>
          <w:sz w:val="24"/>
          <w:szCs w:val="24"/>
        </w:rPr>
        <w:fldChar w:fldCharType="begin" w:fldLock="1">
          <w:fldData xml:space="preserve">ZQBKAHgATgBVADEAdAB2ADIAagBBAFUALwBpAHQAUgBIAG4AZwBpADQARQB2AHMAMgBFAGgAbwBh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</w:fldData>
        </w:fldChar>
      </w:r>
      <w:r w:rsidR="003A3BF1">
        <w:rPr>
          <w:sz w:val="24"/>
          <w:szCs w:val="24"/>
        </w:rPr>
        <w:instrText>ADDIN paperpile_citation &lt;clusterId&gt;U612I962X343B164&lt;/clusterId&gt;&lt;version&gt;0.6.11&lt;/version&gt;&lt;metadata&gt;&lt;citation&gt;&lt;id&gt;8e6f12cc-3549-451f-9efc-0f3a9140194a&lt;/id&gt;&lt;no_author/&gt;&lt;prefix/&gt;&lt;suffix/&gt;&lt;locator/&gt;&lt;locator_label&gt;page&lt;/locator_label&gt;&lt;/citation&gt;&lt;/metadata&gt; \* MERGEFORMAT</w:instrText>
      </w:r>
      <w:r w:rsidR="003A3BF1">
        <w:rPr>
          <w:sz w:val="24"/>
          <w:szCs w:val="24"/>
        </w:rPr>
      </w:r>
      <w:r w:rsidR="003A3BF1">
        <w:rPr>
          <w:sz w:val="24"/>
          <w:szCs w:val="24"/>
        </w:rPr>
        <w:fldChar w:fldCharType="separate"/>
      </w:r>
      <w:r w:rsidR="003A3BF1">
        <w:rPr>
          <w:noProof/>
          <w:sz w:val="24"/>
          <w:szCs w:val="24"/>
        </w:rPr>
        <w:t>(USGS 2019)</w:t>
      </w:r>
      <w:r w:rsidR="003A3BF1">
        <w:rPr>
          <w:sz w:val="24"/>
          <w:szCs w:val="24"/>
        </w:rPr>
        <w:fldChar w:fldCharType="end"/>
      </w:r>
      <w:r>
        <w:rPr>
          <w:sz w:val="24"/>
          <w:szCs w:val="24"/>
        </w:rPr>
        <w:t xml:space="preserve"> </w:t>
      </w:r>
      <w:commentRangeStart w:id="260"/>
      <w:commentRangeStart w:id="261"/>
      <w:r>
        <w:rPr>
          <w:sz w:val="24"/>
          <w:szCs w:val="24"/>
        </w:rPr>
        <w:t>likely</w:t>
      </w:r>
      <w:commentRangeEnd w:id="260"/>
      <w:r>
        <w:rPr>
          <w:rStyle w:val="CommentReference"/>
        </w:rPr>
        <w:commentReference w:id="260"/>
      </w:r>
      <w:commentRangeEnd w:id="261"/>
      <w:r>
        <w:rPr>
          <w:rStyle w:val="CommentReference"/>
        </w:rPr>
        <w:commentReference w:id="261"/>
      </w:r>
      <w:r>
        <w:rPr>
          <w:sz w:val="24"/>
          <w:szCs w:val="24"/>
        </w:rPr>
        <w:t xml:space="preserve"> represents an important driver of timing of elevated metals concentrations in spring</w:t>
      </w:r>
      <w:r w:rsidR="00612130">
        <w:rPr>
          <w:sz w:val="24"/>
          <w:szCs w:val="24"/>
        </w:rPr>
        <w:t xml:space="preserve"> (e.g. Figure 7)</w:t>
      </w:r>
      <w:r>
        <w:rPr>
          <w:sz w:val="24"/>
          <w:szCs w:val="24"/>
        </w:rPr>
        <w:t>, because the meltwater contains months of particulate accumulation collected throughout the winter months</w:t>
      </w:r>
      <w:r w:rsidR="00BB4C99">
        <w:rPr>
          <w:sz w:val="24"/>
          <w:szCs w:val="24"/>
        </w:rPr>
        <w:t xml:space="preserve"> </w:t>
      </w:r>
      <w:r w:rsidR="002602D4">
        <w:rPr>
          <w:sz w:val="24"/>
          <w:szCs w:val="24"/>
        </w:rPr>
        <w:fldChar w:fldCharType="begin" w:fldLock="1">
          <w:fldData xml:space="preserve">ZQBKAHoATgBXAEYAdQBPADMATABnAFYAMwBRAHAAUgBIADQATQBFAEsARgBXAFQAMQBOAHUARwBr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</w:fldData>
        </w:fldChar>
      </w:r>
      <w:r w:rsidR="00FE7988">
        <w:rPr>
          <w:sz w:val="24"/>
          <w:szCs w:val="24"/>
        </w:rPr>
        <w:instrText>ADDIN paperpile_citation &lt;clusterId&gt;D662R929N319K193&lt;/clusterId&gt;&lt;version&gt;0.6.11&lt;/version&gt;&lt;metadata&gt;&lt;citation&gt;&lt;id&gt;b1dc4133-28ee-4919-a0e1-9c68a1871234&lt;/id&gt;&lt;no_author/&gt;&lt;prefix/&gt;&lt;suffix/&gt;&lt;locator/&gt;&lt;locator_label&gt;page&lt;/locator_label&gt;&lt;/citation&gt;&lt;citation&gt;&lt;id&gt;2a24092c-cb4c-4d02-b147-b905fad97d6b&lt;/id&gt;&lt;no_author/&gt;&lt;prefix/&gt;&lt;suffix/&gt;&lt;locator/&gt;&lt;locator_label&gt;page&lt;/locator_label&gt;&lt;/citation&gt;&lt;/metadata&gt; \* MERGEFORMAT</w:instrText>
      </w:r>
      <w:r w:rsidR="00FE7988">
        <w:rPr>
          <w:sz w:val="24"/>
          <w:szCs w:val="24"/>
        </w:rPr>
      </w:r>
      <w:r w:rsidR="002602D4">
        <w:rPr>
          <w:sz w:val="24"/>
          <w:szCs w:val="24"/>
        </w:rPr>
        <w:fldChar w:fldCharType="separate"/>
      </w:r>
      <w:r w:rsidR="00FE7988">
        <w:rPr>
          <w:noProof/>
          <w:sz w:val="24"/>
          <w:szCs w:val="24"/>
        </w:rPr>
        <w:t>(Gouin et al. 2010; Blecken et al. 2012)</w:t>
      </w:r>
      <w:r w:rsidR="002602D4">
        <w:rPr>
          <w:sz w:val="24"/>
          <w:szCs w:val="24"/>
        </w:rPr>
        <w:fldChar w:fldCharType="end"/>
      </w:r>
      <w:r>
        <w:rPr>
          <w:sz w:val="24"/>
          <w:szCs w:val="24"/>
        </w:rPr>
        <w:t xml:space="preserve">. Additionally, a period of precipitation following a long drought in summer may also be a driver of </w:t>
      </w:r>
      <w:commentRangeStart w:id="262"/>
      <w:commentRangeStart w:id="263"/>
      <w:r>
        <w:rPr>
          <w:sz w:val="24"/>
          <w:szCs w:val="24"/>
        </w:rPr>
        <w:t>spikes in metals concentrations</w:t>
      </w:r>
      <w:commentRangeEnd w:id="262"/>
      <w:r>
        <w:rPr>
          <w:rStyle w:val="CommentReference"/>
        </w:rPr>
        <w:commentReference w:id="262"/>
      </w:r>
      <w:commentRangeEnd w:id="263"/>
      <w:r>
        <w:rPr>
          <w:rStyle w:val="CommentReference"/>
        </w:rPr>
        <w:commentReference w:id="263"/>
      </w:r>
      <w:r w:rsidR="00612130">
        <w:rPr>
          <w:sz w:val="24"/>
          <w:szCs w:val="24"/>
        </w:rPr>
        <w:t xml:space="preserve">, </w:t>
      </w:r>
      <w:r>
        <w:rPr>
          <w:sz w:val="24"/>
          <w:szCs w:val="24"/>
        </w:rPr>
        <w:t>as accumulated particles are flushed into the watershed</w:t>
      </w:r>
      <w:r w:rsidR="00AA7D17">
        <w:rPr>
          <w:sz w:val="24"/>
          <w:szCs w:val="24"/>
        </w:rPr>
        <w:t xml:space="preserve"> </w:t>
      </w:r>
      <w:r w:rsidR="00AA7D17">
        <w:rPr>
          <w:sz w:val="24"/>
          <w:szCs w:val="24"/>
        </w:rPr>
        <w:fldChar w:fldCharType="begin" w:fldLock="1">
          <w:fldData xml:space="preserve">ZQBKAHoATgBXAEkAdAB1ADIAMABpAFcALwBaAFcAQwBnAEQARwA2AEEAWgBGAG0AOABVADAAMwBo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==
</w:fldData>
        </w:fldChar>
      </w:r>
      <w:r w:rsidR="00F07950">
        <w:rPr>
          <w:sz w:val="24"/>
          <w:szCs w:val="24"/>
        </w:rPr>
        <w:instrText>ADDIN paperpile_citation &lt;clusterId&gt;I221P278L668J352&lt;/clusterId&gt;&lt;version&gt;0.6.11&lt;/version&gt;&lt;metadata&gt;&lt;citation&gt;&lt;id&gt;a287158f-cf69-4a5c-9919-d157a97d96e4&lt;/id&gt;&lt;no_author/&gt;&lt;prefix/&gt;&lt;suffix/&gt;&lt;locator/&gt;&lt;locator_label&gt;page&lt;/locator_label&gt;&lt;/citation&gt;&lt;citation&gt;&lt;id&gt;ca5d9db3-213d-4169-a791-bc03540a8225&lt;/id&gt;&lt;no_author/&gt;&lt;prefix/&gt;&lt;suffix/&gt;&lt;locator/&gt;&lt;locator_label&gt;page&lt;/locator_label&gt;&lt;/citation&gt;&lt;citation&gt;&lt;id&gt;c8cfc6e7-d211-41e7-8f22-2cb68fb17d71&lt;/id&gt;&lt;no_author/&gt;&lt;prefix/&gt;&lt;suffix/&gt;&lt;locator/&gt;&lt;locator_label&gt;page&lt;/locator_label&gt;&lt;/citation&gt;&lt;/metadata&gt; \* MERGEFORMAT</w:instrText>
      </w:r>
      <w:r w:rsidR="00AA7D17">
        <w:rPr>
          <w:sz w:val="24"/>
          <w:szCs w:val="24"/>
        </w:rPr>
      </w:r>
      <w:r w:rsidR="00AA7D17">
        <w:rPr>
          <w:sz w:val="24"/>
          <w:szCs w:val="24"/>
        </w:rPr>
        <w:fldChar w:fldCharType="separate"/>
      </w:r>
      <w:r w:rsidR="00F07950">
        <w:rPr>
          <w:noProof/>
          <w:sz w:val="24"/>
          <w:szCs w:val="24"/>
        </w:rPr>
        <w:t>(Prestes et al. 2006; Lau et al. 2009; Schiff and Tiefenthaler 2011)</w:t>
      </w:r>
      <w:r w:rsidR="00AA7D17">
        <w:rPr>
          <w:sz w:val="24"/>
          <w:szCs w:val="24"/>
        </w:rPr>
        <w:fldChar w:fldCharType="end"/>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bookmarkStart w:id="264" w:name="_Toc70871358"/>
      <w:r>
        <w:rPr>
          <w:sz w:val="28"/>
          <w:szCs w:val="28"/>
        </w:rPr>
        <w:t>Research recommendations</w:t>
      </w:r>
      <w:bookmarkEnd w:id="264"/>
    </w:p>
    <w:p w14:paraId="5760BB77" w14:textId="5BEDDD06" w:rsidR="00370AB4" w:rsidRDefault="00370AB4" w:rsidP="00175C94">
      <w:pPr>
        <w:rPr>
          <w:sz w:val="24"/>
          <w:szCs w:val="24"/>
        </w:rPr>
      </w:pPr>
    </w:p>
    <w:p w14:paraId="79BA947E" w14:textId="5F148EE2" w:rsidR="007A0AF9" w:rsidRDefault="000A6529" w:rsidP="00856719">
      <w:pPr>
        <w:rPr>
          <w:sz w:val="24"/>
          <w:szCs w:val="24"/>
        </w:rPr>
      </w:pPr>
      <w:r>
        <w:rPr>
          <w:sz w:val="24"/>
          <w:szCs w:val="24"/>
        </w:rPr>
        <w:t>The</w:t>
      </w:r>
      <w:r w:rsidR="007A0AF9">
        <w:rPr>
          <w:sz w:val="24"/>
          <w:szCs w:val="24"/>
        </w:rPr>
        <w:t xml:space="preserve"> results</w:t>
      </w:r>
      <w:r>
        <w:rPr>
          <w:sz w:val="24"/>
          <w:szCs w:val="24"/>
        </w:rPr>
        <w:t xml:space="preserve"> described in this work highlight</w:t>
      </w:r>
      <w:r w:rsidR="00B46303">
        <w:rPr>
          <w:sz w:val="24"/>
          <w:szCs w:val="24"/>
        </w:rPr>
        <w:t>s</w:t>
      </w:r>
      <w:r>
        <w:rPr>
          <w:sz w:val="24"/>
          <w:szCs w:val="24"/>
        </w:rPr>
        <w:t xml:space="preserve"> the strengths and limitations of how instantaneous</w:t>
      </w:r>
      <w:r w:rsidR="00B46303">
        <w:rPr>
          <w:sz w:val="24"/>
          <w:szCs w:val="24"/>
        </w:rPr>
        <w:t xml:space="preserve"> grab sample</w:t>
      </w:r>
      <w:r>
        <w:rPr>
          <w:sz w:val="24"/>
          <w:szCs w:val="24"/>
        </w:rPr>
        <w:t xml:space="preserve"> data may be applied towards</w:t>
      </w:r>
      <w:r w:rsidR="00DF00C9">
        <w:rPr>
          <w:sz w:val="24"/>
          <w:szCs w:val="24"/>
        </w:rPr>
        <w:t xml:space="preserve"> understanding water quality in broader extents of space and time in the Kenai River wate</w:t>
      </w:r>
      <w:r w:rsidR="007A0AF9">
        <w:rPr>
          <w:sz w:val="24"/>
          <w:szCs w:val="24"/>
        </w:rPr>
        <w:t>r</w:t>
      </w:r>
      <w:r w:rsidR="00DF00C9">
        <w:rPr>
          <w:sz w:val="24"/>
          <w:szCs w:val="24"/>
        </w:rPr>
        <w:t>shed.</w:t>
      </w:r>
      <w:r w:rsidR="007A0AF9">
        <w:rPr>
          <w:sz w:val="24"/>
          <w:szCs w:val="24"/>
        </w:rPr>
        <w:t xml:space="preserve"> </w:t>
      </w:r>
      <w:r>
        <w:rPr>
          <w:sz w:val="24"/>
          <w:szCs w:val="24"/>
        </w:rPr>
        <w:t>Along with other efforts to synthesize and apply</w:t>
      </w:r>
      <w:r w:rsidR="00D33B00">
        <w:rPr>
          <w:sz w:val="24"/>
          <w:szCs w:val="24"/>
        </w:rPr>
        <w:t xml:space="preserve"> the region’s</w:t>
      </w:r>
      <w:r>
        <w:rPr>
          <w:sz w:val="24"/>
          <w:szCs w:val="24"/>
        </w:rPr>
        <w:t xml:space="preserve"> long-term water quality </w:t>
      </w:r>
      <w:r w:rsidR="00D33B00">
        <w:rPr>
          <w:sz w:val="24"/>
          <w:szCs w:val="24"/>
        </w:rPr>
        <w:t>data</w:t>
      </w:r>
      <w:r>
        <w:rPr>
          <w:sz w:val="24"/>
          <w:szCs w:val="24"/>
        </w:rPr>
        <w:t xml:space="preserve"> </w:t>
      </w:r>
      <w:r w:rsidR="00DF00C9">
        <w:rPr>
          <w:sz w:val="24"/>
          <w:szCs w:val="24"/>
        </w:rPr>
        <w:fldChar w:fldCharType="begin" w:fldLock="1">
          <w:fldData xml:space="preserve">ZQBKAHgAMQBWAE0AdAB1ADQAegBZAFUALwBSAFYAQwBpADYANABrAG0ANQBSAEYAUwBjAHgAcwA2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</w:fldData>
        </w:fldChar>
      </w:r>
      <w:r w:rsidR="000A1240">
        <w:rPr>
          <w:sz w:val="24"/>
          <w:szCs w:val="24"/>
        </w:rPr>
        <w:instrText>ADDIN paperpile_citation &lt;clusterId&gt;W173K439Z721D444&lt;/clusterId&gt;&lt;version&gt;0.6.11&lt;/version&gt;&lt;metadata&gt;&lt;citation&gt;&lt;id&gt;46254465-5a4c-441e-998c-5066a9965781&lt;/id&gt;&lt;no_author/&gt;&lt;prefix/&gt;&lt;suffix/&gt;&lt;locator/&gt;&lt;locator_label&gt;page&lt;/locator_label&gt;&lt;/citation&gt;&lt;/metadata&gt; \* MERGEFORMAT</w:instrText>
      </w:r>
      <w:r w:rsidR="00DF00C9">
        <w:rPr>
          <w:sz w:val="24"/>
          <w:szCs w:val="24"/>
        </w:rPr>
      </w:r>
      <w:r w:rsidR="00DF00C9">
        <w:rPr>
          <w:sz w:val="24"/>
          <w:szCs w:val="24"/>
        </w:rPr>
        <w:fldChar w:fldCharType="separate"/>
      </w:r>
      <w:r w:rsidR="00DF00C9">
        <w:rPr>
          <w:noProof/>
          <w:sz w:val="24"/>
          <w:szCs w:val="24"/>
        </w:rPr>
        <w:t>(Guerron Orejuela 2017)</w:t>
      </w:r>
      <w:r w:rsidR="00DF00C9">
        <w:rPr>
          <w:sz w:val="24"/>
          <w:szCs w:val="24"/>
        </w:rPr>
        <w:fldChar w:fldCharType="end"/>
      </w:r>
      <w:r w:rsidR="007A0AF9">
        <w:rPr>
          <w:sz w:val="24"/>
          <w:szCs w:val="24"/>
        </w:rPr>
        <w:t xml:space="preserve">, the results support growing evidence of </w:t>
      </w:r>
      <w:r w:rsidR="00AC2C48">
        <w:rPr>
          <w:sz w:val="24"/>
          <w:szCs w:val="24"/>
        </w:rPr>
        <w:t>elevated dissolved zinc and copper levels</w:t>
      </w:r>
      <w:r w:rsidR="00A37EC1">
        <w:rPr>
          <w:sz w:val="24"/>
          <w:szCs w:val="24"/>
        </w:rPr>
        <w:t xml:space="preserve"> in limited parts of the lower Kenai River watershed region.</w:t>
      </w:r>
      <w:r w:rsidR="00024A03">
        <w:rPr>
          <w:sz w:val="24"/>
          <w:szCs w:val="24"/>
        </w:rPr>
        <w:t xml:space="preserve"> </w:t>
      </w:r>
      <w:r w:rsidR="007A0AF9">
        <w:rPr>
          <w:sz w:val="24"/>
          <w:szCs w:val="24"/>
        </w:rPr>
        <w:t>While the</w:t>
      </w:r>
      <w:r w:rsidR="006B6142">
        <w:rPr>
          <w:sz w:val="24"/>
          <w:szCs w:val="24"/>
        </w:rPr>
        <w:t xml:space="preserve"> specific</w:t>
      </w:r>
      <w:r w:rsidR="007A0AF9">
        <w:rPr>
          <w:sz w:val="24"/>
          <w:szCs w:val="24"/>
        </w:rPr>
        <w:t xml:space="preserve"> </w:t>
      </w:r>
      <w:r w:rsidR="006B6142">
        <w:rPr>
          <w:sz w:val="24"/>
          <w:szCs w:val="24"/>
        </w:rPr>
        <w:t>factors most responsible for these elevated levels</w:t>
      </w:r>
      <w:r w:rsidR="00A37EC1">
        <w:rPr>
          <w:sz w:val="24"/>
          <w:szCs w:val="24"/>
        </w:rPr>
        <w:t xml:space="preserve"> have yet to be fully elucidated, the present study indicates</w:t>
      </w:r>
      <w:r w:rsidR="00AC2C48">
        <w:rPr>
          <w:sz w:val="24"/>
          <w:szCs w:val="24"/>
        </w:rPr>
        <w:t xml:space="preserve"> the need for</w:t>
      </w:r>
      <w:r w:rsidR="007A0AF9">
        <w:rPr>
          <w:sz w:val="24"/>
          <w:szCs w:val="24"/>
        </w:rPr>
        <w:t xml:space="preserve"> pro</w:t>
      </w:r>
      <w:r w:rsidR="00AC2C48">
        <w:rPr>
          <w:sz w:val="24"/>
          <w:szCs w:val="24"/>
        </w:rPr>
        <w:t xml:space="preserve">active solutions directed towards a.) </w:t>
      </w:r>
      <w:proofErr w:type="gramStart"/>
      <w:r w:rsidR="00AC2C48">
        <w:rPr>
          <w:sz w:val="24"/>
          <w:szCs w:val="24"/>
        </w:rPr>
        <w:t>sampling</w:t>
      </w:r>
      <w:proofErr w:type="gramEnd"/>
      <w:r w:rsidR="00AC2C48">
        <w:rPr>
          <w:sz w:val="24"/>
          <w:szCs w:val="24"/>
        </w:rPr>
        <w:t xml:space="preserve"> methodology and interpretation, and b.) </w:t>
      </w:r>
      <w:proofErr w:type="gramStart"/>
      <w:r w:rsidR="00AC2C48">
        <w:rPr>
          <w:sz w:val="24"/>
          <w:szCs w:val="24"/>
        </w:rPr>
        <w:t>applying</w:t>
      </w:r>
      <w:proofErr w:type="gramEnd"/>
      <w:r w:rsidR="00AC2C48">
        <w:rPr>
          <w:sz w:val="24"/>
          <w:szCs w:val="24"/>
        </w:rPr>
        <w:t xml:space="preserve"> spatially explicit data</w:t>
      </w:r>
      <w:r w:rsidR="0099118B">
        <w:rPr>
          <w:sz w:val="24"/>
          <w:szCs w:val="24"/>
        </w:rPr>
        <w:t xml:space="preserve"> to help choose where storm water</w:t>
      </w:r>
      <w:r w:rsidR="006B6142">
        <w:rPr>
          <w:sz w:val="24"/>
          <w:szCs w:val="24"/>
        </w:rPr>
        <w:t xml:space="preserve"> infrastructure improvements will be most valuable</w:t>
      </w:r>
      <w:r w:rsidR="0099118B">
        <w:rPr>
          <w:sz w:val="24"/>
          <w:szCs w:val="24"/>
        </w:rPr>
        <w:t>.</w:t>
      </w:r>
    </w:p>
    <w:p w14:paraId="00F2E570" w14:textId="7D75D90E" w:rsidR="000A6529" w:rsidRDefault="000A6529" w:rsidP="00856719">
      <w:pPr>
        <w:rPr>
          <w:sz w:val="24"/>
          <w:szCs w:val="24"/>
        </w:rPr>
      </w:pPr>
    </w:p>
    <w:p w14:paraId="3378E29D" w14:textId="1EA48364" w:rsidR="00ED09A4" w:rsidRPr="00ED09A4" w:rsidRDefault="006B6142" w:rsidP="00ED09A4">
      <w:pPr>
        <w:pStyle w:val="Heading5"/>
        <w:rPr>
          <w:color w:val="auto"/>
          <w:sz w:val="24"/>
          <w:szCs w:val="24"/>
        </w:rPr>
      </w:pPr>
      <w:r w:rsidRPr="0074780D">
        <w:rPr>
          <w:color w:val="auto"/>
          <w:sz w:val="24"/>
          <w:szCs w:val="24"/>
        </w:rPr>
        <w:t>Sampling Methodology</w:t>
      </w:r>
    </w:p>
    <w:p w14:paraId="65A50CB5" w14:textId="77777777" w:rsidR="00ED09A4" w:rsidRDefault="00ED09A4" w:rsidP="00856719">
      <w:pPr>
        <w:rPr>
          <w:sz w:val="24"/>
          <w:szCs w:val="24"/>
        </w:rPr>
      </w:pPr>
    </w:p>
    <w:p w14:paraId="0BAE9791" w14:textId="69D770A7" w:rsidR="00ED09A4" w:rsidRDefault="00A84E71" w:rsidP="00856719">
      <w:pPr>
        <w:rPr>
          <w:sz w:val="24"/>
          <w:szCs w:val="24"/>
        </w:rPr>
      </w:pPr>
      <w:r>
        <w:rPr>
          <w:sz w:val="24"/>
          <w:szCs w:val="24"/>
        </w:rPr>
        <w:t>As described in the results section, t</w:t>
      </w:r>
      <w:r w:rsidR="00ED09A4">
        <w:rPr>
          <w:sz w:val="24"/>
          <w:szCs w:val="24"/>
        </w:rPr>
        <w:t>he mean percent diffe</w:t>
      </w:r>
      <w:r w:rsidR="009E1B59">
        <w:rPr>
          <w:sz w:val="24"/>
          <w:szCs w:val="24"/>
        </w:rPr>
        <w:t xml:space="preserve">rence between replicate samples did not </w:t>
      </w:r>
      <w:r w:rsidR="00ED09A4">
        <w:rPr>
          <w:sz w:val="24"/>
          <w:szCs w:val="24"/>
        </w:rPr>
        <w:t>meet da</w:t>
      </w:r>
      <w:r w:rsidR="009E1B59">
        <w:rPr>
          <w:sz w:val="24"/>
          <w:szCs w:val="24"/>
        </w:rPr>
        <w:t xml:space="preserve">ta quality objectives </w:t>
      </w:r>
      <w:r w:rsidR="00ED09A4">
        <w:rPr>
          <w:sz w:val="24"/>
          <w:szCs w:val="24"/>
        </w:rPr>
        <w:t xml:space="preserve">in the project’s quality assurance plan, indicating a </w:t>
      </w:r>
      <w:r w:rsidR="009E1B59">
        <w:rPr>
          <w:sz w:val="24"/>
          <w:szCs w:val="24"/>
        </w:rPr>
        <w:t xml:space="preserve">need to investigate ways to ensure that sampling protocols can satisfy data quality objectives in the future.  </w:t>
      </w:r>
      <w:r>
        <w:rPr>
          <w:sz w:val="24"/>
          <w:szCs w:val="24"/>
        </w:rPr>
        <w:t xml:space="preserve">A suggested course of action to address this issue could include a.) </w:t>
      </w:r>
      <w:proofErr w:type="gramStart"/>
      <w:r>
        <w:rPr>
          <w:sz w:val="24"/>
          <w:szCs w:val="24"/>
        </w:rPr>
        <w:t>reviewing</w:t>
      </w:r>
      <w:proofErr w:type="gramEnd"/>
      <w:r>
        <w:rPr>
          <w:sz w:val="24"/>
          <w:szCs w:val="24"/>
        </w:rPr>
        <w:t xml:space="preserve"> all available KRBWQM replicate sample data from year 2000 – present for spatial and temporal patterns in level of replicate sample variation, and b.) </w:t>
      </w:r>
      <w:proofErr w:type="gramStart"/>
      <w:r>
        <w:rPr>
          <w:sz w:val="24"/>
          <w:szCs w:val="24"/>
        </w:rPr>
        <w:t>performing</w:t>
      </w:r>
      <w:proofErr w:type="gramEnd"/>
      <w:r>
        <w:rPr>
          <w:sz w:val="24"/>
          <w:szCs w:val="24"/>
        </w:rPr>
        <w:t xml:space="preserve"> a </w:t>
      </w:r>
      <w:r w:rsidR="0055704A">
        <w:rPr>
          <w:sz w:val="24"/>
          <w:szCs w:val="24"/>
        </w:rPr>
        <w:t>literature review to examine successful methods of how this issue has been addressed in other research and monitoring programs.</w:t>
      </w:r>
    </w:p>
    <w:p w14:paraId="0EF137D5" w14:textId="68210A27" w:rsidR="00ED09A4" w:rsidRDefault="00ED09A4" w:rsidP="00856719">
      <w:pPr>
        <w:rPr>
          <w:sz w:val="24"/>
          <w:szCs w:val="24"/>
        </w:rPr>
      </w:pPr>
    </w:p>
    <w:p w14:paraId="1E507ACC" w14:textId="7D6DAC2E" w:rsidR="0055704A" w:rsidRDefault="00960351" w:rsidP="00856719">
      <w:pPr>
        <w:rPr>
          <w:sz w:val="24"/>
          <w:szCs w:val="24"/>
        </w:rPr>
      </w:pPr>
      <w:r>
        <w:rPr>
          <w:sz w:val="24"/>
          <w:szCs w:val="24"/>
        </w:rPr>
        <w:t>O</w:t>
      </w:r>
      <w:r w:rsidR="00ED09A4">
        <w:rPr>
          <w:sz w:val="24"/>
          <w:szCs w:val="24"/>
        </w:rPr>
        <w:t xml:space="preserve">ne </w:t>
      </w:r>
      <w:r w:rsidR="0055704A">
        <w:rPr>
          <w:sz w:val="24"/>
          <w:szCs w:val="24"/>
        </w:rPr>
        <w:t xml:space="preserve">additional </w:t>
      </w:r>
      <w:r w:rsidR="00ED09A4">
        <w:rPr>
          <w:sz w:val="24"/>
          <w:szCs w:val="24"/>
        </w:rPr>
        <w:t>aspect of the exceeda</w:t>
      </w:r>
      <w:r>
        <w:rPr>
          <w:sz w:val="24"/>
          <w:szCs w:val="24"/>
        </w:rPr>
        <w:t>nces observed in this study that</w:t>
      </w:r>
      <w:r w:rsidR="0055704A">
        <w:rPr>
          <w:sz w:val="24"/>
          <w:szCs w:val="24"/>
        </w:rPr>
        <w:t xml:space="preserve"> the current dataset is unable to address is the</w:t>
      </w:r>
      <w:r w:rsidR="00A81494">
        <w:rPr>
          <w:sz w:val="24"/>
          <w:szCs w:val="24"/>
        </w:rPr>
        <w:t xml:space="preserve"> </w:t>
      </w:r>
      <w:r w:rsidR="0074780D">
        <w:rPr>
          <w:sz w:val="24"/>
          <w:szCs w:val="24"/>
        </w:rPr>
        <w:t xml:space="preserve">temporal </w:t>
      </w:r>
      <w:r w:rsidR="00A81494">
        <w:rPr>
          <w:sz w:val="24"/>
          <w:szCs w:val="24"/>
        </w:rPr>
        <w:t>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265"/>
      <w:commentRangeStart w:id="266"/>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w:t>
      </w:r>
      <w:r w:rsidR="0055704A">
        <w:rPr>
          <w:sz w:val="24"/>
          <w:szCs w:val="24"/>
        </w:rPr>
        <w:t>r watershed region c</w:t>
      </w:r>
      <w:r w:rsidR="00545353">
        <w:rPr>
          <w:sz w:val="24"/>
          <w:szCs w:val="24"/>
        </w:rPr>
        <w:t>ould help to pinpoint temporal drivers of exceedances</w:t>
      </w:r>
      <w:commentRangeEnd w:id="265"/>
      <w:r w:rsidR="00F95215">
        <w:rPr>
          <w:rStyle w:val="CommentReference"/>
        </w:rPr>
        <w:commentReference w:id="265"/>
      </w:r>
      <w:commentRangeEnd w:id="266"/>
      <w:r w:rsidR="004E3621">
        <w:rPr>
          <w:rStyle w:val="CommentReference"/>
        </w:rPr>
        <w:commentReference w:id="266"/>
      </w:r>
      <w:r w:rsidR="00545353">
        <w:rPr>
          <w:sz w:val="24"/>
          <w:szCs w:val="24"/>
        </w:rPr>
        <w:t>.</w:t>
      </w:r>
      <w:r w:rsidR="00D74AB6">
        <w:rPr>
          <w:sz w:val="24"/>
          <w:szCs w:val="24"/>
        </w:rPr>
        <w:t xml:space="preserve"> </w:t>
      </w:r>
      <w:r w:rsidR="0055704A">
        <w:rPr>
          <w:sz w:val="24"/>
          <w:szCs w:val="24"/>
        </w:rPr>
        <w:t xml:space="preserve">The most appropriate site for this expanded monitoring could </w:t>
      </w:r>
      <w:r w:rsidR="0055704A">
        <w:rPr>
          <w:sz w:val="24"/>
          <w:szCs w:val="24"/>
        </w:rPr>
        <w:lastRenderedPageBreak/>
        <w:t>be</w:t>
      </w:r>
      <w:r w:rsidR="005B1BCB">
        <w:rPr>
          <w:sz w:val="24"/>
          <w:szCs w:val="24"/>
        </w:rPr>
        <w:t xml:space="preserve"> identified as</w:t>
      </w:r>
      <w:r w:rsidR="0055704A">
        <w:rPr>
          <w:sz w:val="24"/>
          <w:szCs w:val="24"/>
        </w:rPr>
        <w:t xml:space="preserve"> those sites which have seen most frequent exceedances throughout the duration of monitoring from 2000 – present.</w:t>
      </w:r>
    </w:p>
    <w:p w14:paraId="3D744455" w14:textId="426358D8" w:rsidR="0074780D" w:rsidRDefault="0074780D" w:rsidP="00856719">
      <w:pPr>
        <w:rPr>
          <w:sz w:val="24"/>
          <w:szCs w:val="24"/>
        </w:rPr>
      </w:pPr>
    </w:p>
    <w:p w14:paraId="6D005CF7" w14:textId="34FF6245" w:rsidR="00FE7988" w:rsidRDefault="00C47AA2" w:rsidP="00FE7988">
      <w:pPr>
        <w:rPr>
          <w:sz w:val="24"/>
          <w:szCs w:val="24"/>
        </w:rPr>
      </w:pPr>
      <w:r>
        <w:rPr>
          <w:sz w:val="24"/>
          <w:szCs w:val="24"/>
        </w:rPr>
        <w:t>Applying n</w:t>
      </w:r>
      <w:r w:rsidR="005C1AC7">
        <w:rPr>
          <w:sz w:val="24"/>
          <w:szCs w:val="24"/>
        </w:rPr>
        <w:t>ew field sampling te</w:t>
      </w:r>
      <w:r w:rsidR="005D3E2F">
        <w:rPr>
          <w:sz w:val="24"/>
          <w:szCs w:val="24"/>
        </w:rPr>
        <w:t>chniques could also</w:t>
      </w:r>
      <w:r w:rsidR="0074780D">
        <w:rPr>
          <w:sz w:val="24"/>
          <w:szCs w:val="24"/>
        </w:rPr>
        <w:t xml:space="preserve"> offer</w:t>
      </w:r>
      <w:r w:rsidR="005C1AC7">
        <w:rPr>
          <w:sz w:val="24"/>
          <w:szCs w:val="24"/>
        </w:rPr>
        <w:t xml:space="preserve">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w:t>
      </w:r>
      <w:commentRangeStart w:id="267"/>
      <w:commentRangeStart w:id="268"/>
      <w:r w:rsidR="00D67290">
        <w:rPr>
          <w:sz w:val="24"/>
          <w:szCs w:val="24"/>
        </w:rPr>
        <w:t>conductance (total dissolved ions)</w:t>
      </w:r>
      <w:r w:rsidR="00545353">
        <w:rPr>
          <w:sz w:val="24"/>
          <w:szCs w:val="24"/>
        </w:rPr>
        <w:t xml:space="preserve">, </w:t>
      </w:r>
      <w:commentRangeEnd w:id="267"/>
      <w:r w:rsidR="00F95215">
        <w:rPr>
          <w:rStyle w:val="CommentReference"/>
        </w:rPr>
        <w:commentReference w:id="267"/>
      </w:r>
      <w:commentRangeEnd w:id="268"/>
      <w:r w:rsidR="00EC6CCD">
        <w:rPr>
          <w:rStyle w:val="CommentReference"/>
        </w:rPr>
        <w:commentReference w:id="268"/>
      </w:r>
      <w:r w:rsidR="00545353">
        <w:rPr>
          <w:sz w:val="24"/>
          <w:szCs w:val="24"/>
        </w:rPr>
        <w:t>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269"/>
      <w:commentRangeStart w:id="270"/>
      <w:r w:rsidR="00545353">
        <w:rPr>
          <w:sz w:val="24"/>
          <w:szCs w:val="24"/>
        </w:rPr>
        <w:t>grab samples and continuous</w:t>
      </w:r>
      <w:r w:rsidR="0018024D">
        <w:rPr>
          <w:sz w:val="24"/>
          <w:szCs w:val="24"/>
        </w:rPr>
        <w:t>ly deployed</w:t>
      </w:r>
      <w:r w:rsidR="00545353">
        <w:rPr>
          <w:sz w:val="24"/>
          <w:szCs w:val="24"/>
        </w:rPr>
        <w:t xml:space="preserve"> sondes </w:t>
      </w:r>
      <w:commentRangeEnd w:id="269"/>
      <w:r w:rsidR="00F95215">
        <w:rPr>
          <w:rStyle w:val="CommentReference"/>
        </w:rPr>
        <w:commentReference w:id="269"/>
      </w:r>
      <w:commentRangeEnd w:id="270"/>
      <w:r w:rsidR="00F93D51">
        <w:rPr>
          <w:rStyle w:val="CommentReference"/>
        </w:rPr>
        <w:commentReference w:id="270"/>
      </w:r>
      <w:r w:rsidR="00894AF6">
        <w:rPr>
          <w:sz w:val="24"/>
          <w:szCs w:val="24"/>
        </w:rPr>
        <w:t>c</w:t>
      </w:r>
      <w:r w:rsidR="00545353">
        <w:rPr>
          <w:sz w:val="24"/>
          <w:szCs w:val="24"/>
        </w:rPr>
        <w:t>ould provide insight as to which method is most economical and appropriate for long term monitoring efforts.</w:t>
      </w:r>
      <w:r w:rsidR="00D74AB6">
        <w:rPr>
          <w:sz w:val="24"/>
          <w:szCs w:val="24"/>
        </w:rPr>
        <w:t xml:space="preserve"> </w:t>
      </w:r>
    </w:p>
    <w:p w14:paraId="4469CA9B" w14:textId="77777777" w:rsidR="00FE7988" w:rsidRDefault="00FE7988" w:rsidP="00FE7988">
      <w:pPr>
        <w:rPr>
          <w:sz w:val="24"/>
          <w:szCs w:val="24"/>
        </w:rPr>
      </w:pPr>
    </w:p>
    <w:p w14:paraId="4D563071" w14:textId="0F2CADC5" w:rsidR="00FE7988" w:rsidRDefault="00FE7988" w:rsidP="00FE7988">
      <w:pPr>
        <w:rPr>
          <w:sz w:val="24"/>
          <w:szCs w:val="24"/>
        </w:rPr>
      </w:pPr>
      <w:r>
        <w:rPr>
          <w:sz w:val="24"/>
          <w:szCs w:val="24"/>
        </w:rPr>
        <w:t>Finally, n</w:t>
      </w:r>
      <w:r w:rsidRPr="00FE7988">
        <w:rPr>
          <w:sz w:val="24"/>
          <w:szCs w:val="24"/>
        </w:rPr>
        <w:t xml:space="preserve">ew knowledge of the characteristics and effects of urban runoff pollution on freshwater aquatic communities are continuously being discovered </w:t>
      </w:r>
      <w:r w:rsidRPr="00FE7988">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Pr="00FE7988">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Pr="00FE7988">
        <w:rPr>
          <w:sz w:val="24"/>
          <w:szCs w:val="24"/>
        </w:rPr>
      </w:r>
      <w:r w:rsidRPr="00FE7988">
        <w:rPr>
          <w:sz w:val="24"/>
          <w:szCs w:val="24"/>
        </w:rPr>
        <w:fldChar w:fldCharType="separate"/>
      </w:r>
      <w:r w:rsidRPr="00FE7988">
        <w:rPr>
          <w:noProof/>
          <w:sz w:val="24"/>
          <w:szCs w:val="24"/>
        </w:rPr>
        <w:t>(Tian et al. 2020)</w:t>
      </w:r>
      <w:r w:rsidRPr="00FE7988">
        <w:rPr>
          <w:sz w:val="24"/>
          <w:szCs w:val="24"/>
        </w:rPr>
        <w:fldChar w:fldCharType="end"/>
      </w:r>
      <w:r w:rsidRPr="00FE7988">
        <w:rPr>
          <w:sz w:val="24"/>
          <w:szCs w:val="24"/>
        </w:rPr>
        <w:t>, thus regular assessment of water quality monitoring priorities based on updated knowledge is critical.</w:t>
      </w:r>
    </w:p>
    <w:p w14:paraId="293315DD" w14:textId="27F6906C" w:rsidR="005B1BCB" w:rsidRDefault="005B1BCB" w:rsidP="00856719">
      <w:pPr>
        <w:rPr>
          <w:sz w:val="24"/>
          <w:szCs w:val="24"/>
        </w:rPr>
      </w:pPr>
    </w:p>
    <w:p w14:paraId="2CA9529E" w14:textId="6A6B5A40" w:rsidR="00C94356" w:rsidRPr="00894AF6" w:rsidRDefault="00C94356" w:rsidP="00894AF6">
      <w:pPr>
        <w:pStyle w:val="Heading5"/>
        <w:rPr>
          <w:color w:val="auto"/>
        </w:rPr>
      </w:pPr>
      <w:r w:rsidRPr="00894AF6">
        <w:rPr>
          <w:color w:val="auto"/>
        </w:rPr>
        <w:t>Applying Data to Prioritize Potential Sites for Storm water Infrastructure Improvement</w:t>
      </w:r>
    </w:p>
    <w:p w14:paraId="7936EBB5" w14:textId="628BF2B5" w:rsidR="00191A98" w:rsidRDefault="00191A98" w:rsidP="00856719">
      <w:pPr>
        <w:rPr>
          <w:sz w:val="24"/>
          <w:szCs w:val="24"/>
        </w:rPr>
      </w:pPr>
    </w:p>
    <w:p w14:paraId="741EC820" w14:textId="7E397E54" w:rsidR="00315A3F" w:rsidRDefault="00315A3F" w:rsidP="00856719">
      <w:pPr>
        <w:rPr>
          <w:sz w:val="24"/>
          <w:szCs w:val="24"/>
        </w:rPr>
      </w:pPr>
      <w:r>
        <w:rPr>
          <w:sz w:val="24"/>
          <w:szCs w:val="24"/>
        </w:rPr>
        <w:t>Examination of the long-term</w:t>
      </w:r>
      <w:r w:rsidR="00242175">
        <w:rPr>
          <w:sz w:val="24"/>
          <w:szCs w:val="24"/>
        </w:rPr>
        <w:t xml:space="preserve"> Kenai River water quality</w:t>
      </w:r>
      <w:r>
        <w:rPr>
          <w:sz w:val="24"/>
          <w:szCs w:val="24"/>
        </w:rPr>
        <w:t xml:space="preserve"> dataset (2000 – present)</w:t>
      </w:r>
      <w:r w:rsidR="00242175">
        <w:rPr>
          <w:sz w:val="24"/>
          <w:szCs w:val="24"/>
        </w:rPr>
        <w:t xml:space="preserve">, as recommended in recent Alaska Department of Environmental Conservation strategy documents </w:t>
      </w:r>
      <w:r w:rsidR="00242175">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242175">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242175">
        <w:rPr>
          <w:sz w:val="24"/>
          <w:szCs w:val="24"/>
        </w:rPr>
      </w:r>
      <w:r w:rsidR="00242175">
        <w:rPr>
          <w:sz w:val="24"/>
          <w:szCs w:val="24"/>
        </w:rPr>
        <w:fldChar w:fldCharType="separate"/>
      </w:r>
      <w:r w:rsidR="00242175">
        <w:rPr>
          <w:noProof/>
          <w:sz w:val="24"/>
          <w:szCs w:val="24"/>
        </w:rPr>
        <w:t>(ADEC 2020b)</w:t>
      </w:r>
      <w:r w:rsidR="00242175">
        <w:rPr>
          <w:sz w:val="24"/>
          <w:szCs w:val="24"/>
        </w:rPr>
        <w:fldChar w:fldCharType="end"/>
      </w:r>
      <w:r w:rsidR="00242175">
        <w:rPr>
          <w:sz w:val="24"/>
          <w:szCs w:val="24"/>
        </w:rPr>
        <w:t xml:space="preserve"> (section 2.4),</w:t>
      </w:r>
      <w:r w:rsidR="00AC4F5E">
        <w:rPr>
          <w:sz w:val="24"/>
          <w:szCs w:val="24"/>
        </w:rPr>
        <w:t xml:space="preserve"> could reveal</w:t>
      </w:r>
      <w:r w:rsidR="00EC329C">
        <w:rPr>
          <w:sz w:val="24"/>
          <w:szCs w:val="24"/>
        </w:rPr>
        <w:t xml:space="preserve"> if the trends in risi</w:t>
      </w:r>
      <w:r w:rsidR="00690416">
        <w:rPr>
          <w:sz w:val="24"/>
          <w:szCs w:val="24"/>
        </w:rPr>
        <w:t>ng zinc and copper</w:t>
      </w:r>
      <w:r w:rsidR="005E50ED">
        <w:rPr>
          <w:sz w:val="24"/>
          <w:szCs w:val="24"/>
        </w:rPr>
        <w:t xml:space="preserve"> levels at some sites</w:t>
      </w:r>
      <w:r w:rsidR="00690416">
        <w:rPr>
          <w:sz w:val="24"/>
          <w:szCs w:val="24"/>
        </w:rPr>
        <w:t xml:space="preserve"> identified from 2010 – 2014 </w:t>
      </w:r>
      <w:r w:rsidR="00690416">
        <w:rPr>
          <w:sz w:val="24"/>
          <w:szCs w:val="24"/>
        </w:rPr>
        <w:fldChar w:fldCharType="begin" w:fldLock="1">
          <w:fldData xml:space="preserve">ZQBKAHoATgBsAFYARgB2ADIAegBZAFEAeAA3ACsASwBvAE8AZgBRAEkAUwBtAEsASQB2AE0AMABw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</w:fldData>
        </w:fldChar>
      </w:r>
      <w:r w:rsidR="00690416">
        <w:rPr>
          <w:sz w:val="24"/>
          <w:szCs w:val="24"/>
        </w:rPr>
        <w:instrText>ADDIN paperpile_citation &lt;clusterId&gt;Z284N541C832Z555&lt;/clusterId&gt;&lt;version&gt;0.6.11&lt;/version&gt;&lt;metadata&gt;&lt;citation&gt;&lt;id&gt;f63d6980-70fb-489a-90c4-2c9e5d240472&lt;/id&gt;&lt;no_author/&gt;&lt;prefix/&gt;&lt;suffix/&gt;&lt;locator/&gt;&lt;locator_label&gt;page&lt;/locator_label&gt;&lt;/citation&gt;&lt;citation&gt;&lt;id&gt;55186b86-6adf-4c4c-8518-f7a7550705db&lt;/id&gt;&lt;no_author/&gt;&lt;prefix/&gt;&lt;suffix/&gt;&lt;locator/&gt;&lt;locator_label&gt;page&lt;/locator_label&gt;&lt;/citation&gt;&lt;/metadata&gt; \* MERGEFORMAT</w:instrText>
      </w:r>
      <w:r w:rsidR="00690416">
        <w:rPr>
          <w:sz w:val="24"/>
          <w:szCs w:val="24"/>
        </w:rPr>
      </w:r>
      <w:r w:rsidR="00690416">
        <w:rPr>
          <w:sz w:val="24"/>
          <w:szCs w:val="24"/>
        </w:rPr>
        <w:fldChar w:fldCharType="separate"/>
      </w:r>
      <w:r w:rsidR="00690416">
        <w:rPr>
          <w:noProof/>
          <w:sz w:val="24"/>
          <w:szCs w:val="24"/>
        </w:rPr>
        <w:t>(Guerron Orejuela 2016; Sires 2017b)</w:t>
      </w:r>
      <w:r w:rsidR="00690416">
        <w:rPr>
          <w:sz w:val="24"/>
          <w:szCs w:val="24"/>
        </w:rPr>
        <w:fldChar w:fldCharType="end"/>
      </w:r>
      <w:r w:rsidR="00690416">
        <w:rPr>
          <w:sz w:val="24"/>
          <w:szCs w:val="24"/>
        </w:rPr>
        <w:t xml:space="preserve"> have changed since the trend was identified. </w:t>
      </w:r>
      <w:r>
        <w:rPr>
          <w:sz w:val="24"/>
          <w:szCs w:val="24"/>
        </w:rPr>
        <w:t>A</w:t>
      </w:r>
      <w:r w:rsidR="00690416">
        <w:rPr>
          <w:sz w:val="24"/>
          <w:szCs w:val="24"/>
        </w:rPr>
        <w:t>dditionally, a</w:t>
      </w:r>
      <w:r>
        <w:rPr>
          <w:sz w:val="24"/>
          <w:szCs w:val="24"/>
        </w:rPr>
        <w:t xml:space="preserve"> variety of </w:t>
      </w:r>
      <w:r w:rsidR="00C47AA2">
        <w:rPr>
          <w:sz w:val="24"/>
          <w:szCs w:val="24"/>
        </w:rPr>
        <w:t>storm</w:t>
      </w:r>
      <w:r w:rsidR="007D3B58">
        <w:rPr>
          <w:sz w:val="24"/>
          <w:szCs w:val="24"/>
        </w:rPr>
        <w:t xml:space="preserve"> </w:t>
      </w:r>
      <w:r w:rsidR="00C47AA2">
        <w:rPr>
          <w:sz w:val="24"/>
          <w:szCs w:val="24"/>
        </w:rPr>
        <w:t>water</w:t>
      </w:r>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sidR="005E50ED">
        <w:rPr>
          <w:sz w:val="24"/>
          <w:szCs w:val="24"/>
        </w:rPr>
        <w:t xml:space="preserve"> might</w:t>
      </w:r>
      <w:r>
        <w:rPr>
          <w:sz w:val="24"/>
          <w:szCs w:val="24"/>
        </w:rPr>
        <w:t xml:space="preserve"> </w:t>
      </w:r>
      <w:r w:rsidR="001F6A3D">
        <w:rPr>
          <w:sz w:val="24"/>
          <w:szCs w:val="24"/>
        </w:rPr>
        <w:t xml:space="preserve">help </w:t>
      </w:r>
      <w:r>
        <w:rPr>
          <w:sz w:val="24"/>
          <w:szCs w:val="24"/>
        </w:rPr>
        <w:t xml:space="preserve">reveal if they have been effective in reducing </w:t>
      </w:r>
      <w:r w:rsidR="007D3B58">
        <w:rPr>
          <w:sz w:val="24"/>
          <w:szCs w:val="24"/>
        </w:rPr>
        <w:t>pollutant</w:t>
      </w:r>
      <w:r w:rsidR="001F6A3D">
        <w:rPr>
          <w:sz w:val="24"/>
          <w:szCs w:val="24"/>
        </w:rPr>
        <w:t xml:space="preserve"> concentration</w:t>
      </w:r>
      <w:r>
        <w:rPr>
          <w:sz w:val="24"/>
          <w:szCs w:val="24"/>
        </w:rPr>
        <w:t>s.</w:t>
      </w:r>
    </w:p>
    <w:p w14:paraId="4E339BA9" w14:textId="08B23221" w:rsidR="0099118B" w:rsidRDefault="0099118B" w:rsidP="00856719">
      <w:pPr>
        <w:rPr>
          <w:sz w:val="24"/>
          <w:szCs w:val="24"/>
        </w:rPr>
      </w:pPr>
    </w:p>
    <w:p w14:paraId="60270424" w14:textId="29CC6B9E" w:rsidR="00157D5F" w:rsidRDefault="00240673" w:rsidP="00856719">
      <w:pPr>
        <w:rPr>
          <w:sz w:val="24"/>
          <w:szCs w:val="24"/>
        </w:rPr>
      </w:pPr>
      <w:r>
        <w:rPr>
          <w:sz w:val="24"/>
          <w:szCs w:val="24"/>
        </w:rPr>
        <w:t xml:space="preserve">Should an examination of the full temporal extent of </w:t>
      </w:r>
      <w:r w:rsidR="006A442C">
        <w:rPr>
          <w:sz w:val="24"/>
          <w:szCs w:val="24"/>
        </w:rPr>
        <w:t xml:space="preserve">copper and </w:t>
      </w:r>
      <w:commentRangeStart w:id="271"/>
      <w:commentRangeStart w:id="272"/>
      <w:commentRangeStart w:id="273"/>
      <w:r w:rsidR="006A442C" w:rsidRPr="0067592E">
        <w:rPr>
          <w:sz w:val="24"/>
          <w:szCs w:val="24"/>
        </w:rPr>
        <w:t>zinc</w:t>
      </w:r>
      <w:commentRangeEnd w:id="271"/>
      <w:r w:rsidR="006A442C" w:rsidRPr="0067592E">
        <w:rPr>
          <w:rStyle w:val="CommentReference"/>
        </w:rPr>
        <w:commentReference w:id="271"/>
      </w:r>
      <w:commentRangeEnd w:id="272"/>
      <w:r w:rsidR="006A442C" w:rsidRPr="0067592E">
        <w:rPr>
          <w:rStyle w:val="CommentReference"/>
        </w:rPr>
        <w:commentReference w:id="272"/>
      </w:r>
      <w:commentRangeEnd w:id="273"/>
      <w:r w:rsidR="006A442C" w:rsidRPr="0067592E">
        <w:rPr>
          <w:rStyle w:val="CommentReference"/>
        </w:rPr>
        <w:commentReference w:id="273"/>
      </w:r>
      <w:r w:rsidR="006D53BB">
        <w:rPr>
          <w:sz w:val="24"/>
          <w:szCs w:val="24"/>
        </w:rPr>
        <w:t xml:space="preserve"> </w:t>
      </w:r>
      <w:r w:rsidR="00157D5F">
        <w:rPr>
          <w:sz w:val="24"/>
          <w:szCs w:val="24"/>
        </w:rPr>
        <w:t>data indicate</w:t>
      </w:r>
      <w:r w:rsidR="001F6A3D">
        <w:rPr>
          <w:sz w:val="24"/>
          <w:szCs w:val="24"/>
        </w:rPr>
        <w:t xml:space="preserve"> continuing</w:t>
      </w:r>
      <w:r w:rsidR="006D53BB">
        <w:rPr>
          <w:sz w:val="24"/>
          <w:szCs w:val="24"/>
        </w:rPr>
        <w:t xml:space="preserve"> exceedances,</w:t>
      </w:r>
      <w:r w:rsidR="001F6A3D">
        <w:rPr>
          <w:sz w:val="24"/>
          <w:szCs w:val="24"/>
        </w:rPr>
        <w:t xml:space="preserve"> </w:t>
      </w:r>
      <w:r w:rsidR="00751BD4">
        <w:rPr>
          <w:sz w:val="24"/>
          <w:szCs w:val="24"/>
        </w:rPr>
        <w:t>the need grows</w:t>
      </w:r>
      <w:r w:rsidR="006E1A9E">
        <w:rPr>
          <w:sz w:val="24"/>
          <w:szCs w:val="24"/>
        </w:rPr>
        <w:t xml:space="preserve"> </w:t>
      </w:r>
      <w:r w:rsidR="00520867">
        <w:rPr>
          <w:sz w:val="24"/>
          <w:szCs w:val="24"/>
        </w:rPr>
        <w:t>to prioritize locations for potential</w:t>
      </w:r>
      <w:r w:rsidR="00081506">
        <w:rPr>
          <w:sz w:val="24"/>
          <w:szCs w:val="24"/>
        </w:rPr>
        <w:t xml:space="preserve"> interventions for</w:t>
      </w:r>
      <w:r w:rsidR="00751BD4">
        <w:rPr>
          <w:sz w:val="24"/>
          <w:szCs w:val="24"/>
        </w:rPr>
        <w:t xml:space="preserve"> both source reduction and runoff mitigation</w:t>
      </w:r>
      <w:r w:rsidR="00520867">
        <w:rPr>
          <w:sz w:val="24"/>
          <w:szCs w:val="24"/>
        </w:rPr>
        <w:t xml:space="preserve">. </w:t>
      </w:r>
      <w:r w:rsidR="00091229">
        <w:rPr>
          <w:sz w:val="24"/>
          <w:szCs w:val="24"/>
        </w:rPr>
        <w:t xml:space="preserve">One approach for this procedure could </w:t>
      </w:r>
      <w:r w:rsidR="00760BA6">
        <w:rPr>
          <w:sz w:val="24"/>
          <w:szCs w:val="24"/>
        </w:rPr>
        <w:t>include</w:t>
      </w:r>
      <w:r w:rsidR="00091229">
        <w:rPr>
          <w:sz w:val="24"/>
          <w:szCs w:val="24"/>
        </w:rPr>
        <w:t xml:space="preserve"> a GIS </w:t>
      </w:r>
      <w:r w:rsidR="00081506">
        <w:rPr>
          <w:sz w:val="24"/>
          <w:szCs w:val="24"/>
        </w:rPr>
        <w:t xml:space="preserve">mapping </w:t>
      </w:r>
      <w:r w:rsidR="00091229">
        <w:rPr>
          <w:sz w:val="24"/>
          <w:szCs w:val="24"/>
        </w:rPr>
        <w:t xml:space="preserve">exercise employing both </w:t>
      </w:r>
      <w:r w:rsidR="007A2148">
        <w:rPr>
          <w:sz w:val="24"/>
          <w:szCs w:val="24"/>
        </w:rPr>
        <w:t>the</w:t>
      </w:r>
      <w:r w:rsidR="008E553C">
        <w:rPr>
          <w:sz w:val="24"/>
          <w:szCs w:val="24"/>
        </w:rPr>
        <w:t xml:space="preserve"> water quality and geospatial</w:t>
      </w:r>
      <w:r w:rsidR="007A2148">
        <w:rPr>
          <w:sz w:val="24"/>
          <w:szCs w:val="24"/>
        </w:rPr>
        <w:t xml:space="preserve"> data products</w:t>
      </w:r>
      <w:r w:rsidR="008E553C">
        <w:rPr>
          <w:sz w:val="24"/>
          <w:szCs w:val="24"/>
        </w:rPr>
        <w:t xml:space="preserve"> described in this report.</w:t>
      </w:r>
      <w:r w:rsidR="00061BA7">
        <w:rPr>
          <w:sz w:val="24"/>
          <w:szCs w:val="24"/>
        </w:rPr>
        <w:t xml:space="preserve"> Generally, this work would consist of</w:t>
      </w:r>
      <w:r w:rsidR="00760BA6">
        <w:rPr>
          <w:sz w:val="24"/>
          <w:szCs w:val="24"/>
        </w:rPr>
        <w:t xml:space="preserve"> 1.) </w:t>
      </w:r>
      <w:proofErr w:type="gramStart"/>
      <w:r w:rsidR="00760BA6">
        <w:rPr>
          <w:sz w:val="24"/>
          <w:szCs w:val="24"/>
        </w:rPr>
        <w:t>addressing</w:t>
      </w:r>
      <w:proofErr w:type="gramEnd"/>
      <w:r w:rsidR="00760BA6">
        <w:rPr>
          <w:sz w:val="24"/>
          <w:szCs w:val="24"/>
        </w:rPr>
        <w:t xml:space="preserve"> data gaps identified in the</w:t>
      </w:r>
      <w:r w:rsidR="006E1A9E">
        <w:rPr>
          <w:sz w:val="24"/>
          <w:szCs w:val="24"/>
        </w:rPr>
        <w:t xml:space="preserve"> mapping</w:t>
      </w:r>
      <w:r w:rsidR="00760BA6">
        <w:rPr>
          <w:sz w:val="24"/>
          <w:szCs w:val="24"/>
        </w:rPr>
        <w:t xml:space="preserve"> results section and 2.) </w:t>
      </w:r>
      <w:proofErr w:type="gramStart"/>
      <w:r w:rsidR="004A6A1A">
        <w:rPr>
          <w:sz w:val="24"/>
          <w:szCs w:val="24"/>
        </w:rPr>
        <w:t>once</w:t>
      </w:r>
      <w:proofErr w:type="gramEnd"/>
      <w:r w:rsidR="004A6A1A">
        <w:rPr>
          <w:sz w:val="24"/>
          <w:szCs w:val="24"/>
        </w:rPr>
        <w:t xml:space="preserve"> data gaps are addressed, </w:t>
      </w:r>
      <w:r w:rsidR="00760BA6">
        <w:rPr>
          <w:sz w:val="24"/>
          <w:szCs w:val="24"/>
        </w:rPr>
        <w:t xml:space="preserve">applying all </w:t>
      </w:r>
      <w:r w:rsidR="00520867">
        <w:rPr>
          <w:sz w:val="24"/>
          <w:szCs w:val="24"/>
        </w:rPr>
        <w:t>appropriate</w:t>
      </w:r>
      <w:r w:rsidR="00760BA6">
        <w:rPr>
          <w:sz w:val="24"/>
          <w:szCs w:val="24"/>
        </w:rPr>
        <w:t xml:space="preserve"> geospatial </w:t>
      </w:r>
      <w:r w:rsidR="00061BA7">
        <w:rPr>
          <w:sz w:val="24"/>
          <w:szCs w:val="24"/>
        </w:rPr>
        <w:t xml:space="preserve">and water quality </w:t>
      </w:r>
      <w:r w:rsidR="00760BA6">
        <w:rPr>
          <w:sz w:val="24"/>
          <w:szCs w:val="24"/>
        </w:rPr>
        <w:t>data towards a spatially explicit model that identifies likelihood of toxicity ex</w:t>
      </w:r>
      <w:r w:rsidR="00AA7D17">
        <w:rPr>
          <w:sz w:val="24"/>
          <w:szCs w:val="24"/>
        </w:rPr>
        <w:t>ceedance within individual HUC12</w:t>
      </w:r>
      <w:r w:rsidR="00760BA6">
        <w:rPr>
          <w:sz w:val="24"/>
          <w:szCs w:val="24"/>
        </w:rPr>
        <w:t xml:space="preserve"> units (smal</w:t>
      </w:r>
      <w:r w:rsidR="00421B17">
        <w:rPr>
          <w:sz w:val="24"/>
          <w:szCs w:val="24"/>
        </w:rPr>
        <w:t>lest mapped sub-watershed size)</w:t>
      </w:r>
      <w:r w:rsidR="00760BA6">
        <w:rPr>
          <w:sz w:val="24"/>
          <w:szCs w:val="24"/>
        </w:rPr>
        <w:t xml:space="preserve"> in the Lower Kenai River region. </w:t>
      </w:r>
      <w:r w:rsidR="002D50FE">
        <w:rPr>
          <w:sz w:val="24"/>
          <w:szCs w:val="24"/>
        </w:rPr>
        <w:t>At a basic level,</w:t>
      </w:r>
      <w:r w:rsidR="00AA7D17">
        <w:rPr>
          <w:sz w:val="24"/>
          <w:szCs w:val="24"/>
        </w:rPr>
        <w:t xml:space="preserve"> a map visualization with HUC 12</w:t>
      </w:r>
      <w:r w:rsidR="002D50FE">
        <w:rPr>
          <w:sz w:val="24"/>
          <w:szCs w:val="24"/>
        </w:rPr>
        <w:t xml:space="preserve"> units color-coded to indicate numerical count of the total number of potential sources within each could off</w:t>
      </w:r>
      <w:r w:rsidR="00421B17">
        <w:rPr>
          <w:sz w:val="24"/>
          <w:szCs w:val="24"/>
        </w:rPr>
        <w:t>er a rough visualization of how</w:t>
      </w:r>
      <w:r w:rsidR="002D50FE">
        <w:rPr>
          <w:sz w:val="24"/>
          <w:szCs w:val="24"/>
        </w:rPr>
        <w:t xml:space="preserve"> density of potential sources varies across </w:t>
      </w:r>
      <w:r w:rsidR="00421B17">
        <w:rPr>
          <w:sz w:val="24"/>
          <w:szCs w:val="24"/>
        </w:rPr>
        <w:t xml:space="preserve">the landscape. </w:t>
      </w:r>
      <w:r w:rsidR="00520867">
        <w:rPr>
          <w:sz w:val="24"/>
          <w:szCs w:val="24"/>
        </w:rPr>
        <w:t xml:space="preserve">A </w:t>
      </w:r>
      <w:r w:rsidR="00081506">
        <w:rPr>
          <w:sz w:val="24"/>
          <w:szCs w:val="24"/>
        </w:rPr>
        <w:t>visual examination of how the pattern of these sources relates to o</w:t>
      </w:r>
      <w:r w:rsidR="004A6A1A">
        <w:rPr>
          <w:sz w:val="24"/>
          <w:szCs w:val="24"/>
        </w:rPr>
        <w:t>bserved trends in zinc and coppe</w:t>
      </w:r>
      <w:r w:rsidR="00081506">
        <w:rPr>
          <w:sz w:val="24"/>
          <w:szCs w:val="24"/>
        </w:rPr>
        <w:t>r</w:t>
      </w:r>
      <w:r w:rsidR="004A6A1A">
        <w:rPr>
          <w:sz w:val="24"/>
          <w:szCs w:val="24"/>
        </w:rPr>
        <w:t xml:space="preserve"> from 2000 - present</w:t>
      </w:r>
      <w:r w:rsidR="00081506">
        <w:rPr>
          <w:sz w:val="24"/>
          <w:szCs w:val="24"/>
        </w:rPr>
        <w:t xml:space="preserve"> may reveal general areas most appropriate for potential interventions</w:t>
      </w:r>
      <w:r w:rsidR="00B538D4">
        <w:rPr>
          <w:sz w:val="24"/>
          <w:szCs w:val="24"/>
        </w:rPr>
        <w:t xml:space="preserve">. </w:t>
      </w:r>
      <w:r w:rsidR="00421B17">
        <w:rPr>
          <w:sz w:val="24"/>
          <w:szCs w:val="24"/>
        </w:rPr>
        <w:t>A more complex approach could include applying an e</w:t>
      </w:r>
      <w:r w:rsidR="006E1A9E">
        <w:rPr>
          <w:sz w:val="24"/>
          <w:szCs w:val="24"/>
        </w:rPr>
        <w:t xml:space="preserve">xisting watershed </w:t>
      </w:r>
      <w:r w:rsidR="00B538D4">
        <w:rPr>
          <w:sz w:val="24"/>
          <w:szCs w:val="24"/>
        </w:rPr>
        <w:t>model</w:t>
      </w:r>
      <w:r w:rsidR="006E1A9E">
        <w:rPr>
          <w:sz w:val="24"/>
          <w:szCs w:val="24"/>
        </w:rPr>
        <w:t xml:space="preserve"> such as SPARROW </w:t>
      </w:r>
      <w:r w:rsidR="00B538D4">
        <w:rPr>
          <w:sz w:val="24"/>
          <w:szCs w:val="24"/>
        </w:rPr>
        <w:t xml:space="preserve">(SPAtially Referenced Regression On Watershed attributes) </w:t>
      </w:r>
      <w:r w:rsidR="00B538D4">
        <w:rPr>
          <w:sz w:val="24"/>
          <w:szCs w:val="24"/>
        </w:rPr>
        <w:fldChar w:fldCharType="begin" w:fldLock="1">
          <w:fldData xml:space="preserve">ZQBKAHoARgBWAE4AdAB1AEcAegBjAFEALwBSAFYAaQArADUASQBBAFgAbwBuAGMAWABlADMARgBR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==
</w:fldData>
        </w:fldChar>
      </w:r>
      <w:r w:rsidR="00B538D4">
        <w:rPr>
          <w:sz w:val="24"/>
          <w:szCs w:val="24"/>
        </w:rPr>
        <w:instrText>ADDIN paperpile_citation &lt;clusterId&gt;L332Z389O779S493&lt;/clusterId&gt;&lt;version&gt;0.6.11&lt;/version&gt;&lt;metadata&gt;&lt;citation&gt;&lt;id&gt;f101ea00-9731-4363-ab4a-194ffd347cb8&lt;/id&gt;&lt;no_author/&gt;&lt;prefix/&gt;&lt;suffix/&gt;&lt;locator/&gt;&lt;locator_label&gt;page&lt;/locator_label&gt;&lt;/citation&gt;&lt;/metadata&gt; \* MERGEFORMAT</w:instrText>
      </w:r>
      <w:r w:rsidR="00B538D4">
        <w:rPr>
          <w:sz w:val="24"/>
          <w:szCs w:val="24"/>
        </w:rPr>
      </w:r>
      <w:r w:rsidR="00B538D4">
        <w:rPr>
          <w:sz w:val="24"/>
          <w:szCs w:val="24"/>
        </w:rPr>
        <w:fldChar w:fldCharType="separate"/>
      </w:r>
      <w:r w:rsidR="00B538D4">
        <w:rPr>
          <w:noProof/>
          <w:sz w:val="24"/>
          <w:szCs w:val="24"/>
        </w:rPr>
        <w:t>(USGS 2021a)</w:t>
      </w:r>
      <w:r w:rsidR="00B538D4">
        <w:rPr>
          <w:sz w:val="24"/>
          <w:szCs w:val="24"/>
        </w:rPr>
        <w:fldChar w:fldCharType="end"/>
      </w:r>
      <w:r w:rsidR="006E1A9E">
        <w:rPr>
          <w:sz w:val="24"/>
          <w:szCs w:val="24"/>
        </w:rPr>
        <w:t xml:space="preserve"> to interpolate</w:t>
      </w:r>
      <w:r w:rsidR="00081506">
        <w:rPr>
          <w:sz w:val="24"/>
          <w:szCs w:val="24"/>
        </w:rPr>
        <w:t xml:space="preserve"> spatially</w:t>
      </w:r>
      <w:r w:rsidR="006E1A9E">
        <w:rPr>
          <w:sz w:val="24"/>
          <w:szCs w:val="24"/>
        </w:rPr>
        <w:t xml:space="preserve"> limited water quality data over a broad geographical area</w:t>
      </w:r>
      <w:r w:rsidR="00B538D4">
        <w:rPr>
          <w:sz w:val="24"/>
          <w:szCs w:val="24"/>
        </w:rPr>
        <w:t>.</w:t>
      </w:r>
      <w:r w:rsidR="006E1A9E">
        <w:rPr>
          <w:sz w:val="24"/>
          <w:szCs w:val="24"/>
        </w:rPr>
        <w:t xml:space="preserve"> </w:t>
      </w:r>
      <w:r w:rsidR="004A74F8">
        <w:rPr>
          <w:sz w:val="24"/>
          <w:szCs w:val="24"/>
        </w:rPr>
        <w:t>T</w:t>
      </w:r>
      <w:r w:rsidR="000A02EA">
        <w:rPr>
          <w:sz w:val="24"/>
          <w:szCs w:val="24"/>
        </w:rPr>
        <w:t xml:space="preserve">he </w:t>
      </w:r>
      <w:r w:rsidR="004A6A1A">
        <w:rPr>
          <w:sz w:val="24"/>
          <w:szCs w:val="24"/>
        </w:rPr>
        <w:t>intended output of this or another similar</w:t>
      </w:r>
      <w:r w:rsidR="000A02EA">
        <w:rPr>
          <w:sz w:val="24"/>
          <w:szCs w:val="24"/>
        </w:rPr>
        <w:t xml:space="preserve"> model would incorporate geographical and hydrological factors that can affect contaminant loadings, and </w:t>
      </w:r>
      <w:r w:rsidR="004A6A1A">
        <w:rPr>
          <w:sz w:val="24"/>
          <w:szCs w:val="24"/>
        </w:rPr>
        <w:t xml:space="preserve">offer a substantially more robust prioritization tool. </w:t>
      </w:r>
      <w:r w:rsidR="00EE2DE5">
        <w:rPr>
          <w:sz w:val="24"/>
          <w:szCs w:val="24"/>
        </w:rPr>
        <w:t xml:space="preserve">After identifying </w:t>
      </w:r>
      <w:r w:rsidR="004A6A1A">
        <w:rPr>
          <w:sz w:val="24"/>
          <w:szCs w:val="24"/>
        </w:rPr>
        <w:t>the most relevant sub-watersheds for potential interventions</w:t>
      </w:r>
      <w:r w:rsidR="006E1A9E">
        <w:rPr>
          <w:sz w:val="24"/>
          <w:szCs w:val="24"/>
        </w:rPr>
        <w:t xml:space="preserve">, economic and logistical considerations would </w:t>
      </w:r>
      <w:r w:rsidR="004A6A1A">
        <w:rPr>
          <w:sz w:val="24"/>
          <w:szCs w:val="24"/>
        </w:rPr>
        <w:t>ultimately determine which projects are initially feasible.</w:t>
      </w:r>
    </w:p>
    <w:p w14:paraId="26890A7B" w14:textId="77777777" w:rsidR="00157D5F" w:rsidRDefault="00157D5F" w:rsidP="00856719">
      <w:pPr>
        <w:rPr>
          <w:sz w:val="24"/>
          <w:szCs w:val="24"/>
        </w:rPr>
      </w:pPr>
    </w:p>
    <w:p w14:paraId="5139A2B3" w14:textId="474DD637" w:rsidR="00157D5F" w:rsidRDefault="006A442C" w:rsidP="006A442C">
      <w:pPr>
        <w:rPr>
          <w:sz w:val="24"/>
          <w:szCs w:val="24"/>
        </w:rPr>
      </w:pPr>
      <w:r w:rsidRPr="0067592E">
        <w:rPr>
          <w:sz w:val="24"/>
          <w:szCs w:val="24"/>
        </w:rPr>
        <w:t>Addressing the identified</w:t>
      </w:r>
      <w:r w:rsidR="00FE7988">
        <w:rPr>
          <w:sz w:val="24"/>
          <w:szCs w:val="24"/>
        </w:rPr>
        <w:t xml:space="preserve"> geospatial</w:t>
      </w:r>
      <w:r w:rsidRPr="0067592E">
        <w:rPr>
          <w:sz w:val="24"/>
          <w:szCs w:val="24"/>
        </w:rPr>
        <w:t xml:space="preserve"> data gaps would require varying levels of effort</w:t>
      </w:r>
      <w:r>
        <w:rPr>
          <w:sz w:val="24"/>
          <w:szCs w:val="24"/>
        </w:rPr>
        <w:t xml:space="preserve"> for each type</w:t>
      </w:r>
      <w:r w:rsidRPr="0067592E">
        <w:rPr>
          <w:sz w:val="24"/>
          <w:szCs w:val="24"/>
        </w:rPr>
        <w:t>. For example, creation of an impervious surfaces layer would involve substantial efforts in heads-up digitizing and ground-truthing fieldwork of impervious surfaces, while including a stor</w:t>
      </w:r>
      <w:r>
        <w:rPr>
          <w:sz w:val="24"/>
          <w:szCs w:val="24"/>
        </w:rPr>
        <w:t xml:space="preserve">mwater facilities map may involve merely digitizing existing data </w:t>
      </w:r>
      <w:r>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Pr>
          <w:sz w:val="24"/>
          <w:szCs w:val="24"/>
        </w:rPr>
        <w:instrText>ADDIN paperpile_citation &lt;clusterId&gt;N343U499Q781N574&lt;/clusterId&gt;&lt;version&gt;0.6.11&lt;/version&gt;&lt;metadata&gt;&lt;citation&gt;&lt;id&gt;d53a6be7-e1e7-408f-819c-b41552ff330b&lt;/id&gt;&lt;no_author/&gt;&lt;prefix/&gt;&lt;suffix/&gt;&lt;locator/&gt;&lt;locator_label&gt;page&lt;/locator_label&gt;&lt;/citation&gt;&lt;/metadata&gt; \* MERGEFORMAT</w:instrText>
      </w:r>
      <w:r>
        <w:rPr>
          <w:sz w:val="24"/>
          <w:szCs w:val="24"/>
        </w:rPr>
      </w:r>
      <w:r>
        <w:rPr>
          <w:sz w:val="24"/>
          <w:szCs w:val="24"/>
        </w:rPr>
        <w:fldChar w:fldCharType="separate"/>
      </w:r>
      <w:r>
        <w:rPr>
          <w:noProof/>
          <w:sz w:val="24"/>
          <w:szCs w:val="24"/>
        </w:rPr>
        <w:t>(City of Soldotna 2016)</w:t>
      </w:r>
      <w:r>
        <w:rPr>
          <w:sz w:val="24"/>
          <w:szCs w:val="24"/>
        </w:rPr>
        <w:fldChar w:fldCharType="end"/>
      </w:r>
      <w:r>
        <w:rPr>
          <w:sz w:val="24"/>
          <w:szCs w:val="24"/>
        </w:rPr>
        <w:t xml:space="preserve"> to a geodatabase format.</w:t>
      </w:r>
      <w:r w:rsidR="008D5BC0">
        <w:rPr>
          <w:sz w:val="24"/>
          <w:szCs w:val="24"/>
        </w:rPr>
        <w:t xml:space="preserve"> </w:t>
      </w:r>
      <w:r w:rsidR="00157D5F">
        <w:rPr>
          <w:sz w:val="24"/>
          <w:szCs w:val="24"/>
        </w:rPr>
        <w:t xml:space="preserve">Additionally, if the </w:t>
      </w:r>
      <w:r w:rsidR="008D5BC0">
        <w:rPr>
          <w:sz w:val="24"/>
          <w:szCs w:val="24"/>
        </w:rPr>
        <w:t xml:space="preserve">geospatial products described in this report prove useful in identifying potential pollutant sources, it is </w:t>
      </w:r>
      <w:r w:rsidR="008D5BC0">
        <w:rPr>
          <w:sz w:val="24"/>
          <w:szCs w:val="24"/>
        </w:rPr>
        <w:lastRenderedPageBreak/>
        <w:t xml:space="preserve">recommended that they be updated every five to ten years to account for development and landscape change </w:t>
      </w:r>
      <w:r w:rsidR="008D5BC0">
        <w:rPr>
          <w:sz w:val="24"/>
          <w:szCs w:val="24"/>
        </w:rPr>
        <w:fldChar w:fldCharType="begin" w:fldLock="1">
          <w:fldData xml:space="preserve">ZQBKAHgATgBVAGwAMQBQADQAegBBAFEALwBDAHQAUgBuAHUAdgBpADcAOQBoADkATwBpAGkAdABo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</w:fldData>
        </w:fldChar>
      </w:r>
      <w:r w:rsidR="008D5BC0">
        <w:rPr>
          <w:sz w:val="24"/>
          <w:szCs w:val="24"/>
        </w:rPr>
        <w:instrText>ADDIN paperpile_citation &lt;clusterId&gt;P316D466Z857W578&lt;/clusterId&gt;&lt;version&gt;0.6.11&lt;/version&gt;&lt;metadata&gt;&lt;citation&gt;&lt;id&gt;4c8328cc-9042-4079-85bb-2e241b81c60d&lt;/id&gt;&lt;no_author/&gt;&lt;prefix/&gt;&lt;suffix/&gt;&lt;locator/&gt;&lt;locator_label&gt;page&lt;/locator_label&gt;&lt;/citation&gt;&lt;/metadata&gt; \* MERGEFORMAT</w:instrText>
      </w:r>
      <w:r w:rsidR="008D5BC0">
        <w:rPr>
          <w:sz w:val="24"/>
          <w:szCs w:val="24"/>
        </w:rPr>
      </w:r>
      <w:r w:rsidR="008D5BC0">
        <w:rPr>
          <w:sz w:val="24"/>
          <w:szCs w:val="24"/>
        </w:rPr>
        <w:fldChar w:fldCharType="separate"/>
      </w:r>
      <w:r w:rsidR="008D5BC0">
        <w:rPr>
          <w:noProof/>
          <w:sz w:val="24"/>
          <w:szCs w:val="24"/>
        </w:rPr>
        <w:t>(EPSCoR 2016)</w:t>
      </w:r>
      <w:r w:rsidR="008D5BC0">
        <w:rPr>
          <w:sz w:val="24"/>
          <w:szCs w:val="24"/>
        </w:rPr>
        <w:fldChar w:fldCharType="end"/>
      </w:r>
      <w:r w:rsidR="008D5BC0">
        <w:rPr>
          <w:sz w:val="24"/>
          <w:szCs w:val="24"/>
        </w:rPr>
        <w:t>. Regarding the p</w:t>
      </w:r>
      <w:r w:rsidR="00157D5F">
        <w:rPr>
          <w:sz w:val="24"/>
          <w:szCs w:val="24"/>
        </w:rPr>
        <w:t>hotos shapefile of potential sources on the main stem Kenai River</w:t>
      </w:r>
      <w:r w:rsidR="008D5BC0">
        <w:rPr>
          <w:sz w:val="24"/>
          <w:szCs w:val="24"/>
        </w:rPr>
        <w:t xml:space="preserve"> generated in this project, use of satellite or drone imagery is a potential avenue for acquiring future images against which to compare past observations.</w:t>
      </w:r>
    </w:p>
    <w:p w14:paraId="6BF85FCF" w14:textId="63800FD2" w:rsidR="00A37EC1" w:rsidRDefault="00A37EC1" w:rsidP="00856719">
      <w:pPr>
        <w:rPr>
          <w:color w:val="FF0000"/>
          <w:sz w:val="24"/>
          <w:szCs w:val="24"/>
        </w:rPr>
      </w:pPr>
    </w:p>
    <w:p w14:paraId="5DEC28EB" w14:textId="1190BC79" w:rsidR="00FD4665" w:rsidRPr="00BF4127" w:rsidRDefault="00FD4665" w:rsidP="006F3509">
      <w:pPr>
        <w:rPr>
          <w:sz w:val="24"/>
          <w:szCs w:val="24"/>
        </w:rPr>
      </w:pPr>
    </w:p>
    <w:p w14:paraId="01E8033A" w14:textId="716E5922" w:rsidR="00973145" w:rsidRDefault="00973145" w:rsidP="003B4EC2">
      <w:pPr>
        <w:pStyle w:val="Heading1"/>
        <w:rPr>
          <w:b/>
        </w:rPr>
      </w:pPr>
      <w:bookmarkStart w:id="274" w:name="_Toc70871359"/>
      <w:r w:rsidRPr="003B4EC2">
        <w:rPr>
          <w:b/>
        </w:rPr>
        <w:t>CONCLUSION</w:t>
      </w:r>
      <w:bookmarkEnd w:id="274"/>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4BD9C549" w:rsidR="00EA11CF" w:rsidRPr="003B1CEC" w:rsidRDefault="006A442C" w:rsidP="003B1CEC">
      <w:pPr>
        <w:pStyle w:val="ListParagraph"/>
        <w:numPr>
          <w:ilvl w:val="1"/>
          <w:numId w:val="8"/>
        </w:numPr>
        <w:rPr>
          <w:sz w:val="24"/>
          <w:szCs w:val="24"/>
        </w:rPr>
      </w:pPr>
      <w:r>
        <w:rPr>
          <w:sz w:val="24"/>
          <w:szCs w:val="24"/>
        </w:rPr>
        <w:t>Ensure all data 2000 - present</w:t>
      </w:r>
      <w:r w:rsidR="00EA11CF">
        <w:rPr>
          <w:sz w:val="24"/>
          <w:szCs w:val="24"/>
        </w:rPr>
        <w:t xml:space="preserve"> is archived and available for public access through the EPA water quality portal</w:t>
      </w:r>
      <w:r>
        <w:rPr>
          <w:sz w:val="24"/>
          <w:szCs w:val="24"/>
        </w:rPr>
        <w:t xml:space="preserve"> </w:t>
      </w:r>
      <w:r>
        <w:rPr>
          <w:sz w:val="24"/>
          <w:szCs w:val="24"/>
        </w:rPr>
        <w:fldChar w:fldCharType="begin" w:fldLock="1">
          <w:fldData xml:space="preserve">ZQBKAHgAZABVAHMAdAB1ADIAegBBAFEALwBCAFcAQgBaADgAdQBtACsASgBCAEkAbgB4AG8AbgBO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</w:fldData>
        </w:fldChar>
      </w:r>
      <w:r>
        <w:rPr>
          <w:sz w:val="24"/>
          <w:szCs w:val="24"/>
        </w:rPr>
        <w:instrText>ADDIN paperpile_citation &lt;clusterId&gt;C595Q652M943J666&lt;/clusterId&gt;&lt;version&gt;0.6.11&lt;/version&gt;&lt;metadata&gt;&lt;citation&gt;&lt;id&gt;1f0e35b3-2c53-4b3c-8bbe-f48d687f203c&lt;/id&gt;&lt;no_author/&gt;&lt;prefix/&gt;&lt;suffix/&gt;&lt;locator/&gt;&lt;locator_label&gt;page&lt;/locator_label&gt;&lt;/citation&gt;&lt;/metadata&gt; \* MERGEFORMAT</w:instrText>
      </w:r>
      <w:r>
        <w:rPr>
          <w:sz w:val="24"/>
          <w:szCs w:val="24"/>
        </w:rPr>
      </w:r>
      <w:r>
        <w:rPr>
          <w:sz w:val="24"/>
          <w:szCs w:val="24"/>
        </w:rPr>
        <w:fldChar w:fldCharType="separate"/>
      </w:r>
      <w:r w:rsidR="00FD077F">
        <w:rPr>
          <w:noProof/>
          <w:sz w:val="24"/>
          <w:szCs w:val="24"/>
        </w:rPr>
        <w:t>(Meyer 2021a)</w:t>
      </w:r>
      <w:r>
        <w:rPr>
          <w:sz w:val="24"/>
          <w:szCs w:val="24"/>
        </w:rPr>
        <w:fldChar w:fldCharType="end"/>
      </w:r>
      <w:r>
        <w:rPr>
          <w:sz w:val="24"/>
          <w:szCs w:val="24"/>
        </w:rPr>
        <w:t>.</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275"/>
      <w:r w:rsidR="007D1D72">
        <w:rPr>
          <w:sz w:val="24"/>
          <w:szCs w:val="24"/>
        </w:rPr>
        <w:t xml:space="preserve">site-specific trends from </w:t>
      </w:r>
      <w:commentRangeEnd w:id="275"/>
      <w:r w:rsidR="00A235BB">
        <w:rPr>
          <w:rStyle w:val="CommentReference"/>
        </w:rPr>
        <w:commentReference w:id="275"/>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rStyle w:val="CommentReference"/>
        </w:rPr>
        <w:commentReference w:id="276"/>
      </w:r>
      <w:r w:rsidR="00193D90">
        <w:rPr>
          <w:sz w:val="24"/>
          <w:szCs w:val="24"/>
        </w:rPr>
        <w:t xml:space="preserve">discrete </w:t>
      </w:r>
      <w:r>
        <w:rPr>
          <w:sz w:val="24"/>
          <w:szCs w:val="24"/>
        </w:rPr>
        <w:t xml:space="preserve">sources </w:t>
      </w:r>
      <w:commentRangeStart w:id="277"/>
      <w:r>
        <w:rPr>
          <w:sz w:val="24"/>
          <w:szCs w:val="24"/>
        </w:rPr>
        <w:t>before,</w:t>
      </w:r>
      <w:commentRangeEnd w:id="277"/>
      <w:r w:rsidR="00A235BB">
        <w:rPr>
          <w:rStyle w:val="CommentReference"/>
        </w:rPr>
        <w:commentReference w:id="277"/>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4767B119" w14:textId="6EFF5C0D" w:rsidR="00FE7988" w:rsidRDefault="00FE7988" w:rsidP="00042F92">
      <w:pPr>
        <w:rPr>
          <w:sz w:val="24"/>
          <w:szCs w:val="24"/>
        </w:rPr>
      </w:pPr>
    </w:p>
    <w:p w14:paraId="744A6061" w14:textId="5CD83B8B" w:rsidR="00662427" w:rsidRDefault="00C055FD" w:rsidP="007B10BF">
      <w:pPr>
        <w:pStyle w:val="Heading3"/>
        <w:rPr>
          <w:sz w:val="24"/>
        </w:rPr>
      </w:pPr>
      <w:bookmarkStart w:id="278" w:name="_Toc70871360"/>
      <w:r>
        <w:rPr>
          <w:sz w:val="24"/>
        </w:rPr>
        <w:t>From information to action</w:t>
      </w:r>
      <w:bookmarkEnd w:id="278"/>
    </w:p>
    <w:p w14:paraId="55292C4E" w14:textId="77777777" w:rsidR="007B10BF" w:rsidRPr="007B10BF" w:rsidRDefault="007B10BF" w:rsidP="007B10BF"/>
    <w:p w14:paraId="20B717ED" w14:textId="6B04E20E"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r>
        <w:rPr>
          <w:sz w:val="24"/>
          <w:szCs w:val="24"/>
        </w:rPr>
        <w:lastRenderedPageBreak/>
        <w:t>mainstem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w:t>
      </w:r>
      <w:r w:rsidR="00FE7988">
        <w:rPr>
          <w:sz w:val="24"/>
          <w:szCs w:val="24"/>
        </w:rPr>
        <w:t>ghly-revered watershed</w:t>
      </w:r>
      <w:r w:rsidR="005A221A">
        <w:rPr>
          <w:sz w:val="24"/>
          <w:szCs w:val="24"/>
        </w:rPr>
        <w:t>.</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p>
    <w:p w14:paraId="67E13F70" w14:textId="77777777" w:rsidR="003B1CEC" w:rsidRDefault="003B1CEC" w:rsidP="00042F92">
      <w:pPr>
        <w:rPr>
          <w:sz w:val="24"/>
          <w:szCs w:val="24"/>
        </w:rPr>
      </w:pPr>
    </w:p>
    <w:p w14:paraId="013F7C83" w14:textId="001A9290" w:rsidR="00F728D7" w:rsidRPr="007B10BF" w:rsidRDefault="00FE7988" w:rsidP="00042F92">
      <w:pPr>
        <w:rPr>
          <w:sz w:val="24"/>
          <w:szCs w:val="24"/>
        </w:rPr>
      </w:pPr>
      <w:r>
        <w:rPr>
          <w:sz w:val="24"/>
          <w:szCs w:val="24"/>
        </w:rPr>
        <w:t>A</w:t>
      </w:r>
      <w:r w:rsidR="00192C82">
        <w:rPr>
          <w:sz w:val="24"/>
          <w:szCs w:val="24"/>
        </w:rPr>
        <w:t xml:space="preserve"> pilot project to </w:t>
      </w:r>
      <w:commentRangeStart w:id="279"/>
      <w:r w:rsidR="00192C82">
        <w:rPr>
          <w:sz w:val="24"/>
          <w:szCs w:val="24"/>
        </w:rPr>
        <w:t>install</w:t>
      </w:r>
      <w:r w:rsidR="00C055FD">
        <w:rPr>
          <w:sz w:val="24"/>
          <w:szCs w:val="24"/>
        </w:rPr>
        <w:t xml:space="preserve"> </w:t>
      </w:r>
      <w:r w:rsidR="00193C89">
        <w:rPr>
          <w:sz w:val="24"/>
          <w:szCs w:val="24"/>
        </w:rPr>
        <w:t xml:space="preserve">proven </w:t>
      </w:r>
      <w:r w:rsidR="00C055FD">
        <w:rPr>
          <w:sz w:val="24"/>
          <w:szCs w:val="24"/>
        </w:rPr>
        <w:t xml:space="preserve">green infrastructure </w:t>
      </w:r>
      <w:commentRangeEnd w:id="279"/>
      <w:r w:rsidR="008916CE">
        <w:rPr>
          <w:rStyle w:val="CommentReference"/>
        </w:rPr>
        <w:commentReference w:id="279"/>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70AC043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stormwater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4EB85BCA" w14:textId="46783EA2" w:rsidR="00BF0AB1" w:rsidRPr="00F12053" w:rsidRDefault="005E4286" w:rsidP="00BF0AB1">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6C349192" w14:textId="77777777" w:rsidR="00BF0AB1" w:rsidRDefault="00BF0AB1" w:rsidP="00042F92">
      <w:pPr>
        <w:rPr>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280" w:name="_Toc70871361"/>
      <w:r w:rsidRPr="00A97748">
        <w:rPr>
          <w:b/>
        </w:rPr>
        <w:t>Data availability</w:t>
      </w:r>
      <w:bookmarkEnd w:id="280"/>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281" w:name="_Toc70871362"/>
      <w:r w:rsidRPr="003B4EC2">
        <w:rPr>
          <w:b/>
        </w:rPr>
        <w:lastRenderedPageBreak/>
        <w:t>References</w:t>
      </w:r>
      <w:bookmarkEnd w:id="281"/>
    </w:p>
    <w:p w14:paraId="482F27DC" w14:textId="77777777" w:rsidR="00B6085F" w:rsidRPr="00F22B91" w:rsidRDefault="00B6085F" w:rsidP="00B6085F">
      <w:pPr>
        <w:rPr>
          <w:sz w:val="24"/>
          <w:szCs w:val="24"/>
        </w:rPr>
      </w:pPr>
    </w:p>
    <w:p w14:paraId="370B15B3" w14:textId="724978C7" w:rsidR="00FE7988" w:rsidRDefault="005C52BF" w:rsidP="005C52BF">
      <w:pPr>
        <w:ind w:left="720" w:hanging="720"/>
        <w:rPr>
          <w:noProof/>
          <w:sz w:val="24"/>
          <w:szCs w:val="24"/>
          <w:lang w:eastAsia="en-US"/>
        </w:rPr>
      </w:pPr>
      <w:r>
        <w:rPr>
          <w:sz w:val="24"/>
          <w:szCs w:val="24"/>
          <w:lang w:eastAsia="en-US"/>
        </w:rPr>
        <w:fldChar w:fldCharType="begin" w:fldLock="1"/>
      </w:r>
      <w:r w:rsidR="00FE7988">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FE7988">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7CD120BD" w14:textId="77777777" w:rsidR="00FE7988" w:rsidRDefault="00FE7988"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609C151E" w14:textId="77777777" w:rsidR="00FE7988" w:rsidRDefault="00FE7988"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E15323D" w14:textId="77777777" w:rsidR="00FE7988" w:rsidRDefault="00FE7988" w:rsidP="005C52BF">
      <w:pPr>
        <w:ind w:left="720" w:hanging="720"/>
        <w:rPr>
          <w:noProof/>
          <w:sz w:val="24"/>
          <w:szCs w:val="24"/>
          <w:lang w:eastAsia="en-US"/>
        </w:rPr>
      </w:pPr>
      <w:r>
        <w:rPr>
          <w:noProof/>
          <w:sz w:val="24"/>
          <w:szCs w:val="24"/>
          <w:lang w:eastAsia="en-US"/>
        </w:rPr>
        <w:t xml:space="preserve">Blecken, G.-T., Rentz, R., Malmgren, C., Öhlander, B., and Viklander, M. 2012. Stormwater impact on urban waterways in a cold climate: variations in sediment metal concentrations due to untreated snowmelt discharge. J. Soils Sediments </w:t>
      </w:r>
      <w:r w:rsidRPr="00FE7988">
        <w:rPr>
          <w:b/>
          <w:noProof/>
          <w:sz w:val="24"/>
          <w:szCs w:val="24"/>
          <w:lang w:eastAsia="en-US"/>
        </w:rPr>
        <w:t>12</w:t>
      </w:r>
      <w:r>
        <w:rPr>
          <w:noProof/>
          <w:sz w:val="24"/>
          <w:szCs w:val="24"/>
          <w:lang w:eastAsia="en-US"/>
        </w:rPr>
        <w:t>(5): 758–773.</w:t>
      </w:r>
    </w:p>
    <w:p w14:paraId="22B9FAAD" w14:textId="77777777" w:rsidR="00FE7988" w:rsidRDefault="00FE7988"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FE7988">
        <w:rPr>
          <w:b/>
          <w:noProof/>
          <w:sz w:val="24"/>
          <w:szCs w:val="24"/>
          <w:lang w:eastAsia="en-US"/>
        </w:rPr>
        <w:t>107</w:t>
      </w:r>
      <w:r>
        <w:rPr>
          <w:noProof/>
          <w:sz w:val="24"/>
          <w:szCs w:val="24"/>
          <w:lang w:eastAsia="en-US"/>
        </w:rPr>
        <w:t>(6): 841–847. Wiley.</w:t>
      </w:r>
    </w:p>
    <w:p w14:paraId="33E796FD" w14:textId="77777777" w:rsidR="00FE7988" w:rsidRDefault="00FE7988"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293C1EA4" w14:textId="77777777" w:rsidR="00FE7988" w:rsidRDefault="00FE7988"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2173C64D" w14:textId="77777777" w:rsidR="00FE7988" w:rsidRDefault="00FE7988"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06E8A018" w14:textId="77777777" w:rsidR="00FE7988" w:rsidRDefault="00FE7988" w:rsidP="005C52BF">
      <w:pPr>
        <w:ind w:left="720" w:hanging="720"/>
        <w:rPr>
          <w:noProof/>
          <w:sz w:val="24"/>
          <w:szCs w:val="24"/>
          <w:lang w:eastAsia="en-US"/>
        </w:rPr>
      </w:pPr>
      <w:r>
        <w:rPr>
          <w:noProof/>
          <w:sz w:val="24"/>
          <w:szCs w:val="24"/>
          <w:lang w:eastAsia="en-US"/>
        </w:rPr>
        <w:t>EPA. 2021. National Water Quality Monitoring Council. Available from https://www.waterqualitydata.us/ [accessed 2 May 2021].</w:t>
      </w:r>
    </w:p>
    <w:p w14:paraId="1115060B" w14:textId="77777777" w:rsidR="00FE7988" w:rsidRDefault="00FE7988" w:rsidP="005C52BF">
      <w:pPr>
        <w:ind w:left="720" w:hanging="720"/>
        <w:rPr>
          <w:noProof/>
          <w:sz w:val="24"/>
          <w:szCs w:val="24"/>
          <w:lang w:eastAsia="en-US"/>
        </w:rPr>
      </w:pPr>
      <w:r>
        <w:rPr>
          <w:noProof/>
          <w:sz w:val="24"/>
          <w:szCs w:val="24"/>
          <w:lang w:eastAsia="en-US"/>
        </w:rPr>
        <w:t>EPSCoR. 2016. Developed area change near Kenai and Soldotna, 1950 - 2013. Available from https://ak-nsf-epscor.github.io/kenai-change/kenaiDevelChange.html [accessed 1 May 2021].</w:t>
      </w:r>
    </w:p>
    <w:p w14:paraId="1BAA2E73" w14:textId="77777777" w:rsidR="00FE7988" w:rsidRDefault="00FE7988"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14E7C195" w14:textId="77777777" w:rsidR="00FE7988" w:rsidRDefault="00FE7988" w:rsidP="005C52BF">
      <w:pPr>
        <w:ind w:left="720" w:hanging="720"/>
        <w:rPr>
          <w:noProof/>
          <w:sz w:val="24"/>
          <w:szCs w:val="24"/>
          <w:lang w:eastAsia="en-US"/>
        </w:rPr>
      </w:pPr>
      <w:r>
        <w:rPr>
          <w:noProof/>
          <w:sz w:val="24"/>
          <w:szCs w:val="24"/>
          <w:lang w:eastAsia="en-US"/>
        </w:rPr>
        <w:t>ESRI. 2020. ArcMap 10.8.1. Redlands, CA.</w:t>
      </w:r>
    </w:p>
    <w:p w14:paraId="2CB71BD8" w14:textId="77777777" w:rsidR="00FE7988" w:rsidRDefault="00FE7988"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FE7988">
        <w:rPr>
          <w:b/>
          <w:noProof/>
          <w:sz w:val="24"/>
          <w:szCs w:val="24"/>
          <w:lang w:eastAsia="en-US"/>
        </w:rPr>
        <w:t>52</w:t>
      </w:r>
      <w:r>
        <w:rPr>
          <w:noProof/>
          <w:sz w:val="24"/>
          <w:szCs w:val="24"/>
          <w:lang w:eastAsia="en-US"/>
        </w:rPr>
        <w:t>(6): 1089–1104. Wiley.</w:t>
      </w:r>
    </w:p>
    <w:p w14:paraId="37417A0D" w14:textId="77777777" w:rsidR="00FE7988" w:rsidRDefault="00FE7988"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FE7988">
        <w:rPr>
          <w:b/>
          <w:noProof/>
          <w:sz w:val="24"/>
          <w:szCs w:val="24"/>
          <w:lang w:eastAsia="en-US"/>
        </w:rPr>
        <w:t>66</w:t>
      </w:r>
      <w:r>
        <w:rPr>
          <w:noProof/>
          <w:sz w:val="24"/>
          <w:szCs w:val="24"/>
          <w:lang w:eastAsia="en-US"/>
        </w:rPr>
        <w:t>(3): 289–314.</w:t>
      </w:r>
    </w:p>
    <w:p w14:paraId="2F36A0A9" w14:textId="77777777" w:rsidR="00FE7988" w:rsidRDefault="00FE7988"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FE7988">
        <w:rPr>
          <w:b/>
          <w:noProof/>
          <w:sz w:val="24"/>
          <w:szCs w:val="24"/>
          <w:lang w:eastAsia="en-US"/>
        </w:rPr>
        <w:t>128</w:t>
      </w:r>
      <w:r>
        <w:rPr>
          <w:noProof/>
          <w:sz w:val="24"/>
          <w:szCs w:val="24"/>
          <w:lang w:eastAsia="en-US"/>
        </w:rPr>
        <w:t>(1): 121–129. Taylor &amp; Francis.</w:t>
      </w:r>
    </w:p>
    <w:p w14:paraId="646E8F9B" w14:textId="77777777" w:rsidR="00FE7988" w:rsidRDefault="00FE7988" w:rsidP="005C52BF">
      <w:pPr>
        <w:ind w:left="720" w:hanging="720"/>
        <w:rPr>
          <w:noProof/>
          <w:sz w:val="24"/>
          <w:szCs w:val="24"/>
          <w:lang w:eastAsia="en-US"/>
        </w:rPr>
      </w:pPr>
      <w:r>
        <w:rPr>
          <w:noProof/>
          <w:sz w:val="24"/>
          <w:szCs w:val="24"/>
          <w:lang w:eastAsia="en-US"/>
        </w:rPr>
        <w:t xml:space="preserve">Gouin, T., Wilkinson, D., Hummel, S., Meyer, B., and Culley, A. 2010. Polycyclic aromatic hydrocarbons in air and snow from Fairbanks, Alaska. Atmos. Pollut. Res. </w:t>
      </w:r>
      <w:r w:rsidRPr="00FE7988">
        <w:rPr>
          <w:b/>
          <w:noProof/>
          <w:sz w:val="24"/>
          <w:szCs w:val="24"/>
          <w:lang w:eastAsia="en-US"/>
        </w:rPr>
        <w:t>1</w:t>
      </w:r>
      <w:r>
        <w:rPr>
          <w:noProof/>
          <w:sz w:val="24"/>
          <w:szCs w:val="24"/>
          <w:lang w:eastAsia="en-US"/>
        </w:rPr>
        <w:t>(1): 9–15.</w:t>
      </w:r>
    </w:p>
    <w:p w14:paraId="00304FD5" w14:textId="77777777" w:rsidR="00FE7988" w:rsidRDefault="00FE7988"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76A2F933" w14:textId="77777777" w:rsidR="00FE7988" w:rsidRDefault="00FE7988" w:rsidP="005C52BF">
      <w:pPr>
        <w:ind w:left="720" w:hanging="720"/>
        <w:rPr>
          <w:noProof/>
          <w:sz w:val="24"/>
          <w:szCs w:val="24"/>
          <w:lang w:eastAsia="en-US"/>
        </w:rPr>
      </w:pPr>
      <w:r>
        <w:rPr>
          <w:noProof/>
          <w:sz w:val="24"/>
          <w:szCs w:val="24"/>
          <w:lang w:eastAsia="en-US"/>
        </w:rPr>
        <w:t>Guerron Orejuela, E.J. 2017, May 4. Water Quality in Alaska’s Kenai River, United States of America; Past, Present and Future. M.S., University of Salzburg. Available from http://unigis.sbg.ac.at/files/Mastertheses/Full/103370.pdf.</w:t>
      </w:r>
    </w:p>
    <w:p w14:paraId="49BD58BD" w14:textId="77777777" w:rsidR="00FE7988" w:rsidRDefault="00FE7988" w:rsidP="005C52BF">
      <w:pPr>
        <w:ind w:left="720" w:hanging="720"/>
        <w:rPr>
          <w:noProof/>
          <w:sz w:val="24"/>
          <w:szCs w:val="24"/>
          <w:lang w:eastAsia="en-US"/>
        </w:rPr>
      </w:pPr>
      <w:r>
        <w:rPr>
          <w:noProof/>
          <w:sz w:val="24"/>
          <w:szCs w:val="24"/>
          <w:lang w:eastAsia="en-US"/>
        </w:rPr>
        <w:t xml:space="preserve">Lau, S.-L., Han, Y., Kang, J.-H., Kayhanian, M., and Stenstrom, M.K. 2009. Characteristics of highway stormwater runoff in Los Angeles: metals and polycyclic aromatic hydrocarbons. Water Environ. Res. </w:t>
      </w:r>
      <w:r w:rsidRPr="00FE7988">
        <w:rPr>
          <w:b/>
          <w:noProof/>
          <w:sz w:val="24"/>
          <w:szCs w:val="24"/>
          <w:lang w:eastAsia="en-US"/>
        </w:rPr>
        <w:t>81</w:t>
      </w:r>
      <w:r>
        <w:rPr>
          <w:noProof/>
          <w:sz w:val="24"/>
          <w:szCs w:val="24"/>
          <w:lang w:eastAsia="en-US"/>
        </w:rPr>
        <w:t>(3): 308–318.</w:t>
      </w:r>
    </w:p>
    <w:p w14:paraId="1E3506D8" w14:textId="77777777" w:rsidR="00FE7988" w:rsidRDefault="00FE7988" w:rsidP="005C52BF">
      <w:pPr>
        <w:ind w:left="720" w:hanging="720"/>
        <w:rPr>
          <w:noProof/>
          <w:sz w:val="24"/>
          <w:szCs w:val="24"/>
          <w:lang w:eastAsia="en-US"/>
        </w:rPr>
      </w:pPr>
      <w:r>
        <w:rPr>
          <w:noProof/>
          <w:sz w:val="24"/>
          <w:szCs w:val="24"/>
          <w:lang w:eastAsia="en-US"/>
        </w:rPr>
        <w:t>Liptan, T.W., and Santen, D.J., Jr. 2017. Sustainable Stormwater Management: A Landscape-Driven Approach to Planning and Design. Timber Press.</w:t>
      </w:r>
    </w:p>
    <w:p w14:paraId="4E0F341B" w14:textId="77777777" w:rsidR="00FE7988" w:rsidRDefault="00FE7988" w:rsidP="005C52BF">
      <w:pPr>
        <w:ind w:left="720" w:hanging="720"/>
        <w:rPr>
          <w:noProof/>
          <w:sz w:val="24"/>
          <w:szCs w:val="24"/>
          <w:lang w:eastAsia="en-US"/>
        </w:rPr>
      </w:pPr>
      <w:r>
        <w:rPr>
          <w:noProof/>
          <w:sz w:val="24"/>
          <w:szCs w:val="24"/>
          <w:lang w:eastAsia="en-US"/>
        </w:rPr>
        <w:lastRenderedPageBreak/>
        <w:t xml:space="preserve">Matthiessen, P., Reed, J., and Johnson, M. 1999. Sources and Potential Effects of Copper and Zinc Concentrations in the Estuarine Waters of Essex and Suffolk, United Kingdom. Mar. Pollut. Bull. </w:t>
      </w:r>
      <w:r w:rsidRPr="00FE7988">
        <w:rPr>
          <w:b/>
          <w:noProof/>
          <w:sz w:val="24"/>
          <w:szCs w:val="24"/>
          <w:lang w:eastAsia="en-US"/>
        </w:rPr>
        <w:t>38</w:t>
      </w:r>
      <w:r>
        <w:rPr>
          <w:noProof/>
          <w:sz w:val="24"/>
          <w:szCs w:val="24"/>
          <w:lang w:eastAsia="en-US"/>
        </w:rPr>
        <w:t>(10): 908–920.</w:t>
      </w:r>
    </w:p>
    <w:p w14:paraId="0509D122" w14:textId="77777777" w:rsidR="00FE7988" w:rsidRDefault="00FE7988"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FE7988">
        <w:rPr>
          <w:b/>
          <w:noProof/>
          <w:sz w:val="24"/>
          <w:szCs w:val="24"/>
          <w:lang w:eastAsia="en-US"/>
        </w:rPr>
        <w:t>22</w:t>
      </w:r>
      <w:r>
        <w:rPr>
          <w:noProof/>
          <w:sz w:val="24"/>
          <w:szCs w:val="24"/>
          <w:lang w:eastAsia="en-US"/>
        </w:rPr>
        <w:t>(5): 1460–1471.</w:t>
      </w:r>
    </w:p>
    <w:p w14:paraId="3942DD9E" w14:textId="77777777" w:rsidR="00FE7988" w:rsidRDefault="00FE7988" w:rsidP="005C52BF">
      <w:pPr>
        <w:ind w:left="720" w:hanging="720"/>
        <w:rPr>
          <w:noProof/>
          <w:sz w:val="24"/>
          <w:szCs w:val="24"/>
          <w:lang w:eastAsia="en-US"/>
        </w:rPr>
      </w:pPr>
      <w:r>
        <w:rPr>
          <w:noProof/>
          <w:sz w:val="24"/>
          <w:szCs w:val="24"/>
          <w:lang w:eastAsia="en-US"/>
        </w:rPr>
        <w:t>Meyer, B. 2021a. Kenai River Baseline Water Quality Monitoring, Data Query. Available from https://rpubs.com/kwf/krbwqm [accessed 1 May 2021].</w:t>
      </w:r>
    </w:p>
    <w:p w14:paraId="7FDF8C7B" w14:textId="77777777" w:rsidR="00FE7988" w:rsidRDefault="00FE7988" w:rsidP="005C52BF">
      <w:pPr>
        <w:ind w:left="720" w:hanging="720"/>
        <w:rPr>
          <w:noProof/>
          <w:sz w:val="24"/>
          <w:szCs w:val="24"/>
          <w:lang w:eastAsia="en-US"/>
        </w:rPr>
      </w:pPr>
      <w:r>
        <w:rPr>
          <w:noProof/>
          <w:sz w:val="24"/>
          <w:szCs w:val="24"/>
          <w:lang w:eastAsia="en-US"/>
        </w:rPr>
        <w:t>Meyer, B. 2021b, May 2. RPubs - Kenai River Ca/Mg Data Exploration. Available from https://rpubs.com/kwf/ca_mg_2020CuZnReport [accessed 2 May 2021].</w:t>
      </w:r>
    </w:p>
    <w:p w14:paraId="3EEBAC63" w14:textId="77777777" w:rsidR="00FE7988" w:rsidRDefault="00FE7988"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FE7988">
        <w:rPr>
          <w:b/>
          <w:noProof/>
          <w:sz w:val="24"/>
          <w:szCs w:val="24"/>
          <w:lang w:eastAsia="en-US"/>
        </w:rPr>
        <w:t>12</w:t>
      </w:r>
      <w:r>
        <w:rPr>
          <w:noProof/>
          <w:sz w:val="24"/>
          <w:szCs w:val="24"/>
          <w:lang w:eastAsia="en-US"/>
        </w:rPr>
        <w:t>(10): 2864. Multidisciplinary Digital Publishing Institute. [accessed 15 April 2021].</w:t>
      </w:r>
    </w:p>
    <w:p w14:paraId="5E5661B5" w14:textId="77777777" w:rsidR="00FE7988" w:rsidRDefault="00FE7988" w:rsidP="005C52BF">
      <w:pPr>
        <w:ind w:left="720" w:hanging="720"/>
        <w:rPr>
          <w:noProof/>
          <w:sz w:val="24"/>
          <w:szCs w:val="24"/>
          <w:lang w:eastAsia="en-US"/>
        </w:rPr>
      </w:pPr>
      <w:r>
        <w:rPr>
          <w:noProof/>
          <w:sz w:val="24"/>
          <w:szCs w:val="24"/>
          <w:lang w:eastAsia="en-US"/>
        </w:rPr>
        <w:t>Prestes, E.C., Anjos, V.E., and Sodré, F.F. 2006. Copper, lead and cadmium loads and behavior in urban stormwater runoff in Curitiba, Brazil. Journal of the Brazilian. SciELO Brasil. Available from https://www.scielo.br/scielo.php?pid=S0103-50532006000100008&amp;script=sci_abstract&amp;tlng=pt.</w:t>
      </w:r>
    </w:p>
    <w:p w14:paraId="22C2A0B5" w14:textId="77777777" w:rsidR="00FE7988" w:rsidRDefault="00FE7988"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6398A185" w14:textId="77777777" w:rsidR="00FE7988" w:rsidRDefault="00FE7988"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0F707763" w14:textId="77777777" w:rsidR="00FE7988" w:rsidRDefault="00FE7988" w:rsidP="005C52BF">
      <w:pPr>
        <w:ind w:left="720" w:hanging="720"/>
        <w:rPr>
          <w:noProof/>
          <w:sz w:val="24"/>
          <w:szCs w:val="24"/>
          <w:lang w:eastAsia="en-US"/>
        </w:rPr>
      </w:pPr>
      <w:r>
        <w:rPr>
          <w:noProof/>
          <w:sz w:val="24"/>
          <w:szCs w:val="24"/>
          <w:lang w:eastAsia="en-US"/>
        </w:rPr>
        <w:t xml:space="preserve">Schiff, K.C., and Tiefenthaler, L.L. 2011. Seasonal flushing of pollutant concentrations and loads in urban Stormwater. J. Am. Water Resour. Assoc. </w:t>
      </w:r>
      <w:r w:rsidRPr="00FE7988">
        <w:rPr>
          <w:b/>
          <w:noProof/>
          <w:sz w:val="24"/>
          <w:szCs w:val="24"/>
          <w:lang w:eastAsia="en-US"/>
        </w:rPr>
        <w:t>47</w:t>
      </w:r>
      <w:r>
        <w:rPr>
          <w:noProof/>
          <w:sz w:val="24"/>
          <w:szCs w:val="24"/>
          <w:lang w:eastAsia="en-US"/>
        </w:rPr>
        <w:t>(1): 136–142. Wiley.</w:t>
      </w:r>
    </w:p>
    <w:p w14:paraId="3152A775" w14:textId="77777777" w:rsidR="00FE7988" w:rsidRDefault="00FE7988"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FE7988">
        <w:rPr>
          <w:b/>
          <w:noProof/>
          <w:sz w:val="24"/>
          <w:szCs w:val="24"/>
          <w:lang w:eastAsia="en-US"/>
        </w:rPr>
        <w:t>42</w:t>
      </w:r>
      <w:r>
        <w:rPr>
          <w:noProof/>
          <w:sz w:val="24"/>
          <w:szCs w:val="24"/>
          <w:lang w:eastAsia="en-US"/>
        </w:rPr>
        <w:t>(10): 538–553. Wiley.</w:t>
      </w:r>
    </w:p>
    <w:p w14:paraId="4B091638" w14:textId="77777777" w:rsidR="00FE7988" w:rsidRDefault="00FE7988"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FE7988">
        <w:rPr>
          <w:b/>
          <w:noProof/>
          <w:sz w:val="24"/>
          <w:szCs w:val="24"/>
          <w:lang w:eastAsia="en-US"/>
        </w:rPr>
        <w:t>68</w:t>
      </w:r>
      <w:r>
        <w:rPr>
          <w:noProof/>
          <w:sz w:val="24"/>
          <w:szCs w:val="24"/>
          <w:lang w:eastAsia="en-US"/>
        </w:rPr>
        <w:t>(4): 369–392.</w:t>
      </w:r>
    </w:p>
    <w:p w14:paraId="543CD7FD" w14:textId="77777777" w:rsidR="00FE7988" w:rsidRDefault="00FE7988"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2A443899" w14:textId="77777777" w:rsidR="00FE7988" w:rsidRDefault="00FE7988"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16A8FC4C" w14:textId="77777777" w:rsidR="00FE7988" w:rsidRDefault="00FE7988"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FE7988">
        <w:rPr>
          <w:b/>
          <w:noProof/>
          <w:sz w:val="24"/>
          <w:szCs w:val="24"/>
          <w:lang w:eastAsia="en-US"/>
        </w:rPr>
        <w:t>39</w:t>
      </w:r>
      <w:r>
        <w:rPr>
          <w:noProof/>
          <w:sz w:val="24"/>
          <w:szCs w:val="24"/>
          <w:lang w:eastAsia="en-US"/>
        </w:rPr>
        <w:t>: 227–248.</w:t>
      </w:r>
    </w:p>
    <w:p w14:paraId="135668C9" w14:textId="77777777" w:rsidR="00FE7988" w:rsidRDefault="00FE7988"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033F1B6E" w14:textId="77777777" w:rsidR="00FE7988" w:rsidRDefault="00FE7988"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FE7988">
        <w:rPr>
          <w:b/>
          <w:noProof/>
          <w:sz w:val="24"/>
          <w:szCs w:val="24"/>
          <w:lang w:eastAsia="en-US"/>
        </w:rPr>
        <w:t>96</w:t>
      </w:r>
      <w:r>
        <w:rPr>
          <w:noProof/>
          <w:sz w:val="24"/>
          <w:szCs w:val="24"/>
          <w:lang w:eastAsia="en-US"/>
        </w:rPr>
        <w:t>(1): 2–26. Elsevier.</w:t>
      </w:r>
    </w:p>
    <w:p w14:paraId="39AB60DA" w14:textId="77777777" w:rsidR="00FE7988" w:rsidRDefault="00FE7988" w:rsidP="005C52BF">
      <w:pPr>
        <w:ind w:left="720" w:hanging="720"/>
        <w:rPr>
          <w:noProof/>
          <w:sz w:val="24"/>
          <w:szCs w:val="24"/>
          <w:lang w:eastAsia="en-US"/>
        </w:rPr>
      </w:pPr>
      <w:r>
        <w:rPr>
          <w:noProof/>
          <w:sz w:val="24"/>
          <w:szCs w:val="24"/>
          <w:lang w:eastAsia="en-US"/>
        </w:rPr>
        <w:t>USGS. 2019. 2019 Discharge, USGS Conditions for USGS 15266300 Kenai R at Soldotna, AK. Available from https://nwis.waterdata.usgs.gov/ak/nwis/uv?cb_00060=on&amp;cb_00065=on&amp;format=gif_stats&amp;site_no=15266300&amp;period=&amp;begin_date=2019-01-01&amp;end_date=2019-12-19 [accessed 1 May 2021].</w:t>
      </w:r>
    </w:p>
    <w:p w14:paraId="2B0E6D12" w14:textId="77777777" w:rsidR="00FE7988" w:rsidRDefault="00FE7988" w:rsidP="005C52BF">
      <w:pPr>
        <w:ind w:left="720" w:hanging="720"/>
        <w:rPr>
          <w:noProof/>
          <w:sz w:val="24"/>
          <w:szCs w:val="24"/>
          <w:lang w:eastAsia="en-US"/>
        </w:rPr>
      </w:pPr>
      <w:r>
        <w:rPr>
          <w:noProof/>
          <w:sz w:val="24"/>
          <w:szCs w:val="24"/>
          <w:lang w:eastAsia="en-US"/>
        </w:rPr>
        <w:lastRenderedPageBreak/>
        <w:t>USGS. 2021a. Everything you need to know about SPARROW. Available from https://www.usgs.gov/mission-areas/water-resources/science/everything-you-need-know-about-sparrow?qt-science_center_objects=0 [accessed 1 May 2021].</w:t>
      </w:r>
    </w:p>
    <w:p w14:paraId="3B63E393" w14:textId="043F23F8" w:rsidR="005C52BF" w:rsidRPr="0024208B" w:rsidRDefault="00FE7988" w:rsidP="005C52BF">
      <w:pPr>
        <w:ind w:left="720" w:hanging="720"/>
        <w:rPr>
          <w:sz w:val="24"/>
          <w:szCs w:val="24"/>
          <w:lang w:eastAsia="en-US"/>
        </w:rPr>
      </w:pPr>
      <w:r>
        <w:rPr>
          <w:noProof/>
          <w:sz w:val="24"/>
          <w:szCs w:val="24"/>
          <w:lang w:eastAsia="en-US"/>
        </w:rPr>
        <w:t>USGS. 2021b,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390E9A17" w14:textId="4A5DCDA5"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bookmarkStart w:id="282" w:name="_Toc70871363"/>
      <w:r w:rsidRPr="003B4EC2">
        <w:rPr>
          <w:b/>
        </w:rPr>
        <w:t xml:space="preserve">appendix a: </w:t>
      </w:r>
      <w:r w:rsidR="00C85CBE">
        <w:rPr>
          <w:b/>
        </w:rPr>
        <w:t>figures</w:t>
      </w:r>
      <w:bookmarkEnd w:id="282"/>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283" w:name="_Hlk25490811"/>
      <w:bookmarkStart w:id="284" w:name="_Toc70871365"/>
      <w:r w:rsidRPr="003B4EC2">
        <w:rPr>
          <w:sz w:val="24"/>
          <w:szCs w:val="24"/>
        </w:rPr>
        <w:lastRenderedPageBreak/>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bookmarkEnd w:id="284"/>
    </w:p>
    <w:bookmarkEnd w:id="283"/>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285" w:name="_Toc70871366"/>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r w:rsidR="00732355">
        <w:rPr>
          <w:sz w:val="24"/>
          <w:szCs w:val="24"/>
        </w:rPr>
        <w:t>.</w:t>
      </w:r>
      <w:bookmarkEnd w:id="285"/>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286" w:name="_Toc70871367"/>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287"/>
      <w:commentRangeStart w:id="288"/>
      <w:r>
        <w:rPr>
          <w:sz w:val="24"/>
          <w:szCs w:val="24"/>
        </w:rPr>
        <w:t>values</w:t>
      </w:r>
      <w:commentRangeEnd w:id="287"/>
      <w:r w:rsidR="00FA66A8">
        <w:rPr>
          <w:rStyle w:val="CommentReference"/>
          <w:b w:val="0"/>
          <w:bCs w:val="0"/>
          <w:caps w:val="0"/>
        </w:rPr>
        <w:commentReference w:id="287"/>
      </w:r>
      <w:commentRangeEnd w:id="288"/>
      <w:r w:rsidR="00484AC2">
        <w:rPr>
          <w:rStyle w:val="CommentReference"/>
          <w:b w:val="0"/>
          <w:bCs w:val="0"/>
          <w:caps w:val="0"/>
        </w:rPr>
        <w:commentReference w:id="288"/>
      </w:r>
      <w:r w:rsidR="00CA4780">
        <w:rPr>
          <w:sz w:val="24"/>
          <w:szCs w:val="24"/>
        </w:rPr>
        <w:t>.</w:t>
      </w:r>
      <w:bookmarkEnd w:id="286"/>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289" w:name="_Toc70871368"/>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289"/>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290" w:name="_Toc70871369"/>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291"/>
      <w:commentRangeStart w:id="292"/>
      <w:r w:rsidRPr="00CA4780">
        <w:rPr>
          <w:sz w:val="24"/>
          <w:szCs w:val="24"/>
        </w:rPr>
        <w:t>values</w:t>
      </w:r>
      <w:commentRangeEnd w:id="291"/>
      <w:r w:rsidR="00FA7176">
        <w:rPr>
          <w:rStyle w:val="CommentReference"/>
          <w:b w:val="0"/>
          <w:bCs w:val="0"/>
          <w:caps w:val="0"/>
        </w:rPr>
        <w:commentReference w:id="291"/>
      </w:r>
      <w:commentRangeEnd w:id="292"/>
      <w:r w:rsidR="00403E31">
        <w:rPr>
          <w:rStyle w:val="CommentReference"/>
          <w:b w:val="0"/>
          <w:bCs w:val="0"/>
          <w:caps w:val="0"/>
        </w:rPr>
        <w:commentReference w:id="292"/>
      </w:r>
      <w:r w:rsidRPr="00CA4780">
        <w:rPr>
          <w:sz w:val="24"/>
          <w:szCs w:val="24"/>
        </w:rPr>
        <w:t>.</w:t>
      </w:r>
      <w:bookmarkEnd w:id="290"/>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293" w:name="_Toc70871370"/>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293"/>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bookmarkStart w:id="294" w:name="_Toc70871371"/>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bookmarkEnd w:id="294"/>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295" w:name="_Toc70871364"/>
      <w:r w:rsidRPr="003B4EC2">
        <w:rPr>
          <w:b/>
        </w:rPr>
        <w:lastRenderedPageBreak/>
        <w:t>appendix B: Tables</w:t>
      </w:r>
      <w:bookmarkEnd w:id="295"/>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296" w:name="_Toc70871820"/>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296"/>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297"/>
            <w:commentRangeStart w:id="298"/>
            <w:r w:rsidRPr="007C7454">
              <w:rPr>
                <w:color w:val="000000"/>
                <w:sz w:val="24"/>
                <w:szCs w:val="24"/>
              </w:rPr>
              <w:t xml:space="preserve">chronic </w:t>
            </w:r>
            <w:commentRangeEnd w:id="297"/>
            <w:r w:rsidR="00FA7176">
              <w:rPr>
                <w:rStyle w:val="CommentReference"/>
              </w:rPr>
              <w:commentReference w:id="297"/>
            </w:r>
            <w:commentRangeEnd w:id="298"/>
            <w:r w:rsidR="00484AC2">
              <w:rPr>
                <w:rStyle w:val="CommentReference"/>
              </w:rPr>
              <w:commentReference w:id="298"/>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299"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300" w:name="_Toc70871821"/>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300"/>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301" w:name="_Toc70871822"/>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302"/>
      <w:commentRangeStart w:id="303"/>
      <w:r>
        <w:rPr>
          <w:sz w:val="24"/>
          <w:szCs w:val="24"/>
        </w:rPr>
        <w:t>data.</w:t>
      </w:r>
      <w:commentRangeEnd w:id="302"/>
      <w:r>
        <w:rPr>
          <w:rStyle w:val="CommentReference"/>
          <w:b w:val="0"/>
          <w:bCs w:val="0"/>
          <w:caps w:val="0"/>
        </w:rPr>
        <w:commentReference w:id="302"/>
      </w:r>
      <w:commentRangeEnd w:id="303"/>
      <w:r>
        <w:rPr>
          <w:rStyle w:val="CommentReference"/>
          <w:b w:val="0"/>
          <w:bCs w:val="0"/>
          <w:caps w:val="0"/>
        </w:rPr>
        <w:commentReference w:id="303"/>
      </w:r>
      <w:bookmarkEnd w:id="301"/>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394941" w:rsidRDefault="0067159D" w:rsidP="00DB281F">
            <w:pPr>
              <w:rPr>
                <w:sz w:val="24"/>
              </w:rPr>
            </w:pPr>
            <w:r w:rsidRPr="00394941">
              <w:rPr>
                <w:sz w:val="24"/>
                <w:lang w:eastAsia="en-US"/>
              </w:rPr>
              <w:t>Copper/Zinc Sample Date</w:t>
            </w:r>
          </w:p>
        </w:tc>
        <w:tc>
          <w:tcPr>
            <w:tcW w:w="2923" w:type="dxa"/>
          </w:tcPr>
          <w:p w14:paraId="4B7E2467" w14:textId="6C071A7B"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lang w:eastAsia="en-US"/>
              </w:rPr>
              <w:t>Copper/Zinc Sample Location</w:t>
            </w:r>
          </w:p>
        </w:tc>
        <w:tc>
          <w:tcPr>
            <w:tcW w:w="2610" w:type="dxa"/>
          </w:tcPr>
          <w:p w14:paraId="41476FD7" w14:textId="1F5770E1"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Date</w:t>
            </w:r>
          </w:p>
        </w:tc>
        <w:tc>
          <w:tcPr>
            <w:tcW w:w="2875" w:type="dxa"/>
          </w:tcPr>
          <w:p w14:paraId="6C9A5E93" w14:textId="2C7D7917"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Slikok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Slikok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Slikok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Slikok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bookmarkStart w:id="304" w:name="_GoBack"/>
      <w:bookmarkEnd w:id="304"/>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305" w:name="_Toc70871823"/>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306"/>
      <w:commentRangeStart w:id="307"/>
      <w:commentRangeStart w:id="308"/>
      <w:r w:rsidR="00CE1039" w:rsidRPr="00CE1039">
        <w:rPr>
          <w:sz w:val="24"/>
          <w:szCs w:val="24"/>
        </w:rPr>
        <w:t>standards</w:t>
      </w:r>
      <w:commentRangeEnd w:id="306"/>
      <w:r w:rsidR="005E798A">
        <w:rPr>
          <w:rStyle w:val="CommentReference"/>
          <w:b w:val="0"/>
          <w:bCs w:val="0"/>
          <w:caps w:val="0"/>
        </w:rPr>
        <w:commentReference w:id="306"/>
      </w:r>
      <w:commentRangeEnd w:id="307"/>
      <w:r w:rsidR="00FA66A8">
        <w:rPr>
          <w:rStyle w:val="CommentReference"/>
          <w:b w:val="0"/>
          <w:bCs w:val="0"/>
          <w:caps w:val="0"/>
        </w:rPr>
        <w:commentReference w:id="307"/>
      </w:r>
      <w:commentRangeEnd w:id="308"/>
      <w:r w:rsidR="00AC4CEC">
        <w:rPr>
          <w:rStyle w:val="CommentReference"/>
          <w:b w:val="0"/>
          <w:bCs w:val="0"/>
          <w:caps w:val="0"/>
        </w:rPr>
        <w:commentReference w:id="308"/>
      </w:r>
      <w:r w:rsidR="00CE1039">
        <w:rPr>
          <w:sz w:val="24"/>
          <w:szCs w:val="24"/>
        </w:rPr>
        <w:t>.</w:t>
      </w:r>
      <w:bookmarkEnd w:id="305"/>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309" w:name="_Toc70871824"/>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310"/>
      <w:commentRangeStart w:id="311"/>
      <w:r w:rsidR="004E2909">
        <w:rPr>
          <w:sz w:val="24"/>
          <w:szCs w:val="24"/>
        </w:rPr>
        <w:t>difference levels</w:t>
      </w:r>
      <w:commentRangeEnd w:id="310"/>
      <w:r w:rsidR="006B24FD">
        <w:rPr>
          <w:rStyle w:val="CommentReference"/>
          <w:b w:val="0"/>
          <w:bCs w:val="0"/>
          <w:caps w:val="0"/>
        </w:rPr>
        <w:commentReference w:id="310"/>
      </w:r>
      <w:commentRangeEnd w:id="311"/>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311"/>
      </w:r>
      <w:r w:rsidR="004E2909">
        <w:rPr>
          <w:sz w:val="24"/>
          <w:szCs w:val="24"/>
        </w:rPr>
        <w:t xml:space="preserve"> of duplicate samples by site and date.</w:t>
      </w:r>
      <w:bookmarkEnd w:id="309"/>
    </w:p>
    <w:tbl>
      <w:tblPr>
        <w:tblW w:w="9224" w:type="dxa"/>
        <w:tblLook w:val="04A0" w:firstRow="1" w:lastRow="0" w:firstColumn="1" w:lastColumn="0" w:noHBand="0" w:noVBand="1"/>
      </w:tblPr>
      <w:tblGrid>
        <w:gridCol w:w="9377"/>
        <w:gridCol w:w="222"/>
      </w:tblGrid>
      <w:tr w:rsidR="00234C91" w:rsidRPr="00FA7D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581"/>
              <w:gridCol w:w="1460"/>
              <w:gridCol w:w="1145"/>
              <w:gridCol w:w="1055"/>
              <w:gridCol w:w="960"/>
            </w:tblGrid>
            <w:tr w:rsidR="009208A1" w:rsidRPr="00FA7D9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6DCA92A3"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River Mile</w:t>
                  </w:r>
                  <w:r w:rsidR="00FA7D91" w:rsidRPr="00FA7D91">
                    <w:rPr>
                      <w:rFonts w:asciiTheme="majorHAnsi" w:eastAsia="Times New Roman" w:hAnsiTheme="majorHAnsi" w:cs="Calibri"/>
                      <w:b/>
                      <w:color w:val="000000"/>
                      <w:kern w:val="0"/>
                      <w:sz w:val="22"/>
                      <w:szCs w:val="22"/>
                      <w:lang w:eastAsia="en-US"/>
                    </w:rPr>
                    <w:t>*</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FA7D91" w:rsidRDefault="00EF0203"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 xml:space="preserve">RPD </w:t>
                  </w:r>
                  <w:r w:rsidR="009208A1" w:rsidRPr="00FA7D91">
                    <w:rPr>
                      <w:rFonts w:asciiTheme="majorHAnsi" w:eastAsia="Times New Roman" w:hAnsiTheme="majorHAns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&gt;20%</w:t>
                  </w:r>
                </w:p>
              </w:tc>
            </w:tr>
            <w:tr w:rsidR="009208A1" w:rsidRPr="00FA7D9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9BB682D" w14:textId="77777777" w:rsidTr="00FA7D91">
              <w:trPr>
                <w:trHeight w:val="198"/>
              </w:trPr>
              <w:tc>
                <w:tcPr>
                  <w:tcW w:w="960" w:type="dxa"/>
                  <w:tcBorders>
                    <w:top w:val="nil"/>
                    <w:left w:val="nil"/>
                    <w:bottom w:val="nil"/>
                    <w:right w:val="nil"/>
                  </w:tcBorders>
                  <w:shd w:val="clear" w:color="auto" w:fill="auto"/>
                  <w:noWrap/>
                  <w:vAlign w:val="bottom"/>
                  <w:hideMark/>
                </w:tcPr>
                <w:p w14:paraId="7219C1D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4.06%</w:t>
                  </w:r>
                </w:p>
              </w:tc>
              <w:tc>
                <w:tcPr>
                  <w:tcW w:w="960" w:type="dxa"/>
                  <w:tcBorders>
                    <w:top w:val="nil"/>
                    <w:left w:val="nil"/>
                    <w:bottom w:val="nil"/>
                    <w:right w:val="nil"/>
                  </w:tcBorders>
                  <w:shd w:val="clear" w:color="auto" w:fill="auto"/>
                  <w:noWrap/>
                  <w:vAlign w:val="bottom"/>
                  <w:hideMark/>
                </w:tcPr>
                <w:p w14:paraId="713B468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bl>
          <w:p w14:paraId="73E754D2" w14:textId="77777777" w:rsidR="00234C91" w:rsidRPr="00FA7D91" w:rsidRDefault="00234C91" w:rsidP="00234C91">
            <w:pPr>
              <w:widowControl/>
              <w:autoSpaceDE w:val="0"/>
              <w:autoSpaceDN w:val="0"/>
              <w:adjustRightInd w:val="0"/>
              <w:rPr>
                <w:rFonts w:asciiTheme="majorHAnsi" w:hAnsiTheme="majorHAnsi"/>
                <w:sz w:val="24"/>
              </w:rPr>
            </w:pPr>
            <w:r w:rsidRPr="00FA7D91">
              <w:rPr>
                <w:rFonts w:asciiTheme="majorHAnsi" w:hAnsiTheme="majorHAnsi"/>
                <w:sz w:val="24"/>
              </w:rPr>
              <w:t>Overall mean difference (mean ± standard error):</w:t>
            </w:r>
          </w:p>
          <w:p w14:paraId="64464C37" w14:textId="77777777" w:rsidR="00234C91" w:rsidRPr="00FA7D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 xml:space="preserve">Copper: 38.9 ±13.6% </w:t>
            </w:r>
          </w:p>
          <w:p w14:paraId="75A6E92B" w14:textId="77777777" w:rsidR="00FA7D91" w:rsidRPr="00FA7D91" w:rsidRDefault="00234C91" w:rsidP="00FA7D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Zinc : 34.8 ± 14.3%</w:t>
            </w:r>
          </w:p>
          <w:p w14:paraId="359405B1" w14:textId="520A713C" w:rsidR="00FA7D91" w:rsidRPr="00FA7D91" w:rsidRDefault="00FA7D91" w:rsidP="00FA7D91">
            <w:pPr>
              <w:widowControl/>
              <w:autoSpaceDE w:val="0"/>
              <w:autoSpaceDN w:val="0"/>
              <w:adjustRightInd w:val="0"/>
              <w:rPr>
                <w:rFonts w:asciiTheme="majorHAnsi" w:hAnsiTheme="majorHAnsi" w:cs="Calibri"/>
                <w:color w:val="000000"/>
                <w:kern w:val="0"/>
                <w:sz w:val="22"/>
                <w:szCs w:val="22"/>
                <w:lang w:eastAsia="en-US"/>
              </w:rPr>
            </w:pPr>
          </w:p>
        </w:tc>
        <w:tc>
          <w:tcPr>
            <w:tcW w:w="987" w:type="dxa"/>
            <w:tcBorders>
              <w:top w:val="single" w:sz="4" w:space="0" w:color="auto"/>
              <w:left w:val="nil"/>
              <w:bottom w:val="nil"/>
            </w:tcBorders>
          </w:tcPr>
          <w:p w14:paraId="1793A8AB" w14:textId="77777777" w:rsidR="00234C91" w:rsidRPr="00FA7D91" w:rsidRDefault="00234C91" w:rsidP="00234C91">
            <w:pPr>
              <w:widowControl/>
              <w:autoSpaceDE w:val="0"/>
              <w:autoSpaceDN w:val="0"/>
              <w:adjustRightInd w:val="0"/>
              <w:rPr>
                <w:rFonts w:asciiTheme="majorHAnsi" w:hAnsiTheme="majorHAnsi"/>
                <w:sz w:val="24"/>
              </w:rPr>
            </w:pPr>
          </w:p>
        </w:tc>
      </w:tr>
    </w:tbl>
    <w:p w14:paraId="4C73A48F" w14:textId="6D6A0D87" w:rsidR="00CE2E9F" w:rsidRPr="00FA7D91" w:rsidRDefault="00FA7D91" w:rsidP="00FA7D91">
      <w:pPr>
        <w:ind w:left="720"/>
        <w:rPr>
          <w:i/>
        </w:rPr>
      </w:pPr>
      <w:r w:rsidRPr="00FA7D91">
        <w:rPr>
          <w:i/>
        </w:rPr>
        <w:t>* Refers to river mile of the main stem Kenai River</w:t>
      </w: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0BEF31FE" w14:textId="0025C2BB"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484AC2" w:rsidRDefault="00484AC2">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484AC2" w:rsidRDefault="00484AC2">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7312131A" w:rsidR="00484AC2" w:rsidRDefault="00484AC2">
      <w:pPr>
        <w:pStyle w:val="CommentText"/>
      </w:pPr>
      <w:r>
        <w:rPr>
          <w:rStyle w:val="CommentReference"/>
        </w:rPr>
        <w:annotationRef/>
      </w:r>
      <w:r>
        <w:t xml:space="preserve">Added hyperlink to citation and in bibliography.  </w:t>
      </w:r>
    </w:p>
  </w:comment>
  <w:comment w:id="10" w:author="Apsens, Sarah" w:date="2020-12-30T09:35:00Z" w:initials="ASJ(">
    <w:p w14:paraId="5323FF0A" w14:textId="77DB8682" w:rsidR="00484AC2" w:rsidRDefault="00484AC2">
      <w:pPr>
        <w:pStyle w:val="CommentText"/>
      </w:pPr>
      <w:r>
        <w:rPr>
          <w:rStyle w:val="CommentReference"/>
        </w:rPr>
        <w:annotationRef/>
      </w:r>
      <w:r>
        <w:t xml:space="preserve">For the public - please specify that this is a field report looking at surface water quality and not drinking water (DEC also includes a drinking water division, and we do not want people confusing the two – they have different water quality (wq) criteria). </w:t>
      </w:r>
    </w:p>
  </w:comment>
  <w:comment w:id="11" w:author="Benjamin Meyer" w:date="2021-01-26T08:41:00Z" w:initials="BM">
    <w:p w14:paraId="3DFCFD03" w14:textId="1FF5D2A7" w:rsidR="00484AC2" w:rsidRDefault="00484AC2">
      <w:pPr>
        <w:pStyle w:val="CommentText"/>
      </w:pPr>
      <w:r>
        <w:rPr>
          <w:rStyle w:val="CommentReference"/>
        </w:rPr>
        <w:annotationRef/>
      </w:r>
      <w:r>
        <w:t>Modified text to clarify</w:t>
      </w:r>
    </w:p>
  </w:comment>
  <w:comment w:id="17" w:author="Apsens, Sarah" w:date="2020-12-28T12:34:00Z" w:initials="ASJ(">
    <w:p w14:paraId="3B23D2CF" w14:textId="37EE3164" w:rsidR="00484AC2" w:rsidRDefault="00484AC2">
      <w:pPr>
        <w:pStyle w:val="CommentText"/>
      </w:pPr>
      <w:r>
        <w:rPr>
          <w:rStyle w:val="CommentReference"/>
        </w:rPr>
        <w:annotationRef/>
      </w:r>
      <w:r>
        <w:t>Did you look at the acute criterion also?</w:t>
      </w:r>
    </w:p>
  </w:comment>
  <w:comment w:id="18" w:author="Benjamin Meyer" w:date="2021-01-18T07:29:00Z" w:initials="BM">
    <w:p w14:paraId="2EC68EF7" w14:textId="5AEE418A" w:rsidR="00484AC2" w:rsidRDefault="00484AC2">
      <w:pPr>
        <w:pStyle w:val="CommentText"/>
      </w:pPr>
      <w:r>
        <w:rPr>
          <w:rStyle w:val="CommentReference"/>
        </w:rPr>
        <w:annotationRef/>
      </w:r>
      <w:r>
        <w:t>We assessed only CCC criteria in this report.</w:t>
      </w:r>
    </w:p>
  </w:comment>
  <w:comment w:id="15" w:author="Apsens, Sarah" w:date="2020-12-28T12:10:00Z" w:initials="ASJ(">
    <w:p w14:paraId="504457F9" w14:textId="1FF61085" w:rsidR="00484AC2" w:rsidRDefault="00484AC2">
      <w:pPr>
        <w:pStyle w:val="CommentText"/>
      </w:pPr>
      <w:r>
        <w:rPr>
          <w:rStyle w:val="CommentReference"/>
        </w:rPr>
        <w:annotationRef/>
      </w:r>
      <w:r>
        <w:t>This is a bit wordy as is</w:t>
      </w:r>
    </w:p>
  </w:comment>
  <w:comment w:id="16" w:author="Benjamin Meyer" w:date="2021-01-18T07:30:00Z" w:initials="BM">
    <w:p w14:paraId="5BF513E4" w14:textId="062CEAF8" w:rsidR="00484AC2" w:rsidRDefault="00484AC2">
      <w:pPr>
        <w:pStyle w:val="CommentText"/>
      </w:pPr>
      <w:r>
        <w:rPr>
          <w:rStyle w:val="CommentReference"/>
        </w:rPr>
        <w:annotationRef/>
      </w:r>
      <w:r>
        <w:t>Rephrased senetence</w:t>
      </w:r>
    </w:p>
  </w:comment>
  <w:comment w:id="50" w:author="Apsens, Sarah" w:date="2020-12-30T09:48:00Z" w:initials="ASJ(">
    <w:p w14:paraId="4C67EB2B" w14:textId="115999A9" w:rsidR="00484AC2" w:rsidRDefault="00484AC2">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1" w:author="Benjamin Meyer" w:date="2021-01-21T07:09:00Z" w:initials="BM">
    <w:p w14:paraId="0CC95098" w14:textId="104F156B" w:rsidR="00484AC2" w:rsidRDefault="00484AC2">
      <w:pPr>
        <w:pStyle w:val="CommentText"/>
      </w:pPr>
      <w:r>
        <w:rPr>
          <w:rStyle w:val="CommentReference"/>
        </w:rPr>
        <w:annotationRef/>
      </w:r>
      <w:r>
        <w:t>cited</w:t>
      </w:r>
    </w:p>
  </w:comment>
  <w:comment w:id="59" w:author="Apsens, Sarah" w:date="2020-12-30T09:55:00Z" w:initials="ASJ(">
    <w:p w14:paraId="35689DD2" w14:textId="2C4D2223" w:rsidR="00484AC2" w:rsidRDefault="00484AC2">
      <w:pPr>
        <w:pStyle w:val="CommentText"/>
      </w:pPr>
      <w:r>
        <w:rPr>
          <w:rStyle w:val="CommentReference"/>
        </w:rPr>
        <w:annotationRef/>
      </w:r>
      <w:r>
        <w:t xml:space="preserve">Same comment as above, needs proper citation(s). </w:t>
      </w:r>
    </w:p>
  </w:comment>
  <w:comment w:id="60" w:author="Benjamin Meyer" w:date="2021-01-21T07:10:00Z" w:initials="BM">
    <w:p w14:paraId="724EB5EA" w14:textId="17023E25" w:rsidR="00484AC2" w:rsidRDefault="00484AC2">
      <w:pPr>
        <w:pStyle w:val="CommentText"/>
      </w:pPr>
      <w:r>
        <w:rPr>
          <w:rStyle w:val="CommentReference"/>
        </w:rPr>
        <w:annotationRef/>
      </w:r>
      <w:r>
        <w:t>cited</w:t>
      </w:r>
    </w:p>
  </w:comment>
  <w:comment w:id="65" w:author="Benjamin Meyer" w:date="2021-02-19T09:21:00Z" w:initials="BM">
    <w:p w14:paraId="3F8AEE5E" w14:textId="5B61F6FF" w:rsidR="00484AC2" w:rsidRDefault="00484AC2">
      <w:pPr>
        <w:pStyle w:val="CommentText"/>
      </w:pPr>
      <w:r>
        <w:rPr>
          <w:rStyle w:val="CommentReference"/>
        </w:rPr>
        <w:annotationRef/>
      </w:r>
      <w:r>
        <w:t>I modified the language in Mapping section for both Methods and Results to better match the deliverables in our Statement of Work agreement.</w:t>
      </w:r>
    </w:p>
  </w:comment>
  <w:comment w:id="67" w:author="Apsens, Sarah" w:date="2020-12-30T10:12:00Z" w:initials="ASJ(">
    <w:p w14:paraId="4774671F" w14:textId="0DB84A96" w:rsidR="00484AC2" w:rsidRDefault="00484AC2">
      <w:pPr>
        <w:pStyle w:val="CommentText"/>
      </w:pPr>
      <w:r>
        <w:rPr>
          <w:rStyle w:val="CommentReference"/>
        </w:rPr>
        <w:annotationRef/>
      </w:r>
      <w:r>
        <w:t xml:space="preserve">Add a sentence on next steps – How will the photos be used? </w:t>
      </w:r>
    </w:p>
  </w:comment>
  <w:comment w:id="68" w:author="Apsens, Sarah" w:date="2020-12-30T16:50:00Z" w:initials="ASJ(">
    <w:p w14:paraId="296D48DF" w14:textId="31034587" w:rsidR="00484AC2" w:rsidRDefault="00484AC2">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69" w:author="Benjamin Meyer" w:date="2021-02-17T15:24:00Z" w:initials="BM">
    <w:p w14:paraId="2EB5F450" w14:textId="71421229" w:rsidR="00484AC2" w:rsidRDefault="00484AC2">
      <w:pPr>
        <w:pStyle w:val="CommentText"/>
      </w:pPr>
      <w:r>
        <w:rPr>
          <w:rStyle w:val="CommentReference"/>
        </w:rPr>
        <w:annotationRef/>
      </w:r>
      <w:r>
        <w:t>KWF does not currently have plans to make public any of these photos. The original photos and a geodatabase of points containing the photos are on the hard drive submitted to DEC.</w:t>
      </w:r>
    </w:p>
    <w:p w14:paraId="5B01E836" w14:textId="08269B80" w:rsidR="00484AC2" w:rsidRDefault="00484AC2">
      <w:pPr>
        <w:pStyle w:val="CommentText"/>
      </w:pPr>
    </w:p>
    <w:p w14:paraId="4C2821FD" w14:textId="774FAF28" w:rsidR="00484AC2" w:rsidRDefault="00484AC2">
      <w:pPr>
        <w:pStyle w:val="CommentText"/>
      </w:pPr>
      <w:r>
        <w:t>Possible solution for future use: with ArcGIS Online, I believe it is an option to make some map layers public and others private.</w:t>
      </w:r>
    </w:p>
  </w:comment>
  <w:comment w:id="82" w:author="Benjamin Meyer" w:date="2020-12-01T16:54:00Z" w:initials="BM">
    <w:p w14:paraId="36646A8D" w14:textId="2E635160" w:rsidR="00484AC2" w:rsidRDefault="00484AC2">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484AC2" w:rsidRDefault="00484AC2">
      <w:pPr>
        <w:pStyle w:val="CommentText"/>
      </w:pPr>
    </w:p>
    <w:p w14:paraId="57EBC5C0" w14:textId="4DABF334" w:rsidR="00484AC2" w:rsidRDefault="00484AC2">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484AC2" w:rsidRDefault="00484AC2">
      <w:pPr>
        <w:pStyle w:val="CommentText"/>
      </w:pPr>
    </w:p>
    <w:p w14:paraId="4922A0DD" w14:textId="4AE88CF0" w:rsidR="00484AC2" w:rsidRDefault="00484AC2">
      <w:pPr>
        <w:pStyle w:val="CommentText"/>
      </w:pPr>
      <w:r>
        <w:t>Thus In this current report I have instead separated results in to a “Copper” section and a “Zinc” section.</w:t>
      </w:r>
    </w:p>
    <w:p w14:paraId="59C1185F" w14:textId="0E2ABFC4" w:rsidR="00484AC2" w:rsidRDefault="00484AC2">
      <w:pPr>
        <w:pStyle w:val="CommentText"/>
      </w:pPr>
    </w:p>
    <w:p w14:paraId="190B8771" w14:textId="05C94EFE" w:rsidR="00484AC2" w:rsidRDefault="00484AC2">
      <w:pPr>
        <w:pStyle w:val="CommentText"/>
      </w:pPr>
      <w:r>
        <w:t>Additionally, when two sites exist within a tributary, I have renamed them as either “Upper” or “Lower” (e.g. Lower Slikok Creek)</w:t>
      </w:r>
    </w:p>
  </w:comment>
  <w:comment w:id="83" w:author="Apsens, Sarah" w:date="2020-12-28T17:15:00Z" w:initials="ASJ(">
    <w:p w14:paraId="04899940" w14:textId="77777777" w:rsidR="00484AC2" w:rsidRDefault="00484AC2">
      <w:pPr>
        <w:pStyle w:val="CommentText"/>
      </w:pPr>
      <w:r>
        <w:rPr>
          <w:rStyle w:val="CommentReference"/>
        </w:rPr>
        <w:annotationRef/>
      </w:r>
      <w:r>
        <w:t xml:space="preserve">The “upper” and “lower” terminology works. </w:t>
      </w:r>
    </w:p>
    <w:p w14:paraId="1088F9BC" w14:textId="77777777" w:rsidR="00484AC2" w:rsidRDefault="00484AC2">
      <w:pPr>
        <w:pStyle w:val="CommentText"/>
      </w:pPr>
    </w:p>
    <w:p w14:paraId="59D38E93" w14:textId="08F21FF8" w:rsidR="00484AC2" w:rsidRDefault="00484AC2">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84" w:author="Benjamin Meyer" w:date="2021-02-18T10:34:00Z" w:initials="BM">
    <w:p w14:paraId="5CD06A13" w14:textId="211411B5" w:rsidR="00484AC2" w:rsidRDefault="00484AC2">
      <w:pPr>
        <w:pStyle w:val="CommentText"/>
      </w:pPr>
      <w:r>
        <w:rPr>
          <w:rStyle w:val="CommentReference"/>
        </w:rPr>
        <w:annotationRef/>
      </w:r>
      <w:r>
        <w:t>Roger; thanks.</w:t>
      </w:r>
    </w:p>
  </w:comment>
  <w:comment w:id="86" w:author="Apsens, Sarah" w:date="2020-12-30T15:03:00Z" w:initials="ASJ(">
    <w:p w14:paraId="52656570" w14:textId="07551E0D" w:rsidR="00484AC2" w:rsidRDefault="00484AC2">
      <w:pPr>
        <w:pStyle w:val="CommentText"/>
      </w:pPr>
      <w:r>
        <w:rPr>
          <w:rStyle w:val="CommentReference"/>
        </w:rPr>
        <w:annotationRef/>
      </w:r>
      <w:r>
        <w:t xml:space="preserve">Are all these results as dissolved metals? Please state this somewhere. </w:t>
      </w:r>
    </w:p>
  </w:comment>
  <w:comment w:id="87" w:author="Benjamin Meyer" w:date="2021-02-18T09:35:00Z" w:initials="BM">
    <w:p w14:paraId="25DB17E8" w14:textId="0A3A0199" w:rsidR="00484AC2" w:rsidRDefault="00484AC2">
      <w:pPr>
        <w:pStyle w:val="CommentText"/>
      </w:pPr>
      <w:r>
        <w:rPr>
          <w:rStyle w:val="CommentReference"/>
        </w:rPr>
        <w:annotationRef/>
      </w:r>
      <w:r>
        <w:t>Added sentence</w:t>
      </w:r>
    </w:p>
  </w:comment>
  <w:comment w:id="91" w:author="Apsens, Sarah" w:date="2020-12-28T12:48:00Z" w:initials="ASJ(">
    <w:p w14:paraId="39EB03F5" w14:textId="504E4C32" w:rsidR="00484AC2" w:rsidRDefault="00484AC2">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92" w:author="Benjamin Meyer" w:date="2021-02-18T10:53:00Z" w:initials="BM">
    <w:p w14:paraId="3BE3A200" w14:textId="07645E89" w:rsidR="00484AC2" w:rsidRDefault="00484AC2">
      <w:pPr>
        <w:pStyle w:val="CommentText"/>
      </w:pPr>
      <w:r>
        <w:rPr>
          <w:rStyle w:val="CommentReference"/>
        </w:rPr>
        <w:annotationRef/>
      </w:r>
      <w:r>
        <w:t>Modified paragraph to clarify.</w:t>
      </w:r>
    </w:p>
  </w:comment>
  <w:comment w:id="95" w:author="Apsens, Sarah" w:date="2020-12-30T15:12:00Z" w:initials="ASJ(">
    <w:p w14:paraId="65FBA4A5" w14:textId="56948A60" w:rsidR="00484AC2" w:rsidRDefault="00484AC2">
      <w:pPr>
        <w:pStyle w:val="CommentText"/>
      </w:pPr>
      <w:r>
        <w:rPr>
          <w:rStyle w:val="CommentReference"/>
        </w:rPr>
        <w:annotationRef/>
      </w:r>
      <w:r>
        <w:t>How did you determine what constitutes typical data?</w:t>
      </w:r>
    </w:p>
  </w:comment>
  <w:comment w:id="96" w:author="Benjamin Meyer" w:date="2021-02-18T12:48:00Z" w:initials="BM">
    <w:p w14:paraId="6BF9AB47" w14:textId="679C3134" w:rsidR="00484AC2" w:rsidRDefault="00484AC2">
      <w:pPr>
        <w:pStyle w:val="CommentText"/>
      </w:pPr>
      <w:r>
        <w:rPr>
          <w:rStyle w:val="CommentReference"/>
        </w:rPr>
        <w:annotationRef/>
      </w:r>
      <w:r>
        <w:t xml:space="preserve">In this new draft, I queried all available Ca and Mg data for each of the two sites and calculated hardness and CCC values for each sample event 2014 – 2018.  </w:t>
      </w:r>
      <w:hyperlink r:id="rId2" w:history="1">
        <w:r w:rsidRPr="00023CF2">
          <w:rPr>
            <w:rStyle w:val="Hyperlink"/>
          </w:rPr>
          <w:t>https://rpubs.com/kwf/ca_mg_2020CuZnReport</w:t>
        </w:r>
      </w:hyperlink>
      <w:r>
        <w:t xml:space="preserve"> </w:t>
      </w:r>
    </w:p>
  </w:comment>
  <w:comment w:id="97" w:author="Apsens, Sarah" w:date="2020-12-30T15:14:00Z" w:initials="ASJ(">
    <w:p w14:paraId="1B8D5906" w14:textId="54CCCD46" w:rsidR="00484AC2" w:rsidRDefault="00484AC2">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98" w:author="Benjamin Meyer" w:date="2021-04-19T18:22:00Z" w:initials="BM">
    <w:p w14:paraId="00ADCBDD" w14:textId="6B702035" w:rsidR="00484AC2" w:rsidRDefault="00484AC2">
      <w:pPr>
        <w:pStyle w:val="CommentText"/>
      </w:pPr>
      <w:r>
        <w:rPr>
          <w:rStyle w:val="CommentReference"/>
        </w:rPr>
        <w:annotationRef/>
      </w:r>
      <w:r>
        <w:t>See link in reference</w:t>
      </w:r>
    </w:p>
  </w:comment>
  <w:comment w:id="99" w:author="Apsens, Sarah" w:date="2020-12-30T11:20:00Z" w:initials="ASJ(">
    <w:p w14:paraId="5D3FD81C" w14:textId="6AEA0CD9" w:rsidR="00484AC2" w:rsidRDefault="00484AC2">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00" w:author="Benjamin Meyer" w:date="2021-02-18T13:39:00Z" w:initials="BM">
    <w:p w14:paraId="485E133B" w14:textId="7E0877AD" w:rsidR="00484AC2" w:rsidRDefault="00484AC2">
      <w:pPr>
        <w:pStyle w:val="CommentText"/>
      </w:pPr>
      <w:r>
        <w:rPr>
          <w:rStyle w:val="CommentReference"/>
        </w:rPr>
        <w:annotationRef/>
      </w:r>
      <w:r>
        <w:t>Roger that.  Modified statement accordingly.</w:t>
      </w:r>
    </w:p>
  </w:comment>
  <w:comment w:id="101" w:author="Apsens, Sarah" w:date="2020-12-28T12:58:00Z" w:initials="ASJ(">
    <w:p w14:paraId="6908BD7E" w14:textId="1E941972" w:rsidR="00484AC2" w:rsidRDefault="00484AC2">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02" w:author="Benjamin Meyer" w:date="2021-02-18T13:52:00Z" w:initials="BM">
    <w:p w14:paraId="2951344A" w14:textId="31F16E33" w:rsidR="00484AC2" w:rsidRDefault="00484AC2">
      <w:pPr>
        <w:pStyle w:val="CommentText"/>
      </w:pPr>
      <w:r>
        <w:rPr>
          <w:rStyle w:val="CommentReference"/>
        </w:rPr>
        <w:annotationRef/>
      </w:r>
      <w:r>
        <w:t>The three sites mentioned are further away and upstream from Kenai/Soldotna than most of the other sites.  The sites of Upper Slikok Creek, Upper Beaver Creek, and Upper Soldotna Creek are in closer proximity to Kenai/Soldotna.</w:t>
      </w:r>
    </w:p>
  </w:comment>
  <w:comment w:id="104" w:author="Apsens, Sarah" w:date="2020-12-28T12:59:00Z" w:initials="ASJ(">
    <w:p w14:paraId="0C96AFEC" w14:textId="1284B1A5" w:rsidR="00484AC2" w:rsidRDefault="00484AC2">
      <w:pPr>
        <w:pStyle w:val="CommentText"/>
      </w:pPr>
      <w:r>
        <w:rPr>
          <w:rStyle w:val="CommentReference"/>
        </w:rPr>
        <w:annotationRef/>
      </w:r>
      <w:r>
        <w:t xml:space="preserve">Specific number/percentage of events?  </w:t>
      </w:r>
    </w:p>
  </w:comment>
  <w:comment w:id="105" w:author="Benjamin Meyer" w:date="2021-02-18T15:25:00Z" w:initials="BM">
    <w:p w14:paraId="69BC9D2B" w14:textId="163D502E" w:rsidR="00484AC2" w:rsidRDefault="00484AC2">
      <w:pPr>
        <w:pStyle w:val="CommentText"/>
      </w:pPr>
      <w:r>
        <w:rPr>
          <w:rStyle w:val="CommentReference"/>
        </w:rPr>
        <w:annotationRef/>
      </w:r>
      <w:r>
        <w:t>Modified sentence</w:t>
      </w:r>
    </w:p>
  </w:comment>
  <w:comment w:id="114" w:author="Eldred, Laura" w:date="2020-12-29T12:51:00Z" w:initials="EL">
    <w:p w14:paraId="2FDBDD3F" w14:textId="1DE19E6A" w:rsidR="00484AC2" w:rsidRDefault="00484AC2">
      <w:pPr>
        <w:pStyle w:val="CommentText"/>
      </w:pPr>
      <w:r>
        <w:rPr>
          <w:rStyle w:val="CommentReference"/>
        </w:rPr>
        <w:annotationRef/>
      </w:r>
      <w:r>
        <w:t>are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115" w:author="Benjamin Meyer" w:date="2021-02-19T09:57:00Z" w:initials="BM">
    <w:p w14:paraId="30D8C47F" w14:textId="7D60ED8A" w:rsidR="00484AC2" w:rsidRDefault="00484AC2">
      <w:pPr>
        <w:pStyle w:val="CommentText"/>
      </w:pPr>
      <w:r>
        <w:rPr>
          <w:rStyle w:val="CommentReference"/>
        </w:rPr>
        <w:annotationRef/>
      </w:r>
      <w:r>
        <w:t xml:space="preserve">Modified text to better match the deliverable outlined in the Statement of Work. We are to provide a geodatabase library containing potentially useful layers regarding copper and zinc sources.  </w:t>
      </w:r>
    </w:p>
    <w:p w14:paraId="550C1926" w14:textId="243054A2" w:rsidR="00484AC2" w:rsidRDefault="00484AC2">
      <w:pPr>
        <w:pStyle w:val="CommentText"/>
      </w:pPr>
    </w:p>
    <w:p w14:paraId="6D2B9EFE" w14:textId="5B5E10B3" w:rsidR="00484AC2" w:rsidRDefault="00484AC2">
      <w:pPr>
        <w:pStyle w:val="CommentText"/>
      </w:pPr>
      <w:r>
        <w:t>Also included a sentence later in the Discussion about some of the caveats Laura describes.</w:t>
      </w:r>
    </w:p>
  </w:comment>
  <w:comment w:id="215" w:author="Apsens, Sarah" w:date="2020-12-28T15:06:00Z" w:initials="ASJ(">
    <w:p w14:paraId="58213BF2" w14:textId="4064DD40" w:rsidR="00484AC2" w:rsidRDefault="00484AC2">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216" w:author="Benjamin Meyer" w:date="2021-02-19T11:48:00Z" w:initials="BM">
    <w:p w14:paraId="60177BC3" w14:textId="2EA10744" w:rsidR="00484AC2" w:rsidRDefault="00484AC2">
      <w:pPr>
        <w:pStyle w:val="CommentText"/>
      </w:pPr>
      <w:r>
        <w:rPr>
          <w:rStyle w:val="CommentReference"/>
        </w:rPr>
        <w:annotationRef/>
      </w:r>
      <w:r>
        <w:t>Modified sentence.</w:t>
      </w:r>
    </w:p>
  </w:comment>
  <w:comment w:id="221" w:author="Eldred, Laura" w:date="2020-12-29T12:58:00Z" w:initials="EL">
    <w:p w14:paraId="1CF96B67" w14:textId="77777777" w:rsidR="00484AC2" w:rsidRDefault="00484AC2" w:rsidP="006823C1">
      <w:pPr>
        <w:pStyle w:val="CommentText"/>
      </w:pPr>
      <w:r>
        <w:rPr>
          <w:rStyle w:val="CommentReference"/>
        </w:rPr>
        <w:annotationRef/>
      </w:r>
      <w:r>
        <w:t>if there are creosote pilings at the docks, warmer July temps could lead to increased leaching – another potential source</w:t>
      </w:r>
    </w:p>
  </w:comment>
  <w:comment w:id="222" w:author="Benjamin Meyer" w:date="2021-02-19T14:55:00Z" w:initials="BM">
    <w:p w14:paraId="736A0775" w14:textId="1DFEF4E1" w:rsidR="00484AC2" w:rsidRDefault="00484AC2">
      <w:pPr>
        <w:pStyle w:val="CommentText"/>
      </w:pPr>
      <w:r>
        <w:rPr>
          <w:rStyle w:val="CommentReference"/>
        </w:rPr>
        <w:annotationRef/>
      </w:r>
      <w:r>
        <w:t>modified paragraph</w:t>
      </w:r>
    </w:p>
  </w:comment>
  <w:comment w:id="225" w:author="Apsens, Sarah" w:date="2020-12-30T13:14:00Z" w:initials="ASJ(">
    <w:p w14:paraId="6F088C21" w14:textId="0F4BEEE2" w:rsidR="00484AC2" w:rsidRDefault="00484AC2">
      <w:pPr>
        <w:pStyle w:val="CommentText"/>
      </w:pPr>
      <w:r>
        <w:rPr>
          <w:rStyle w:val="CommentReference"/>
        </w:rPr>
        <w:annotationRef/>
      </w:r>
      <w:r>
        <w:t xml:space="preserve">Same as with Cu, do not count duplicates as they are not independent samples. </w:t>
      </w:r>
    </w:p>
  </w:comment>
  <w:comment w:id="226" w:author="Benjamin Meyer" w:date="2021-04-27T15:33:00Z" w:initials="BM">
    <w:p w14:paraId="6C86DCD3" w14:textId="05D37FF5" w:rsidR="00484AC2" w:rsidRDefault="00484AC2">
      <w:pPr>
        <w:pStyle w:val="CommentText"/>
      </w:pPr>
      <w:r>
        <w:rPr>
          <w:rStyle w:val="CommentReference"/>
        </w:rPr>
        <w:annotationRef/>
      </w:r>
      <w:r>
        <w:t>Modified text where appropriate</w:t>
      </w:r>
    </w:p>
  </w:comment>
  <w:comment w:id="227" w:author="Apsens, Sarah" w:date="2020-12-28T15:23:00Z" w:initials="ASJ(">
    <w:p w14:paraId="72188CAF" w14:textId="10B789F7" w:rsidR="00484AC2" w:rsidRDefault="00484AC2">
      <w:pPr>
        <w:pStyle w:val="CommentText"/>
      </w:pPr>
      <w:r>
        <w:rPr>
          <w:rStyle w:val="CommentReference"/>
        </w:rPr>
        <w:annotationRef/>
      </w:r>
      <w:r>
        <w:t xml:space="preserve">Throughout implies the upstream sites also had exceedances (i.e., Jim landing, Skilak, etc…), were there elevated zinc levels at the upstream sites as well? Or just downstream of RM 23? – last sentence in this paragraph contradicts the opening sentence. </w:t>
      </w:r>
    </w:p>
  </w:comment>
  <w:comment w:id="228" w:author="Benjamin Meyer" w:date="2021-02-19T15:00:00Z" w:initials="BM">
    <w:p w14:paraId="2157FB9B" w14:textId="413FC553" w:rsidR="00484AC2" w:rsidRDefault="00484AC2">
      <w:pPr>
        <w:pStyle w:val="CommentText"/>
      </w:pPr>
      <w:r>
        <w:rPr>
          <w:rStyle w:val="CommentReference"/>
        </w:rPr>
        <w:annotationRef/>
      </w:r>
      <w:r>
        <w:t>Modified paragraph</w:t>
      </w:r>
    </w:p>
  </w:comment>
  <w:comment w:id="229" w:author="Apsens, Sarah" w:date="2020-12-30T11:45:00Z" w:initials="ASJ(">
    <w:p w14:paraId="44D0C959" w14:textId="3835F4D3" w:rsidR="00484AC2" w:rsidRDefault="00484AC2">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231" w:author="Apsens, Sarah" w:date="2020-12-30T11:51:00Z" w:initials="ASJ(">
    <w:p w14:paraId="3926ECC4" w14:textId="2BFF5FE4" w:rsidR="00484AC2" w:rsidRDefault="00484AC2">
      <w:pPr>
        <w:pStyle w:val="CommentText"/>
      </w:pPr>
      <w:r>
        <w:rPr>
          <w:rStyle w:val="CommentReference"/>
        </w:rPr>
        <w:annotationRef/>
      </w:r>
      <w:r>
        <w:t>this paragraph makes it sound like you’ve already determined the sources. Re-wording recommended, since it’s circumstantial still.</w:t>
      </w:r>
    </w:p>
  </w:comment>
  <w:comment w:id="232" w:author="Benjamin Meyer" w:date="2021-02-19T15:30:00Z" w:initials="BM">
    <w:p w14:paraId="20ABCA29" w14:textId="57B3BAE5" w:rsidR="00484AC2" w:rsidRDefault="00484AC2">
      <w:pPr>
        <w:pStyle w:val="CommentText"/>
      </w:pPr>
      <w:r>
        <w:rPr>
          <w:rStyle w:val="CommentReference"/>
        </w:rPr>
        <w:annotationRef/>
      </w:r>
      <w:r>
        <w:t>Modified paragraph as recommended</w:t>
      </w:r>
    </w:p>
  </w:comment>
  <w:comment w:id="234" w:author="Apsens, Sarah" w:date="2020-12-28T15:58:00Z" w:initials="ASJ(">
    <w:p w14:paraId="62E7AAC3" w14:textId="3D3DE834" w:rsidR="00484AC2" w:rsidRDefault="00484AC2">
      <w:pPr>
        <w:pStyle w:val="CommentText"/>
      </w:pPr>
      <w:r>
        <w:rPr>
          <w:rStyle w:val="CommentReference"/>
        </w:rPr>
        <w:annotationRef/>
      </w:r>
      <w:r>
        <w:t xml:space="preserve">Should reference the project QAPP somewhere in this paragraph as well as the RPD threshold. </w:t>
      </w:r>
    </w:p>
  </w:comment>
  <w:comment w:id="235" w:author="Benjamin Meyer" w:date="2021-02-19T17:04:00Z" w:initials="BM">
    <w:p w14:paraId="0B297355" w14:textId="51C18C38" w:rsidR="00484AC2" w:rsidRDefault="00484AC2">
      <w:pPr>
        <w:pStyle w:val="CommentText"/>
      </w:pPr>
      <w:r>
        <w:rPr>
          <w:rStyle w:val="CommentReference"/>
        </w:rPr>
        <w:annotationRef/>
      </w:r>
      <w:r>
        <w:t>cited</w:t>
      </w:r>
    </w:p>
  </w:comment>
  <w:comment w:id="236" w:author="Eldred, Laura" w:date="2020-12-29T13:07:00Z" w:initials="EL">
    <w:p w14:paraId="1426E72F" w14:textId="6E5CFC2A" w:rsidR="00484AC2" w:rsidRDefault="00484AC2">
      <w:pPr>
        <w:pStyle w:val="CommentText"/>
      </w:pPr>
      <w:r>
        <w:rPr>
          <w:rStyle w:val="CommentReference"/>
        </w:rPr>
        <w:annotationRef/>
      </w:r>
      <w:r>
        <w:t>at a minimum this data should flagged or not used for now since it does not meet data quality objectives and we don’t know why yet</w:t>
      </w:r>
    </w:p>
  </w:comment>
  <w:comment w:id="237" w:author="Apsens, Sarah" w:date="2020-12-30T17:16:00Z" w:initials="ASJ(">
    <w:p w14:paraId="7A2CC1D6" w14:textId="09A6711B" w:rsidR="00484AC2" w:rsidRDefault="00484AC2">
      <w:pPr>
        <w:pStyle w:val="CommentText"/>
      </w:pPr>
      <w:r>
        <w:rPr>
          <w:rStyle w:val="CommentReference"/>
        </w:rPr>
        <w:annotationRef/>
      </w:r>
      <w:r>
        <w:t xml:space="preserve">Ben – The above comment is from DECs perspective - we cannot use questionable data to make management decisions.   </w:t>
      </w:r>
    </w:p>
  </w:comment>
  <w:comment w:id="238" w:author="Benjamin Meyer" w:date="2021-02-19T17:04:00Z" w:initials="BM">
    <w:p w14:paraId="0B029E6D" w14:textId="77777777" w:rsidR="00484AC2" w:rsidRDefault="00484AC2">
      <w:pPr>
        <w:pStyle w:val="CommentText"/>
      </w:pPr>
      <w:r>
        <w:rPr>
          <w:rStyle w:val="CommentReference"/>
        </w:rPr>
        <w:annotationRef/>
      </w:r>
      <w:r>
        <w:t xml:space="preserve">Agreed.  Modified paragraph to reflect guidance. </w:t>
      </w:r>
    </w:p>
    <w:p w14:paraId="39577584" w14:textId="77777777" w:rsidR="00484AC2" w:rsidRDefault="00484AC2">
      <w:pPr>
        <w:pStyle w:val="CommentText"/>
      </w:pPr>
    </w:p>
    <w:p w14:paraId="36FDA0E7" w14:textId="63855D35" w:rsidR="00484AC2" w:rsidRDefault="00484AC2">
      <w:pPr>
        <w:pStyle w:val="CommentText"/>
      </w:pPr>
      <w:r>
        <w:t>I posit that the data should be interpreted in the context of sampling error values, which are expected for any quantitative analytical measurement.  It is possible that the methods employed here may have sampling error values not yet in alignment with project data quality objectives.</w:t>
      </w:r>
    </w:p>
  </w:comment>
  <w:comment w:id="239" w:author="Apsens, Sarah" w:date="2020-12-28T15:32:00Z" w:initials="ASJ(">
    <w:p w14:paraId="07AF8809" w14:textId="433D1419" w:rsidR="00484AC2" w:rsidRDefault="00484AC2">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240" w:author="Benjamin Meyer" w:date="2021-02-19T17:48:00Z" w:initials="BM">
    <w:p w14:paraId="5398969D" w14:textId="623E9BCC" w:rsidR="00484AC2" w:rsidRDefault="00484AC2">
      <w:pPr>
        <w:pStyle w:val="CommentText"/>
      </w:pPr>
      <w:r>
        <w:rPr>
          <w:rStyle w:val="CommentReference"/>
        </w:rPr>
        <w:annotationRef/>
      </w:r>
      <w:r>
        <w:t>Modified paragraph. No flexibility required. I am certain that other agencies and institutions have found ways to manage this challenge, just a matter of finding good examples to emulate.</w:t>
      </w:r>
    </w:p>
  </w:comment>
  <w:comment w:id="249" w:author="Eldred, Laura" w:date="2020-12-29T13:17:00Z" w:initials="EL">
    <w:p w14:paraId="760F86D1" w14:textId="79E5664B" w:rsidR="00484AC2" w:rsidRDefault="00484AC2">
      <w:pPr>
        <w:pStyle w:val="CommentText"/>
      </w:pPr>
      <w:r>
        <w:rPr>
          <w:rStyle w:val="CommentReference"/>
        </w:rPr>
        <w:annotationRef/>
      </w:r>
      <w:r>
        <w:t>this section seems like a combination of information and also recommendations. Maybe split it up like that?</w:t>
      </w:r>
    </w:p>
  </w:comment>
  <w:comment w:id="251" w:author="Apsens, Sarah" w:date="2020-12-28T16:10:00Z" w:initials="ASJ(">
    <w:p w14:paraId="0B01DD99" w14:textId="25494DA3" w:rsidR="00484AC2" w:rsidRDefault="00484AC2">
      <w:pPr>
        <w:pStyle w:val="CommentText"/>
      </w:pPr>
      <w:r>
        <w:rPr>
          <w:rStyle w:val="CommentReference"/>
        </w:rPr>
        <w:annotationRef/>
      </w:r>
      <w:r>
        <w:t>Re-word, not sure what’s being said</w:t>
      </w:r>
    </w:p>
  </w:comment>
  <w:comment w:id="252" w:author="Benjamin Meyer" w:date="2021-02-19T17:50:00Z" w:initials="BM">
    <w:p w14:paraId="3BB0D040" w14:textId="2AAD8F37" w:rsidR="00484AC2" w:rsidRDefault="00484AC2">
      <w:pPr>
        <w:pStyle w:val="CommentText"/>
      </w:pPr>
      <w:r>
        <w:rPr>
          <w:rStyle w:val="CommentReference"/>
        </w:rPr>
        <w:annotationRef/>
      </w:r>
      <w:r>
        <w:t>There was a typo on my end.  Modified sentence.</w:t>
      </w:r>
    </w:p>
  </w:comment>
  <w:comment w:id="253" w:author="Apsens, Sarah" w:date="2020-12-28T16:13:00Z" w:initials="ASJ(">
    <w:p w14:paraId="015410B4" w14:textId="4B45587B" w:rsidR="00484AC2" w:rsidRDefault="00484AC2">
      <w:pPr>
        <w:pStyle w:val="CommentText"/>
      </w:pPr>
      <w:r>
        <w:t>0</w:t>
      </w: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254" w:author="Benjamin Meyer" w:date="2021-02-19T18:12:00Z" w:initials="BM">
    <w:p w14:paraId="7A4A88A8" w14:textId="625A9BF4" w:rsidR="00484AC2" w:rsidRDefault="00484AC2">
      <w:pPr>
        <w:pStyle w:val="CommentText"/>
      </w:pPr>
      <w:r>
        <w:rPr>
          <w:rStyle w:val="CommentReference"/>
        </w:rPr>
        <w:annotationRef/>
      </w:r>
      <w:r>
        <w:t>Modified sentence.</w:t>
      </w:r>
    </w:p>
  </w:comment>
  <w:comment w:id="255" w:author="Eldred, Laura" w:date="2020-12-29T13:09:00Z" w:initials="EL">
    <w:p w14:paraId="0F267779" w14:textId="644AD8D8" w:rsidR="00484AC2" w:rsidRDefault="00484AC2">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256" w:author="Benjamin Meyer" w:date="2021-02-19T18:21:00Z" w:initials="BM">
    <w:p w14:paraId="6366026A" w14:textId="3F87B2C2" w:rsidR="00484AC2" w:rsidRDefault="00484AC2">
      <w:pPr>
        <w:pStyle w:val="CommentText"/>
      </w:pPr>
      <w:r>
        <w:rPr>
          <w:rStyle w:val="CommentReference"/>
        </w:rPr>
        <w:annotationRef/>
      </w:r>
      <w:r>
        <w:t xml:space="preserve">We are aspiring to do an analysis of complete data 2000 – 2020 to examine just these sorts of questions and trends.  I will keep this idea in mind if we get the chance to do that project. </w:t>
      </w:r>
    </w:p>
  </w:comment>
  <w:comment w:id="257" w:author="Apsens, Sarah" w:date="2020-12-28T16:18:00Z" w:initials="ASJ(">
    <w:p w14:paraId="65D15C5D" w14:textId="740E821F" w:rsidR="00484AC2" w:rsidRDefault="00484AC2">
      <w:pPr>
        <w:pStyle w:val="CommentText"/>
      </w:pPr>
      <w:r>
        <w:rPr>
          <w:rStyle w:val="CommentReference"/>
        </w:rPr>
        <w:annotationRef/>
      </w:r>
      <w:r>
        <w:t xml:space="preserve">This would be great! </w:t>
      </w:r>
    </w:p>
  </w:comment>
  <w:comment w:id="258" w:author="Eldred, Laura" w:date="2020-12-29T13:12:00Z" w:initials="EL">
    <w:p w14:paraId="266DBA46" w14:textId="1B5A19AD" w:rsidR="00484AC2" w:rsidRDefault="00484AC2">
      <w:pPr>
        <w:pStyle w:val="CommentText"/>
      </w:pPr>
      <w:r>
        <w:rPr>
          <w:rStyle w:val="CommentReference"/>
        </w:rPr>
        <w:annotationRef/>
      </w:r>
      <w:r>
        <w:t>has this been done? If not please clarify in the paragraph that it could provide info if completed</w:t>
      </w:r>
    </w:p>
  </w:comment>
  <w:comment w:id="259" w:author="Benjamin Meyer" w:date="2021-02-19T19:04:00Z" w:initials="BM">
    <w:p w14:paraId="78206881" w14:textId="68B0778E" w:rsidR="00484AC2" w:rsidRDefault="00484AC2">
      <w:pPr>
        <w:pStyle w:val="CommentText"/>
      </w:pPr>
      <w:r>
        <w:rPr>
          <w:rStyle w:val="CommentReference"/>
        </w:rPr>
        <w:annotationRef/>
      </w:r>
      <w:r>
        <w:t>This type of study has not yet been performed on kenai river wqx data.</w:t>
      </w:r>
    </w:p>
  </w:comment>
  <w:comment w:id="260" w:author="Apsens, Sarah" w:date="2020-12-28T16:25:00Z" w:initials="ASJ(">
    <w:p w14:paraId="43BBC0DB" w14:textId="77777777" w:rsidR="00484AC2" w:rsidRDefault="00484AC2"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261" w:author="Benjamin Meyer" w:date="2021-02-19T19:07:00Z" w:initials="BM">
    <w:p w14:paraId="14E26EFF" w14:textId="4A3F1CA0" w:rsidR="00484AC2" w:rsidRPr="003A3BF1" w:rsidRDefault="00484AC2" w:rsidP="004E3621">
      <w:pPr>
        <w:pStyle w:val="CommentText"/>
        <w:rPr>
          <w:caps/>
        </w:rPr>
      </w:pPr>
      <w:r>
        <w:rPr>
          <w:rStyle w:val="CommentReference"/>
        </w:rPr>
        <w:annotationRef/>
      </w:r>
      <w:r>
        <w:t>Added link to USGS gauge chart</w:t>
      </w:r>
    </w:p>
  </w:comment>
  <w:comment w:id="262" w:author="Apsens, Sarah" w:date="2020-12-30T13:21:00Z" w:initials="ASJ(">
    <w:p w14:paraId="4DC8F385" w14:textId="77777777" w:rsidR="00484AC2" w:rsidRDefault="00484AC2"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263" w:author="Benjamin Meyer" w:date="2021-02-19T19:17:00Z" w:initials="BM">
    <w:p w14:paraId="2CEFA8E4" w14:textId="3088FDC9" w:rsidR="00484AC2" w:rsidRDefault="00484AC2" w:rsidP="004E3621">
      <w:pPr>
        <w:pStyle w:val="CommentText"/>
      </w:pPr>
      <w:r>
        <w:rPr>
          <w:rStyle w:val="CommentReference"/>
        </w:rPr>
        <w:annotationRef/>
      </w:r>
      <w:r>
        <w:t>Probably beyond the scope of this report to investigate if our dataset supports this phenomenon.  Added citations to support evidence of this process observed in other watersheds.</w:t>
      </w:r>
    </w:p>
  </w:comment>
  <w:comment w:id="265" w:author="Apsens, Sarah" w:date="2020-12-28T16:28:00Z" w:initials="ASJ(">
    <w:p w14:paraId="25D6FA45" w14:textId="750B95AE" w:rsidR="00484AC2" w:rsidRDefault="00484AC2">
      <w:pPr>
        <w:pStyle w:val="CommentText"/>
      </w:pPr>
      <w:r>
        <w:rPr>
          <w:rStyle w:val="CommentReference"/>
        </w:rPr>
        <w:annotationRef/>
      </w:r>
      <w:r>
        <w:t xml:space="preserve">Cool idea/I like it – how would you select said site? </w:t>
      </w:r>
    </w:p>
  </w:comment>
  <w:comment w:id="266" w:author="Benjamin Meyer" w:date="2021-02-19T19:42:00Z" w:initials="BM">
    <w:p w14:paraId="52775C0B" w14:textId="58D2EDC4" w:rsidR="00484AC2" w:rsidRDefault="00484AC2">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267" w:author="Apsens, Sarah" w:date="2020-12-28T16:29:00Z" w:initials="ASJ(">
    <w:p w14:paraId="587A341D" w14:textId="3106D05B" w:rsidR="00484AC2" w:rsidRDefault="00484AC2">
      <w:pPr>
        <w:pStyle w:val="CommentText"/>
      </w:pPr>
      <w:r>
        <w:rPr>
          <w:rStyle w:val="CommentReference"/>
        </w:rPr>
        <w:annotationRef/>
      </w:r>
      <w:r>
        <w:t>Could be a great option for long-term monitoring but would still need occasional grab samples for assessment against state WQ criteria.</w:t>
      </w:r>
    </w:p>
  </w:comment>
  <w:comment w:id="268" w:author="Benjamin Meyer" w:date="2021-02-19T19:26:00Z" w:initials="BM">
    <w:p w14:paraId="5178B88A" w14:textId="142AB9BA" w:rsidR="00484AC2" w:rsidRDefault="00484AC2">
      <w:pPr>
        <w:pStyle w:val="CommentText"/>
      </w:pPr>
      <w:r>
        <w:rPr>
          <w:rStyle w:val="CommentReference"/>
        </w:rPr>
        <w:annotationRef/>
      </w:r>
      <w:r>
        <w:t>Agreed.</w:t>
      </w:r>
    </w:p>
  </w:comment>
  <w:comment w:id="269" w:author="Apsens, Sarah" w:date="2020-12-28T16:31:00Z" w:initials="ASJ(">
    <w:p w14:paraId="01677580" w14:textId="552AA504" w:rsidR="00484AC2" w:rsidRDefault="00484AC2">
      <w:pPr>
        <w:pStyle w:val="CommentText"/>
      </w:pPr>
      <w:r>
        <w:rPr>
          <w:rStyle w:val="CommentReference"/>
        </w:rPr>
        <w:annotationRef/>
      </w:r>
      <w:r>
        <w:t xml:space="preserve">So KWF used to have hydrolabs deployed during the summer. Do you know why they stopped? </w:t>
      </w:r>
    </w:p>
  </w:comment>
  <w:comment w:id="270" w:author="Benjamin Meyer" w:date="2021-02-19T19:09:00Z" w:initials="BM">
    <w:p w14:paraId="4CEA0D10" w14:textId="5D8561FB" w:rsidR="00484AC2" w:rsidRDefault="00484AC2">
      <w:pPr>
        <w:pStyle w:val="CommentText"/>
      </w:pPr>
      <w:r>
        <w:rPr>
          <w:rStyle w:val="CommentReference"/>
        </w:rPr>
        <w:annotationRef/>
      </w:r>
      <w:r>
        <w:t>In the past we’ve employed hydrolabs for specific studies in the main stem (e.g. turbidity) and to collect continuous baseline water quality data in tributaries (</w:t>
      </w:r>
      <w:hyperlink r:id="rId3" w:history="1">
        <w:r w:rsidRPr="00F93D51">
          <w:rPr>
            <w:rStyle w:val="Hyperlink"/>
          </w:rPr>
          <w:t>2015-2016; summary linked here</w:t>
        </w:r>
      </w:hyperlink>
      <w:r>
        <w:t>). Continuous hydrolabs take more effort to maintain and keep deployed than collecting grab samples, so they are typically associated with specific projects as funding permits.</w:t>
      </w:r>
    </w:p>
  </w:comment>
  <w:comment w:id="271" w:author="Eldred, Laura" w:date="2020-12-29T13:18:00Z" w:initials="EL">
    <w:p w14:paraId="4F624B2D" w14:textId="77777777" w:rsidR="00484AC2" w:rsidRDefault="00484AC2" w:rsidP="006A442C">
      <w:pPr>
        <w:pStyle w:val="CommentText"/>
      </w:pPr>
      <w:r>
        <w:rPr>
          <w:rStyle w:val="CommentReference"/>
        </w:rPr>
        <w:annotationRef/>
      </w:r>
      <w:r>
        <w:t>will it provide any ranking of priority sites to examine further?</w:t>
      </w:r>
    </w:p>
  </w:comment>
  <w:comment w:id="272" w:author="Apsens, Sarah" w:date="2020-12-30T17:07:00Z" w:initials="ASJ(">
    <w:p w14:paraId="08EADF0F" w14:textId="77777777" w:rsidR="00484AC2" w:rsidRDefault="00484AC2" w:rsidP="006A442C">
      <w:pPr>
        <w:pStyle w:val="CommentText"/>
      </w:pPr>
      <w:r>
        <w:rPr>
          <w:rStyle w:val="CommentReference"/>
        </w:rPr>
        <w:annotationRef/>
      </w:r>
      <w:r>
        <w:t xml:space="preserve">Ben – Incorporating some sort of prioritization tool in the mapping product could be really useful. </w:t>
      </w:r>
    </w:p>
  </w:comment>
  <w:comment w:id="273" w:author="Benjamin Meyer" w:date="2021-02-19T19:45:00Z" w:initials="BM">
    <w:p w14:paraId="357BF088" w14:textId="6874E90F" w:rsidR="00484AC2" w:rsidRDefault="00484AC2" w:rsidP="006A442C">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organized in the map provided on the hard drive.</w:t>
      </w:r>
    </w:p>
  </w:comment>
  <w:comment w:id="275" w:author="Apsens, Sarah" w:date="2020-12-28T16:44:00Z" w:initials="ASJ(">
    <w:p w14:paraId="14E4E668" w14:textId="17DF8500" w:rsidR="00484AC2" w:rsidRDefault="00484AC2">
      <w:pPr>
        <w:pStyle w:val="CommentText"/>
      </w:pPr>
      <w:r>
        <w:rPr>
          <w:rStyle w:val="CommentReference"/>
        </w:rPr>
        <w:annotationRef/>
      </w:r>
      <w:r>
        <w:t>Yes, we need a proper (and statistically rigorous) trend analysis of Cu and Zn over time</w:t>
      </w:r>
    </w:p>
  </w:comment>
  <w:comment w:id="276" w:author="Eldred, Laura" w:date="2020-12-29T13:24:00Z" w:initials="EL">
    <w:p w14:paraId="1D1288A5" w14:textId="6AB4B037" w:rsidR="00484AC2" w:rsidRDefault="00484AC2">
      <w:pPr>
        <w:pStyle w:val="CommentText"/>
      </w:pPr>
      <w:r>
        <w:rPr>
          <w:rStyle w:val="CommentReference"/>
        </w:rPr>
        <w:annotationRef/>
      </w:r>
      <w:r>
        <w:t>in our regulatory world “point” often equates to “pipe” and I don’t think that’s what you mean here so I suggested using “discrete”</w:t>
      </w:r>
    </w:p>
  </w:comment>
  <w:comment w:id="277" w:author="Apsens, Sarah" w:date="2020-12-28T16:46:00Z" w:initials="ASJ(">
    <w:p w14:paraId="42A9DACD" w14:textId="647B978F" w:rsidR="00484AC2" w:rsidRDefault="00484AC2">
      <w:pPr>
        <w:pStyle w:val="CommentText"/>
      </w:pPr>
      <w:r>
        <w:rPr>
          <w:rStyle w:val="CommentReference"/>
        </w:rPr>
        <w:annotationRef/>
      </w:r>
      <w:r>
        <w:t>Under ice sampling?</w:t>
      </w:r>
    </w:p>
  </w:comment>
  <w:comment w:id="279" w:author="Apsens, Sarah" w:date="2020-12-30T14:28:00Z" w:initials="ASJ(">
    <w:p w14:paraId="1153BF9D" w14:textId="3458EA67" w:rsidR="00484AC2" w:rsidRDefault="00484AC2">
      <w:pPr>
        <w:pStyle w:val="CommentText"/>
      </w:pPr>
      <w:r>
        <w:rPr>
          <w:rStyle w:val="CommentReference"/>
        </w:rPr>
        <w:annotationRef/>
      </w:r>
      <w:r>
        <w:t xml:space="preserve">Ideally GIS mapping tool will aid in prioritization of potential GI sites </w:t>
      </w:r>
    </w:p>
  </w:comment>
  <w:comment w:id="287" w:author="Apsens, Sarah" w:date="2020-12-30T17:09:00Z" w:initials="ASJ(">
    <w:p w14:paraId="0AD09313" w14:textId="7725647D" w:rsidR="00484AC2" w:rsidRDefault="00484AC2">
      <w:pPr>
        <w:pStyle w:val="CommentText"/>
      </w:pPr>
      <w:r>
        <w:rPr>
          <w:rStyle w:val="CommentReference"/>
        </w:rPr>
        <w:annotationRef/>
      </w:r>
      <w:proofErr w:type="gramStart"/>
      <w:r>
        <w:t>jims</w:t>
      </w:r>
      <w:proofErr w:type="gramEnd"/>
      <w:r>
        <w:t xml:space="preserve">, skilak.. </w:t>
      </w:r>
      <w:proofErr w:type="gramStart"/>
      <w:r>
        <w:t>and</w:t>
      </w:r>
      <w:proofErr w:type="gramEnd"/>
      <w:r>
        <w:t xml:space="preserve"> why nothing between those 2?Nice job on the graphs. I like this format a lot. </w:t>
      </w:r>
    </w:p>
  </w:comment>
  <w:comment w:id="288" w:author="Benjamin Meyer" w:date="2021-05-02T18:20:00Z" w:initials="BM">
    <w:p w14:paraId="6CA7CB55" w14:textId="26F3AFE2" w:rsidR="00484AC2" w:rsidRDefault="00484AC2">
      <w:pPr>
        <w:pStyle w:val="CommentText"/>
      </w:pPr>
      <w:r>
        <w:rPr>
          <w:rStyle w:val="CommentReference"/>
        </w:rPr>
        <w:annotationRef/>
      </w:r>
      <w:r>
        <w:t>These were the only two sites upstream of swiftwater that had the supplemental cu/zn sampling 2019-2020.</w:t>
      </w:r>
    </w:p>
  </w:comment>
  <w:comment w:id="291" w:author="Apsens, Sarah" w:date="2020-12-28T16:51:00Z" w:initials="ASJ(">
    <w:p w14:paraId="47630821" w14:textId="544B7439" w:rsidR="00484AC2" w:rsidRDefault="00484AC2">
      <w:pPr>
        <w:pStyle w:val="CommentText"/>
      </w:pPr>
      <w:r>
        <w:rPr>
          <w:rStyle w:val="CommentReference"/>
        </w:rPr>
        <w:annotationRef/>
      </w:r>
      <w:r>
        <w:t xml:space="preserve">Any idea(s) why the exceedances occurred in spring 2019 but not spring 2020? </w:t>
      </w:r>
    </w:p>
  </w:comment>
  <w:comment w:id="292" w:author="Benjamin Meyer" w:date="2021-01-04T09:23:00Z" w:initials="BM">
    <w:p w14:paraId="6AE70AB9" w14:textId="0B45E823" w:rsidR="00484AC2" w:rsidRDefault="00484AC2">
      <w:pPr>
        <w:pStyle w:val="CommentText"/>
      </w:pPr>
      <w:r>
        <w:rPr>
          <w:rStyle w:val="CommentReference"/>
        </w:rPr>
        <w:annotationRef/>
      </w:r>
      <w:r>
        <w:t xml:space="preserve">Sampling was cancelled in spring 2020 </w:t>
      </w:r>
      <w:r>
        <w:sym w:font="Wingdings" w:char="F04C"/>
      </w:r>
      <w:r>
        <w:t xml:space="preserve"> due to covid</w:t>
      </w:r>
    </w:p>
  </w:comment>
  <w:comment w:id="297" w:author="Apsens, Sarah" w:date="2020-12-28T16:53:00Z" w:initials="ASJ(">
    <w:p w14:paraId="6DB688FE" w14:textId="266ED599" w:rsidR="00484AC2" w:rsidRDefault="00484AC2">
      <w:pPr>
        <w:pStyle w:val="CommentText"/>
      </w:pPr>
      <w:r>
        <w:rPr>
          <w:rStyle w:val="CommentReference"/>
        </w:rPr>
        <w:annotationRef/>
      </w:r>
      <w:r>
        <w:t xml:space="preserve">Did you look at the acute criteria? </w:t>
      </w:r>
    </w:p>
  </w:comment>
  <w:comment w:id="298" w:author="Benjamin Meyer" w:date="2021-05-02T18:21:00Z" w:initials="BM">
    <w:p w14:paraId="51440026" w14:textId="792D9CD9" w:rsidR="00484AC2" w:rsidRDefault="00484AC2">
      <w:pPr>
        <w:pStyle w:val="CommentText"/>
      </w:pPr>
      <w:r>
        <w:rPr>
          <w:rStyle w:val="CommentReference"/>
        </w:rPr>
        <w:annotationRef/>
      </w:r>
      <w:r>
        <w:t>Not for this report</w:t>
      </w:r>
    </w:p>
  </w:comment>
  <w:comment w:id="302" w:author="Apsens, Sarah" w:date="2020-12-28T16:55:00Z" w:initials="ASJ(">
    <w:p w14:paraId="57661674" w14:textId="77777777" w:rsidR="00484AC2" w:rsidRDefault="00484AC2" w:rsidP="00DB281F">
      <w:pPr>
        <w:pStyle w:val="CommentText"/>
      </w:pPr>
      <w:r>
        <w:rPr>
          <w:rStyle w:val="CommentReference"/>
        </w:rPr>
        <w:annotationRef/>
      </w:r>
      <w:r>
        <w:t xml:space="preserve">Table is okay, but a little difficult to interpret </w:t>
      </w:r>
    </w:p>
  </w:comment>
  <w:comment w:id="303" w:author="Benjamin Meyer" w:date="2021-01-28T08:35:00Z" w:initials="BM">
    <w:p w14:paraId="67813A96" w14:textId="73B20566" w:rsidR="00484AC2" w:rsidRDefault="00484AC2">
      <w:pPr>
        <w:pStyle w:val="CommentText"/>
      </w:pPr>
      <w:r>
        <w:rPr>
          <w:rStyle w:val="CommentReference"/>
        </w:rPr>
        <w:annotationRef/>
      </w:r>
      <w:r>
        <w:t>Modified table to clarify</w:t>
      </w:r>
    </w:p>
  </w:comment>
  <w:comment w:id="306" w:author="Eldred, Laura" w:date="2020-12-29T13:31:00Z" w:initials="EL">
    <w:p w14:paraId="24DDDBCC" w14:textId="08D3C657" w:rsidR="00484AC2" w:rsidRDefault="00484AC2">
      <w:pPr>
        <w:pStyle w:val="CommentText"/>
      </w:pPr>
      <w:r>
        <w:rPr>
          <w:rStyle w:val="CommentReference"/>
        </w:rPr>
        <w:annotationRef/>
      </w:r>
      <w:proofErr w:type="gramStart"/>
      <w:r>
        <w:t>replicate/duplicate</w:t>
      </w:r>
      <w:proofErr w:type="gramEnd"/>
      <w:r>
        <w:t xml:space="preserve"> results should not be presented in this table</w:t>
      </w:r>
    </w:p>
  </w:comment>
  <w:comment w:id="307" w:author="Apsens, Sarah" w:date="2020-12-30T17:10:00Z" w:initials="ASJ(">
    <w:p w14:paraId="48A00B6F" w14:textId="7FD83C09" w:rsidR="00484AC2" w:rsidRDefault="00484AC2">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308" w:author="Benjamin Meyer" w:date="2021-01-28T07:52:00Z" w:initials="BM">
    <w:p w14:paraId="44B60715" w14:textId="77777777" w:rsidR="00484AC2" w:rsidRDefault="00484AC2">
      <w:pPr>
        <w:pStyle w:val="CommentText"/>
      </w:pPr>
      <w:r>
        <w:rPr>
          <w:rStyle w:val="CommentReference"/>
        </w:rPr>
        <w:annotationRef/>
      </w:r>
      <w:r>
        <w:t xml:space="preserve">Agreed.  </w:t>
      </w:r>
    </w:p>
    <w:p w14:paraId="253E7D1C" w14:textId="77777777" w:rsidR="00484AC2" w:rsidRDefault="00484AC2">
      <w:pPr>
        <w:pStyle w:val="CommentText"/>
      </w:pPr>
    </w:p>
    <w:p w14:paraId="3AF4A2F0" w14:textId="25996AF3" w:rsidR="00484AC2" w:rsidRDefault="00484AC2">
      <w:pPr>
        <w:pStyle w:val="CommentText"/>
      </w:pPr>
      <w:r>
        <w:t xml:space="preserve">The previous version of the table is not how I would usually create tables either.  It is the format I inherited from a partial draft; and I format I saw published in some past published reports, so I aimed to follow the example (eg </w:t>
      </w:r>
      <w:hyperlink r:id="rId4" w:history="1">
        <w:r w:rsidRPr="00ED1D12">
          <w:rPr>
            <w:rStyle w:val="Hyperlink"/>
          </w:rPr>
          <w:t>Tab</w:t>
        </w:r>
        <w:r w:rsidRPr="00ED1D12">
          <w:rPr>
            <w:rStyle w:val="Hyperlink"/>
          </w:rPr>
          <w:t>le 6, pg 19</w:t>
        </w:r>
      </w:hyperlink>
      <w:r>
        <w:t>)</w:t>
      </w:r>
    </w:p>
    <w:p w14:paraId="4C8A23D0" w14:textId="11215484" w:rsidR="00484AC2" w:rsidRDefault="00484AC2">
      <w:pPr>
        <w:pStyle w:val="CommentText"/>
      </w:pPr>
    </w:p>
    <w:p w14:paraId="117A2555" w14:textId="18C14770" w:rsidR="00484AC2" w:rsidRDefault="00484AC2" w:rsidP="00023CC3">
      <w:pPr>
        <w:pStyle w:val="CommentText"/>
      </w:pPr>
      <w:r>
        <w:t>New version of the table is inserted.  This version includes only the designated “sample” value and not the paired “replicate” value.  Replicate RDL values are still reported in Table 5.</w:t>
      </w:r>
    </w:p>
  </w:comment>
  <w:comment w:id="310" w:author="Apsens, Sarah" w:date="2020-12-28T17:01:00Z" w:initials="ASJ(">
    <w:p w14:paraId="316FB957" w14:textId="11349D41" w:rsidR="00484AC2" w:rsidRDefault="00484AC2">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311" w:author="Benjamin Meyer" w:date="2021-01-28T09:08:00Z" w:initials="BM">
    <w:p w14:paraId="5071987B" w14:textId="40E1F903" w:rsidR="00484AC2" w:rsidRDefault="00484AC2">
      <w:pPr>
        <w:pStyle w:val="CommentText"/>
      </w:pPr>
      <w:r>
        <w:rPr>
          <w:rStyle w:val="CommentReference"/>
        </w:rPr>
        <w:annotationRef/>
      </w:r>
      <w:r>
        <w:t>Modified Table as requested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3B23D2CF" w15:done="0"/>
  <w15:commentEx w15:paraId="2EC68EF7" w15:paraIdParent="3B23D2CF" w15:done="0"/>
  <w15:commentEx w15:paraId="504457F9" w15:done="0"/>
  <w15:commentEx w15:paraId="5BF513E4" w15:paraIdParent="504457F9" w15:done="0"/>
  <w15:commentEx w15:paraId="4C67EB2B" w15:done="0"/>
  <w15:commentEx w15:paraId="0CC95098" w15:paraIdParent="4C67EB2B" w15:done="0"/>
  <w15:commentEx w15:paraId="35689DD2" w15:done="0"/>
  <w15:commentEx w15:paraId="724EB5EA" w15:paraIdParent="35689DD2" w15:done="0"/>
  <w15:commentEx w15:paraId="3F8AEE5E" w15:done="0"/>
  <w15:commentEx w15:paraId="4774671F" w15:done="0"/>
  <w15:commentEx w15:paraId="296D48DF" w15:paraIdParent="4774671F" w15:done="0"/>
  <w15:commentEx w15:paraId="4C2821FD" w15:paraIdParent="4774671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65FBA4A5" w15:done="0"/>
  <w15:commentEx w15:paraId="6BF9AB47" w15:paraIdParent="65FBA4A5" w15:done="0"/>
  <w15:commentEx w15:paraId="1B8D5906" w15:done="0"/>
  <w15:commentEx w15:paraId="00ADCBDD" w15:paraIdParent="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2FDBDD3F" w15:done="0"/>
  <w15:commentEx w15:paraId="6D2B9EFE" w15:paraIdParent="2FDBDD3F" w15:done="0"/>
  <w15:commentEx w15:paraId="58213BF2" w15:done="0"/>
  <w15:commentEx w15:paraId="60177BC3" w15:paraIdParent="58213BF2" w15:done="0"/>
  <w15:commentEx w15:paraId="1CF96B67" w15:done="0"/>
  <w15:commentEx w15:paraId="736A0775" w15:paraIdParent="1CF96B67" w15:done="0"/>
  <w15:commentEx w15:paraId="6F088C21" w15:done="0"/>
  <w15:commentEx w15:paraId="6C86DCD3" w15:paraIdParent="6F088C21" w15:done="0"/>
  <w15:commentEx w15:paraId="72188CAF" w15:done="0"/>
  <w15:commentEx w15:paraId="2157FB9B" w15:paraIdParent="72188CAF" w15:done="0"/>
  <w15:commentEx w15:paraId="44D0C959"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2CEFA8E4" w15:paraIdParent="4DC8F385"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4F624B2D" w15:done="0"/>
  <w15:commentEx w15:paraId="08EADF0F" w15:paraIdParent="4F624B2D" w15:done="0"/>
  <w15:commentEx w15:paraId="357BF088" w15:paraIdParent="4F624B2D" w15:done="0"/>
  <w15:commentEx w15:paraId="14E4E668" w15:done="0"/>
  <w15:commentEx w15:paraId="1D1288A5" w15:done="0"/>
  <w15:commentEx w15:paraId="42A9DACD" w15:done="0"/>
  <w15:commentEx w15:paraId="1153BF9D" w15:done="0"/>
  <w15:commentEx w15:paraId="0AD09313" w15:done="0"/>
  <w15:commentEx w15:paraId="6CA7CB55" w15:paraIdParent="0AD09313" w15:done="0"/>
  <w15:commentEx w15:paraId="47630821" w15:done="0"/>
  <w15:commentEx w15:paraId="6AE70AB9" w15:paraIdParent="47630821" w15:done="0"/>
  <w15:commentEx w15:paraId="6DB688FE" w15:done="0"/>
  <w15:commentEx w15:paraId="51440026" w15:paraIdParent="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D64D0" w14:textId="77777777" w:rsidR="003E2346" w:rsidRDefault="003E2346">
      <w:r>
        <w:separator/>
      </w:r>
    </w:p>
  </w:endnote>
  <w:endnote w:type="continuationSeparator" w:id="0">
    <w:p w14:paraId="363B0518" w14:textId="77777777" w:rsidR="003E2346" w:rsidRDefault="003E2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484AC2" w:rsidRDefault="00484AC2"/>
  <w:p w14:paraId="2935DDFE" w14:textId="602447C2" w:rsidR="00484AC2" w:rsidRDefault="00484AC2" w:rsidP="005F7DDC">
    <w:pPr>
      <w:pStyle w:val="FooterEven"/>
      <w:jc w:val="right"/>
    </w:pPr>
    <w:r>
      <w:fldChar w:fldCharType="begin"/>
    </w:r>
    <w:r>
      <w:instrText xml:space="preserve"> PAGE   \* MERGEFORMAT </w:instrText>
    </w:r>
    <w:r>
      <w:fldChar w:fldCharType="separate"/>
    </w:r>
    <w:r w:rsidR="00394941" w:rsidRPr="00394941">
      <w:rPr>
        <w:noProof/>
        <w:sz w:val="24"/>
        <w:szCs w:val="24"/>
      </w:rPr>
      <w:t>32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484AC2" w:rsidRDefault="00484AC2"/>
  <w:p w14:paraId="3F9B4C0F" w14:textId="41DEF7C5" w:rsidR="00484AC2" w:rsidRDefault="00484AC2" w:rsidP="005F7DDC">
    <w:pPr>
      <w:pStyle w:val="FooterOdd"/>
    </w:pPr>
    <w:r>
      <w:fldChar w:fldCharType="begin"/>
    </w:r>
    <w:r>
      <w:instrText xml:space="preserve"> PAGE   \* MERGEFORMAT </w:instrText>
    </w:r>
    <w:r>
      <w:fldChar w:fldCharType="separate"/>
    </w:r>
    <w:r w:rsidR="00394941" w:rsidRPr="00394941">
      <w:rPr>
        <w:noProof/>
        <w:sz w:val="24"/>
        <w:szCs w:val="24"/>
      </w:rPr>
      <w:t>31</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51B6375D" w:rsidR="00484AC2" w:rsidRDefault="00484AC2" w:rsidP="005F7DDC">
    <w:pPr>
      <w:pStyle w:val="FooterEven"/>
      <w:jc w:val="right"/>
    </w:pPr>
    <w:r>
      <w:fldChar w:fldCharType="begin"/>
    </w:r>
    <w:r>
      <w:instrText xml:space="preserve"> PAGE   \* MERGEFORMAT </w:instrText>
    </w:r>
    <w:r>
      <w:fldChar w:fldCharType="separate"/>
    </w:r>
    <w:r w:rsidR="00394941" w:rsidRPr="00394941">
      <w:rPr>
        <w:noProof/>
        <w:sz w:val="24"/>
        <w:szCs w:val="24"/>
      </w:rPr>
      <w:t>27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3F651" w14:textId="77777777" w:rsidR="003E2346" w:rsidRDefault="003E2346">
      <w:r>
        <w:separator/>
      </w:r>
    </w:p>
  </w:footnote>
  <w:footnote w:type="continuationSeparator" w:id="0">
    <w:p w14:paraId="057AE7FF" w14:textId="77777777" w:rsidR="003E2346" w:rsidRDefault="003E2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484AC2" w:rsidRDefault="00484AC2">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484AC2" w:rsidRDefault="00484AC2"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484AC2" w:rsidRDefault="00484AC2"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A22C0B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86929D9"/>
    <w:multiLevelType w:val="hybridMultilevel"/>
    <w:tmpl w:val="33CA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7E11"/>
    <w:multiLevelType w:val="hybridMultilevel"/>
    <w:tmpl w:val="5B7AE23C"/>
    <w:lvl w:ilvl="0" w:tplc="74B0DFE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F6A39"/>
    <w:multiLevelType w:val="hybridMultilevel"/>
    <w:tmpl w:val="A700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10A5B"/>
    <w:multiLevelType w:val="hybridMultilevel"/>
    <w:tmpl w:val="E466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3"/>
  </w:num>
  <w:num w:numId="5">
    <w:abstractNumId w:val="2"/>
  </w:num>
  <w:num w:numId="6">
    <w:abstractNumId w:val="1"/>
  </w:num>
  <w:num w:numId="7">
    <w:abstractNumId w:val="18"/>
  </w:num>
  <w:num w:numId="8">
    <w:abstractNumId w:val="16"/>
  </w:num>
  <w:num w:numId="9">
    <w:abstractNumId w:val="26"/>
  </w:num>
  <w:num w:numId="10">
    <w:abstractNumId w:val="20"/>
  </w:num>
  <w:num w:numId="11">
    <w:abstractNumId w:val="27"/>
  </w:num>
  <w:num w:numId="12">
    <w:abstractNumId w:val="24"/>
  </w:num>
  <w:num w:numId="13">
    <w:abstractNumId w:val="17"/>
  </w:num>
  <w:num w:numId="14">
    <w:abstractNumId w:val="7"/>
  </w:num>
  <w:num w:numId="15">
    <w:abstractNumId w:val="15"/>
  </w:num>
  <w:num w:numId="16">
    <w:abstractNumId w:val="14"/>
  </w:num>
  <w:num w:numId="17">
    <w:abstractNumId w:val="6"/>
  </w:num>
  <w:num w:numId="18">
    <w:abstractNumId w:val="10"/>
  </w:num>
  <w:num w:numId="19">
    <w:abstractNumId w:val="23"/>
  </w:num>
  <w:num w:numId="20">
    <w:abstractNumId w:val="12"/>
  </w:num>
  <w:num w:numId="21">
    <w:abstractNumId w:val="13"/>
  </w:num>
  <w:num w:numId="22">
    <w:abstractNumId w:val="9"/>
  </w:num>
  <w:num w:numId="23">
    <w:abstractNumId w:val="21"/>
  </w:num>
  <w:num w:numId="24">
    <w:abstractNumId w:val="0"/>
  </w:num>
  <w:num w:numId="25">
    <w:abstractNumId w:val="19"/>
  </w:num>
  <w:num w:numId="26">
    <w:abstractNumId w:val="5"/>
  </w:num>
  <w:num w:numId="27">
    <w:abstractNumId w:val="22"/>
  </w:num>
  <w:num w:numId="28">
    <w:abstractNumId w:val="2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proofState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J221W271S862Q382"/>
    <w:docVar w:name="paperpile-doc-name" w:val="DRAFT_CopperZincFieldReport_2019_2020.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03"/>
    <w:rsid w:val="00024A82"/>
    <w:rsid w:val="00025697"/>
    <w:rsid w:val="00025DE0"/>
    <w:rsid w:val="000272B8"/>
    <w:rsid w:val="00030995"/>
    <w:rsid w:val="000328CD"/>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1BA7"/>
    <w:rsid w:val="00062677"/>
    <w:rsid w:val="000632BE"/>
    <w:rsid w:val="0006448C"/>
    <w:rsid w:val="000648E8"/>
    <w:rsid w:val="00066F33"/>
    <w:rsid w:val="000709FA"/>
    <w:rsid w:val="00070C76"/>
    <w:rsid w:val="00070F62"/>
    <w:rsid w:val="00071236"/>
    <w:rsid w:val="000729D2"/>
    <w:rsid w:val="000732AC"/>
    <w:rsid w:val="00074669"/>
    <w:rsid w:val="00075D97"/>
    <w:rsid w:val="0007617C"/>
    <w:rsid w:val="0007702B"/>
    <w:rsid w:val="000778A9"/>
    <w:rsid w:val="00077B8D"/>
    <w:rsid w:val="000802CE"/>
    <w:rsid w:val="00081506"/>
    <w:rsid w:val="00083DED"/>
    <w:rsid w:val="0008493C"/>
    <w:rsid w:val="00084FE1"/>
    <w:rsid w:val="00086350"/>
    <w:rsid w:val="000879E9"/>
    <w:rsid w:val="00090395"/>
    <w:rsid w:val="00091229"/>
    <w:rsid w:val="000925FE"/>
    <w:rsid w:val="00095B94"/>
    <w:rsid w:val="000969EB"/>
    <w:rsid w:val="000A02EA"/>
    <w:rsid w:val="000A1240"/>
    <w:rsid w:val="000A4D40"/>
    <w:rsid w:val="000A5939"/>
    <w:rsid w:val="000A652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37B4"/>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051"/>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5D50"/>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57D5F"/>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69C6"/>
    <w:rsid w:val="001878B4"/>
    <w:rsid w:val="00187A9D"/>
    <w:rsid w:val="00187DDB"/>
    <w:rsid w:val="00190D8A"/>
    <w:rsid w:val="00191A51"/>
    <w:rsid w:val="00191A98"/>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D9C"/>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A3D"/>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61F"/>
    <w:rsid w:val="0023578D"/>
    <w:rsid w:val="0023740C"/>
    <w:rsid w:val="00237954"/>
    <w:rsid w:val="00237A62"/>
    <w:rsid w:val="00240673"/>
    <w:rsid w:val="00241071"/>
    <w:rsid w:val="0024174C"/>
    <w:rsid w:val="0024208B"/>
    <w:rsid w:val="00242151"/>
    <w:rsid w:val="00242175"/>
    <w:rsid w:val="002443F0"/>
    <w:rsid w:val="00246C7B"/>
    <w:rsid w:val="00250429"/>
    <w:rsid w:val="00251E7A"/>
    <w:rsid w:val="00252EFC"/>
    <w:rsid w:val="00254C00"/>
    <w:rsid w:val="00255424"/>
    <w:rsid w:val="00256F73"/>
    <w:rsid w:val="00257255"/>
    <w:rsid w:val="00257C1B"/>
    <w:rsid w:val="002602D4"/>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2E1D"/>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0FE"/>
    <w:rsid w:val="002D54D8"/>
    <w:rsid w:val="002D6524"/>
    <w:rsid w:val="002D7D22"/>
    <w:rsid w:val="002E2A44"/>
    <w:rsid w:val="002E34BD"/>
    <w:rsid w:val="002E72F2"/>
    <w:rsid w:val="002F12EF"/>
    <w:rsid w:val="002F4022"/>
    <w:rsid w:val="002F5701"/>
    <w:rsid w:val="002F605C"/>
    <w:rsid w:val="003010EA"/>
    <w:rsid w:val="003014D9"/>
    <w:rsid w:val="003049E4"/>
    <w:rsid w:val="003066ED"/>
    <w:rsid w:val="0030779A"/>
    <w:rsid w:val="00307855"/>
    <w:rsid w:val="00307AAA"/>
    <w:rsid w:val="00310AF4"/>
    <w:rsid w:val="0031139F"/>
    <w:rsid w:val="00311851"/>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4F16"/>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2ED9"/>
    <w:rsid w:val="003647BA"/>
    <w:rsid w:val="00365D7C"/>
    <w:rsid w:val="00366549"/>
    <w:rsid w:val="003702F4"/>
    <w:rsid w:val="00370393"/>
    <w:rsid w:val="00370AB4"/>
    <w:rsid w:val="00376BAC"/>
    <w:rsid w:val="0037719A"/>
    <w:rsid w:val="0038139A"/>
    <w:rsid w:val="00382A7E"/>
    <w:rsid w:val="00383A51"/>
    <w:rsid w:val="00384044"/>
    <w:rsid w:val="00384FC6"/>
    <w:rsid w:val="003917E6"/>
    <w:rsid w:val="00393681"/>
    <w:rsid w:val="00394941"/>
    <w:rsid w:val="00395C52"/>
    <w:rsid w:val="003A219A"/>
    <w:rsid w:val="003A2471"/>
    <w:rsid w:val="003A3BF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71B"/>
    <w:rsid w:val="003D7C72"/>
    <w:rsid w:val="003E0909"/>
    <w:rsid w:val="003E173B"/>
    <w:rsid w:val="003E19C9"/>
    <w:rsid w:val="003E22DC"/>
    <w:rsid w:val="003E2346"/>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01A"/>
    <w:rsid w:val="00416246"/>
    <w:rsid w:val="004177CB"/>
    <w:rsid w:val="00420947"/>
    <w:rsid w:val="00421B17"/>
    <w:rsid w:val="00423830"/>
    <w:rsid w:val="0042493D"/>
    <w:rsid w:val="00426257"/>
    <w:rsid w:val="00430E3E"/>
    <w:rsid w:val="0043231C"/>
    <w:rsid w:val="0043528C"/>
    <w:rsid w:val="004406D1"/>
    <w:rsid w:val="00441539"/>
    <w:rsid w:val="004416BD"/>
    <w:rsid w:val="0044256D"/>
    <w:rsid w:val="00442A9E"/>
    <w:rsid w:val="00446ED1"/>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5F4A"/>
    <w:rsid w:val="00476A0D"/>
    <w:rsid w:val="004806E0"/>
    <w:rsid w:val="004820BD"/>
    <w:rsid w:val="004844A7"/>
    <w:rsid w:val="00484AC2"/>
    <w:rsid w:val="004856F4"/>
    <w:rsid w:val="00485D74"/>
    <w:rsid w:val="0049399A"/>
    <w:rsid w:val="00494D2F"/>
    <w:rsid w:val="004A0BB1"/>
    <w:rsid w:val="004A3475"/>
    <w:rsid w:val="004A3788"/>
    <w:rsid w:val="004A502C"/>
    <w:rsid w:val="004A5B1E"/>
    <w:rsid w:val="004A6875"/>
    <w:rsid w:val="004A6A1A"/>
    <w:rsid w:val="004A74F8"/>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1C1"/>
    <w:rsid w:val="004E2267"/>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035"/>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0EC"/>
    <w:rsid w:val="00517A19"/>
    <w:rsid w:val="00520867"/>
    <w:rsid w:val="00520E0B"/>
    <w:rsid w:val="00522CED"/>
    <w:rsid w:val="0052509F"/>
    <w:rsid w:val="0052580A"/>
    <w:rsid w:val="00526496"/>
    <w:rsid w:val="00527407"/>
    <w:rsid w:val="005279AF"/>
    <w:rsid w:val="00531593"/>
    <w:rsid w:val="0053186E"/>
    <w:rsid w:val="00535460"/>
    <w:rsid w:val="005365F0"/>
    <w:rsid w:val="0053730D"/>
    <w:rsid w:val="00540CCB"/>
    <w:rsid w:val="00541B28"/>
    <w:rsid w:val="00542C3D"/>
    <w:rsid w:val="00542DFE"/>
    <w:rsid w:val="00543317"/>
    <w:rsid w:val="005449B4"/>
    <w:rsid w:val="00545353"/>
    <w:rsid w:val="00545467"/>
    <w:rsid w:val="005467B2"/>
    <w:rsid w:val="005503B7"/>
    <w:rsid w:val="005505C8"/>
    <w:rsid w:val="00551E8A"/>
    <w:rsid w:val="005561EE"/>
    <w:rsid w:val="0055704A"/>
    <w:rsid w:val="00560300"/>
    <w:rsid w:val="005630D0"/>
    <w:rsid w:val="0056513E"/>
    <w:rsid w:val="005670C2"/>
    <w:rsid w:val="0057021B"/>
    <w:rsid w:val="00571518"/>
    <w:rsid w:val="005723FC"/>
    <w:rsid w:val="00573131"/>
    <w:rsid w:val="00573A0B"/>
    <w:rsid w:val="005758E6"/>
    <w:rsid w:val="0057596F"/>
    <w:rsid w:val="0058331F"/>
    <w:rsid w:val="00583ECF"/>
    <w:rsid w:val="00584D90"/>
    <w:rsid w:val="005859FE"/>
    <w:rsid w:val="00585FB9"/>
    <w:rsid w:val="00586CC4"/>
    <w:rsid w:val="00587365"/>
    <w:rsid w:val="00591D6D"/>
    <w:rsid w:val="0059501C"/>
    <w:rsid w:val="00595BA4"/>
    <w:rsid w:val="00596AAE"/>
    <w:rsid w:val="00597C44"/>
    <w:rsid w:val="005A221A"/>
    <w:rsid w:val="005A2C32"/>
    <w:rsid w:val="005A348F"/>
    <w:rsid w:val="005A593A"/>
    <w:rsid w:val="005A5D9D"/>
    <w:rsid w:val="005A6208"/>
    <w:rsid w:val="005A64A8"/>
    <w:rsid w:val="005A6844"/>
    <w:rsid w:val="005A7030"/>
    <w:rsid w:val="005B1BCB"/>
    <w:rsid w:val="005B335E"/>
    <w:rsid w:val="005B358F"/>
    <w:rsid w:val="005B5ABC"/>
    <w:rsid w:val="005B5F0D"/>
    <w:rsid w:val="005B7C8C"/>
    <w:rsid w:val="005C144D"/>
    <w:rsid w:val="005C1AC7"/>
    <w:rsid w:val="005C43BA"/>
    <w:rsid w:val="005C52BF"/>
    <w:rsid w:val="005C786C"/>
    <w:rsid w:val="005C79B5"/>
    <w:rsid w:val="005D3E2F"/>
    <w:rsid w:val="005D7636"/>
    <w:rsid w:val="005E000D"/>
    <w:rsid w:val="005E09CC"/>
    <w:rsid w:val="005E1F23"/>
    <w:rsid w:val="005E4286"/>
    <w:rsid w:val="005E50ED"/>
    <w:rsid w:val="005E5D9D"/>
    <w:rsid w:val="005E6ED7"/>
    <w:rsid w:val="005E736F"/>
    <w:rsid w:val="005E798A"/>
    <w:rsid w:val="005F0F8B"/>
    <w:rsid w:val="005F1216"/>
    <w:rsid w:val="005F430B"/>
    <w:rsid w:val="005F489D"/>
    <w:rsid w:val="005F5FF5"/>
    <w:rsid w:val="005F794D"/>
    <w:rsid w:val="005F79CC"/>
    <w:rsid w:val="005F7DDC"/>
    <w:rsid w:val="00602645"/>
    <w:rsid w:val="00603142"/>
    <w:rsid w:val="00604BF4"/>
    <w:rsid w:val="00610EC0"/>
    <w:rsid w:val="00610F99"/>
    <w:rsid w:val="0061101D"/>
    <w:rsid w:val="00612130"/>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5A5A"/>
    <w:rsid w:val="006575FC"/>
    <w:rsid w:val="00660DEF"/>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416"/>
    <w:rsid w:val="0069094A"/>
    <w:rsid w:val="006933E8"/>
    <w:rsid w:val="00693946"/>
    <w:rsid w:val="006A0DC2"/>
    <w:rsid w:val="006A277D"/>
    <w:rsid w:val="006A442C"/>
    <w:rsid w:val="006A4C98"/>
    <w:rsid w:val="006A509C"/>
    <w:rsid w:val="006A639E"/>
    <w:rsid w:val="006A6D0C"/>
    <w:rsid w:val="006A7D75"/>
    <w:rsid w:val="006B181F"/>
    <w:rsid w:val="006B1E0D"/>
    <w:rsid w:val="006B24FD"/>
    <w:rsid w:val="006B3974"/>
    <w:rsid w:val="006B431E"/>
    <w:rsid w:val="006B4C9F"/>
    <w:rsid w:val="006B6142"/>
    <w:rsid w:val="006C0D87"/>
    <w:rsid w:val="006C142E"/>
    <w:rsid w:val="006C1469"/>
    <w:rsid w:val="006C1D40"/>
    <w:rsid w:val="006C1DCA"/>
    <w:rsid w:val="006C258F"/>
    <w:rsid w:val="006C52B7"/>
    <w:rsid w:val="006C7EE3"/>
    <w:rsid w:val="006D2A36"/>
    <w:rsid w:val="006D3EF2"/>
    <w:rsid w:val="006D446A"/>
    <w:rsid w:val="006D4707"/>
    <w:rsid w:val="006D53BB"/>
    <w:rsid w:val="006D5DC3"/>
    <w:rsid w:val="006D710B"/>
    <w:rsid w:val="006E0C47"/>
    <w:rsid w:val="006E0F5A"/>
    <w:rsid w:val="006E0FA8"/>
    <w:rsid w:val="006E15A2"/>
    <w:rsid w:val="006E1A9E"/>
    <w:rsid w:val="006E69CF"/>
    <w:rsid w:val="006F0C5C"/>
    <w:rsid w:val="006F31B2"/>
    <w:rsid w:val="006F3509"/>
    <w:rsid w:val="006F4866"/>
    <w:rsid w:val="006F74E3"/>
    <w:rsid w:val="006F7C91"/>
    <w:rsid w:val="007019E2"/>
    <w:rsid w:val="0070292A"/>
    <w:rsid w:val="00702BE9"/>
    <w:rsid w:val="00703B49"/>
    <w:rsid w:val="00705ACB"/>
    <w:rsid w:val="0071057C"/>
    <w:rsid w:val="007110B0"/>
    <w:rsid w:val="00711575"/>
    <w:rsid w:val="0071223D"/>
    <w:rsid w:val="007136D8"/>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80D"/>
    <w:rsid w:val="00747F07"/>
    <w:rsid w:val="00751046"/>
    <w:rsid w:val="007517BE"/>
    <w:rsid w:val="00751BD4"/>
    <w:rsid w:val="00754B4C"/>
    <w:rsid w:val="007556F0"/>
    <w:rsid w:val="00760710"/>
    <w:rsid w:val="00760BA6"/>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0AF9"/>
    <w:rsid w:val="007A2148"/>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3B58"/>
    <w:rsid w:val="007D4A89"/>
    <w:rsid w:val="007D4F90"/>
    <w:rsid w:val="007E0550"/>
    <w:rsid w:val="007E0BE4"/>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33A4"/>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67EE4"/>
    <w:rsid w:val="00870406"/>
    <w:rsid w:val="0087322E"/>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4AF6"/>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D5BC0"/>
    <w:rsid w:val="008E0690"/>
    <w:rsid w:val="008E1724"/>
    <w:rsid w:val="008E330E"/>
    <w:rsid w:val="008E5151"/>
    <w:rsid w:val="008E553C"/>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05C94"/>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3D67"/>
    <w:rsid w:val="00934922"/>
    <w:rsid w:val="00934CC8"/>
    <w:rsid w:val="00942575"/>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351"/>
    <w:rsid w:val="00960ABD"/>
    <w:rsid w:val="00961D0A"/>
    <w:rsid w:val="00961D19"/>
    <w:rsid w:val="00961E86"/>
    <w:rsid w:val="00963BC4"/>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118B"/>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628"/>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1B59"/>
    <w:rsid w:val="009E3EB1"/>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37EC1"/>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8F6"/>
    <w:rsid w:val="00A749F4"/>
    <w:rsid w:val="00A756DD"/>
    <w:rsid w:val="00A76888"/>
    <w:rsid w:val="00A81494"/>
    <w:rsid w:val="00A81793"/>
    <w:rsid w:val="00A81CED"/>
    <w:rsid w:val="00A83C97"/>
    <w:rsid w:val="00A84E71"/>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57F"/>
    <w:rsid w:val="00AA460F"/>
    <w:rsid w:val="00AA7D17"/>
    <w:rsid w:val="00AB0502"/>
    <w:rsid w:val="00AB0F25"/>
    <w:rsid w:val="00AB3035"/>
    <w:rsid w:val="00AB3068"/>
    <w:rsid w:val="00AB33D0"/>
    <w:rsid w:val="00AB3697"/>
    <w:rsid w:val="00AB44FB"/>
    <w:rsid w:val="00AB56AA"/>
    <w:rsid w:val="00AB59EF"/>
    <w:rsid w:val="00AC2C48"/>
    <w:rsid w:val="00AC2FA4"/>
    <w:rsid w:val="00AC4CEC"/>
    <w:rsid w:val="00AC4F5E"/>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0E25"/>
    <w:rsid w:val="00B31716"/>
    <w:rsid w:val="00B32B1C"/>
    <w:rsid w:val="00B3465F"/>
    <w:rsid w:val="00B35053"/>
    <w:rsid w:val="00B35147"/>
    <w:rsid w:val="00B40314"/>
    <w:rsid w:val="00B404CC"/>
    <w:rsid w:val="00B4083E"/>
    <w:rsid w:val="00B43E74"/>
    <w:rsid w:val="00B45816"/>
    <w:rsid w:val="00B45A65"/>
    <w:rsid w:val="00B46303"/>
    <w:rsid w:val="00B47AAE"/>
    <w:rsid w:val="00B538D4"/>
    <w:rsid w:val="00B5410A"/>
    <w:rsid w:val="00B5420F"/>
    <w:rsid w:val="00B55E23"/>
    <w:rsid w:val="00B569B9"/>
    <w:rsid w:val="00B56D22"/>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4C99"/>
    <w:rsid w:val="00BB5787"/>
    <w:rsid w:val="00BB6133"/>
    <w:rsid w:val="00BC1F4D"/>
    <w:rsid w:val="00BC2F47"/>
    <w:rsid w:val="00BC3BAD"/>
    <w:rsid w:val="00BC50DD"/>
    <w:rsid w:val="00BC5C8D"/>
    <w:rsid w:val="00BC6BCB"/>
    <w:rsid w:val="00BC7271"/>
    <w:rsid w:val="00BC7A6B"/>
    <w:rsid w:val="00BD0D5E"/>
    <w:rsid w:val="00BD1503"/>
    <w:rsid w:val="00BD15BA"/>
    <w:rsid w:val="00BD1E1E"/>
    <w:rsid w:val="00BD2305"/>
    <w:rsid w:val="00BD3486"/>
    <w:rsid w:val="00BD4D4B"/>
    <w:rsid w:val="00BD5112"/>
    <w:rsid w:val="00BD56A8"/>
    <w:rsid w:val="00BD740B"/>
    <w:rsid w:val="00BE06B6"/>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27B04"/>
    <w:rsid w:val="00C31CF5"/>
    <w:rsid w:val="00C336BA"/>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356"/>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AEE"/>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3B00"/>
    <w:rsid w:val="00D348D1"/>
    <w:rsid w:val="00D364BE"/>
    <w:rsid w:val="00D36612"/>
    <w:rsid w:val="00D36DED"/>
    <w:rsid w:val="00D37859"/>
    <w:rsid w:val="00D404BE"/>
    <w:rsid w:val="00D41435"/>
    <w:rsid w:val="00D42DB3"/>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596"/>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3E5"/>
    <w:rsid w:val="00D918D7"/>
    <w:rsid w:val="00D92AD2"/>
    <w:rsid w:val="00D93915"/>
    <w:rsid w:val="00D942C9"/>
    <w:rsid w:val="00D946CB"/>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48A"/>
    <w:rsid w:val="00DD6749"/>
    <w:rsid w:val="00DE1DBB"/>
    <w:rsid w:val="00DE2116"/>
    <w:rsid w:val="00DE317B"/>
    <w:rsid w:val="00DE468F"/>
    <w:rsid w:val="00DE469F"/>
    <w:rsid w:val="00DE514E"/>
    <w:rsid w:val="00DE5B98"/>
    <w:rsid w:val="00DE6D75"/>
    <w:rsid w:val="00DE7F06"/>
    <w:rsid w:val="00DF00C9"/>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6B88"/>
    <w:rsid w:val="00E26C80"/>
    <w:rsid w:val="00E26D66"/>
    <w:rsid w:val="00E27D67"/>
    <w:rsid w:val="00E27FAA"/>
    <w:rsid w:val="00E303C8"/>
    <w:rsid w:val="00E305E4"/>
    <w:rsid w:val="00E31262"/>
    <w:rsid w:val="00E31F48"/>
    <w:rsid w:val="00E32528"/>
    <w:rsid w:val="00E337B2"/>
    <w:rsid w:val="00E33D04"/>
    <w:rsid w:val="00E34040"/>
    <w:rsid w:val="00E348EE"/>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775F"/>
    <w:rsid w:val="00EA0FC7"/>
    <w:rsid w:val="00EA11CF"/>
    <w:rsid w:val="00EA17A8"/>
    <w:rsid w:val="00EA17C2"/>
    <w:rsid w:val="00EA28A0"/>
    <w:rsid w:val="00EA2935"/>
    <w:rsid w:val="00EA3505"/>
    <w:rsid w:val="00EA6950"/>
    <w:rsid w:val="00EA76F3"/>
    <w:rsid w:val="00EA7929"/>
    <w:rsid w:val="00EB2657"/>
    <w:rsid w:val="00EB2693"/>
    <w:rsid w:val="00EB2CAD"/>
    <w:rsid w:val="00EB3A69"/>
    <w:rsid w:val="00EB454F"/>
    <w:rsid w:val="00EB5785"/>
    <w:rsid w:val="00EB5BBA"/>
    <w:rsid w:val="00EB66CE"/>
    <w:rsid w:val="00EC101B"/>
    <w:rsid w:val="00EC17F9"/>
    <w:rsid w:val="00EC24D7"/>
    <w:rsid w:val="00EC329C"/>
    <w:rsid w:val="00EC4706"/>
    <w:rsid w:val="00EC6CCD"/>
    <w:rsid w:val="00ED09A4"/>
    <w:rsid w:val="00ED1BAB"/>
    <w:rsid w:val="00ED1D12"/>
    <w:rsid w:val="00ED4B09"/>
    <w:rsid w:val="00ED5725"/>
    <w:rsid w:val="00ED6FB4"/>
    <w:rsid w:val="00EE1539"/>
    <w:rsid w:val="00EE16B2"/>
    <w:rsid w:val="00EE1D6F"/>
    <w:rsid w:val="00EE2DE5"/>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07950"/>
    <w:rsid w:val="00F11857"/>
    <w:rsid w:val="00F11DEE"/>
    <w:rsid w:val="00F11FBA"/>
    <w:rsid w:val="00F12053"/>
    <w:rsid w:val="00F12A7A"/>
    <w:rsid w:val="00F1355B"/>
    <w:rsid w:val="00F14E0A"/>
    <w:rsid w:val="00F15C33"/>
    <w:rsid w:val="00F162E5"/>
    <w:rsid w:val="00F16938"/>
    <w:rsid w:val="00F20F54"/>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A7D91"/>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077F"/>
    <w:rsid w:val="00FD1A88"/>
    <w:rsid w:val="00FD4665"/>
    <w:rsid w:val="00FD5D91"/>
    <w:rsid w:val="00FD64D5"/>
    <w:rsid w:val="00FD7ACF"/>
    <w:rsid w:val="00FE0429"/>
    <w:rsid w:val="00FE1902"/>
    <w:rsid w:val="00FE30C5"/>
    <w:rsid w:val="00FE785D"/>
    <w:rsid w:val="00FE7988"/>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22E"/>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pubs.com/kwf/epscor_hydrolabs_2015_2016"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4" Type="http://schemas.openxmlformats.org/officeDocument/2006/relationships/hyperlink" Target="https://dec.alaska.gov/media/21000/kenai-river-beach-2019-final-reportadec.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www.dec.alaska.gov/media/16761/kenai-river-zinc-and-copper-pollution-study.pdf" TargetMode="External"/><Relationship Id="rId34" Type="http://schemas.microsoft.com/office/2011/relationships/people" Target="people.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B78D1"/>
    <w:rsid w:val="000C2A68"/>
    <w:rsid w:val="000D5D9B"/>
    <w:rsid w:val="00121726"/>
    <w:rsid w:val="00150ADE"/>
    <w:rsid w:val="00163667"/>
    <w:rsid w:val="001A172F"/>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44979"/>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 w:val="00FE3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098136BC-C5B8-4C1C-9EFD-3F346CC01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22474</TotalTime>
  <Pages>1</Pages>
  <Words>11970</Words>
  <Characters>69906</Characters>
  <Application>Microsoft Office Word</Application>
  <DocSecurity>0</DocSecurity>
  <Lines>2912</Lines>
  <Paragraphs>1705</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80171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241</cp:revision>
  <cp:lastPrinted>2019-11-29T23:21:00Z</cp:lastPrinted>
  <dcterms:created xsi:type="dcterms:W3CDTF">2021-01-04T18:25:00Z</dcterms:created>
  <dcterms:modified xsi:type="dcterms:W3CDTF">2021-05-03T02:22:00Z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
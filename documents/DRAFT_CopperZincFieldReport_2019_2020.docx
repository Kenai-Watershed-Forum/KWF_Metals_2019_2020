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30785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30785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30785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307855">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307855">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307855">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307855">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307855">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307855">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307855">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307855">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307855">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307855">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307855">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307855">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307855">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307855">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307855">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307855">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307855">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307855">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307855">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307855">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307855">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307855">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307855">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307855">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307855">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307855">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307855">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307855">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307855">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307855">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307855">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307855">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307855">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307855">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307855">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307855">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307855">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307855">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w:date="2020-11-28T19:56:00Z">
        <w:r w:rsidR="009C0C0A">
          <w:t xml:space="preserve"> </w:t>
        </w:r>
      </w:ins>
    </w:p>
    <w:p w14:paraId="25BF2E6E" w14:textId="77777777" w:rsidR="000C461A" w:rsidRPr="000C461A" w:rsidRDefault="000C461A" w:rsidP="000C461A"/>
    <w:p w14:paraId="3264F95E" w14:textId="293118C2"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9"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0"/>
      <w:commentRangeStart w:id="11"/>
      <w:r w:rsidR="00255424" w:rsidRPr="00CE73AF">
        <w:rPr>
          <w:sz w:val="24"/>
          <w:szCs w:val="24"/>
        </w:rPr>
        <w:t xml:space="preserve">These </w:t>
      </w:r>
      <w:r w:rsidR="00831865" w:rsidRPr="00CE73AF">
        <w:rPr>
          <w:sz w:val="24"/>
          <w:szCs w:val="24"/>
        </w:rPr>
        <w:t>e</w:t>
      </w:r>
      <w:commentRangeEnd w:id="10"/>
      <w:r w:rsidR="00511403">
        <w:rPr>
          <w:rStyle w:val="CommentReference"/>
        </w:rPr>
        <w:commentReference w:id="10"/>
      </w:r>
      <w:commentRangeEnd w:id="11"/>
      <w:r w:rsidR="00723CCF">
        <w:rPr>
          <w:rStyle w:val="CommentReference"/>
        </w:rPr>
        <w:commentReference w:id="11"/>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2" w:name="_Toc64271417"/>
      <w:r w:rsidRPr="006F3509">
        <w:rPr>
          <w:b/>
          <w:bCs/>
        </w:rPr>
        <w:lastRenderedPageBreak/>
        <w:t>Introduction</w:t>
      </w:r>
      <w:bookmarkEnd w:id="12"/>
    </w:p>
    <w:p w14:paraId="406BF11F" w14:textId="77777777" w:rsidR="00A21003" w:rsidRPr="00A21003" w:rsidRDefault="00A21003" w:rsidP="00A21003"/>
    <w:p w14:paraId="0E6D6206" w14:textId="747BAF32"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3"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AC57B5">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AC57B5">
        <w:rPr>
          <w:noProof/>
          <w:sz w:val="24"/>
          <w:szCs w:val="24"/>
        </w:rPr>
        <w:t>(USGS 2021)</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77777777"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4"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w:t>
      </w:r>
      <w:proofErr w:type="spellStart"/>
      <w:r w:rsidR="00901F3F" w:rsidRPr="00621F96">
        <w:rPr>
          <w:sz w:val="24"/>
          <w:szCs w:val="24"/>
        </w:rPr>
        <w:t>mainstem</w:t>
      </w:r>
      <w:proofErr w:type="spellEnd"/>
      <w:r w:rsidR="00901F3F" w:rsidRPr="00621F96">
        <w:rPr>
          <w:sz w:val="24"/>
          <w:szCs w:val="24"/>
        </w:rPr>
        <w:t xml:space="preserve">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7098319" w:rsidR="005A7030" w:rsidRDefault="00925628" w:rsidP="00D60B2A">
      <w:pPr>
        <w:rPr>
          <w:rFonts w:asciiTheme="majorHAnsi" w:hAnsiTheme="majorHAnsi"/>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874FFE">
        <w:rPr>
          <w:sz w:val="24"/>
          <w:szCs w:val="24"/>
        </w:rPr>
        <w:t xml:space="preserve">Zinc and copper are elements with both natural and anthropogenic sources, and when present in </w:t>
      </w:r>
      <w:r w:rsidR="00874FFE" w:rsidRPr="00D60B2A">
        <w:rPr>
          <w:sz w:val="24"/>
          <w:szCs w:val="24"/>
        </w:rPr>
        <w:t>aquatic environments</w:t>
      </w:r>
      <w:r w:rsidR="00820428" w:rsidRPr="00D60B2A">
        <w:rPr>
          <w:sz w:val="24"/>
          <w:szCs w:val="24"/>
        </w:rPr>
        <w:t xml:space="preserve"> at high levels can potentially be of ecological concern to aquatic organisms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proofErr w:type="spellStart"/>
      <w:r w:rsidR="00D60B2A" w:rsidRPr="00D60B2A">
        <w:rPr>
          <w:rFonts w:asciiTheme="majorHAnsi" w:hAnsiTheme="majorHAnsi"/>
          <w:color w:val="2E2E2E"/>
          <w:sz w:val="24"/>
          <w:szCs w:val="24"/>
        </w:rPr>
        <w:t>Sublethal</w:t>
      </w:r>
      <w:proofErr w:type="spellEnd"/>
      <w:r w:rsidR="00D60B2A" w:rsidRPr="00D60B2A">
        <w:rPr>
          <w:rFonts w:asciiTheme="majorHAnsi" w:hAnsiTheme="majorHAnsi"/>
          <w:color w:val="2E2E2E"/>
          <w:sz w:val="24"/>
          <w:szCs w:val="24"/>
        </w:rPr>
        <w:t xml:space="preserve"> levels of dissolved copper commonly found in urban aquatic systems have been shown to disrupt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D60B2A" w:rsidRPr="00D60B2A">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proofErr w:type="spellStart"/>
      <w:r w:rsidR="00D60B2A" w:rsidRPr="00D60B2A">
        <w:rPr>
          <w:rFonts w:asciiTheme="majorHAnsi" w:hAnsiTheme="majorHAnsi"/>
          <w:i/>
          <w:iCs/>
          <w:sz w:val="24"/>
          <w:szCs w:val="24"/>
        </w:rPr>
        <w:t>Oncorhynchus</w:t>
      </w:r>
      <w:proofErr w:type="spellEnd"/>
      <w:r w:rsidR="00D60B2A" w:rsidRPr="00D60B2A">
        <w:rPr>
          <w:rFonts w:asciiTheme="majorHAnsi" w:hAnsiTheme="majorHAnsi"/>
          <w:i/>
          <w:iCs/>
          <w:sz w:val="24"/>
          <w:szCs w:val="24"/>
        </w:rPr>
        <w:t xml:space="preserve"> </w:t>
      </w:r>
      <w:proofErr w:type="spellStart"/>
      <w:r w:rsidR="00D60B2A" w:rsidRPr="00D60B2A">
        <w:rPr>
          <w:rFonts w:asciiTheme="majorHAnsi" w:hAnsiTheme="majorHAnsi"/>
          <w:i/>
          <w:iCs/>
          <w:sz w:val="24"/>
          <w:szCs w:val="24"/>
        </w:rPr>
        <w:t>tshawytscha</w:t>
      </w:r>
      <w:proofErr w:type="spellEnd"/>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3CD83C66" w:rsidR="00F63BE5" w:rsidRPr="005A7030" w:rsidRDefault="00D93915" w:rsidP="00711575">
      <w:pPr>
        <w:rPr>
          <w:rFonts w:asciiTheme="majorHAnsi" w:hAnsiTheme="majorHAnsi"/>
          <w:sz w:val="24"/>
          <w:szCs w:val="24"/>
        </w:rPr>
      </w:pPr>
      <w:r>
        <w:rPr>
          <w:rFonts w:asciiTheme="majorHAnsi" w:hAnsiTheme="majorHAnsi"/>
          <w:sz w:val="24"/>
          <w:szCs w:val="24"/>
        </w:rPr>
        <w:t>Metals tox</w:t>
      </w:r>
      <w:r w:rsidR="00DE6D75">
        <w:rPr>
          <w:rFonts w:asciiTheme="majorHAnsi" w:hAnsiTheme="majorHAnsi"/>
          <w:sz w:val="24"/>
          <w:szCs w:val="24"/>
        </w:rPr>
        <w:t>icity varies with</w:t>
      </w:r>
      <w:r w:rsidR="005A7030">
        <w:rPr>
          <w:rFonts w:asciiTheme="majorHAnsi" w:hAnsiTheme="majorHAnsi"/>
          <w:sz w:val="24"/>
          <w:szCs w:val="24"/>
        </w:rPr>
        <w:t xml:space="preserve"> environmental conditions</w:t>
      </w:r>
      <w:r>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DE6D7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DE6D7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DE6D75">
        <w:rPr>
          <w:rFonts w:asciiTheme="majorHAnsi" w:hAnsiTheme="majorHAnsi" w:cs="Arial"/>
          <w:sz w:val="24"/>
          <w:szCs w:val="24"/>
        </w:rPr>
      </w:r>
      <w:r w:rsidR="00DE6D75">
        <w:rPr>
          <w:rFonts w:asciiTheme="majorHAnsi" w:hAnsiTheme="majorHAnsi" w:cs="Arial"/>
          <w:sz w:val="24"/>
          <w:szCs w:val="24"/>
        </w:rPr>
        <w:fldChar w:fldCharType="separate"/>
      </w:r>
      <w:r w:rsidR="00DE6D75">
        <w:rPr>
          <w:rFonts w:asciiTheme="majorHAnsi" w:hAnsiTheme="majorHAnsi" w:cs="Arial"/>
          <w:noProof/>
          <w:sz w:val="24"/>
          <w:szCs w:val="24"/>
        </w:rPr>
        <w:t>(Galvez 1998)</w:t>
      </w:r>
      <w:r w:rsidR="00DE6D75">
        <w:rPr>
          <w:rFonts w:asciiTheme="majorHAnsi" w:hAnsiTheme="majorHAnsi" w:cs="Arial"/>
          <w:sz w:val="24"/>
          <w:szCs w:val="24"/>
        </w:rPr>
        <w:fldChar w:fldCharType="end"/>
      </w:r>
      <w:r w:rsidR="00DE6D75" w:rsidRPr="00051262">
        <w:rPr>
          <w:rFonts w:asciiTheme="majorHAnsi" w:hAnsiTheme="majorHAnsi" w:cs="Arial"/>
          <w:sz w:val="24"/>
          <w:szCs w:val="24"/>
        </w:rPr>
        <w:t>.</w:t>
      </w:r>
      <w:r w:rsidR="005A7030">
        <w:rPr>
          <w:rFonts w:asciiTheme="majorHAnsi" w:hAnsiTheme="majorHAnsi"/>
          <w:sz w:val="24"/>
          <w:szCs w:val="24"/>
        </w:rPr>
        <w:t xml:space="preserve"> </w:t>
      </w:r>
      <w:commentRangeStart w:id="15"/>
      <w:commentRangeStart w:id="16"/>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7"/>
      <w:commentRangeStart w:id="18"/>
      <w:r w:rsidR="008C01D6">
        <w:rPr>
          <w:sz w:val="24"/>
          <w:szCs w:val="24"/>
        </w:rPr>
        <w:t>(CCC</w:t>
      </w:r>
      <w:commentRangeEnd w:id="17"/>
      <w:r w:rsidR="001C3AA1">
        <w:rPr>
          <w:rStyle w:val="CommentReference"/>
        </w:rPr>
        <w:commentReference w:id="17"/>
      </w:r>
      <w:commentRangeEnd w:id="18"/>
      <w:r w:rsidR="00887237">
        <w:rPr>
          <w:rStyle w:val="CommentReference"/>
        </w:rPr>
        <w:commentReference w:id="18"/>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5"/>
      <w:r w:rsidR="00CF0915">
        <w:rPr>
          <w:sz w:val="24"/>
          <w:szCs w:val="24"/>
        </w:rPr>
        <w:t xml:space="preserve">1) </w:t>
      </w:r>
      <w:r w:rsidR="003A2471">
        <w:rPr>
          <w:rStyle w:val="CommentReference"/>
        </w:rPr>
        <w:commentReference w:id="15"/>
      </w:r>
      <w:commentRangeEnd w:id="16"/>
      <w:r w:rsidR="00887237">
        <w:rPr>
          <w:rStyle w:val="CommentReference"/>
        </w:rPr>
        <w:commentReference w:id="16"/>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14885FD6"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w:t>
      </w:r>
      <w:proofErr w:type="spellStart"/>
      <w:r w:rsidR="00947FFA" w:rsidRPr="00051262">
        <w:rPr>
          <w:rFonts w:asciiTheme="majorHAnsi" w:hAnsiTheme="majorHAnsi"/>
        </w:rPr>
        <w:t>mainstem</w:t>
      </w:r>
      <w:proofErr w:type="spellEnd"/>
      <w:r w:rsidR="00947FFA" w:rsidRPr="00051262">
        <w:rPr>
          <w:rFonts w:asciiTheme="majorHAnsi" w:hAnsiTheme="majorHAnsi"/>
        </w:rPr>
        <w:t xml:space="preserve">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19"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0"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1"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w:t>
        </w:r>
        <w:proofErr w:type="spellStart"/>
        <w:r w:rsidR="00051262" w:rsidRPr="00051262">
          <w:rPr>
            <w:rFonts w:asciiTheme="majorHAnsi" w:hAnsiTheme="majorHAnsi"/>
          </w:rPr>
          <w:t>mainstem</w:t>
        </w:r>
        <w:proofErr w:type="spellEnd"/>
        <w:r w:rsidR="00051262" w:rsidRPr="00051262">
          <w:rPr>
            <w:rFonts w:asciiTheme="majorHAnsi" w:hAnsiTheme="majorHAnsi"/>
          </w:rPr>
          <w:t xml:space="preserve">. </w:t>
        </w:r>
      </w:ins>
      <w:r w:rsidR="002165A7">
        <w:rPr>
          <w:rFonts w:asciiTheme="majorHAnsi" w:hAnsiTheme="majorHAnsi"/>
        </w:rPr>
        <w:t>P</w:t>
      </w:r>
      <w:ins w:id="22"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3" w:author="Benjamin Meyer" w:date="2021-02-22T13:08:00Z">
        <w:r w:rsidR="00051262" w:rsidRPr="00051262">
          <w:rPr>
            <w:rFonts w:asciiTheme="majorHAnsi" w:hAnsiTheme="majorHAnsi"/>
          </w:rPr>
          <w:t xml:space="preserve"> were incorporated into a GIS </w:t>
        </w:r>
        <w:proofErr w:type="spellStart"/>
        <w:r w:rsidR="00051262" w:rsidRPr="00051262">
          <w:rPr>
            <w:rFonts w:asciiTheme="majorHAnsi" w:hAnsiTheme="majorHAnsi"/>
          </w:rPr>
          <w:t>shapefile</w:t>
        </w:r>
        <w:proofErr w:type="spellEnd"/>
        <w:r w:rsidR="00051262" w:rsidRPr="00051262">
          <w:rPr>
            <w:rFonts w:asciiTheme="majorHAnsi" w:hAnsiTheme="majorHAnsi"/>
          </w:rPr>
          <w:t xml:space="preserve"> established to document adjacent potential sources of these heavy metals including impervious surfaces, boat landings, and wastewater discharge. </w:t>
        </w:r>
      </w:ins>
      <w:ins w:id="24" w:author="Benjamin Meyer" w:date="2021-04-16T11:59:00Z">
        <w:r w:rsidR="002165A7">
          <w:rPr>
            <w:rFonts w:asciiTheme="majorHAnsi" w:hAnsiTheme="majorHAnsi"/>
          </w:rPr>
          <w:t>In addition to KWF’s field imagery,</w:t>
        </w:r>
      </w:ins>
      <w:ins w:id="25"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6" w:author="Benjamin Meyer" w:date="2021-04-16T12:01:00Z">
        <w:r w:rsidR="002165A7">
          <w:rPr>
            <w:rFonts w:asciiTheme="majorHAnsi" w:hAnsiTheme="majorHAnsi"/>
          </w:rPr>
          <w:t xml:space="preserve"> </w:t>
        </w:r>
      </w:ins>
      <w:ins w:id="27" w:author="Benjamin Meyer" w:date="2021-02-22T13:08:00Z">
        <w:r w:rsidR="00051262" w:rsidRPr="00051262">
          <w:rPr>
            <w:rFonts w:asciiTheme="majorHAnsi" w:hAnsiTheme="majorHAnsi"/>
            <w:bCs/>
          </w:rPr>
          <w:t xml:space="preserve">The </w:t>
        </w:r>
      </w:ins>
      <w:ins w:id="28" w:author="Benjamin Meyer" w:date="2021-04-16T11:56:00Z">
        <w:r w:rsidR="002165A7" w:rsidRPr="00051262">
          <w:rPr>
            <w:rFonts w:asciiTheme="majorHAnsi" w:hAnsiTheme="majorHAnsi"/>
            <w:bCs/>
          </w:rPr>
          <w:t>geodatabase</w:t>
        </w:r>
      </w:ins>
      <w:ins w:id="29"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0" w:name="_Toc64271418"/>
      <w:r w:rsidRPr="006F3509">
        <w:rPr>
          <w:b/>
          <w:bCs/>
        </w:rPr>
        <w:t>Methods</w:t>
      </w:r>
      <w:bookmarkEnd w:id="30"/>
    </w:p>
    <w:p w14:paraId="1E1F60F8" w14:textId="77777777" w:rsidR="00AD09EE" w:rsidRDefault="00AD09EE" w:rsidP="009308B3"/>
    <w:p w14:paraId="354A3F22" w14:textId="3001320B" w:rsidR="001F0EA8" w:rsidRDefault="003D0107" w:rsidP="00A21003">
      <w:pPr>
        <w:pStyle w:val="Heading2"/>
        <w:rPr>
          <w:ins w:id="31" w:author="Benjamin Meyer" w:date="2020-12-07T05:39:00Z"/>
        </w:rPr>
      </w:pPr>
      <w:bookmarkStart w:id="32" w:name="_Toc64271419"/>
      <w:r>
        <w:t>Copper and zinc s</w:t>
      </w:r>
      <w:r w:rsidR="00AD09EE">
        <w:t>ampling</w:t>
      </w:r>
      <w:bookmarkEnd w:id="32"/>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w:t>
      </w:r>
      <w:ins w:id="33" w:author="Benjamin Meyer" w:date="2021-04-21T08:43:00Z">
        <w:r w:rsidR="00DE6D75">
          <w:rPr>
            <w:sz w:val="24"/>
            <w:szCs w:val="24"/>
          </w:rPr>
          <w:t>for dissolved copper and zinc</w:t>
        </w:r>
      </w:ins>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ins w:id="34" w:author="Benjamin Meyer" w:date="2021-04-21T08:45:00Z">
        <w:r w:rsidR="00DE6D75">
          <w:rPr>
            <w:sz w:val="24"/>
            <w:szCs w:val="24"/>
          </w:rPr>
          <w:t xml:space="preserve">dissolved </w:t>
        </w:r>
      </w:ins>
      <w:r>
        <w:rPr>
          <w:sz w:val="24"/>
          <w:szCs w:val="24"/>
        </w:rPr>
        <w:t>copper and zinc concentrations (referred to here on as “</w:t>
      </w:r>
      <w:ins w:id="35"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 xml:space="preserve">sites on the Kenai River </w:t>
      </w:r>
      <w:proofErr w:type="spellStart"/>
      <w:r w:rsidR="00001D8B">
        <w:rPr>
          <w:bCs/>
          <w:sz w:val="24"/>
          <w:szCs w:val="24"/>
        </w:rPr>
        <w:t>mainstem</w:t>
      </w:r>
      <w:proofErr w:type="spellEnd"/>
      <w:r w:rsidR="00001D8B">
        <w:rPr>
          <w:bCs/>
          <w:sz w:val="24"/>
          <w:szCs w:val="24"/>
        </w:rPr>
        <w:t xml:space="preserve"> and nine tributary sites (Figure 1).</w:t>
      </w:r>
    </w:p>
    <w:p w14:paraId="55DAC154" w14:textId="4FAC1E8F"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w:t>
      </w:r>
      <w:proofErr w:type="spellStart"/>
      <w:r w:rsidR="002A2C0D" w:rsidRPr="002A2C0D">
        <w:rPr>
          <w:sz w:val="24"/>
          <w:szCs w:val="24"/>
        </w:rPr>
        <w:t>mainstem</w:t>
      </w:r>
      <w:proofErr w:type="spellEnd"/>
      <w:r w:rsidR="002A2C0D" w:rsidRPr="002A2C0D">
        <w:rPr>
          <w:sz w:val="24"/>
          <w:szCs w:val="24"/>
        </w:rPr>
        <w:t>. River miles listed for tributaries reference their</w:t>
      </w:r>
      <w:r w:rsidR="00621F96">
        <w:rPr>
          <w:sz w:val="24"/>
          <w:szCs w:val="24"/>
        </w:rPr>
        <w:t xml:space="preserve"> confluence river mile on the </w:t>
      </w:r>
      <w:proofErr w:type="spellStart"/>
      <w:r w:rsidR="00621F96">
        <w:rPr>
          <w:sz w:val="24"/>
          <w:szCs w:val="24"/>
        </w:rPr>
        <w:t>mainstem</w:t>
      </w:r>
      <w:proofErr w:type="spellEnd"/>
      <w:r w:rsidR="00621F96">
        <w:rPr>
          <w:sz w:val="24"/>
          <w:szCs w:val="24"/>
        </w:rPr>
        <w:t xml:space="preserve">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36" w:name="_Toc64271420"/>
      <w:r w:rsidRPr="00CF3F57">
        <w:rPr>
          <w:sz w:val="24"/>
        </w:rPr>
        <w:t>Kenai River Baseline Water Quality Monitoring (KRBWQM)</w:t>
      </w:r>
      <w:bookmarkEnd w:id="36"/>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7" w:author="Benjamin Meyer" w:date="2021-02-22T13:10:00Z">
        <w:r w:rsidR="00051262">
          <w:rPr>
            <w:bCs/>
            <w:sz w:val="24"/>
            <w:szCs w:val="24"/>
          </w:rPr>
          <w:t xml:space="preserve"> KRBWQM</w:t>
        </w:r>
      </w:ins>
      <w:r>
        <w:rPr>
          <w:bCs/>
          <w:sz w:val="24"/>
          <w:szCs w:val="24"/>
        </w:rPr>
        <w:t xml:space="preserve"> sampling did not occur in </w:t>
      </w:r>
      <w:ins w:id="38"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316C4C8C"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39" w:author="Benjamin Meyer" w:date="2021-04-19T15:48:00Z">
        <w:r w:rsidR="00A40466">
          <w:rPr>
            <w:bCs/>
            <w:sz w:val="24"/>
            <w:szCs w:val="24"/>
          </w:rPr>
          <w:t xml:space="preserve"> in</w:t>
        </w:r>
      </w:ins>
      <w:r w:rsidR="00001D8B">
        <w:rPr>
          <w:bCs/>
          <w:sz w:val="24"/>
          <w:szCs w:val="24"/>
        </w:rPr>
        <w:t xml:space="preserve"> 2019-2020</w:t>
      </w:r>
      <w:r w:rsidR="000A7351">
        <w:rPr>
          <w:bCs/>
          <w:sz w:val="24"/>
          <w:szCs w:val="24"/>
        </w:rPr>
        <w:t xml:space="preserve"> </w:t>
      </w:r>
      <w:r w:rsidR="009010FE">
        <w:rPr>
          <w:bCs/>
          <w:sz w:val="24"/>
          <w:szCs w:val="24"/>
        </w:rPr>
        <w:t xml:space="preserve">were analyzed for </w:t>
      </w:r>
      <w:ins w:id="40" w:author="Benjamin Meyer" w:date="2021-04-19T15:37:00Z">
        <w:r w:rsidR="001456D5">
          <w:rPr>
            <w:bCs/>
            <w:sz w:val="24"/>
            <w:szCs w:val="24"/>
          </w:rPr>
          <w:t xml:space="preserve">hydrocarbons, </w:t>
        </w:r>
      </w:ins>
      <w:ins w:id="41" w:author="Benjamin Meyer" w:date="2021-04-19T15:45:00Z">
        <w:r w:rsidR="001456D5">
          <w:rPr>
            <w:bCs/>
            <w:sz w:val="24"/>
            <w:szCs w:val="24"/>
          </w:rPr>
          <w:t>total suspend</w:t>
        </w:r>
      </w:ins>
      <w:ins w:id="42" w:author="Benjamin Meyer" w:date="2021-04-19T15:46:00Z">
        <w:r w:rsidR="001456D5">
          <w:rPr>
            <w:bCs/>
            <w:sz w:val="24"/>
            <w:szCs w:val="24"/>
          </w:rPr>
          <w:t xml:space="preserve">ed solids, phosphorus and nitrogen, fecal coliform, and metals (total and dissolved). </w:t>
        </w:r>
      </w:ins>
      <w:ins w:id="43" w:author="Benjamin Meyer" w:date="2021-04-19T15:47:00Z">
        <w:r w:rsidR="001456D5">
          <w:rPr>
            <w:bCs/>
            <w:sz w:val="24"/>
            <w:szCs w:val="24"/>
          </w:rPr>
          <w:t xml:space="preserve">Values </w:t>
        </w:r>
      </w:ins>
      <w:ins w:id="44" w:author="Benjamin Meyer" w:date="2021-04-19T15:48:00Z">
        <w:r w:rsidR="00A40466">
          <w:rPr>
            <w:bCs/>
            <w:sz w:val="24"/>
            <w:szCs w:val="24"/>
          </w:rPr>
          <w:t>reported in this document include concentrations of dissolved copper, zinc, magnesium, and calcium.</w:t>
        </w:r>
      </w:ins>
      <w:ins w:id="45" w:author="Benjamin Meyer" w:date="2021-04-19T15:49:00Z">
        <w:r w:rsidR="00A40466">
          <w:rPr>
            <w:bCs/>
            <w:sz w:val="24"/>
            <w:szCs w:val="24"/>
          </w:rPr>
          <w:t xml:space="preserve"> </w:t>
        </w:r>
      </w:ins>
      <w:r w:rsidR="00EA17C2">
        <w:rPr>
          <w:bCs/>
          <w:sz w:val="24"/>
          <w:szCs w:val="24"/>
        </w:rPr>
        <w:t xml:space="preserve">Sample </w:t>
      </w:r>
      <w:r w:rsidR="000E0701">
        <w:rPr>
          <w:bCs/>
          <w:sz w:val="24"/>
          <w:szCs w:val="24"/>
        </w:rPr>
        <w:t>locations</w:t>
      </w:r>
      <w:r w:rsidR="0042493D">
        <w:rPr>
          <w:bCs/>
          <w:sz w:val="24"/>
          <w:szCs w:val="24"/>
        </w:rPr>
        <w:t xml:space="preserve"> for data included in this report</w:t>
      </w:r>
      <w:r w:rsidR="000E0701">
        <w:rPr>
          <w:bCs/>
          <w:sz w:val="24"/>
          <w:szCs w:val="24"/>
        </w:rPr>
        <w:t xml:space="preserve"> are </w:t>
      </w:r>
      <w:ins w:id="46" w:author="Benjamin Meyer" w:date="2021-04-19T16:44:00Z">
        <w:r w:rsidR="0042493D">
          <w:rPr>
            <w:bCs/>
            <w:sz w:val="24"/>
            <w:szCs w:val="24"/>
          </w:rPr>
          <w:t>presented</w:t>
        </w:r>
      </w:ins>
      <w:r w:rsidR="000E0701">
        <w:rPr>
          <w:bCs/>
          <w:sz w:val="24"/>
          <w:szCs w:val="24"/>
        </w:rPr>
        <w:t xml:space="preserve"> in Table 2, and </w:t>
      </w:r>
      <w:r w:rsidR="00FA60F6">
        <w:rPr>
          <w:bCs/>
          <w:sz w:val="24"/>
          <w:szCs w:val="24"/>
        </w:rPr>
        <w:t xml:space="preserve">sample </w:t>
      </w:r>
      <w:r w:rsidR="00FA60F6">
        <w:rPr>
          <w:bCs/>
          <w:sz w:val="24"/>
          <w:szCs w:val="24"/>
        </w:rPr>
        <w:lastRenderedPageBreak/>
        <w:t>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ins w:id="47" w:author="Benjamin Meyer" w:date="2021-04-19T15:49:00Z"/>
          <w:bCs/>
          <w:sz w:val="24"/>
          <w:szCs w:val="24"/>
        </w:rPr>
      </w:pPr>
    </w:p>
    <w:p w14:paraId="30348187" w14:textId="701C2B7A" w:rsidR="0042493D" w:rsidRDefault="001C0F3B" w:rsidP="0041495C">
      <w:pPr>
        <w:rPr>
          <w:ins w:id="48"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49"/>
      <w:commentRangeStart w:id="50"/>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49"/>
      <w:r w:rsidR="00841FAF">
        <w:rPr>
          <w:rStyle w:val="CommentReference"/>
        </w:rPr>
        <w:commentReference w:id="49"/>
      </w:r>
      <w:commentRangeEnd w:id="50"/>
      <w:r w:rsidR="0023740C">
        <w:rPr>
          <w:rStyle w:val="CommentReference"/>
        </w:rPr>
        <w:commentReference w:id="50"/>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1"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42493D">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2"/>
      <w:commentRangeStart w:id="53"/>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307855">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307855">
        <w:rPr>
          <w:bCs/>
          <w:sz w:val="24"/>
          <w:szCs w:val="24"/>
        </w:rPr>
        <w:instrText>ADDIN paperpile_citation &lt;clusterId&gt;G119T167J557N271&lt;/clusterId&gt;&lt;version&gt;0.6.11&lt;/version&gt;&lt;metadata&gt;&lt;citation&gt;&lt;id&gt;1b270325-f520-425e-bc0f-a5d4a9e2b458&lt;/id&gt;&lt;no_author/&gt;&lt;prefix/&gt;&lt;suffix/&gt;&lt;locator/&gt;&lt;locator_label&gt;page&lt;/locator_label&gt;&lt;/citation&gt;&lt;/metadata&gt; \* MERGEFORMAT</w:instrText>
      </w:r>
      <w:r w:rsidR="00307855">
        <w:rPr>
          <w:bCs/>
          <w:sz w:val="24"/>
          <w:szCs w:val="24"/>
        </w:rPr>
      </w:r>
      <w:r w:rsidR="00307855">
        <w:rPr>
          <w:bCs/>
          <w:sz w:val="24"/>
          <w:szCs w:val="24"/>
        </w:rPr>
        <w:fldChar w:fldCharType="separate"/>
      </w:r>
      <w:r w:rsidR="00307855">
        <w:rPr>
          <w:bCs/>
          <w:noProof/>
          <w:sz w:val="24"/>
          <w:szCs w:val="24"/>
        </w:rPr>
        <w:t>(ADEC 2008)</w:t>
      </w:r>
      <w:r w:rsidR="00307855">
        <w:rPr>
          <w:bCs/>
          <w:sz w:val="24"/>
          <w:szCs w:val="24"/>
        </w:rPr>
        <w:fldChar w:fldCharType="end"/>
      </w:r>
      <w:r w:rsidR="007E0550">
        <w:rPr>
          <w:bCs/>
          <w:sz w:val="24"/>
          <w:szCs w:val="24"/>
        </w:rPr>
        <w:t>.</w:t>
      </w:r>
      <w:commentRangeEnd w:id="52"/>
      <w:r w:rsidR="00957DF4">
        <w:rPr>
          <w:rStyle w:val="CommentReference"/>
        </w:rPr>
        <w:commentReference w:id="52"/>
      </w:r>
      <w:commentRangeEnd w:id="53"/>
    </w:p>
    <w:p w14:paraId="77A544B6" w14:textId="77777777" w:rsidR="0042493D" w:rsidRDefault="0042493D" w:rsidP="0041495C">
      <w:pPr>
        <w:rPr>
          <w:ins w:id="54" w:author="Benjamin Meyer" w:date="2021-04-19T16:47:00Z"/>
          <w:bCs/>
          <w:sz w:val="24"/>
          <w:szCs w:val="24"/>
        </w:rPr>
      </w:pPr>
    </w:p>
    <w:p w14:paraId="332ED2B3" w14:textId="044CC8CE" w:rsidR="0042493D" w:rsidRDefault="00FA2AD9" w:rsidP="0042493D">
      <w:pPr>
        <w:rPr>
          <w:ins w:id="55" w:author="Benjamin Meyer" w:date="2021-04-19T16:47:00Z"/>
          <w:sz w:val="24"/>
          <w:szCs w:val="24"/>
        </w:rPr>
      </w:pPr>
      <w:r>
        <w:rPr>
          <w:rStyle w:val="CommentReference"/>
        </w:rPr>
        <w:commentReference w:id="53"/>
      </w:r>
      <w:ins w:id="56" w:author="Benjamin Meyer" w:date="2021-04-19T16:47:00Z">
        <w:r w:rsidR="0042493D" w:rsidRPr="0042493D">
          <w:rPr>
            <w:sz w:val="24"/>
            <w:szCs w:val="24"/>
          </w:rPr>
          <w:t xml:space="preserve"> </w:t>
        </w:r>
        <w:r w:rsidR="0042493D">
          <w:rPr>
            <w:sz w:val="24"/>
            <w:szCs w:val="24"/>
          </w:rPr>
          <w:t xml:space="preserve">KRBWQM data from 2019-2020 described in this report includes all </w:t>
        </w:r>
        <w:proofErr w:type="spellStart"/>
        <w:r w:rsidR="0042493D">
          <w:rPr>
            <w:sz w:val="24"/>
            <w:szCs w:val="24"/>
          </w:rPr>
          <w:t>mainstem</w:t>
        </w:r>
        <w:proofErr w:type="spellEnd"/>
        <w:r w:rsidR="0042493D">
          <w:rPr>
            <w:sz w:val="24"/>
            <w:szCs w:val="24"/>
          </w:rPr>
          <w:t xml:space="preserve"> and tributary sites including and below river mile 23 (</w:t>
        </w:r>
        <w:proofErr w:type="spellStart"/>
        <w:r w:rsidR="0042493D">
          <w:rPr>
            <w:sz w:val="24"/>
            <w:szCs w:val="24"/>
          </w:rPr>
          <w:t>Swiftwater</w:t>
        </w:r>
        <w:proofErr w:type="spellEnd"/>
        <w:r w:rsidR="0042493D">
          <w:rPr>
            <w:sz w:val="24"/>
            <w:szCs w:val="24"/>
          </w:rPr>
          <w:t xml:space="preserve"> Park), as well as data from sites at the outlet of </w:t>
        </w:r>
        <w:proofErr w:type="spellStart"/>
        <w:r w:rsidR="0042493D">
          <w:rPr>
            <w:sz w:val="24"/>
            <w:szCs w:val="24"/>
          </w:rPr>
          <w:t>Skilak</w:t>
        </w:r>
        <w:proofErr w:type="spellEnd"/>
        <w:r w:rsidR="0042493D">
          <w:rPr>
            <w:sz w:val="24"/>
            <w:szCs w:val="24"/>
          </w:rPr>
          <w:t xml:space="preserve"> Lake and Jim’s Landing, which are included as reference sites presumed to have chemical water quality parameters minimally affected by anthropogenic influence. Further details on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7" w:name="_Toc64271421"/>
      <w:r w:rsidRPr="00CF3F57">
        <w:rPr>
          <w:sz w:val="24"/>
        </w:rPr>
        <w:t>Copper and zinc-specific sampling event</w:t>
      </w:r>
      <w:r w:rsidR="00C90F57">
        <w:rPr>
          <w:sz w:val="24"/>
        </w:rPr>
        <w:t>s</w:t>
      </w:r>
      <w:bookmarkEnd w:id="57"/>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w:t>
      </w:r>
      <w:proofErr w:type="spellStart"/>
      <w:r w:rsidR="00AB3035">
        <w:rPr>
          <w:bCs/>
          <w:sz w:val="24"/>
          <w:szCs w:val="24"/>
        </w:rPr>
        <w:t>mainstem</w:t>
      </w:r>
      <w:proofErr w:type="spellEnd"/>
      <w:r w:rsidR="00AB3035">
        <w:rPr>
          <w:bCs/>
          <w:sz w:val="24"/>
          <w:szCs w:val="24"/>
        </w:rPr>
        <w:t xml:space="preserve">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777777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58"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w:t>
      </w:r>
      <w:proofErr w:type="spellStart"/>
      <w:r w:rsidR="00E460B4">
        <w:rPr>
          <w:sz w:val="24"/>
          <w:szCs w:val="24"/>
        </w:rPr>
        <w:t>mainstem</w:t>
      </w:r>
      <w:proofErr w:type="spellEnd"/>
      <w:r w:rsidR="00E460B4">
        <w:rPr>
          <w:sz w:val="24"/>
          <w:szCs w:val="24"/>
        </w:rPr>
        <w:t>, t</w:t>
      </w:r>
      <w:r>
        <w:rPr>
          <w:sz w:val="24"/>
          <w:szCs w:val="24"/>
        </w:rPr>
        <w:t xml:space="preserve">he </w:t>
      </w:r>
      <w:proofErr w:type="spellStart"/>
      <w:r>
        <w:rPr>
          <w:sz w:val="24"/>
          <w:szCs w:val="24"/>
        </w:rPr>
        <w:t>Slikok</w:t>
      </w:r>
      <w:proofErr w:type="spellEnd"/>
      <w:r>
        <w:rPr>
          <w:sz w:val="24"/>
          <w:szCs w:val="24"/>
        </w:rPr>
        <w:t xml:space="preserve">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w:t>
      </w:r>
      <w:proofErr w:type="spellStart"/>
      <w:r w:rsidR="000E55F2">
        <w:rPr>
          <w:sz w:val="24"/>
          <w:szCs w:val="24"/>
        </w:rPr>
        <w:t>mainstem</w:t>
      </w:r>
      <w:proofErr w:type="spellEnd"/>
      <w:r w:rsidR="000E55F2">
        <w:rPr>
          <w:sz w:val="24"/>
          <w:szCs w:val="24"/>
        </w:rPr>
        <w:t xml:space="preserve"> to those</w:t>
      </w:r>
      <w:r>
        <w:rPr>
          <w:sz w:val="24"/>
          <w:szCs w:val="24"/>
        </w:rPr>
        <w:t xml:space="preserve"> within the </w:t>
      </w:r>
      <w:proofErr w:type="spellStart"/>
      <w:r>
        <w:rPr>
          <w:sz w:val="24"/>
          <w:szCs w:val="24"/>
        </w:rPr>
        <w:t>Slikok</w:t>
      </w:r>
      <w:proofErr w:type="spellEnd"/>
      <w:r>
        <w:rPr>
          <w:sz w:val="24"/>
          <w:szCs w:val="24"/>
        </w:rPr>
        <w:t xml:space="preserve"> Creek tributary. </w:t>
      </w:r>
      <w:r w:rsidR="003C7959">
        <w:rPr>
          <w:sz w:val="24"/>
          <w:szCs w:val="24"/>
        </w:rPr>
        <w:t xml:space="preserve">The </w:t>
      </w:r>
      <w:proofErr w:type="spellStart"/>
      <w:r w:rsidR="00150511">
        <w:rPr>
          <w:sz w:val="24"/>
          <w:szCs w:val="24"/>
        </w:rPr>
        <w:t>Skilak</w:t>
      </w:r>
      <w:proofErr w:type="spellEnd"/>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8638E4C"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commentRangeStart w:id="59"/>
      <w:commentRangeStart w:id="60"/>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090395" w:rsidRPr="00191A51">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sidRPr="00191A51">
        <w:rPr>
          <w:bCs/>
          <w:sz w:val="24"/>
          <w:szCs w:val="24"/>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sidRPr="00191A51">
        <w:rPr>
          <w:bCs/>
          <w:sz w:val="24"/>
          <w:szCs w:val="24"/>
        </w:rPr>
      </w:r>
      <w:r w:rsidR="00090395" w:rsidRPr="00191A51">
        <w:rPr>
          <w:bCs/>
          <w:sz w:val="24"/>
          <w:szCs w:val="24"/>
        </w:rPr>
        <w:fldChar w:fldCharType="separate"/>
      </w:r>
      <w:r w:rsidR="00090395" w:rsidRPr="00191A51">
        <w:rPr>
          <w:bCs/>
          <w:noProof/>
          <w:sz w:val="24"/>
          <w:szCs w:val="24"/>
        </w:rPr>
        <w:t>(ADEC 2008)</w:t>
      </w:r>
      <w:r w:rsidR="00090395" w:rsidRPr="00191A51">
        <w:rPr>
          <w:bCs/>
          <w:sz w:val="24"/>
          <w:szCs w:val="24"/>
        </w:rPr>
        <w:fldChar w:fldCharType="end"/>
      </w:r>
      <w:r w:rsidR="00803543" w:rsidRPr="00191A51">
        <w:rPr>
          <w:bCs/>
          <w:sz w:val="24"/>
          <w:szCs w:val="24"/>
        </w:rPr>
        <w:t>.</w:t>
      </w:r>
      <w:commentRangeEnd w:id="59"/>
      <w:r w:rsidR="00957DF4" w:rsidRPr="00191A51">
        <w:rPr>
          <w:rStyle w:val="CommentReference"/>
        </w:rPr>
        <w:commentReference w:id="59"/>
      </w:r>
      <w:commentRangeEnd w:id="60"/>
      <w:r w:rsidR="00FA2AD9" w:rsidRPr="00191A51">
        <w:rPr>
          <w:rStyle w:val="CommentReference"/>
        </w:rPr>
        <w:commentReference w:id="60"/>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61" w:name="_Toc64271422"/>
      <w:r>
        <w:rPr>
          <w:sz w:val="24"/>
        </w:rPr>
        <w:t>Sample Accuracy and Precision</w:t>
      </w:r>
      <w:bookmarkEnd w:id="61"/>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62" w:name="_Toc64271423"/>
      <w:r>
        <w:rPr>
          <w:sz w:val="24"/>
        </w:rPr>
        <w:t>2019 Hardness values</w:t>
      </w:r>
      <w:bookmarkEnd w:id="62"/>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p>
    <w:p w14:paraId="469F6177" w14:textId="77777777" w:rsidR="00EA17C2" w:rsidRDefault="00EA17C2" w:rsidP="00AD09EE">
      <w:pPr>
        <w:pStyle w:val="Heading2"/>
        <w:rPr>
          <w:ins w:id="63" w:author="Eldred, Laura" w:date="2020-12-29T11:50:00Z"/>
        </w:rPr>
      </w:pPr>
    </w:p>
    <w:p w14:paraId="4FCA9478" w14:textId="77777777" w:rsidR="00AD09EE" w:rsidRDefault="00AD09EE" w:rsidP="00AD09EE">
      <w:pPr>
        <w:pStyle w:val="Heading2"/>
      </w:pPr>
      <w:bookmarkStart w:id="64" w:name="_Toc64271424"/>
      <w:commentRangeStart w:id="65"/>
      <w:r w:rsidRPr="00AD09EE">
        <w:t>Mapping</w:t>
      </w:r>
      <w:r w:rsidR="003D0107">
        <w:t xml:space="preserve"> </w:t>
      </w:r>
      <w:r w:rsidR="0033554A">
        <w:t xml:space="preserve">potential </w:t>
      </w:r>
      <w:r w:rsidR="003D0107">
        <w:t>sources of copper and zinc</w:t>
      </w:r>
      <w:bookmarkEnd w:id="64"/>
      <w:commentRangeEnd w:id="65"/>
      <w:r w:rsidR="00F15C33">
        <w:rPr>
          <w:rStyle w:val="CommentReference"/>
          <w:b w:val="0"/>
          <w:spacing w:val="0"/>
        </w:rPr>
        <w:commentReference w:id="65"/>
      </w:r>
    </w:p>
    <w:p w14:paraId="29AEA08D" w14:textId="77777777" w:rsidR="003D0107" w:rsidRDefault="003D0107" w:rsidP="003D0107"/>
    <w:p w14:paraId="2B521CB6" w14:textId="77777777" w:rsidR="003D0107" w:rsidRPr="00CF3F57" w:rsidRDefault="00612D59" w:rsidP="00CF3F57">
      <w:pPr>
        <w:pStyle w:val="Heading3"/>
        <w:rPr>
          <w:sz w:val="24"/>
        </w:rPr>
      </w:pPr>
      <w:bookmarkStart w:id="66" w:name="_Toc64271425"/>
      <w:r w:rsidRPr="00CF3F57">
        <w:rPr>
          <w:sz w:val="24"/>
        </w:rPr>
        <w:t>Potential sources on the Kenai River</w:t>
      </w:r>
      <w:bookmarkEnd w:id="66"/>
    </w:p>
    <w:p w14:paraId="082443A5" w14:textId="77777777" w:rsidR="006F3509" w:rsidRPr="006F3509" w:rsidRDefault="006F3509" w:rsidP="006F3509">
      <w:pPr>
        <w:rPr>
          <w:b/>
          <w:bCs/>
        </w:rPr>
      </w:pPr>
    </w:p>
    <w:p w14:paraId="7243B607" w14:textId="6E31C06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w:t>
      </w:r>
      <w:proofErr w:type="spellStart"/>
      <w:r w:rsidR="000D56C9">
        <w:rPr>
          <w:sz w:val="24"/>
          <w:szCs w:val="24"/>
        </w:rPr>
        <w:t>mainstem</w:t>
      </w:r>
      <w:proofErr w:type="spellEnd"/>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w:t>
      </w:r>
      <w:proofErr w:type="spellStart"/>
      <w:r w:rsidR="0033554A" w:rsidRPr="006F3509">
        <w:rPr>
          <w:sz w:val="24"/>
          <w:szCs w:val="24"/>
        </w:rPr>
        <w:t>mainstem</w:t>
      </w:r>
      <w:proofErr w:type="spellEnd"/>
      <w:r w:rsidR="0033554A" w:rsidRPr="006F3509">
        <w:rPr>
          <w:sz w:val="24"/>
          <w:szCs w:val="24"/>
        </w:rPr>
        <w:t xml:space="preserve"> of the Kenai River w</w:t>
      </w:r>
      <w:r w:rsidR="00507831">
        <w:rPr>
          <w:sz w:val="24"/>
          <w:szCs w:val="24"/>
        </w:rPr>
        <w:t xml:space="preserve">ere floated or </w:t>
      </w:r>
      <w:commentRangeStart w:id="67"/>
      <w:commentRangeStart w:id="68"/>
      <w:commentRangeStart w:id="69"/>
      <w:r w:rsidR="00507831">
        <w:rPr>
          <w:sz w:val="24"/>
          <w:szCs w:val="24"/>
        </w:rPr>
        <w:t>boated as well</w:t>
      </w:r>
      <w:commentRangeEnd w:id="67"/>
      <w:r w:rsidR="00EA3505">
        <w:rPr>
          <w:rStyle w:val="CommentReference"/>
        </w:rPr>
        <w:commentReference w:id="67"/>
      </w:r>
      <w:commentRangeEnd w:id="68"/>
      <w:r w:rsidR="00881058">
        <w:rPr>
          <w:rStyle w:val="CommentReference"/>
        </w:rPr>
        <w:commentReference w:id="68"/>
      </w:r>
      <w:commentRangeEnd w:id="69"/>
      <w:r w:rsidR="00C9613D">
        <w:rPr>
          <w:rStyle w:val="CommentReference"/>
        </w:rPr>
        <w:commentReference w:id="69"/>
      </w:r>
      <w:r w:rsidR="00420947">
        <w:rPr>
          <w:sz w:val="24"/>
          <w:szCs w:val="24"/>
        </w:rPr>
        <w:t xml:space="preserve">. </w:t>
      </w:r>
      <w:ins w:id="70" w:author="Benjamin Meyer" w:date="2021-02-18T09:25:00Z">
        <w:r w:rsidR="009505DD">
          <w:rPr>
            <w:sz w:val="24"/>
            <w:szCs w:val="24"/>
          </w:rPr>
          <w:t xml:space="preserve">The geotagged photos </w:t>
        </w:r>
      </w:ins>
      <w:ins w:id="71" w:author="Benjamin Meyer" w:date="2021-02-19T08:17:00Z">
        <w:r w:rsidR="00602645">
          <w:rPr>
            <w:sz w:val="24"/>
            <w:szCs w:val="24"/>
          </w:rPr>
          <w:t>can</w:t>
        </w:r>
      </w:ins>
      <w:ins w:id="72"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73" w:author="Benjamin Meyer" w:date="2021-02-18T10:32:00Z">
        <w:r w:rsidR="006A639E">
          <w:rPr>
            <w:sz w:val="24"/>
            <w:szCs w:val="24"/>
          </w:rPr>
          <w:t xml:space="preserve">locations </w:t>
        </w:r>
      </w:ins>
      <w:ins w:id="74" w:author="Benjamin Meyer" w:date="2021-02-18T09:25:00Z">
        <w:r w:rsidR="009505DD">
          <w:rPr>
            <w:sz w:val="24"/>
            <w:szCs w:val="24"/>
          </w:rPr>
          <w:t>and assess potential sources of copper and zinc in greater detail</w:t>
        </w:r>
      </w:ins>
      <w:ins w:id="75" w:author="Benjamin Meyer" w:date="2021-02-18T09:58:00Z">
        <w:r w:rsidR="00AA4480">
          <w:rPr>
            <w:sz w:val="24"/>
            <w:szCs w:val="24"/>
          </w:rPr>
          <w:t xml:space="preserve">, and </w:t>
        </w:r>
      </w:ins>
      <w:ins w:id="76" w:author="Benjamin Meyer" w:date="2021-02-18T10:33:00Z">
        <w:r w:rsidR="006A639E">
          <w:rPr>
            <w:sz w:val="24"/>
            <w:szCs w:val="24"/>
          </w:rPr>
          <w:t xml:space="preserve">also serve </w:t>
        </w:r>
      </w:ins>
      <w:ins w:id="77" w:author="Benjamin Meyer" w:date="2021-02-18T09:58:00Z">
        <w:r w:rsidR="00AA4480">
          <w:rPr>
            <w:sz w:val="24"/>
            <w:szCs w:val="24"/>
          </w:rPr>
          <w:t xml:space="preserve">as an archival set of observations to compare future </w:t>
        </w:r>
      </w:ins>
      <w:ins w:id="78" w:author="Benjamin Meyer" w:date="2021-02-19T08:18:00Z">
        <w:r w:rsidR="00602645">
          <w:rPr>
            <w:sz w:val="24"/>
            <w:szCs w:val="24"/>
          </w:rPr>
          <w:t>photo transects</w:t>
        </w:r>
      </w:ins>
      <w:ins w:id="79"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0" w:name="_Toc64271426"/>
      <w:r w:rsidRPr="00CF3F57">
        <w:rPr>
          <w:sz w:val="24"/>
        </w:rPr>
        <w:t>Potential sources throughout the Kenai River watershed</w:t>
      </w:r>
      <w:bookmarkEnd w:id="80"/>
    </w:p>
    <w:p w14:paraId="71EE427F" w14:textId="77777777" w:rsidR="006F3509" w:rsidRPr="006F3509" w:rsidRDefault="006F3509" w:rsidP="006F3509">
      <w:pPr>
        <w:rPr>
          <w:b/>
          <w:bCs/>
        </w:rPr>
      </w:pPr>
    </w:p>
    <w:p w14:paraId="7D6953B3" w14:textId="2A7C707C"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sidR="00307855">
        <w:rPr>
          <w:sz w:val="24"/>
          <w:szCs w:val="24"/>
        </w:rPr>
        <w:t xml:space="preserve"> </w:t>
      </w:r>
      <w:r w:rsidR="0030785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307855">
        <w:rPr>
          <w:sz w:val="24"/>
          <w:szCs w:val="24"/>
        </w:rPr>
        <w:instrText>ADDIN paperpile_citation &lt;clusterId&gt;T834H982W362A966&lt;/clusterId&gt;&lt;version&gt;0.6.11&lt;/version&gt;&lt;metadata&gt;&lt;citation&gt;&lt;id&gt;55186b86-6adf-4c4c-8518-f7a7550705db&lt;/id&gt;&lt;no_author/&gt;&lt;prefix/&gt;&lt;suffix/&gt;&lt;locator/&gt;&lt;locator_label&gt;page&lt;/locator_label&gt;&lt;/citation&gt;&lt;/metadata&gt; \* MERGEFORMAT</w:instrText>
      </w:r>
      <w:r w:rsidR="00307855">
        <w:rPr>
          <w:sz w:val="24"/>
          <w:szCs w:val="24"/>
        </w:rPr>
      </w:r>
      <w:r w:rsidR="00307855">
        <w:rPr>
          <w:sz w:val="24"/>
          <w:szCs w:val="24"/>
        </w:rPr>
        <w:fldChar w:fldCharType="separate"/>
      </w:r>
      <w:r w:rsidR="00307855">
        <w:rPr>
          <w:noProof/>
          <w:sz w:val="24"/>
          <w:szCs w:val="24"/>
        </w:rPr>
        <w:t>(Sires 2017b)</w:t>
      </w:r>
      <w:r w:rsidR="00307855">
        <w:rPr>
          <w:sz w:val="24"/>
          <w:szCs w:val="24"/>
        </w:rPr>
        <w:fldChar w:fldCharType="end"/>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throug</w:t>
      </w:r>
      <w:r w:rsidR="00307855">
        <w:rPr>
          <w:sz w:val="24"/>
          <w:szCs w:val="24"/>
        </w:rPr>
        <w:t xml:space="preserve">hout the Kenai River watershed, which were generally </w:t>
      </w:r>
      <w:r w:rsidR="0038139A">
        <w:rPr>
          <w:sz w:val="24"/>
          <w:szCs w:val="24"/>
        </w:rPr>
        <w:t xml:space="preserve">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38139A">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307855">
        <w:rPr>
          <w:sz w:val="24"/>
          <w:szCs w:val="24"/>
        </w:rPr>
        <w:t xml:space="preserve">Potential sources of </w:t>
      </w:r>
      <w:r w:rsidR="00DD5408">
        <w:rPr>
          <w:sz w:val="24"/>
          <w:szCs w:val="24"/>
        </w:rPr>
        <w:t>c</w:t>
      </w:r>
      <w:r w:rsidR="00307855">
        <w:rPr>
          <w:sz w:val="24"/>
          <w:szCs w:val="24"/>
        </w:rPr>
        <w:t>opper</w:t>
      </w:r>
      <w:r w:rsidR="00612D59" w:rsidRPr="006F3509">
        <w:rPr>
          <w:sz w:val="24"/>
          <w:szCs w:val="24"/>
        </w:rPr>
        <w:t xml:space="preserve"> included brake pads/vehicles, pesticides/herbicides, roofing/metal plating, mining activity, boat hull coatings/anti-fouling agents, municipal wastewater discharge, natural mineral deposits, forest fires, air emissions, an</w:t>
      </w:r>
      <w:r w:rsidR="00090395">
        <w:rPr>
          <w:sz w:val="24"/>
          <w:szCs w:val="24"/>
        </w:rPr>
        <w:t>d decking/pilings</w:t>
      </w:r>
      <w:r w:rsidR="009505DD">
        <w:rPr>
          <w:sz w:val="24"/>
          <w:szCs w:val="24"/>
        </w:rPr>
        <w:t xml:space="preserve">. </w:t>
      </w:r>
      <w:r w:rsidR="00612D59" w:rsidRPr="006F3509">
        <w:rPr>
          <w:sz w:val="24"/>
          <w:szCs w:val="24"/>
        </w:rPr>
        <w:t xml:space="preserve">Similarly, </w:t>
      </w:r>
      <w:r w:rsidR="00307855">
        <w:rPr>
          <w:sz w:val="24"/>
          <w:szCs w:val="24"/>
        </w:rPr>
        <w:t>potential</w:t>
      </w:r>
      <w:r w:rsidR="00DD5408">
        <w:rPr>
          <w:sz w:val="24"/>
          <w:szCs w:val="24"/>
        </w:rPr>
        <w:t xml:space="preserve">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brakes</w:t>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81" w:name="_Toc64271427"/>
      <w:commentRangeStart w:id="82"/>
      <w:commentRangeStart w:id="83"/>
      <w:commentRangeStart w:id="84"/>
      <w:r w:rsidRPr="00CF3F57">
        <w:rPr>
          <w:b/>
        </w:rPr>
        <w:t>RESULTS</w:t>
      </w:r>
      <w:commentRangeEnd w:id="82"/>
      <w:r w:rsidR="005A64A8">
        <w:rPr>
          <w:rStyle w:val="CommentReference"/>
          <w:rFonts w:asciiTheme="minorHAnsi" w:hAnsiTheme="minorHAnsi"/>
          <w:caps w:val="0"/>
        </w:rPr>
        <w:commentReference w:id="82"/>
      </w:r>
      <w:commentRangeEnd w:id="83"/>
      <w:r w:rsidR="00AB56AA">
        <w:rPr>
          <w:rStyle w:val="CommentReference"/>
          <w:rFonts w:asciiTheme="minorHAnsi" w:hAnsiTheme="minorHAnsi"/>
          <w:caps w:val="0"/>
        </w:rPr>
        <w:commentReference w:id="83"/>
      </w:r>
      <w:bookmarkEnd w:id="81"/>
      <w:commentRangeEnd w:id="84"/>
      <w:r w:rsidR="00917E6E">
        <w:rPr>
          <w:rStyle w:val="CommentReference"/>
          <w:rFonts w:asciiTheme="minorHAnsi" w:hAnsiTheme="minorHAnsi"/>
          <w:caps w:val="0"/>
        </w:rPr>
        <w:commentReference w:id="84"/>
      </w:r>
    </w:p>
    <w:p w14:paraId="7F182031" w14:textId="77777777" w:rsidR="006F3509" w:rsidRDefault="006F3509" w:rsidP="006F3509"/>
    <w:p w14:paraId="5B97E92A" w14:textId="77777777" w:rsidR="006F3509" w:rsidRDefault="006F3509" w:rsidP="006F3509">
      <w:pPr>
        <w:pStyle w:val="Heading2"/>
      </w:pPr>
      <w:bookmarkStart w:id="85" w:name="_Toc64271428"/>
      <w:commentRangeStart w:id="86"/>
      <w:commentRangeStart w:id="87"/>
      <w:r>
        <w:t>Copper</w:t>
      </w:r>
      <w:commentRangeEnd w:id="86"/>
      <w:r w:rsidR="00C53E3F">
        <w:rPr>
          <w:rStyle w:val="CommentReference"/>
          <w:b w:val="0"/>
          <w:spacing w:val="0"/>
        </w:rPr>
        <w:commentReference w:id="86"/>
      </w:r>
      <w:commentRangeEnd w:id="87"/>
      <w:r w:rsidR="0006131B">
        <w:rPr>
          <w:rStyle w:val="CommentReference"/>
          <w:b w:val="0"/>
          <w:spacing w:val="0"/>
        </w:rPr>
        <w:commentReference w:id="87"/>
      </w:r>
      <w:r>
        <w:t xml:space="preserve"> and zinc sampling</w:t>
      </w:r>
      <w:bookmarkEnd w:id="85"/>
    </w:p>
    <w:p w14:paraId="688CA702" w14:textId="2CFB5654" w:rsidR="00EE3D49" w:rsidRDefault="00EE3D49" w:rsidP="00EE3D49"/>
    <w:p w14:paraId="412B8FDC" w14:textId="7E64747A" w:rsidR="0006131B" w:rsidRPr="0006131B" w:rsidRDefault="0006131B" w:rsidP="00EE3D49">
      <w:pPr>
        <w:rPr>
          <w:sz w:val="24"/>
          <w:szCs w:val="24"/>
        </w:rPr>
      </w:pPr>
      <w:ins w:id="88"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89" w:author="Benjamin Meyer" w:date="2020-12-01T16:49:00Z"/>
        </w:rPr>
      </w:pPr>
    </w:p>
    <w:p w14:paraId="7312A24A" w14:textId="23261027" w:rsidR="00EE3D49" w:rsidRDefault="00C86C84" w:rsidP="00C86C84">
      <w:pPr>
        <w:pStyle w:val="Heading3"/>
        <w:rPr>
          <w:sz w:val="24"/>
        </w:rPr>
      </w:pPr>
      <w:bookmarkStart w:id="90" w:name="_Toc64271429"/>
      <w:r w:rsidRPr="00C86C84">
        <w:rPr>
          <w:sz w:val="24"/>
        </w:rPr>
        <w:t>Copper</w:t>
      </w:r>
      <w:bookmarkEnd w:id="90"/>
    </w:p>
    <w:p w14:paraId="06467652" w14:textId="77777777" w:rsidR="00A51324" w:rsidRPr="00A51324" w:rsidRDefault="00A51324" w:rsidP="00A51324"/>
    <w:p w14:paraId="2C3D8E1A" w14:textId="384024A9"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CE2AEE">
        <w:rPr>
          <w:bCs/>
          <w:sz w:val="24"/>
          <w:szCs w:val="24"/>
        </w:rPr>
        <w:t xml:space="preserve"> one</w:t>
      </w:r>
      <w:r w:rsidR="00B84685">
        <w:rPr>
          <w:bCs/>
          <w:sz w:val="24"/>
          <w:szCs w:val="24"/>
        </w:rPr>
        <w:t xml:space="preserve"> values that </w:t>
      </w:r>
      <w:r w:rsidR="00CE2AEE">
        <w:rPr>
          <w:bCs/>
          <w:sz w:val="24"/>
          <w:szCs w:val="24"/>
        </w:rPr>
        <w:t>was above the</w:t>
      </w:r>
      <w:r w:rsidR="00B84685">
        <w:rPr>
          <w:bCs/>
          <w:sz w:val="24"/>
          <w:szCs w:val="24"/>
        </w:rPr>
        <w:t xml:space="preserve">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CE2AEE">
        <w:rPr>
          <w:bCs/>
          <w:sz w:val="24"/>
          <w:szCs w:val="24"/>
        </w:rPr>
        <w:t xml:space="preserve"> value</w:t>
      </w:r>
      <w:r w:rsidR="00B84685">
        <w:rPr>
          <w:bCs/>
          <w:sz w:val="24"/>
          <w:szCs w:val="24"/>
        </w:rPr>
        <w:t>.</w:t>
      </w:r>
      <w:r w:rsidR="00D74AB6">
        <w:rPr>
          <w:bCs/>
          <w:sz w:val="24"/>
          <w:szCs w:val="24"/>
        </w:rPr>
        <w:t xml:space="preserve"> </w:t>
      </w:r>
      <w:r w:rsidR="00CE2AEE">
        <w:rPr>
          <w:bCs/>
          <w:sz w:val="24"/>
          <w:szCs w:val="24"/>
        </w:rPr>
        <w:t xml:space="preserve">The highest observation </w:t>
      </w:r>
      <w:r w:rsidR="000D137C">
        <w:rPr>
          <w:bCs/>
          <w:sz w:val="24"/>
          <w:szCs w:val="24"/>
        </w:rPr>
        <w:t xml:space="preserve">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w:t>
      </w:r>
      <w:r w:rsidR="00D74AB6">
        <w:rPr>
          <w:bCs/>
          <w:sz w:val="24"/>
          <w:szCs w:val="24"/>
        </w:rPr>
        <w:t xml:space="preserve"> </w:t>
      </w:r>
      <w:r w:rsidR="00CE2AEE">
        <w:rPr>
          <w:bCs/>
          <w:sz w:val="24"/>
          <w:szCs w:val="24"/>
        </w:rPr>
        <w:t>It should be noted that the associated CCC value</w:t>
      </w:r>
      <w:r w:rsidR="000D137C">
        <w:rPr>
          <w:bCs/>
          <w:sz w:val="24"/>
          <w:szCs w:val="24"/>
        </w:rPr>
        <w:t xml:space="preserve"> for this sampling event</w:t>
      </w:r>
      <w:r w:rsidR="00CE2AEE">
        <w:rPr>
          <w:bCs/>
          <w:sz w:val="24"/>
          <w:szCs w:val="24"/>
        </w:rPr>
        <w:t xml:space="preserve"> was based on hardness data</w:t>
      </w:r>
      <w:r w:rsidR="00127198">
        <w:rPr>
          <w:bCs/>
          <w:sz w:val="24"/>
          <w:szCs w:val="24"/>
        </w:rPr>
        <w:t xml:space="preserve"> from </w:t>
      </w:r>
      <w:r w:rsidR="00CE2AEE">
        <w:rPr>
          <w:bCs/>
          <w:sz w:val="24"/>
          <w:szCs w:val="24"/>
        </w:rPr>
        <w:t>an</w:t>
      </w:r>
      <w:r w:rsidR="00127198">
        <w:rPr>
          <w:bCs/>
          <w:sz w:val="24"/>
          <w:szCs w:val="24"/>
        </w:rPr>
        <w:t>o</w:t>
      </w:r>
      <w:r w:rsidR="00CE2AEE">
        <w:rPr>
          <w:bCs/>
          <w:sz w:val="24"/>
          <w:szCs w:val="24"/>
        </w:rPr>
        <w:t>ther nearby 2019 sampling event</w:t>
      </w:r>
      <w:r w:rsidR="00127198">
        <w:rPr>
          <w:bCs/>
          <w:sz w:val="24"/>
          <w:szCs w:val="24"/>
        </w:rPr>
        <w:t xml:space="preserve"> on the main stem Kenai River</w:t>
      </w:r>
      <w:r w:rsidR="00475F4A">
        <w:rPr>
          <w:bCs/>
          <w:sz w:val="24"/>
          <w:szCs w:val="24"/>
        </w:rPr>
        <w:t xml:space="preserve"> (Table 3)</w:t>
      </w:r>
      <w:r w:rsidR="00127198">
        <w:rPr>
          <w:bCs/>
          <w:sz w:val="24"/>
          <w:szCs w:val="24"/>
        </w:rPr>
        <w:t>,</w:t>
      </w:r>
      <w:r w:rsidR="00E33D04">
        <w:rPr>
          <w:bCs/>
          <w:sz w:val="24"/>
          <w:szCs w:val="24"/>
        </w:rPr>
        <w:t xml:space="preserve"> </w:t>
      </w:r>
      <w:r w:rsidR="00CE2AEE">
        <w:rPr>
          <w:bCs/>
          <w:sz w:val="24"/>
          <w:szCs w:val="24"/>
        </w:rPr>
        <w:t xml:space="preserve">thus </w:t>
      </w:r>
      <w:r w:rsidR="00E33D04">
        <w:rPr>
          <w:bCs/>
          <w:sz w:val="24"/>
          <w:szCs w:val="24"/>
        </w:rPr>
        <w:t xml:space="preserve">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91"/>
      <w:commentRangeStart w:id="92"/>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91"/>
      <w:r w:rsidR="001D4B97">
        <w:rPr>
          <w:rStyle w:val="CommentReference"/>
        </w:rPr>
        <w:commentReference w:id="91"/>
      </w:r>
      <w:commentRangeEnd w:id="92"/>
      <w:r w:rsidR="00127198">
        <w:rPr>
          <w:rStyle w:val="CommentReference"/>
        </w:rPr>
        <w:commentReference w:id="92"/>
      </w:r>
      <w:bookmarkStart w:id="93" w:name="_GoBack"/>
      <w:bookmarkEnd w:id="93"/>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5FBEDF04"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475F4A">
        <w:rPr>
          <w:bCs/>
          <w:sz w:val="24"/>
          <w:szCs w:val="24"/>
        </w:rPr>
        <w:t>, with other</w:t>
      </w:r>
      <w:r w:rsidR="00B84685">
        <w:rPr>
          <w:bCs/>
          <w:sz w:val="24"/>
          <w:szCs w:val="24"/>
        </w:rPr>
        <w:t xml:space="preserve">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94"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 xml:space="preserve">Copper values &gt; 2.5 µg/L were observed at the City of Kenai Docks </w:t>
      </w:r>
      <w:proofErr w:type="spellStart"/>
      <w:r w:rsidR="001C50D5">
        <w:rPr>
          <w:bCs/>
          <w:sz w:val="24"/>
          <w:szCs w:val="24"/>
        </w:rPr>
        <w:t>mainstem</w:t>
      </w:r>
      <w:proofErr w:type="spellEnd"/>
      <w:r w:rsidR="001C50D5">
        <w:rPr>
          <w:bCs/>
          <w:sz w:val="24"/>
          <w:szCs w:val="24"/>
        </w:rPr>
        <w:t xml:space="preserve">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95" w:name="_Toc64271430"/>
      <w:r w:rsidRPr="00C86C84">
        <w:rPr>
          <w:sz w:val="24"/>
        </w:rPr>
        <w:t>Zinc</w:t>
      </w:r>
      <w:bookmarkEnd w:id="95"/>
    </w:p>
    <w:p w14:paraId="7DD30A65" w14:textId="77777777" w:rsidR="00A51324" w:rsidRPr="00A51324" w:rsidRDefault="00A51324" w:rsidP="00A51324"/>
    <w:p w14:paraId="75532D43" w14:textId="29720E88" w:rsidR="001D04BE" w:rsidRDefault="005723FC" w:rsidP="006F3509">
      <w:pPr>
        <w:rPr>
          <w:ins w:id="96"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r w:rsidR="001D04BE">
        <w:rPr>
          <w:bCs/>
          <w:sz w:val="24"/>
          <w:szCs w:val="24"/>
        </w:rPr>
        <w:t>several multiples</w:t>
      </w:r>
      <w:r w:rsidR="004F4B2E">
        <w:rPr>
          <w:bCs/>
          <w:sz w:val="24"/>
          <w:szCs w:val="24"/>
        </w:rPr>
        <w:t xml:space="preserve"> above the range of </w:t>
      </w:r>
      <w:commentRangeStart w:id="97"/>
      <w:commentRangeStart w:id="98"/>
      <w:r w:rsidR="004F4B2E">
        <w:rPr>
          <w:bCs/>
          <w:sz w:val="24"/>
          <w:szCs w:val="24"/>
        </w:rPr>
        <w:t xml:space="preserve">typical data </w:t>
      </w:r>
      <w:commentRangeEnd w:id="97"/>
      <w:r w:rsidR="00AA460F">
        <w:rPr>
          <w:rStyle w:val="CommentReference"/>
        </w:rPr>
        <w:commentReference w:id="97"/>
      </w:r>
      <w:commentRangeEnd w:id="98"/>
      <w:r w:rsidR="00257255">
        <w:rPr>
          <w:rStyle w:val="CommentReference"/>
        </w:rPr>
        <w:commentReference w:id="98"/>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99"/>
      <w:commentRangeStart w:id="100"/>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5E04CB54"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99"/>
      <w:commentRangeEnd w:id="100"/>
      <w:r w:rsidR="001D04BE" w:rsidRPr="001D04BE">
        <w:rPr>
          <w:bCs/>
          <w:sz w:val="24"/>
          <w:szCs w:val="24"/>
        </w:rPr>
        <w:t xml:space="preserve"> </w:t>
      </w:r>
      <w:r w:rsidR="00AA460F">
        <w:rPr>
          <w:rStyle w:val="CommentReference"/>
        </w:rPr>
        <w:commentReference w:id="99"/>
      </w:r>
      <w:r w:rsidR="004C44AE">
        <w:rPr>
          <w:rStyle w:val="CommentReference"/>
        </w:rPr>
        <w:commentReference w:id="100"/>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r w:rsidR="004F4B2E" w:rsidRPr="001D04BE">
        <w:rPr>
          <w:bCs/>
          <w:sz w:val="24"/>
          <w:szCs w:val="24"/>
        </w:rPr>
        <w:t>.</w:t>
      </w:r>
    </w:p>
    <w:p w14:paraId="432CA6EA" w14:textId="6E67D2C9" w:rsidR="00090395" w:rsidRPr="00090395" w:rsidRDefault="00090395"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101"/>
      <w:commentRangeStart w:id="102"/>
      <w:r w:rsidR="00103FA2">
        <w:rPr>
          <w:bCs/>
          <w:sz w:val="24"/>
          <w:szCs w:val="24"/>
        </w:rPr>
        <w:t>s</w:t>
      </w:r>
      <w:commentRangeEnd w:id="101"/>
      <w:r w:rsidR="00251E7A">
        <w:rPr>
          <w:rStyle w:val="CommentReference"/>
        </w:rPr>
        <w:commentReference w:id="101"/>
      </w:r>
      <w:commentRangeEnd w:id="102"/>
      <w:r w:rsidR="00DB3D02">
        <w:rPr>
          <w:rStyle w:val="CommentReference"/>
        </w:rPr>
        <w:commentReference w:id="102"/>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xml:space="preserve">, and </w:t>
      </w:r>
      <w:proofErr w:type="spellStart"/>
      <w:r w:rsidR="00C22E84">
        <w:rPr>
          <w:bCs/>
          <w:sz w:val="24"/>
          <w:szCs w:val="24"/>
        </w:rPr>
        <w:t>Swiftwater</w:t>
      </w:r>
      <w:proofErr w:type="spellEnd"/>
      <w:r w:rsidR="00C22E84">
        <w:rPr>
          <w:bCs/>
          <w:sz w:val="24"/>
          <w:szCs w:val="24"/>
        </w:rPr>
        <w:t xml:space="preserve">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03"/>
      <w:commentRangeStart w:id="104"/>
      <w:r w:rsidR="00827201">
        <w:rPr>
          <w:bCs/>
          <w:sz w:val="24"/>
          <w:szCs w:val="24"/>
        </w:rPr>
        <w:t xml:space="preserve">minimally </w:t>
      </w:r>
      <w:proofErr w:type="spellStart"/>
      <w:r w:rsidR="00827201">
        <w:rPr>
          <w:bCs/>
          <w:sz w:val="24"/>
          <w:szCs w:val="24"/>
        </w:rPr>
        <w:t>anthropogenically</w:t>
      </w:r>
      <w:commentRangeEnd w:id="103"/>
      <w:proofErr w:type="spellEnd"/>
      <w:r w:rsidR="001B3D7A">
        <w:rPr>
          <w:rStyle w:val="CommentReference"/>
        </w:rPr>
        <w:commentReference w:id="103"/>
      </w:r>
      <w:commentRangeEnd w:id="104"/>
      <w:r w:rsidR="008B42A6">
        <w:rPr>
          <w:rStyle w:val="CommentReference"/>
        </w:rPr>
        <w:commentReference w:id="104"/>
      </w:r>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w:t>
      </w:r>
      <w:proofErr w:type="spellStart"/>
      <w:r>
        <w:rPr>
          <w:bCs/>
          <w:sz w:val="24"/>
          <w:szCs w:val="24"/>
        </w:rPr>
        <w:t>mainstem</w:t>
      </w:r>
      <w:proofErr w:type="spellEnd"/>
      <w:r>
        <w:rPr>
          <w:bCs/>
          <w:sz w:val="24"/>
          <w:szCs w:val="24"/>
        </w:rPr>
        <w:t xml:space="preserve">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05" w:name="_Toc64271431"/>
      <w:r>
        <w:rPr>
          <w:sz w:val="24"/>
        </w:rPr>
        <w:t>Variation among re</w:t>
      </w:r>
      <w:r w:rsidR="00C86C84">
        <w:rPr>
          <w:sz w:val="24"/>
        </w:rPr>
        <w:t xml:space="preserve">plicate </w:t>
      </w:r>
      <w:commentRangeStart w:id="106"/>
      <w:r w:rsidR="00C86C84">
        <w:rPr>
          <w:sz w:val="24"/>
        </w:rPr>
        <w:t>samples</w:t>
      </w:r>
      <w:bookmarkEnd w:id="105"/>
      <w:commentRangeEnd w:id="106"/>
      <w:r w:rsidR="00C21C70">
        <w:rPr>
          <w:rStyle w:val="CommentReference"/>
          <w:b w:val="0"/>
          <w:color w:val="auto"/>
          <w:spacing w:val="0"/>
        </w:rPr>
        <w:commentReference w:id="106"/>
      </w:r>
    </w:p>
    <w:p w14:paraId="150088F2" w14:textId="77777777" w:rsidR="00A51324" w:rsidRPr="00A51324" w:rsidRDefault="00A51324" w:rsidP="00A51324"/>
    <w:p w14:paraId="3DB122E3" w14:textId="5E95F0B7" w:rsidR="006F3509" w:rsidRDefault="0073474F" w:rsidP="006F3509">
      <w:pPr>
        <w:rPr>
          <w:bCs/>
          <w:sz w:val="24"/>
          <w:szCs w:val="24"/>
        </w:rPr>
      </w:pPr>
      <w:r>
        <w:rPr>
          <w:sz w:val="24"/>
          <w:szCs w:val="24"/>
        </w:rPr>
        <w:t>A total of fifteen unique</w:t>
      </w:r>
      <w:r w:rsidR="00FC465D">
        <w:rPr>
          <w:sz w:val="24"/>
          <w:szCs w:val="24"/>
        </w:rPr>
        <w:t xml:space="preserve"> samples had associated </w:t>
      </w:r>
      <w:r>
        <w:rPr>
          <w:sz w:val="24"/>
          <w:szCs w:val="24"/>
        </w:rPr>
        <w:t xml:space="preserve">copper and zinc </w:t>
      </w:r>
      <w:r w:rsidR="00827201">
        <w:rPr>
          <w:sz w:val="24"/>
          <w:szCs w:val="24"/>
        </w:rPr>
        <w:t>re</w:t>
      </w:r>
      <w:r w:rsidR="00FC465D">
        <w:rPr>
          <w:sz w:val="24"/>
          <w:szCs w:val="24"/>
        </w:rPr>
        <w:t>plicate</w:t>
      </w:r>
      <w:r>
        <w:rPr>
          <w:sz w:val="24"/>
          <w:szCs w:val="24"/>
        </w:rPr>
        <w:t xml:space="preserve"> values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B45A65">
        <w:rPr>
          <w:sz w:val="24"/>
          <w:szCs w:val="24"/>
        </w:rPr>
        <w:t>eleven out of thirty instance</w:t>
      </w:r>
      <w:commentRangeStart w:id="107"/>
      <w:commentRangeStart w:id="108"/>
      <w:r w:rsidR="00FC465D">
        <w:rPr>
          <w:sz w:val="24"/>
          <w:szCs w:val="24"/>
        </w:rPr>
        <w:t>s</w:t>
      </w:r>
      <w:commentRangeEnd w:id="107"/>
      <w:r w:rsidR="001B3D7A">
        <w:rPr>
          <w:rStyle w:val="CommentReference"/>
        </w:rPr>
        <w:commentReference w:id="107"/>
      </w:r>
      <w:commentRangeEnd w:id="108"/>
      <w:r w:rsidR="005449B4">
        <w:rPr>
          <w:rStyle w:val="CommentReference"/>
        </w:rPr>
        <w:commentReference w:id="108"/>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09" w:author="Eldred, Laura" w:date="2020-12-29T12:48:00Z">
        <w:r w:rsidR="00194A4F">
          <w:rPr>
            <w:sz w:val="24"/>
            <w:szCs w:val="24"/>
          </w:rPr>
          <w:t xml:space="preserve"> </w:t>
        </w:r>
      </w:ins>
      <w:ins w:id="110" w:author="Benjamin Meyer" w:date="2021-02-18T14:09:00Z">
        <w:r w:rsidR="00B45A65">
          <w:rPr>
            <w:sz w:val="24"/>
            <w:szCs w:val="24"/>
          </w:rPr>
          <w:t>interpreted conservatively, or</w:t>
        </w:r>
      </w:ins>
      <w:ins w:id="111" w:author="Benjamin Meyer" w:date="2021-02-18T14:28:00Z">
        <w:r w:rsidR="008F4466">
          <w:rPr>
            <w:sz w:val="24"/>
            <w:szCs w:val="24"/>
          </w:rPr>
          <w:t xml:space="preserve"> </w:t>
        </w:r>
      </w:ins>
      <w:r w:rsidR="00194A4F">
        <w:rPr>
          <w:sz w:val="24"/>
          <w:szCs w:val="24"/>
        </w:rPr>
        <w:t>not</w:t>
      </w:r>
      <w:ins w:id="112" w:author="Benjamin Meyer" w:date="2021-02-22T15:31:00Z">
        <w:r w:rsidR="00956123">
          <w:rPr>
            <w:sz w:val="24"/>
            <w:szCs w:val="24"/>
          </w:rPr>
          <w:t xml:space="preserve"> included in calculations of</w:t>
        </w:r>
      </w:ins>
      <w:ins w:id="113" w:author="Benjamin Meyer" w:date="2021-02-18T14:28:00Z">
        <w:r w:rsidR="008F4466">
          <w:rPr>
            <w:sz w:val="24"/>
            <w:szCs w:val="24"/>
          </w:rPr>
          <w:t xml:space="preserve"> summary values</w:t>
        </w:r>
      </w:ins>
      <w:ins w:id="114"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15" w:name="_Toc64271432"/>
      <w:r w:rsidRPr="00AD09EE">
        <w:t>Mapping</w:t>
      </w:r>
      <w:r>
        <w:t xml:space="preserve"> potential sources of copper and zinc</w:t>
      </w:r>
      <w:bookmarkEnd w:id="115"/>
    </w:p>
    <w:p w14:paraId="05DBE785" w14:textId="77777777" w:rsidR="006F3509" w:rsidRDefault="006F3509" w:rsidP="006F3509"/>
    <w:p w14:paraId="604D7E7B" w14:textId="207679A0" w:rsidR="006F3509" w:rsidRPr="00CF3F57" w:rsidRDefault="006F3509" w:rsidP="00CF3F57">
      <w:pPr>
        <w:pStyle w:val="Heading3"/>
        <w:rPr>
          <w:sz w:val="24"/>
        </w:rPr>
      </w:pPr>
      <w:bookmarkStart w:id="116" w:name="_Toc64271433"/>
      <w:r w:rsidRPr="00CF3F57">
        <w:rPr>
          <w:sz w:val="24"/>
        </w:rPr>
        <w:t>Potential sources on the Kenai River</w:t>
      </w:r>
      <w:r w:rsidR="00AB33D0" w:rsidRPr="00CF3F57">
        <w:rPr>
          <w:sz w:val="24"/>
        </w:rPr>
        <w:t xml:space="preserve"> </w:t>
      </w:r>
      <w:proofErr w:type="spellStart"/>
      <w:r w:rsidR="00F524A8">
        <w:rPr>
          <w:sz w:val="24"/>
        </w:rPr>
        <w:t>mainstem</w:t>
      </w:r>
      <w:bookmarkEnd w:id="116"/>
      <w:proofErr w:type="spellEnd"/>
    </w:p>
    <w:p w14:paraId="17FA121F" w14:textId="77777777" w:rsidR="006F3509" w:rsidRDefault="006F3509" w:rsidP="006F3509">
      <w:pPr>
        <w:rPr>
          <w:b/>
          <w:bCs/>
          <w:sz w:val="24"/>
          <w:szCs w:val="24"/>
        </w:rPr>
      </w:pPr>
    </w:p>
    <w:p w14:paraId="241DE00F" w14:textId="1E23DFE9"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641E31">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commentRangeStart w:id="117"/>
      <w:r w:rsidRPr="006F3509">
        <w:rPr>
          <w:sz w:val="24"/>
          <w:szCs w:val="24"/>
        </w:rPr>
        <w:t>.</w:t>
      </w:r>
      <w:commentRangeEnd w:id="117"/>
      <w:r w:rsidR="00CB56EC">
        <w:rPr>
          <w:rStyle w:val="CommentReference"/>
        </w:rPr>
        <w:commentReference w:id="117"/>
      </w:r>
      <w:r w:rsidRPr="006F3509">
        <w:rPr>
          <w:sz w:val="24"/>
          <w:szCs w:val="24"/>
        </w:rPr>
        <w:t xml:space="preserve"> </w:t>
      </w:r>
      <w:r w:rsidR="00EC101B">
        <w:rPr>
          <w:sz w:val="24"/>
          <w:szCs w:val="24"/>
        </w:rPr>
        <w:t>Photo</w:t>
      </w:r>
      <w:commentRangeStart w:id="118"/>
      <w:commentRangeStart w:id="119"/>
      <w:r w:rsidR="00C46320" w:rsidRPr="006F3509">
        <w:rPr>
          <w:sz w:val="24"/>
          <w:szCs w:val="24"/>
        </w:rPr>
        <w:t>s</w:t>
      </w:r>
      <w:commentRangeEnd w:id="118"/>
      <w:r w:rsidR="00BC6BCB">
        <w:rPr>
          <w:rStyle w:val="CommentReference"/>
        </w:rPr>
        <w:commentReference w:id="118"/>
      </w:r>
      <w:commentRangeEnd w:id="119"/>
      <w:r w:rsidR="00476A0D">
        <w:rPr>
          <w:rStyle w:val="CommentReference"/>
        </w:rPr>
        <w:commentReference w:id="119"/>
      </w:r>
      <w:ins w:id="120" w:author="Benjamin Meyer" w:date="2021-02-18T16:17:00Z">
        <w:r w:rsidR="00EC101B">
          <w:rPr>
            <w:sz w:val="24"/>
            <w:szCs w:val="24"/>
          </w:rPr>
          <w:t xml:space="preserve"> </w:t>
        </w:r>
      </w:ins>
      <w:r w:rsidR="00C46320" w:rsidRPr="006F3509">
        <w:rPr>
          <w:sz w:val="24"/>
          <w:szCs w:val="24"/>
        </w:rPr>
        <w:t xml:space="preserve">included </w:t>
      </w:r>
      <w:ins w:id="121"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w:t>
      </w:r>
      <w:commentRangeStart w:id="122"/>
      <w:r w:rsidR="00C46320" w:rsidRPr="006F3509">
        <w:rPr>
          <w:sz w:val="24"/>
          <w:szCs w:val="24"/>
        </w:rPr>
        <w:t>RV parks</w:t>
      </w:r>
      <w:commentRangeEnd w:id="122"/>
      <w:r w:rsidR="008A55EC">
        <w:rPr>
          <w:rStyle w:val="CommentReference"/>
        </w:rPr>
        <w:commentReference w:id="122"/>
      </w:r>
      <w:r w:rsidR="00C46320" w:rsidRPr="006F3509">
        <w:rPr>
          <w:sz w:val="24"/>
          <w:szCs w:val="24"/>
        </w:rPr>
        <w:t>.</w:t>
      </w:r>
      <w:r w:rsidR="00C46320">
        <w:rPr>
          <w:sz w:val="24"/>
          <w:szCs w:val="24"/>
        </w:rPr>
        <w:t xml:space="preserve"> </w:t>
      </w:r>
      <w:ins w:id="123" w:author="Benjamin Meyer" w:date="2021-02-18T16:25:00Z">
        <w:r w:rsidR="00135F04">
          <w:rPr>
            <w:sz w:val="24"/>
            <w:szCs w:val="24"/>
          </w:rPr>
          <w:t>The shape file</w:t>
        </w:r>
      </w:ins>
      <w:ins w:id="124" w:author="Benjamin Meyer" w:date="2021-02-18T16:26:00Z">
        <w:r w:rsidR="00135F04">
          <w:rPr>
            <w:sz w:val="24"/>
            <w:szCs w:val="24"/>
          </w:rPr>
          <w:t xml:space="preserve"> of geotagged photos</w:t>
        </w:r>
      </w:ins>
      <w:ins w:id="125" w:author="Benjamin Meyer" w:date="2021-02-18T16:25:00Z">
        <w:r w:rsidR="00135F04">
          <w:rPr>
            <w:sz w:val="24"/>
            <w:szCs w:val="24"/>
          </w:rPr>
          <w:t xml:space="preserve"> is intended to serve</w:t>
        </w:r>
      </w:ins>
      <w:ins w:id="126" w:author="Benjamin Meyer" w:date="2021-02-18T16:26:00Z">
        <w:r w:rsidR="00135F04">
          <w:rPr>
            <w:sz w:val="24"/>
            <w:szCs w:val="24"/>
          </w:rPr>
          <w:t xml:space="preserve"> as an archival document of potential sources of copper and zinc pollution, and may be useful to compare</w:t>
        </w:r>
      </w:ins>
      <w:ins w:id="127" w:author="Benjamin Meyer" w:date="2021-02-18T16:27:00Z">
        <w:r w:rsidR="00135F04">
          <w:rPr>
            <w:sz w:val="24"/>
            <w:szCs w:val="24"/>
          </w:rPr>
          <w:t xml:space="preserve"> to similar transects in future years.</w:t>
        </w:r>
      </w:ins>
      <w:ins w:id="128" w:author="Benjamin Meyer" w:date="2021-02-18T16:28:00Z">
        <w:r w:rsidR="00135F04">
          <w:rPr>
            <w:sz w:val="24"/>
            <w:szCs w:val="24"/>
          </w:rPr>
          <w:t xml:space="preserve"> The photos shape file may be particularly useful in the context of </w:t>
        </w:r>
      </w:ins>
      <w:ins w:id="129"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30" w:name="_Toc64271434"/>
      <w:r w:rsidRPr="00CF3F57">
        <w:rPr>
          <w:sz w:val="24"/>
        </w:rPr>
        <w:t>Potential sources throughout the Kenai River watershed</w:t>
      </w:r>
      <w:bookmarkEnd w:id="130"/>
    </w:p>
    <w:p w14:paraId="3D88540A" w14:textId="77777777" w:rsidR="00E73AEA" w:rsidRPr="00D36DED" w:rsidRDefault="00E73AEA" w:rsidP="00E73AEA">
      <w:pPr>
        <w:rPr>
          <w:ins w:id="131" w:author="Benjamin Meyer" w:date="2021-02-18T16:12:00Z"/>
          <w:sz w:val="24"/>
          <w:szCs w:val="24"/>
        </w:rPr>
      </w:pPr>
    </w:p>
    <w:p w14:paraId="3855BECD" w14:textId="1A61DE65" w:rsidR="00E76606" w:rsidRPr="00D36DED" w:rsidRDefault="00E76606" w:rsidP="0043231C">
      <w:pPr>
        <w:pStyle w:val="Default"/>
        <w:rPr>
          <w:rFonts w:asciiTheme="minorHAnsi" w:hAnsiTheme="minorHAnsi"/>
        </w:rPr>
      </w:pPr>
      <w:ins w:id="132" w:author="Benjamin Meyer" w:date="2021-02-18T16:33:00Z">
        <w:r w:rsidRPr="00D36DED">
          <w:rPr>
            <w:rFonts w:asciiTheme="minorHAnsi" w:hAnsiTheme="minorHAnsi"/>
          </w:rPr>
          <w:t>The report</w:t>
        </w:r>
      </w:ins>
      <w:ins w:id="133" w:author="Benjamin Meyer" w:date="2021-02-18T16:32:00Z">
        <w:r w:rsidRPr="00D36DED">
          <w:rPr>
            <w:rFonts w:asciiTheme="minorHAnsi" w:hAnsiTheme="minorHAnsi"/>
          </w:rPr>
          <w:t xml:space="preserve"> from St. </w:t>
        </w:r>
      </w:ins>
      <w:ins w:id="134" w:author="Benjamin Meyer" w:date="2021-02-18T16:33:00Z">
        <w:r w:rsidRPr="00D36DED">
          <w:rPr>
            <w:rFonts w:asciiTheme="minorHAnsi" w:hAnsiTheme="minorHAnsi"/>
          </w:rPr>
          <w:t>M</w:t>
        </w:r>
      </w:ins>
      <w:ins w:id="135" w:author="Benjamin Meyer" w:date="2021-02-18T16:32:00Z">
        <w:r w:rsidRPr="00D36DED">
          <w:rPr>
            <w:rFonts w:asciiTheme="minorHAnsi" w:hAnsiTheme="minorHAnsi"/>
          </w:rPr>
          <w:t xml:space="preserve">ary’s University </w:t>
        </w:r>
      </w:ins>
      <w:ins w:id="136" w:author="Benjamin Meyer" w:date="2021-02-19T11:17:00Z">
        <w:r w:rsidR="00A73AA9">
          <w:rPr>
            <w:rFonts w:asciiTheme="minorHAnsi" w:hAnsiTheme="minorHAnsi"/>
          </w:rPr>
          <w:t xml:space="preserve">of Minnesota </w:t>
        </w:r>
      </w:ins>
      <w:ins w:id="137"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38" w:author="Benjamin Meyer" w:date="2021-02-22T15:39:00Z">
        <w:r w:rsidR="00075D97">
          <w:rPr>
            <w:rFonts w:asciiTheme="majorHAnsi" w:hAnsiTheme="majorHAnsi"/>
          </w:rPr>
          <w:t>titled</w:t>
        </w:r>
      </w:ins>
      <w:ins w:id="139"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40" w:author="Benjamin Meyer" w:date="2021-02-22T17:09:00Z">
        <w:r w:rsidR="00315A3F">
          <w:rPr>
            <w:rFonts w:asciiTheme="majorHAnsi" w:hAnsiTheme="majorHAnsi"/>
            <w:bCs/>
          </w:rPr>
          <w:t>”</w:t>
        </w:r>
      </w:ins>
      <w:ins w:id="141" w:author="Benjamin Meyer" w:date="2021-02-22T15:39:00Z">
        <w:r w:rsidR="00075D97">
          <w:rPr>
            <w:rFonts w:asciiTheme="majorHAnsi" w:hAnsiTheme="majorHAnsi"/>
            <w:bCs/>
          </w:rPr>
          <w:t>,</w:t>
        </w:r>
      </w:ins>
      <w:ins w:id="142"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143"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144"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45" w:author="Benjamin Meyer" w:date="2021-04-19T18:35:00Z">
        <w:r w:rsidR="008A55EC">
          <w:rPr>
            <w:rFonts w:asciiTheme="minorHAnsi" w:hAnsiTheme="minorHAnsi"/>
          </w:rPr>
          <w:t xml:space="preserve">geospatial </w:t>
        </w:r>
      </w:ins>
      <w:ins w:id="146" w:author="Benjamin Meyer" w:date="2021-02-18T16:35:00Z">
        <w:r w:rsidR="00476A0D" w:rsidRPr="00D36DED">
          <w:rPr>
            <w:rFonts w:asciiTheme="minorHAnsi" w:hAnsiTheme="minorHAnsi"/>
          </w:rPr>
          <w:t xml:space="preserve">datasets </w:t>
        </w:r>
      </w:ins>
      <w:ins w:id="147" w:author="Benjamin Meyer" w:date="2021-02-22T15:39:00Z">
        <w:r w:rsidR="00315A3F">
          <w:rPr>
            <w:rFonts w:asciiTheme="minorHAnsi" w:hAnsiTheme="minorHAnsi"/>
          </w:rPr>
          <w:t>that were prepared</w:t>
        </w:r>
        <w:r w:rsidR="00075D97">
          <w:rPr>
            <w:rFonts w:asciiTheme="minorHAnsi" w:hAnsiTheme="minorHAnsi"/>
          </w:rPr>
          <w:t xml:space="preserve">, </w:t>
        </w:r>
      </w:ins>
      <w:ins w:id="148" w:author="Benjamin Meyer" w:date="2021-02-18T16:35:00Z">
        <w:r w:rsidR="00075D97">
          <w:rPr>
            <w:rFonts w:asciiTheme="minorHAnsi" w:hAnsiTheme="minorHAnsi"/>
          </w:rPr>
          <w:t>including</w:t>
        </w:r>
      </w:ins>
      <w:ins w:id="149" w:author="Benjamin Meyer" w:date="2021-02-19T10:00:00Z">
        <w:r w:rsidR="00476A0D" w:rsidRPr="00D36DED">
          <w:rPr>
            <w:rFonts w:asciiTheme="minorHAnsi" w:hAnsiTheme="minorHAnsi"/>
          </w:rPr>
          <w:t>:</w:t>
        </w:r>
      </w:ins>
      <w:ins w:id="150"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51"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52" w:author="Benjamin Meyer" w:date="2021-02-18T16:35:00Z"/>
          <w:rFonts w:asciiTheme="minorHAnsi" w:hAnsiTheme="minorHAnsi"/>
        </w:rPr>
      </w:pPr>
      <w:ins w:id="153"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54" w:author="Benjamin Meyer" w:date="2021-02-18T16:35:00Z"/>
          <w:rFonts w:asciiTheme="minorHAnsi" w:hAnsiTheme="minorHAnsi"/>
        </w:rPr>
      </w:pPr>
      <w:ins w:id="155"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56" w:author="Benjamin Meyer" w:date="2021-02-18T16:36:00Z"/>
          <w:rFonts w:asciiTheme="minorHAnsi" w:hAnsiTheme="minorHAnsi"/>
        </w:rPr>
      </w:pPr>
      <w:ins w:id="157"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58"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59" w:author="Benjamin Meyer" w:date="2021-02-18T16:36:00Z">
        <w:r w:rsidRPr="00D36DED">
          <w:rPr>
            <w:rFonts w:asciiTheme="minorHAnsi" w:hAnsiTheme="minorHAnsi"/>
          </w:rPr>
          <w:t>F</w:t>
        </w:r>
      </w:ins>
      <w:ins w:id="160"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61"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62"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63"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64"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65"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66"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67"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68"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69"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170" w:author="Benjamin Meyer" w:date="2021-02-19T11:37:00Z"/>
          <w:rFonts w:asciiTheme="minorHAnsi" w:hAnsiTheme="minorHAnsi"/>
        </w:rPr>
      </w:pPr>
      <w:ins w:id="171" w:author="Benjamin Meyer" w:date="2021-02-19T11:37:00Z">
        <w:r w:rsidRPr="00D36DED">
          <w:rPr>
            <w:rFonts w:asciiTheme="minorHAnsi" w:hAnsiTheme="minorHAnsi"/>
          </w:rPr>
          <w:t>The above datasets were compiled into ArcGIS file geodatabases</w:t>
        </w:r>
      </w:ins>
      <w:ins w:id="172" w:author="Benjamin Meyer" w:date="2021-02-22T15:43:00Z">
        <w:r w:rsidR="004710D6">
          <w:rPr>
            <w:rFonts w:asciiTheme="minorHAnsi" w:hAnsiTheme="minorHAnsi"/>
          </w:rPr>
          <w:t xml:space="preserve"> provided to ADEC on a</w:t>
        </w:r>
      </w:ins>
      <w:ins w:id="173" w:author="Benjamin Meyer" w:date="2021-02-22T15:44:00Z">
        <w:r w:rsidR="004710D6">
          <w:rPr>
            <w:rFonts w:asciiTheme="minorHAnsi" w:hAnsiTheme="minorHAnsi"/>
          </w:rPr>
          <w:t>n external</w:t>
        </w:r>
      </w:ins>
      <w:ins w:id="174" w:author="Benjamin Meyer" w:date="2021-02-22T15:43:00Z">
        <w:r w:rsidR="004710D6">
          <w:rPr>
            <w:rFonts w:asciiTheme="minorHAnsi" w:hAnsiTheme="minorHAnsi"/>
          </w:rPr>
          <w:t xml:space="preserve"> hard drive,</w:t>
        </w:r>
      </w:ins>
      <w:ins w:id="175"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w:t>
        </w:r>
        <w:r w:rsidRPr="00D36DED">
          <w:rPr>
            <w:rFonts w:asciiTheme="minorHAnsi" w:hAnsiTheme="minorHAnsi"/>
          </w:rPr>
          <w:lastRenderedPageBreak/>
          <w:t>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76" w:author="Benjamin Meyer" w:date="2021-02-19T11:37:00Z"/>
          <w:rFonts w:asciiTheme="minorHAnsi" w:hAnsiTheme="minorHAnsi"/>
        </w:rPr>
      </w:pPr>
    </w:p>
    <w:p w14:paraId="2C57765D" w14:textId="18FFBAF3" w:rsidR="00877426" w:rsidRDefault="00877426" w:rsidP="00877426">
      <w:pPr>
        <w:pStyle w:val="Default"/>
        <w:rPr>
          <w:ins w:id="177" w:author="Benjamin Meyer" w:date="2021-02-19T11:37:00Z"/>
          <w:rFonts w:asciiTheme="minorHAnsi" w:hAnsiTheme="minorHAnsi"/>
        </w:rPr>
      </w:pPr>
      <w:ins w:id="178" w:author="Benjamin Meyer" w:date="2021-02-19T11:37:00Z">
        <w:r>
          <w:rPr>
            <w:rFonts w:asciiTheme="minorHAnsi" w:hAnsiTheme="minorHAnsi"/>
          </w:rPr>
          <w:t>Geospatial data gaps were also identified</w:t>
        </w:r>
      </w:ins>
      <w:ins w:id="179" w:author="Benjamin Meyer" w:date="2021-04-19T18:36:00Z">
        <w:r w:rsidR="008A55EC">
          <w:rPr>
            <w:rFonts w:asciiTheme="minorHAnsi" w:hAnsiTheme="minorHAnsi"/>
          </w:rPr>
          <w:t xml:space="preserve"> in the report,</w:t>
        </w:r>
      </w:ins>
      <w:ins w:id="180"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81"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82" w:author="Benjamin Meyer" w:date="2021-02-19T11:37:00Z"/>
          <w:rFonts w:asciiTheme="minorHAnsi" w:hAnsiTheme="minorHAnsi"/>
        </w:rPr>
      </w:pPr>
      <w:ins w:id="183"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184" w:author="Benjamin Meyer" w:date="2021-02-19T11:37:00Z"/>
          <w:rFonts w:asciiTheme="minorHAnsi" w:hAnsiTheme="minorHAnsi"/>
        </w:rPr>
      </w:pPr>
      <w:ins w:id="185"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186" w:author="Benjamin Meyer" w:date="2021-02-19T11:37:00Z"/>
          <w:rFonts w:asciiTheme="minorHAnsi" w:hAnsiTheme="minorHAnsi"/>
        </w:rPr>
      </w:pPr>
      <w:ins w:id="187"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188" w:author="Benjamin Meyer" w:date="2021-02-19T11:37:00Z"/>
          <w:rFonts w:asciiTheme="minorHAnsi" w:hAnsiTheme="minorHAnsi"/>
        </w:rPr>
      </w:pPr>
      <w:ins w:id="189" w:author="Benjamin Meyer" w:date="2021-02-19T11:37:00Z">
        <w:r>
          <w:rPr>
            <w:rFonts w:asciiTheme="minorHAnsi" w:hAnsiTheme="minorHAnsi"/>
          </w:rPr>
          <w:t>Snow storage locations</w:t>
        </w:r>
      </w:ins>
    </w:p>
    <w:p w14:paraId="022105FC" w14:textId="57B1660B" w:rsidR="00751046" w:rsidRDefault="00877426" w:rsidP="00877426">
      <w:pPr>
        <w:pStyle w:val="Default"/>
        <w:numPr>
          <w:ilvl w:val="0"/>
          <w:numId w:val="22"/>
        </w:numPr>
        <w:rPr>
          <w:rFonts w:asciiTheme="minorHAnsi" w:hAnsiTheme="minorHAnsi"/>
        </w:rPr>
      </w:pPr>
      <w:ins w:id="190" w:author="Benjamin Meyer" w:date="2021-02-19T11:37:00Z">
        <w:r>
          <w:rPr>
            <w:rFonts w:asciiTheme="minorHAnsi" w:hAnsiTheme="minorHAnsi"/>
          </w:rPr>
          <w:t>Storm water drainage systems</w:t>
        </w:r>
      </w:ins>
    </w:p>
    <w:p w14:paraId="4BA4A19E" w14:textId="072B89A5" w:rsidR="00C219F5" w:rsidRDefault="00C219F5" w:rsidP="00C219F5">
      <w:pPr>
        <w:pStyle w:val="Default"/>
        <w:rPr>
          <w:rFonts w:asciiTheme="minorHAnsi" w:hAnsiTheme="minorHAnsi"/>
        </w:rPr>
      </w:pPr>
    </w:p>
    <w:p w14:paraId="2C4C3C4F" w14:textId="7478C8CF" w:rsidR="00C219F5" w:rsidRPr="00D36DED" w:rsidRDefault="00C219F5" w:rsidP="00C219F5">
      <w:pPr>
        <w:pStyle w:val="Default"/>
        <w:rPr>
          <w:rFonts w:asciiTheme="minorHAnsi" w:hAnsiTheme="minorHAnsi"/>
        </w:rPr>
      </w:pPr>
      <w:commentRangeStart w:id="191"/>
      <w:r>
        <w:rPr>
          <w:rFonts w:asciiTheme="minorHAnsi" w:hAnsiTheme="minorHAnsi"/>
        </w:rPr>
        <w:t>Name additional layers</w:t>
      </w:r>
      <w:commentRangeEnd w:id="191"/>
      <w:r>
        <w:rPr>
          <w:rStyle w:val="CommentReference"/>
          <w:rFonts w:asciiTheme="minorHAnsi" w:hAnsiTheme="minorHAnsi"/>
          <w:color w:val="auto"/>
          <w:kern w:val="24"/>
          <w:lang w:eastAsia="ja-JP"/>
        </w:rPr>
        <w:commentReference w:id="191"/>
      </w:r>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192" w:name="_Toc64271435"/>
      <w:r w:rsidRPr="00CF3F57">
        <w:rPr>
          <w:b/>
        </w:rPr>
        <w:t>DISCUSSION</w:t>
      </w:r>
      <w:bookmarkEnd w:id="192"/>
    </w:p>
    <w:p w14:paraId="6A641314" w14:textId="77777777" w:rsidR="00973145" w:rsidRPr="00973145" w:rsidRDefault="00973145" w:rsidP="00973145"/>
    <w:p w14:paraId="1C3CCF05" w14:textId="57F8402A" w:rsidR="00973145" w:rsidRDefault="00973145" w:rsidP="00973145">
      <w:pPr>
        <w:pStyle w:val="Heading2"/>
      </w:pPr>
      <w:bookmarkStart w:id="193" w:name="_Toc64271436"/>
      <w:r>
        <w:t>Copper and zinc sampling</w:t>
      </w:r>
      <w:bookmarkEnd w:id="193"/>
    </w:p>
    <w:p w14:paraId="63DEA3BE" w14:textId="25339D56" w:rsidR="00973145" w:rsidRDefault="00973145" w:rsidP="00973145"/>
    <w:p w14:paraId="6F3CA150" w14:textId="479F55B3" w:rsidR="00973145" w:rsidRPr="003B4EC2" w:rsidRDefault="00D43934" w:rsidP="003B4EC2">
      <w:pPr>
        <w:pStyle w:val="Heading3"/>
        <w:rPr>
          <w:sz w:val="24"/>
        </w:rPr>
      </w:pPr>
      <w:bookmarkStart w:id="194" w:name="_Toc64271437"/>
      <w:r>
        <w:rPr>
          <w:sz w:val="24"/>
        </w:rPr>
        <w:t>Copper</w:t>
      </w:r>
      <w:bookmarkEnd w:id="194"/>
      <w:r w:rsidR="005B5ABC">
        <w:rPr>
          <w:sz w:val="24"/>
        </w:rPr>
        <w:t xml:space="preserve"> </w:t>
      </w:r>
    </w:p>
    <w:p w14:paraId="04056C7B" w14:textId="77777777" w:rsidR="00BF6E75" w:rsidRDefault="00BF6E75" w:rsidP="00973145">
      <w:pPr>
        <w:rPr>
          <w:bCs/>
          <w:sz w:val="24"/>
          <w:szCs w:val="24"/>
        </w:rPr>
      </w:pPr>
    </w:p>
    <w:p w14:paraId="772C4E75" w14:textId="2AF9C4C8"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195"/>
      <w:commentRangeStart w:id="196"/>
      <w:commentRangeStart w:id="197"/>
      <w:r w:rsidR="00977755">
        <w:rPr>
          <w:bCs/>
          <w:sz w:val="24"/>
          <w:szCs w:val="24"/>
        </w:rPr>
        <w:t>While a</w:t>
      </w:r>
      <w:r w:rsidR="00325F11">
        <w:rPr>
          <w:bCs/>
          <w:sz w:val="24"/>
          <w:szCs w:val="24"/>
        </w:rPr>
        <w:t xml:space="preserve"> CCC value was not available at this site for</w:t>
      </w:r>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r w:rsidR="009E491F">
        <w:rPr>
          <w:bCs/>
          <w:sz w:val="24"/>
          <w:szCs w:val="24"/>
        </w:rPr>
        <w:t xml:space="preserve"> </w:t>
      </w:r>
      <w:r w:rsidR="00977755">
        <w:rPr>
          <w:bCs/>
          <w:sz w:val="24"/>
          <w:szCs w:val="24"/>
        </w:rPr>
        <w:t>two near</w:t>
      </w:r>
      <w:r w:rsidR="00A81CED">
        <w:rPr>
          <w:bCs/>
          <w:sz w:val="24"/>
          <w:szCs w:val="24"/>
        </w:rPr>
        <w:t>by</w:t>
      </w:r>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r w:rsidR="00FC199C">
        <w:rPr>
          <w:bCs/>
          <w:sz w:val="24"/>
          <w:szCs w:val="24"/>
        </w:rPr>
        <w:t xml:space="preserve">may have exceeded </w:t>
      </w:r>
      <w:r w:rsidR="00977755">
        <w:rPr>
          <w:bCs/>
          <w:sz w:val="24"/>
          <w:szCs w:val="24"/>
        </w:rPr>
        <w:t>the toxicity criterion for this sampling event.</w:t>
      </w:r>
      <w:r w:rsidR="00086350">
        <w:rPr>
          <w:bCs/>
          <w:sz w:val="24"/>
          <w:szCs w:val="24"/>
        </w:rPr>
        <w:t xml:space="preserve"> </w:t>
      </w:r>
      <w:commentRangeEnd w:id="195"/>
      <w:r w:rsidR="005670C2">
        <w:rPr>
          <w:rStyle w:val="CommentReference"/>
        </w:rPr>
        <w:commentReference w:id="195"/>
      </w:r>
      <w:commentRangeEnd w:id="196"/>
      <w:r w:rsidR="00DF1B84">
        <w:rPr>
          <w:rStyle w:val="CommentReference"/>
        </w:rPr>
        <w:commentReference w:id="196"/>
      </w:r>
      <w:commentRangeEnd w:id="197"/>
      <w:r w:rsidR="00A81CED">
        <w:rPr>
          <w:rStyle w:val="CommentReference"/>
        </w:rPr>
        <w:commentReference w:id="197"/>
      </w:r>
      <w:r w:rsidR="00086350">
        <w:rPr>
          <w:bCs/>
          <w:sz w:val="24"/>
          <w:szCs w:val="24"/>
        </w:rPr>
        <w:t xml:space="preserve"> 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w:t>
      </w:r>
      <w:commentRangeStart w:id="198"/>
      <w:commentRangeStart w:id="199"/>
      <w:r w:rsidR="00827201">
        <w:rPr>
          <w:bCs/>
          <w:sz w:val="24"/>
          <w:szCs w:val="24"/>
        </w:rPr>
        <w:t xml:space="preserve">including </w:t>
      </w:r>
      <w:r w:rsidR="00086350">
        <w:rPr>
          <w:bCs/>
          <w:sz w:val="24"/>
          <w:szCs w:val="24"/>
        </w:rPr>
        <w:t>longitudinal survey(s)</w:t>
      </w:r>
      <w:r w:rsidR="00777B8D">
        <w:rPr>
          <w:bCs/>
          <w:sz w:val="24"/>
          <w:szCs w:val="24"/>
        </w:rPr>
        <w:t xml:space="preserve"> and/or cross-sectional sampling </w:t>
      </w:r>
      <w:commentRangeEnd w:id="198"/>
      <w:r w:rsidR="00B5420F">
        <w:rPr>
          <w:rStyle w:val="CommentReference"/>
        </w:rPr>
        <w:commentReference w:id="198"/>
      </w:r>
      <w:commentRangeEnd w:id="199"/>
      <w:r w:rsidR="00777B8D">
        <w:rPr>
          <w:rStyle w:val="CommentReference"/>
        </w:rPr>
        <w:commentReference w:id="199"/>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AD21B2B" w14:textId="11E7FC2B"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200"/>
      <w:commentRangeStart w:id="201"/>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200"/>
      <w:r w:rsidR="00B5420F">
        <w:rPr>
          <w:rStyle w:val="CommentReference"/>
        </w:rPr>
        <w:commentReference w:id="200"/>
      </w:r>
      <w:commentRangeEnd w:id="201"/>
      <w:r w:rsidR="00DB58B7">
        <w:rPr>
          <w:rStyle w:val="CommentReference"/>
        </w:rPr>
        <w:commentReference w:id="201"/>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02"/>
      <w:commentRangeStart w:id="203"/>
      <w:r w:rsidR="006823C1">
        <w:rPr>
          <w:bCs/>
          <w:sz w:val="24"/>
          <w:szCs w:val="24"/>
        </w:rPr>
        <w:t>d</w:t>
      </w:r>
      <w:commentRangeEnd w:id="202"/>
      <w:r w:rsidR="006823C1">
        <w:rPr>
          <w:rStyle w:val="CommentReference"/>
        </w:rPr>
        <w:commentReference w:id="202"/>
      </w:r>
      <w:commentRangeEnd w:id="203"/>
      <w:r w:rsidR="00BF0AB1">
        <w:rPr>
          <w:rStyle w:val="CommentReference"/>
        </w:rPr>
        <w:commentReference w:id="203"/>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1DBCC10B" w:rsidR="00EE56F9" w:rsidRDefault="005B5ABC" w:rsidP="00EE56F9">
      <w:pPr>
        <w:pStyle w:val="Heading3"/>
        <w:rPr>
          <w:sz w:val="24"/>
        </w:rPr>
      </w:pPr>
      <w:bookmarkStart w:id="204" w:name="_Toc64271438"/>
      <w:commentRangeStart w:id="205"/>
      <w:r>
        <w:rPr>
          <w:sz w:val="24"/>
        </w:rPr>
        <w:t>Zinc</w:t>
      </w:r>
      <w:commentRangeEnd w:id="205"/>
      <w:r w:rsidR="0024174C">
        <w:rPr>
          <w:rStyle w:val="CommentReference"/>
          <w:b w:val="0"/>
          <w:color w:val="auto"/>
          <w:spacing w:val="0"/>
        </w:rPr>
        <w:commentReference w:id="205"/>
      </w:r>
      <w:bookmarkEnd w:id="204"/>
      <w:r w:rsidR="00E13B63" w:rsidRPr="003B4EC2">
        <w:rPr>
          <w:sz w:val="24"/>
        </w:rPr>
        <w:t xml:space="preserve"> </w:t>
      </w:r>
    </w:p>
    <w:p w14:paraId="5FA0B932" w14:textId="77777777" w:rsidR="00370AB4" w:rsidRPr="00370AB4" w:rsidRDefault="00370AB4" w:rsidP="00370AB4"/>
    <w:p w14:paraId="459AA1C1" w14:textId="679878F3" w:rsidR="000E508E" w:rsidRDefault="00CB1EFA" w:rsidP="003D7C72">
      <w:pPr>
        <w:rPr>
          <w:bCs/>
          <w:sz w:val="24"/>
          <w:szCs w:val="24"/>
        </w:rPr>
      </w:pPr>
      <w:r>
        <w:rPr>
          <w:bCs/>
          <w:sz w:val="24"/>
          <w:szCs w:val="24"/>
        </w:rPr>
        <w:t xml:space="preserve">Zinc exceedances of </w:t>
      </w:r>
      <w:commentRangeStart w:id="206"/>
      <w:r>
        <w:rPr>
          <w:bCs/>
          <w:sz w:val="24"/>
          <w:szCs w:val="24"/>
        </w:rPr>
        <w:t xml:space="preserve">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commentRangeEnd w:id="206"/>
      <w:r w:rsidR="00B5420F">
        <w:rPr>
          <w:rStyle w:val="CommentReference"/>
        </w:rPr>
        <w:commentReference w:id="206"/>
      </w:r>
      <w:r>
        <w:rPr>
          <w:bCs/>
          <w:sz w:val="24"/>
          <w:szCs w:val="24"/>
        </w:rPr>
        <w:t>were observe</w:t>
      </w:r>
      <w:r w:rsidR="00BF0AB1">
        <w:rPr>
          <w:bCs/>
          <w:sz w:val="24"/>
          <w:szCs w:val="24"/>
        </w:rPr>
        <w:t>d at several</w:t>
      </w:r>
      <w:commentRangeStart w:id="207"/>
      <w:commentRangeStart w:id="208"/>
      <w:r w:rsidR="00545467">
        <w:rPr>
          <w:bCs/>
          <w:sz w:val="24"/>
          <w:szCs w:val="24"/>
        </w:rPr>
        <w:t xml:space="preserve"> sampling</w:t>
      </w:r>
      <w:commentRangeEnd w:id="207"/>
      <w:r w:rsidR="007A05B7">
        <w:rPr>
          <w:rStyle w:val="CommentReference"/>
        </w:rPr>
        <w:commentReference w:id="207"/>
      </w:r>
      <w:commentRangeEnd w:id="208"/>
      <w:r w:rsidR="00BF0AB1">
        <w:rPr>
          <w:rStyle w:val="CommentReference"/>
        </w:rPr>
        <w:commentReference w:id="208"/>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w:t>
      </w:r>
      <w:proofErr w:type="spellStart"/>
      <w:r w:rsidR="00DB4F55">
        <w:rPr>
          <w:bCs/>
          <w:sz w:val="24"/>
          <w:szCs w:val="24"/>
        </w:rPr>
        <w:t>mainstem</w:t>
      </w:r>
      <w:proofErr w:type="spellEnd"/>
      <w:r w:rsidR="00DB4F55">
        <w:rPr>
          <w:bCs/>
          <w:sz w:val="24"/>
          <w:szCs w:val="24"/>
        </w:rPr>
        <w:t xml:space="preserve">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09"/>
      <w:r w:rsidR="003D7C72">
        <w:rPr>
          <w:bCs/>
          <w:sz w:val="24"/>
          <w:szCs w:val="24"/>
        </w:rPr>
        <w:t>estuary</w:t>
      </w:r>
      <w:commentRangeEnd w:id="209"/>
      <w:r w:rsidR="00FC199C">
        <w:rPr>
          <w:rStyle w:val="CommentReference"/>
        </w:rPr>
        <w:commentReference w:id="209"/>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del w:id="210"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211"/>
        <w:r w:rsidR="00545467" w:rsidDel="00D918D7">
          <w:rPr>
            <w:bCs/>
            <w:sz w:val="24"/>
            <w:szCs w:val="24"/>
          </w:rPr>
          <w:delText>housands</w:delText>
        </w:r>
        <w:commentRangeEnd w:id="211"/>
        <w:r w:rsidR="007A05B7" w:rsidDel="00D918D7">
          <w:rPr>
            <w:rStyle w:val="CommentReference"/>
          </w:rPr>
          <w:commentReference w:id="211"/>
        </w:r>
        <w:r w:rsidR="00545467" w:rsidDel="00D918D7">
          <w:rPr>
            <w:bCs/>
            <w:sz w:val="24"/>
            <w:szCs w:val="24"/>
          </w:rPr>
          <w:delText xml:space="preserve"> of impervious surfaces, daily tire wear and brake use</w:delText>
        </w:r>
      </w:del>
      <w:ins w:id="212" w:author="Apsens, Sarah" w:date="2020-12-30T11:49:00Z">
        <w:del w:id="213" w:author="Benjamin Meyer" w:date="2021-02-19T15:26:00Z">
          <w:r w:rsidR="0066467A" w:rsidDel="00D918D7">
            <w:rPr>
              <w:bCs/>
              <w:sz w:val="24"/>
              <w:szCs w:val="24"/>
            </w:rPr>
            <w:delText>tire a</w:delText>
          </w:r>
        </w:del>
      </w:ins>
      <w:ins w:id="214" w:author="Apsens, Sarah" w:date="2020-12-30T11:50:00Z">
        <w:del w:id="215" w:author="Benjamin Meyer" w:date="2021-02-19T15:26:00Z">
          <w:r w:rsidR="0066467A" w:rsidDel="00D918D7">
            <w:rPr>
              <w:bCs/>
              <w:sz w:val="24"/>
              <w:szCs w:val="24"/>
            </w:rPr>
            <w:delText>nd br</w:delText>
          </w:r>
        </w:del>
        <w:del w:id="216" w:author="Benjamin Meyer" w:date="2021-02-19T15:14:00Z">
          <w:r w:rsidR="0066467A" w:rsidDel="00256F73">
            <w:rPr>
              <w:bCs/>
              <w:sz w:val="24"/>
              <w:szCs w:val="24"/>
            </w:rPr>
            <w:delText>eak</w:delText>
          </w:r>
        </w:del>
        <w:del w:id="217" w:author="Benjamin Meyer" w:date="2021-02-19T15:26:00Z">
          <w:r w:rsidR="0066467A" w:rsidDel="00D918D7">
            <w:rPr>
              <w:bCs/>
              <w:sz w:val="24"/>
              <w:szCs w:val="24"/>
            </w:rPr>
            <w:delText xml:space="preserve"> dust</w:delText>
          </w:r>
        </w:del>
      </w:ins>
      <w:del w:id="218"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219" w:author="Benjamin Meyer" w:date="2021-02-19T15:30:00Z">
        <w:r w:rsidR="00D918D7">
          <w:rPr>
            <w:bCs/>
            <w:sz w:val="24"/>
            <w:szCs w:val="24"/>
          </w:rPr>
          <w:t>n</w:t>
        </w:r>
      </w:ins>
      <w:del w:id="220"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 xml:space="preserve">observed at Jim’s Landing, </w:t>
      </w:r>
      <w:proofErr w:type="spellStart"/>
      <w:r w:rsidR="003D7C72">
        <w:rPr>
          <w:bCs/>
          <w:sz w:val="24"/>
          <w:szCs w:val="24"/>
        </w:rPr>
        <w:t>Skilak</w:t>
      </w:r>
      <w:proofErr w:type="spellEnd"/>
      <w:r w:rsidR="003D7C72">
        <w:rPr>
          <w:bCs/>
          <w:sz w:val="24"/>
          <w:szCs w:val="24"/>
        </w:rPr>
        <w:t xml:space="preserve"> Lake Outlet, or Lower Funny River</w:t>
      </w:r>
      <w:r w:rsidR="00175C94">
        <w:rPr>
          <w:bCs/>
          <w:sz w:val="24"/>
          <w:szCs w:val="24"/>
        </w:rPr>
        <w:t xml:space="preserve">, sites which have minimal potential for </w:t>
      </w:r>
      <w:commentRangeStart w:id="221"/>
      <w:commentRangeStart w:id="222"/>
      <w:r w:rsidR="00175C94">
        <w:rPr>
          <w:bCs/>
          <w:sz w:val="24"/>
          <w:szCs w:val="24"/>
        </w:rPr>
        <w:t>anthropogenic influence</w:t>
      </w:r>
      <w:commentRangeEnd w:id="221"/>
      <w:r w:rsidR="0066467A">
        <w:rPr>
          <w:rStyle w:val="CommentReference"/>
        </w:rPr>
        <w:commentReference w:id="221"/>
      </w:r>
      <w:commentRangeEnd w:id="222"/>
      <w:r w:rsidR="00D918D7">
        <w:rPr>
          <w:rStyle w:val="CommentReference"/>
        </w:rPr>
        <w:commentReference w:id="222"/>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w:t>
      </w:r>
      <w:r w:rsidR="00BF1CD5">
        <w:rPr>
          <w:bCs/>
          <w:sz w:val="24"/>
          <w:szCs w:val="24"/>
        </w:rPr>
        <w:lastRenderedPageBreak/>
        <w:t>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23" w:name="_Toc64271439"/>
      <w:r>
        <w:rPr>
          <w:sz w:val="24"/>
        </w:rPr>
        <w:t>Variation among re</w:t>
      </w:r>
      <w:r w:rsidR="00FB4DBB" w:rsidRPr="00EB2CAD">
        <w:rPr>
          <w:sz w:val="24"/>
        </w:rPr>
        <w:t>plicate samples</w:t>
      </w:r>
      <w:bookmarkEnd w:id="223"/>
    </w:p>
    <w:p w14:paraId="11397BBF" w14:textId="77777777" w:rsidR="00CF2AAF" w:rsidRPr="00CF2AAF" w:rsidRDefault="00CF2AAF" w:rsidP="00CF2AAF"/>
    <w:p w14:paraId="23AB878C" w14:textId="64889899"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24"/>
      <w:commentRangeStart w:id="225"/>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del w:id="226" w:author="Benjamin Meyer" w:date="2021-02-19T17:21:00Z">
        <w:r w:rsidR="00CF2AAF" w:rsidDel="000C7838">
          <w:rPr>
            <w:sz w:val="24"/>
            <w:szCs w:val="24"/>
          </w:rPr>
          <w:delText>should be interpreted with some moderation</w:delText>
        </w:r>
      </w:del>
      <w:commentRangeEnd w:id="224"/>
      <w:r w:rsidR="008A4C86">
        <w:rPr>
          <w:rStyle w:val="CommentReference"/>
        </w:rPr>
        <w:commentReference w:id="224"/>
      </w:r>
      <w:commentRangeEnd w:id="225"/>
      <w:r w:rsidR="008E1724">
        <w:rPr>
          <w:rStyle w:val="CommentReference"/>
        </w:rPr>
        <w:commentReference w:id="225"/>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27"/>
      <w:commentRangeStart w:id="228"/>
      <w:commentRangeStart w:id="229"/>
      <w:r w:rsidR="005365F0">
        <w:rPr>
          <w:sz w:val="24"/>
          <w:szCs w:val="24"/>
        </w:rPr>
        <w:t>6</w:t>
      </w:r>
      <w:commentRangeEnd w:id="227"/>
      <w:r w:rsidR="00095B94">
        <w:rPr>
          <w:rStyle w:val="CommentReference"/>
        </w:rPr>
        <w:commentReference w:id="227"/>
      </w:r>
      <w:commentRangeEnd w:id="228"/>
      <w:r w:rsidR="0037719A">
        <w:rPr>
          <w:rStyle w:val="CommentReference"/>
        </w:rPr>
        <w:commentReference w:id="228"/>
      </w:r>
      <w:commentRangeEnd w:id="229"/>
      <w:r w:rsidR="008E1724">
        <w:rPr>
          <w:rStyle w:val="CommentReference"/>
        </w:rPr>
        <w:commentReference w:id="229"/>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30"/>
      <w:commentRangeStart w:id="231"/>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30"/>
      <w:r w:rsidR="00784337">
        <w:rPr>
          <w:rStyle w:val="CommentReference"/>
        </w:rPr>
        <w:commentReference w:id="230"/>
      </w:r>
      <w:commentRangeEnd w:id="231"/>
      <w:r w:rsidR="00B86711">
        <w:rPr>
          <w:rStyle w:val="CommentReference"/>
        </w:rPr>
        <w:commentReference w:id="231"/>
      </w:r>
      <w:r w:rsidR="0007617C">
        <w:rPr>
          <w:sz w:val="24"/>
          <w:szCs w:val="24"/>
        </w:rPr>
        <w:t xml:space="preserve">. </w:t>
      </w:r>
      <w:ins w:id="232" w:author="Benjamin Meyer" w:date="2021-02-19T17:48:00Z">
        <w:r w:rsidR="00B86711">
          <w:rPr>
            <w:sz w:val="24"/>
            <w:szCs w:val="24"/>
          </w:rPr>
          <w:t>Current ADEC water quality criteria for copper and zinc do not incorporate error ranges into interpretation of sample values</w:t>
        </w:r>
      </w:ins>
      <w:ins w:id="233" w:author="Benjamin Meyer" w:date="2021-02-22T17:13:00Z">
        <w:r w:rsidR="00315A3F">
          <w:rPr>
            <w:sz w:val="24"/>
            <w:szCs w:val="24"/>
          </w:rPr>
          <w:t>, thus this suggestion would involve modifying regulatory language</w:t>
        </w:r>
      </w:ins>
      <w:ins w:id="234"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35"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36"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37" w:name="_Toc64271440"/>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commentRangeStart w:id="238"/>
      <w:commentRangeStart w:id="239"/>
      <w:r w:rsidR="000E508E" w:rsidRPr="000E508E">
        <w:rPr>
          <w:sz w:val="24"/>
        </w:rPr>
        <w:t>exceedances</w:t>
      </w:r>
      <w:commentRangeEnd w:id="238"/>
      <w:r w:rsidR="00A32DDF">
        <w:rPr>
          <w:rStyle w:val="CommentReference"/>
          <w:b w:val="0"/>
          <w:color w:val="auto"/>
          <w:spacing w:val="0"/>
        </w:rPr>
        <w:commentReference w:id="238"/>
      </w:r>
      <w:bookmarkEnd w:id="237"/>
      <w:commentRangeEnd w:id="239"/>
      <w:r w:rsidR="007556F0">
        <w:rPr>
          <w:rStyle w:val="CommentReference"/>
          <w:b w:val="0"/>
          <w:color w:val="auto"/>
          <w:spacing w:val="0"/>
        </w:rPr>
        <w:commentReference w:id="239"/>
      </w:r>
    </w:p>
    <w:p w14:paraId="3538B4E1" w14:textId="77777777" w:rsidR="00370AB4" w:rsidRPr="00370AB4" w:rsidRDefault="00370AB4" w:rsidP="00370AB4"/>
    <w:p w14:paraId="520F7D99" w14:textId="5C105D96"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00828BF4" w:rsidR="00FB4DBB" w:rsidRDefault="00CD6D97" w:rsidP="00FB4DBB">
      <w:pPr>
        <w:rPr>
          <w:sz w:val="24"/>
          <w:szCs w:val="24"/>
        </w:rPr>
      </w:pPr>
      <w:commentRangeStart w:id="240"/>
      <w:r>
        <w:rPr>
          <w:sz w:val="24"/>
          <w:szCs w:val="24"/>
        </w:rPr>
        <w:t xml:space="preserve">A variety </w:t>
      </w:r>
      <w:commentRangeEnd w:id="240"/>
      <w:r w:rsidR="00A72791">
        <w:rPr>
          <w:rStyle w:val="CommentReference"/>
        </w:rPr>
        <w:commentReference w:id="240"/>
      </w:r>
      <w:r>
        <w:rPr>
          <w:sz w:val="24"/>
          <w:szCs w:val="24"/>
        </w:rPr>
        <w:t xml:space="preserve">of both </w:t>
      </w:r>
      <w:r w:rsidR="00346467">
        <w:rPr>
          <w:sz w:val="24"/>
          <w:szCs w:val="24"/>
        </w:rPr>
        <w:t>spatial and temporal</w:t>
      </w:r>
      <w:r w:rsidR="00070C76">
        <w:rPr>
          <w:sz w:val="24"/>
          <w:szCs w:val="24"/>
        </w:rPr>
        <w:t xml:space="preserve"> factors </w:t>
      </w:r>
      <w:commentRangeStart w:id="241"/>
      <w:commentRangeStart w:id="242"/>
      <w:r w:rsidR="00070C76">
        <w:rPr>
          <w:sz w:val="24"/>
          <w:szCs w:val="24"/>
        </w:rPr>
        <w:t>drive likelihood of</w:t>
      </w:r>
      <w:r w:rsidR="00B86711">
        <w:rPr>
          <w:sz w:val="24"/>
          <w:szCs w:val="24"/>
        </w:rPr>
        <w:t xml:space="preserve"> a sample to</w:t>
      </w:r>
      <w:r w:rsidR="00070C76">
        <w:rPr>
          <w:sz w:val="24"/>
          <w:szCs w:val="24"/>
        </w:rPr>
        <w:t xml:space="preserve"> </w:t>
      </w:r>
      <w:r w:rsidR="00B86711">
        <w:rPr>
          <w:sz w:val="24"/>
          <w:szCs w:val="24"/>
        </w:rPr>
        <w:t xml:space="preserve">exceed </w:t>
      </w:r>
      <w:r w:rsidR="00070C76">
        <w:rPr>
          <w:sz w:val="24"/>
          <w:szCs w:val="24"/>
        </w:rPr>
        <w:t>toxicity criteria</w:t>
      </w:r>
      <w:commentRangeEnd w:id="241"/>
      <w:r w:rsidR="00A72791">
        <w:rPr>
          <w:rStyle w:val="CommentReference"/>
        </w:rPr>
        <w:commentReference w:id="241"/>
      </w:r>
      <w:commentRangeEnd w:id="242"/>
      <w:r w:rsidR="00B86711">
        <w:rPr>
          <w:rStyle w:val="CommentReference"/>
        </w:rPr>
        <w:commentReference w:id="242"/>
      </w:r>
      <w:r w:rsidR="00D02994">
        <w:rPr>
          <w:sz w:val="24"/>
          <w:szCs w:val="24"/>
        </w:rPr>
        <w:t>.</w:t>
      </w:r>
      <w:r w:rsidR="00D74AB6">
        <w:rPr>
          <w:sz w:val="24"/>
          <w:szCs w:val="24"/>
        </w:rPr>
        <w:t xml:space="preserve"> </w:t>
      </w:r>
      <w:commentRangeStart w:id="243"/>
      <w:commentRangeStart w:id="244"/>
      <w:r w:rsidR="00D02994">
        <w:rPr>
          <w:sz w:val="24"/>
          <w:szCs w:val="24"/>
        </w:rPr>
        <w:t>Spat</w:t>
      </w:r>
      <w:r w:rsidR="00F1355B">
        <w:rPr>
          <w:sz w:val="24"/>
          <w:szCs w:val="24"/>
        </w:rPr>
        <w:t>ial factors</w:t>
      </w:r>
      <w:commentRangeEnd w:id="243"/>
      <w:r w:rsidR="00A72791">
        <w:rPr>
          <w:rStyle w:val="CommentReference"/>
        </w:rPr>
        <w:commentReference w:id="243"/>
      </w:r>
      <w:commentRangeEnd w:id="244"/>
      <w:r w:rsidR="00E84B3F">
        <w:rPr>
          <w:rStyle w:val="CommentReference"/>
        </w:rPr>
        <w:commentReference w:id="244"/>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45"/>
      <w:commentRangeStart w:id="246"/>
      <w:r w:rsidR="00D02994">
        <w:rPr>
          <w:sz w:val="24"/>
          <w:szCs w:val="24"/>
        </w:rPr>
        <w:t>others</w:t>
      </w:r>
      <w:commentRangeEnd w:id="245"/>
      <w:r w:rsidR="00A32DDF">
        <w:rPr>
          <w:rStyle w:val="CommentReference"/>
        </w:rPr>
        <w:commentReference w:id="245"/>
      </w:r>
      <w:commentRangeEnd w:id="246"/>
      <w:r w:rsidR="00346467">
        <w:rPr>
          <w:rStyle w:val="CommentReference"/>
        </w:rPr>
        <w:commentReference w:id="246"/>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F93D51">
        <w:rPr>
          <w:sz w:val="24"/>
          <w:szCs w:val="24"/>
        </w:rPr>
        <w:t>If conducted, r</w:t>
      </w:r>
      <w:commentRangeStart w:id="247"/>
      <w:commentRangeStart w:id="248"/>
      <w:commentRangeStart w:id="249"/>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47"/>
      <w:r w:rsidR="006575FC">
        <w:rPr>
          <w:rStyle w:val="CommentReference"/>
        </w:rPr>
        <w:commentReference w:id="247"/>
      </w:r>
      <w:commentRangeEnd w:id="248"/>
      <w:r w:rsidR="00A32DDF">
        <w:rPr>
          <w:rStyle w:val="CommentReference"/>
        </w:rPr>
        <w:commentReference w:id="248"/>
      </w:r>
      <w:commentRangeEnd w:id="249"/>
      <w:r w:rsidR="00F93D51">
        <w:rPr>
          <w:rStyle w:val="CommentReference"/>
        </w:rPr>
        <w:commentReference w:id="249"/>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432C10FD" w:rsidR="004E3621" w:rsidRDefault="004E3621" w:rsidP="004E3621">
      <w:pPr>
        <w:rPr>
          <w:sz w:val="24"/>
          <w:szCs w:val="24"/>
        </w:rPr>
      </w:pPr>
      <w:r>
        <w:rPr>
          <w:sz w:val="24"/>
          <w:szCs w:val="24"/>
        </w:rPr>
        <w:t xml:space="preserve">Some drivers of exceedances are suggested for 2019-2020 data without the more detailed approach previously discussed. For example, the annual spring melt event </w:t>
      </w:r>
      <w:commentRangeStart w:id="250"/>
      <w:commentRangeStart w:id="251"/>
      <w:r>
        <w:rPr>
          <w:sz w:val="24"/>
          <w:szCs w:val="24"/>
        </w:rPr>
        <w:t>likely</w:t>
      </w:r>
      <w:commentRangeEnd w:id="250"/>
      <w:r>
        <w:rPr>
          <w:rStyle w:val="CommentReference"/>
        </w:rPr>
        <w:commentReference w:id="250"/>
      </w:r>
      <w:commentRangeEnd w:id="251"/>
      <w:r>
        <w:rPr>
          <w:rStyle w:val="CommentReference"/>
        </w:rPr>
        <w:commentReference w:id="251"/>
      </w:r>
      <w:r>
        <w:rPr>
          <w:sz w:val="24"/>
          <w:szCs w:val="24"/>
        </w:rPr>
        <w:t xml:space="preserve"> represents an important driver of timing of elevated metals concentrations in spring, because the meltwater contains months of particulate </w:t>
      </w:r>
      <w:r>
        <w:rPr>
          <w:sz w:val="24"/>
          <w:szCs w:val="24"/>
        </w:rPr>
        <w:lastRenderedPageBreak/>
        <w:t xml:space="preserve">accumulation collected throughout the winter months. Additionally, a period of precipitation following a long drought in summer may also be a driver of </w:t>
      </w:r>
      <w:commentRangeStart w:id="252"/>
      <w:commentRangeStart w:id="253"/>
      <w:r>
        <w:rPr>
          <w:sz w:val="24"/>
          <w:szCs w:val="24"/>
        </w:rPr>
        <w:t>spikes in metals concentrations</w:t>
      </w:r>
      <w:commentRangeEnd w:id="252"/>
      <w:r>
        <w:rPr>
          <w:rStyle w:val="CommentReference"/>
        </w:rPr>
        <w:commentReference w:id="252"/>
      </w:r>
      <w:commentRangeEnd w:id="253"/>
      <w:r>
        <w:rPr>
          <w:rStyle w:val="CommentReference"/>
        </w:rPr>
        <w:commentReference w:id="253"/>
      </w:r>
      <w:r>
        <w:rPr>
          <w:sz w:val="24"/>
          <w:szCs w:val="24"/>
        </w:rPr>
        <w:t>, as accumulated particles are flushed into the watershed</w:t>
      </w:r>
      <w:commentRangeStart w:id="254"/>
      <w:r>
        <w:rPr>
          <w:sz w:val="24"/>
          <w:szCs w:val="24"/>
        </w:rPr>
        <w:t>.</w:t>
      </w:r>
      <w:commentRangeEnd w:id="254"/>
      <w:r>
        <w:rPr>
          <w:rStyle w:val="CommentReference"/>
        </w:rPr>
        <w:commentReference w:id="254"/>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r>
        <w:rPr>
          <w:sz w:val="28"/>
          <w:szCs w:val="28"/>
        </w:rPr>
        <w:t>Research recommendations</w:t>
      </w:r>
    </w:p>
    <w:p w14:paraId="5760BB77" w14:textId="5BEDDD06" w:rsidR="00370AB4" w:rsidRDefault="00370AB4" w:rsidP="00175C94">
      <w:pPr>
        <w:rPr>
          <w:sz w:val="24"/>
          <w:szCs w:val="24"/>
        </w:rPr>
      </w:pPr>
    </w:p>
    <w:p w14:paraId="6AE78AAE" w14:textId="38B26268" w:rsidR="00545353" w:rsidRDefault="00370AB4" w:rsidP="00856719">
      <w:pPr>
        <w:rPr>
          <w:sz w:val="24"/>
          <w:szCs w:val="24"/>
        </w:rPr>
      </w:pPr>
      <w:commentRangeStart w:id="255"/>
      <w:commentRangeStart w:id="256"/>
      <w:commentRangeStart w:id="257"/>
      <w:r>
        <w:rPr>
          <w:sz w:val="24"/>
          <w:szCs w:val="24"/>
        </w:rPr>
        <w:t>In</w:t>
      </w:r>
      <w:commentRangeEnd w:id="255"/>
      <w:r w:rsidR="00A32DDF">
        <w:rPr>
          <w:rStyle w:val="CommentReference"/>
        </w:rPr>
        <w:commentReference w:id="255"/>
      </w:r>
      <w:commentRangeEnd w:id="256"/>
      <w:r w:rsidR="00971081">
        <w:rPr>
          <w:rStyle w:val="CommentReference"/>
        </w:rPr>
        <w:commentReference w:id="256"/>
      </w:r>
      <w:commentRangeEnd w:id="257"/>
      <w:r w:rsidR="00910563">
        <w:rPr>
          <w:rStyle w:val="CommentReference"/>
        </w:rPr>
        <w:commentReference w:id="257"/>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58"/>
      <w:commentRangeStart w:id="259"/>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258"/>
      <w:r w:rsidR="00F95215">
        <w:rPr>
          <w:rStyle w:val="CommentReference"/>
        </w:rPr>
        <w:commentReference w:id="258"/>
      </w:r>
      <w:commentRangeEnd w:id="259"/>
      <w:r w:rsidR="004E3621">
        <w:rPr>
          <w:rStyle w:val="CommentReference"/>
        </w:rPr>
        <w:commentReference w:id="259"/>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C47AA2">
        <w:rPr>
          <w:sz w:val="24"/>
          <w:szCs w:val="24"/>
        </w:rPr>
        <w:t>Applying n</w:t>
      </w:r>
      <w:r w:rsidR="005C1AC7">
        <w:rPr>
          <w:sz w:val="24"/>
          <w:szCs w:val="24"/>
        </w:rPr>
        <w:t xml:space="preserve">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60"/>
      <w:commentRangeStart w:id="261"/>
      <w:r w:rsidR="00D67290">
        <w:rPr>
          <w:sz w:val="24"/>
          <w:szCs w:val="24"/>
        </w:rPr>
        <w:t>conductance (total dissolved ions)</w:t>
      </w:r>
      <w:r w:rsidR="00545353">
        <w:rPr>
          <w:sz w:val="24"/>
          <w:szCs w:val="24"/>
        </w:rPr>
        <w:t xml:space="preserve">, </w:t>
      </w:r>
      <w:commentRangeEnd w:id="260"/>
      <w:r w:rsidR="00F95215">
        <w:rPr>
          <w:rStyle w:val="CommentReference"/>
        </w:rPr>
        <w:commentReference w:id="260"/>
      </w:r>
      <w:commentRangeEnd w:id="261"/>
      <w:r w:rsidR="00EC6CCD">
        <w:rPr>
          <w:rStyle w:val="CommentReference"/>
        </w:rPr>
        <w:commentReference w:id="261"/>
      </w:r>
      <w:r w:rsidR="00545353">
        <w:rPr>
          <w:sz w:val="24"/>
          <w:szCs w:val="24"/>
        </w:rPr>
        <w:t>which may be continuously</w:t>
      </w:r>
      <w:r w:rsidR="00D67290">
        <w:rPr>
          <w:sz w:val="24"/>
          <w:szCs w:val="24"/>
        </w:rPr>
        <w:t xml:space="preserve"> monitored with </w:t>
      </w:r>
      <w:proofErr w:type="spellStart"/>
      <w:r w:rsidR="00D67290">
        <w:rPr>
          <w:sz w:val="24"/>
          <w:szCs w:val="24"/>
        </w:rPr>
        <w:t>sondes</w:t>
      </w:r>
      <w:proofErr w:type="spellEnd"/>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62"/>
      <w:commentRangeStart w:id="263"/>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262"/>
      <w:r w:rsidR="00F95215">
        <w:rPr>
          <w:rStyle w:val="CommentReference"/>
        </w:rPr>
        <w:commentReference w:id="262"/>
      </w:r>
      <w:commentRangeEnd w:id="263"/>
      <w:r w:rsidR="00F93D51">
        <w:rPr>
          <w:rStyle w:val="CommentReference"/>
        </w:rPr>
        <w:commentReference w:id="263"/>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7DCEC769" w:rsidR="00315A3F" w:rsidRDefault="00315A3F" w:rsidP="00856719">
      <w:pPr>
        <w:rPr>
          <w:sz w:val="24"/>
          <w:szCs w:val="24"/>
        </w:rPr>
      </w:pPr>
      <w:r>
        <w:rPr>
          <w:sz w:val="24"/>
          <w:szCs w:val="24"/>
        </w:rPr>
        <w:t>Examination of the long-term dataset (2000 – present)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xml:space="preserve">. A variety of </w:t>
      </w:r>
      <w:proofErr w:type="spellStart"/>
      <w:r w:rsidR="00C47AA2">
        <w:rPr>
          <w:sz w:val="24"/>
          <w:szCs w:val="24"/>
        </w:rPr>
        <w:t>stormwater</w:t>
      </w:r>
      <w:proofErr w:type="spellEnd"/>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Pr>
          <w:sz w:val="24"/>
          <w:szCs w:val="24"/>
        </w:rPr>
        <w:t xml:space="preserve"> could reveal if they have been effective in reducing copper and zinc concentrations, both in the past and future years.</w:t>
      </w:r>
    </w:p>
    <w:p w14:paraId="00C515AA" w14:textId="488FFC3F" w:rsidR="003467E4" w:rsidRDefault="003467E4" w:rsidP="00856719">
      <w:pPr>
        <w:rPr>
          <w:sz w:val="24"/>
          <w:szCs w:val="24"/>
        </w:rPr>
      </w:pPr>
    </w:p>
    <w:p w14:paraId="3950A820" w14:textId="77777777" w:rsidR="001F0252" w:rsidRDefault="003467E4" w:rsidP="00856719">
      <w:pPr>
        <w:rPr>
          <w:color w:val="FF0000"/>
          <w:sz w:val="24"/>
          <w:szCs w:val="24"/>
        </w:rPr>
      </w:pPr>
      <w:r>
        <w:rPr>
          <w:color w:val="FF0000"/>
          <w:sz w:val="24"/>
          <w:szCs w:val="24"/>
        </w:rPr>
        <w:t xml:space="preserve">Prioritize locations of GI; </w:t>
      </w:r>
      <w:proofErr w:type="spellStart"/>
      <w:r>
        <w:rPr>
          <w:color w:val="FF0000"/>
          <w:sz w:val="24"/>
          <w:szCs w:val="24"/>
        </w:rPr>
        <w:t>eg</w:t>
      </w:r>
      <w:proofErr w:type="spellEnd"/>
      <w:r>
        <w:rPr>
          <w:color w:val="FF0000"/>
          <w:sz w:val="24"/>
          <w:szCs w:val="24"/>
        </w:rPr>
        <w:t xml:space="preserve">, map </w:t>
      </w:r>
      <w:proofErr w:type="spellStart"/>
      <w:r>
        <w:rPr>
          <w:color w:val="FF0000"/>
          <w:sz w:val="24"/>
          <w:szCs w:val="24"/>
        </w:rPr>
        <w:t>tribs</w:t>
      </w:r>
      <w:proofErr w:type="spellEnd"/>
      <w:r>
        <w:rPr>
          <w:color w:val="FF0000"/>
          <w:sz w:val="24"/>
          <w:szCs w:val="24"/>
        </w:rPr>
        <w:t xml:space="preserve"> and sub </w:t>
      </w:r>
      <w:proofErr w:type="spellStart"/>
      <w:r>
        <w:rPr>
          <w:color w:val="FF0000"/>
          <w:sz w:val="24"/>
          <w:szCs w:val="24"/>
        </w:rPr>
        <w:t>sribs</w:t>
      </w:r>
      <w:proofErr w:type="spellEnd"/>
      <w:r>
        <w:rPr>
          <w:color w:val="FF0000"/>
          <w:sz w:val="24"/>
          <w:szCs w:val="24"/>
        </w:rPr>
        <w:t xml:space="preserve"> at X HUC level.  </w:t>
      </w:r>
    </w:p>
    <w:p w14:paraId="34D673B7" w14:textId="77777777" w:rsidR="001F0252" w:rsidRDefault="001F0252" w:rsidP="00856719">
      <w:pPr>
        <w:rPr>
          <w:color w:val="FF0000"/>
          <w:sz w:val="24"/>
          <w:szCs w:val="24"/>
        </w:rPr>
      </w:pPr>
    </w:p>
    <w:p w14:paraId="56CCC950" w14:textId="7B48D601" w:rsidR="003467E4" w:rsidRDefault="003467E4" w:rsidP="00856719">
      <w:pPr>
        <w:rPr>
          <w:color w:val="FF0000"/>
          <w:sz w:val="24"/>
          <w:szCs w:val="24"/>
        </w:rPr>
      </w:pPr>
      <w:r>
        <w:rPr>
          <w:color w:val="FF0000"/>
          <w:sz w:val="24"/>
          <w:szCs w:val="24"/>
        </w:rPr>
        <w:t xml:space="preserve">High ratio of sources to flow volume likely means high </w:t>
      </w:r>
      <w:proofErr w:type="spellStart"/>
      <w:r>
        <w:rPr>
          <w:color w:val="FF0000"/>
          <w:sz w:val="24"/>
          <w:szCs w:val="24"/>
        </w:rPr>
        <w:t>concs</w:t>
      </w:r>
      <w:proofErr w:type="spellEnd"/>
      <w:r>
        <w:rPr>
          <w:color w:val="FF0000"/>
          <w:sz w:val="24"/>
          <w:szCs w:val="24"/>
        </w:rPr>
        <w:t xml:space="preserve"> of Cu/Zn and other possibly associated compounds</w:t>
      </w:r>
    </w:p>
    <w:p w14:paraId="3446E3D1" w14:textId="64750F7E" w:rsidR="001F0252" w:rsidRDefault="001F0252" w:rsidP="00856719">
      <w:pPr>
        <w:rPr>
          <w:color w:val="FF0000"/>
          <w:sz w:val="24"/>
          <w:szCs w:val="24"/>
        </w:rPr>
      </w:pPr>
    </w:p>
    <w:p w14:paraId="79E0398C" w14:textId="7FC75114" w:rsidR="001F0252" w:rsidRDefault="001F0252" w:rsidP="00856719">
      <w:pPr>
        <w:rPr>
          <w:color w:val="FF0000"/>
          <w:sz w:val="24"/>
          <w:szCs w:val="24"/>
        </w:rPr>
      </w:pPr>
      <w:r>
        <w:rPr>
          <w:color w:val="FF0000"/>
          <w:sz w:val="24"/>
          <w:szCs w:val="24"/>
        </w:rPr>
        <w:t xml:space="preserve">Cite </w:t>
      </w:r>
      <w:proofErr w:type="spellStart"/>
      <w:r>
        <w:rPr>
          <w:color w:val="FF0000"/>
          <w:sz w:val="24"/>
          <w:szCs w:val="24"/>
        </w:rPr>
        <w:t>mcintyre</w:t>
      </w:r>
      <w:proofErr w:type="spellEnd"/>
      <w:r>
        <w:rPr>
          <w:color w:val="FF0000"/>
          <w:sz w:val="24"/>
          <w:szCs w:val="24"/>
        </w:rPr>
        <w:t xml:space="preserve"> works</w:t>
      </w:r>
    </w:p>
    <w:p w14:paraId="1C7E6175" w14:textId="74A148E8" w:rsidR="001F0252" w:rsidRDefault="001F0252" w:rsidP="00856719">
      <w:pPr>
        <w:rPr>
          <w:color w:val="FF0000"/>
          <w:sz w:val="24"/>
          <w:szCs w:val="24"/>
        </w:rPr>
      </w:pPr>
    </w:p>
    <w:p w14:paraId="6A76D03C" w14:textId="6D4FCC6F" w:rsidR="001F0252" w:rsidRDefault="001F0252" w:rsidP="00856719">
      <w:pPr>
        <w:rPr>
          <w:color w:val="FF0000"/>
          <w:sz w:val="24"/>
          <w:szCs w:val="24"/>
        </w:rPr>
      </w:pPr>
      <w:r>
        <w:rPr>
          <w:color w:val="FF0000"/>
          <w:sz w:val="24"/>
          <w:szCs w:val="24"/>
        </w:rPr>
        <w:t>Thrust: solutions known, simply a matter of prioritizing locations</w:t>
      </w:r>
    </w:p>
    <w:p w14:paraId="2962B084" w14:textId="7F297D1B" w:rsidR="001F0252" w:rsidRDefault="001F0252" w:rsidP="00856719">
      <w:pPr>
        <w:rPr>
          <w:color w:val="FF0000"/>
          <w:sz w:val="24"/>
          <w:szCs w:val="24"/>
        </w:rPr>
      </w:pPr>
    </w:p>
    <w:p w14:paraId="75B17F46" w14:textId="4D8E4536" w:rsidR="001F0252" w:rsidRDefault="001F0252" w:rsidP="00856719">
      <w:pPr>
        <w:rPr>
          <w:color w:val="FF0000"/>
          <w:sz w:val="24"/>
          <w:szCs w:val="24"/>
        </w:rPr>
      </w:pPr>
      <w:r>
        <w:rPr>
          <w:color w:val="FF0000"/>
          <w:sz w:val="24"/>
          <w:szCs w:val="24"/>
        </w:rPr>
        <w:t>Rationale: opportunity to solve problem before it is a problem</w:t>
      </w:r>
    </w:p>
    <w:p w14:paraId="660203BA" w14:textId="58E6658E" w:rsidR="001F0252" w:rsidRDefault="001F0252" w:rsidP="00856719">
      <w:pPr>
        <w:rPr>
          <w:color w:val="FF0000"/>
          <w:sz w:val="24"/>
          <w:szCs w:val="24"/>
        </w:rPr>
      </w:pPr>
    </w:p>
    <w:p w14:paraId="19D2E6F5" w14:textId="5D0D9DF1" w:rsidR="001F0252" w:rsidRPr="003467E4" w:rsidRDefault="001F0252" w:rsidP="00856719">
      <w:pPr>
        <w:rPr>
          <w:color w:val="FF0000"/>
          <w:sz w:val="24"/>
          <w:szCs w:val="24"/>
        </w:rPr>
      </w:pPr>
      <w:r>
        <w:rPr>
          <w:color w:val="FF0000"/>
          <w:sz w:val="24"/>
          <w:szCs w:val="24"/>
        </w:rPr>
        <w:t xml:space="preserve">Suggest: </w:t>
      </w:r>
      <w:proofErr w:type="spellStart"/>
      <w:r>
        <w:rPr>
          <w:color w:val="FF0000"/>
          <w:sz w:val="24"/>
          <w:szCs w:val="24"/>
        </w:rPr>
        <w:t>stormwater</w:t>
      </w:r>
      <w:proofErr w:type="spellEnd"/>
      <w:r>
        <w:rPr>
          <w:color w:val="FF0000"/>
          <w:sz w:val="24"/>
          <w:szCs w:val="24"/>
        </w:rPr>
        <w:t xml:space="preserve"> </w:t>
      </w:r>
      <w:proofErr w:type="spellStart"/>
      <w:r>
        <w:rPr>
          <w:color w:val="FF0000"/>
          <w:sz w:val="24"/>
          <w:szCs w:val="24"/>
        </w:rPr>
        <w:t>swpp</w:t>
      </w:r>
      <w:proofErr w:type="spellEnd"/>
      <w:r>
        <w:rPr>
          <w:color w:val="FF0000"/>
          <w:sz w:val="24"/>
          <w:szCs w:val="24"/>
        </w:rPr>
        <w:t xml:space="preserve"> rules post-</w:t>
      </w:r>
      <w:proofErr w:type="spellStart"/>
      <w:r>
        <w:rPr>
          <w:color w:val="FF0000"/>
          <w:sz w:val="24"/>
          <w:szCs w:val="24"/>
        </w:rPr>
        <w:t>constreuction</w:t>
      </w:r>
      <w:proofErr w:type="spellEnd"/>
    </w:p>
    <w:p w14:paraId="3DA0480B" w14:textId="061E19F0" w:rsidR="00545353" w:rsidRDefault="00545353" w:rsidP="00856719">
      <w:pPr>
        <w:rPr>
          <w:sz w:val="24"/>
          <w:szCs w:val="24"/>
        </w:rPr>
      </w:pPr>
    </w:p>
    <w:p w14:paraId="0AF194A6" w14:textId="4F2BE80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sidR="00F922B6">
        <w:rPr>
          <w:sz w:val="24"/>
          <w:szCs w:val="24"/>
        </w:rPr>
        <w:t xml:space="preserve">elevated copper or zinc </w:t>
      </w:r>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w:t>
      </w:r>
      <w:r w:rsidR="005C1AC7">
        <w:rPr>
          <w:sz w:val="24"/>
          <w:szCs w:val="24"/>
        </w:rPr>
        <w:lastRenderedPageBreak/>
        <w:t>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67592E" w:rsidRDefault="00973145" w:rsidP="003B4EC2">
      <w:pPr>
        <w:pStyle w:val="Heading3"/>
        <w:rPr>
          <w:color w:val="auto"/>
          <w:sz w:val="28"/>
          <w:szCs w:val="28"/>
        </w:rPr>
      </w:pPr>
      <w:bookmarkStart w:id="264" w:name="_Toc64271441"/>
      <w:r w:rsidRPr="0067592E">
        <w:rPr>
          <w:color w:val="auto"/>
          <w:sz w:val="28"/>
          <w:szCs w:val="28"/>
        </w:rPr>
        <w:t>Mapping potential sources of copper and zinc</w:t>
      </w:r>
      <w:bookmarkEnd w:id="264"/>
    </w:p>
    <w:p w14:paraId="04743D4A" w14:textId="77777777" w:rsidR="00973145" w:rsidRPr="0067592E" w:rsidRDefault="00973145" w:rsidP="00973145"/>
    <w:p w14:paraId="5E86DC7D" w14:textId="72BA06B6" w:rsidR="00FB4DBB" w:rsidRPr="0067592E" w:rsidRDefault="00FD4665" w:rsidP="00973145">
      <w:pPr>
        <w:rPr>
          <w:sz w:val="24"/>
          <w:szCs w:val="24"/>
        </w:rPr>
      </w:pPr>
      <w:r w:rsidRPr="0067592E">
        <w:rPr>
          <w:sz w:val="24"/>
          <w:szCs w:val="24"/>
        </w:rPr>
        <w:t>M</w:t>
      </w:r>
      <w:r w:rsidR="00BF4127" w:rsidRPr="0067592E">
        <w:rPr>
          <w:sz w:val="24"/>
          <w:szCs w:val="24"/>
        </w:rPr>
        <w:t xml:space="preserve">apping of potential sources of </w:t>
      </w:r>
      <w:r w:rsidR="005279AF" w:rsidRPr="0067592E">
        <w:rPr>
          <w:sz w:val="24"/>
          <w:szCs w:val="24"/>
        </w:rPr>
        <w:t>c</w:t>
      </w:r>
      <w:r w:rsidR="00BF4127" w:rsidRPr="0067592E">
        <w:rPr>
          <w:sz w:val="24"/>
          <w:szCs w:val="24"/>
        </w:rPr>
        <w:t xml:space="preserve">opper </w:t>
      </w:r>
      <w:r w:rsidR="005279AF" w:rsidRPr="0067592E">
        <w:rPr>
          <w:sz w:val="24"/>
          <w:szCs w:val="24"/>
        </w:rPr>
        <w:t xml:space="preserve">and zinc </w:t>
      </w:r>
      <w:r w:rsidR="00BF4127" w:rsidRPr="0067592E">
        <w:rPr>
          <w:sz w:val="24"/>
          <w:szCs w:val="24"/>
        </w:rPr>
        <w:t>throughout the Kenai Watershed is an ongoing effort and will be completed in 202</w:t>
      </w:r>
      <w:r w:rsidR="00A97748" w:rsidRPr="0067592E">
        <w:rPr>
          <w:sz w:val="24"/>
          <w:szCs w:val="24"/>
        </w:rPr>
        <w:t>1</w:t>
      </w:r>
      <w:r w:rsidR="00BF4127" w:rsidRPr="0067592E">
        <w:rPr>
          <w:sz w:val="24"/>
          <w:szCs w:val="24"/>
        </w:rPr>
        <w:t>.</w:t>
      </w:r>
      <w:r w:rsidR="00D74AB6" w:rsidRPr="0067592E">
        <w:rPr>
          <w:sz w:val="24"/>
          <w:szCs w:val="24"/>
        </w:rPr>
        <w:t xml:space="preserve"> </w:t>
      </w:r>
      <w:r w:rsidR="00FB4DBB" w:rsidRPr="0067592E">
        <w:rPr>
          <w:sz w:val="24"/>
          <w:szCs w:val="24"/>
        </w:rPr>
        <w:t xml:space="preserve">The final product will include a robust </w:t>
      </w:r>
      <w:r w:rsidR="00F922B6" w:rsidRPr="0067592E">
        <w:rPr>
          <w:sz w:val="24"/>
          <w:szCs w:val="24"/>
        </w:rPr>
        <w:t xml:space="preserve">GIS </w:t>
      </w:r>
      <w:r w:rsidR="00FB4DBB" w:rsidRPr="0067592E">
        <w:rPr>
          <w:sz w:val="24"/>
          <w:szCs w:val="24"/>
        </w:rPr>
        <w:t xml:space="preserve">mapping tool that will help identify potential sources of copper and </w:t>
      </w:r>
      <w:commentRangeStart w:id="265"/>
      <w:commentRangeStart w:id="266"/>
      <w:commentRangeStart w:id="267"/>
      <w:r w:rsidR="00FB4DBB" w:rsidRPr="0067592E">
        <w:rPr>
          <w:sz w:val="24"/>
          <w:szCs w:val="24"/>
        </w:rPr>
        <w:t>zinc</w:t>
      </w:r>
      <w:commentRangeEnd w:id="265"/>
      <w:r w:rsidR="00F922B6" w:rsidRPr="0067592E">
        <w:rPr>
          <w:rStyle w:val="CommentReference"/>
        </w:rPr>
        <w:commentReference w:id="265"/>
      </w:r>
      <w:commentRangeEnd w:id="266"/>
      <w:r w:rsidR="00FA66A8" w:rsidRPr="0067592E">
        <w:rPr>
          <w:rStyle w:val="CommentReference"/>
        </w:rPr>
        <w:commentReference w:id="266"/>
      </w:r>
      <w:commentRangeEnd w:id="267"/>
      <w:r w:rsidR="004E3621" w:rsidRPr="0067592E">
        <w:rPr>
          <w:rStyle w:val="CommentReference"/>
        </w:rPr>
        <w:commentReference w:id="267"/>
      </w:r>
      <w:r w:rsidR="00FB4DBB" w:rsidRPr="0067592E">
        <w:rPr>
          <w:sz w:val="24"/>
          <w:szCs w:val="24"/>
        </w:rPr>
        <w:t xml:space="preserve">. </w:t>
      </w:r>
      <w:r w:rsidRPr="0067592E">
        <w:rPr>
          <w:sz w:val="24"/>
          <w:szCs w:val="24"/>
        </w:rPr>
        <w:t>This portion of the study will be</w:t>
      </w:r>
      <w:r w:rsidR="00FB4DBB" w:rsidRPr="0067592E">
        <w:rPr>
          <w:sz w:val="24"/>
          <w:szCs w:val="24"/>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67592E" w:rsidRDefault="000729D2" w:rsidP="00973145">
      <w:pPr>
        <w:rPr>
          <w:sz w:val="24"/>
          <w:szCs w:val="24"/>
        </w:rPr>
      </w:pPr>
    </w:p>
    <w:p w14:paraId="6FE675BF" w14:textId="50A906E5" w:rsidR="000729D2" w:rsidRPr="0067592E" w:rsidRDefault="000729D2" w:rsidP="000729D2">
      <w:pPr>
        <w:rPr>
          <w:sz w:val="24"/>
          <w:szCs w:val="24"/>
        </w:rPr>
      </w:pPr>
      <w:r w:rsidRPr="0067592E">
        <w:rPr>
          <w:sz w:val="24"/>
          <w:szCs w:val="24"/>
        </w:rPr>
        <w:t>Addressing the identified data gaps would require varying levels of effort. For example, creation of an impervious surfaces layer would involve substantial efforts in heads-up digitizing and ground-</w:t>
      </w:r>
      <w:proofErr w:type="spellStart"/>
      <w:r w:rsidRPr="0067592E">
        <w:rPr>
          <w:sz w:val="24"/>
          <w:szCs w:val="24"/>
        </w:rPr>
        <w:t>truthing</w:t>
      </w:r>
      <w:proofErr w:type="spellEnd"/>
      <w:r w:rsidRPr="0067592E">
        <w:rPr>
          <w:sz w:val="24"/>
          <w:szCs w:val="24"/>
        </w:rPr>
        <w:t xml:space="preserve"> fieldwork of impervious surfaces, while including a </w:t>
      </w:r>
      <w:proofErr w:type="spellStart"/>
      <w:r w:rsidRPr="0067592E">
        <w:rPr>
          <w:sz w:val="24"/>
          <w:szCs w:val="24"/>
        </w:rPr>
        <w:t>stor</w:t>
      </w:r>
      <w:proofErr w:type="spellEnd"/>
      <w:r w:rsidR="00D74AB6" w:rsidRPr="0067592E">
        <w:rPr>
          <w:sz w:val="24"/>
          <w:szCs w:val="24"/>
        </w:rPr>
        <w:t xml:space="preserve"> </w:t>
      </w:r>
    </w:p>
    <w:p w14:paraId="7F7A5249" w14:textId="5E24F2A3" w:rsidR="00211C95" w:rsidRPr="0067592E" w:rsidRDefault="00211C95" w:rsidP="000729D2">
      <w:pPr>
        <w:rPr>
          <w:sz w:val="24"/>
          <w:szCs w:val="24"/>
        </w:rPr>
      </w:pPr>
    </w:p>
    <w:p w14:paraId="4A7D3579" w14:textId="4F34DD8B" w:rsidR="00211C95" w:rsidRPr="0067592E" w:rsidRDefault="00211C95" w:rsidP="000729D2">
      <w:pPr>
        <w:rPr>
          <w:sz w:val="24"/>
          <w:szCs w:val="24"/>
        </w:rPr>
      </w:pPr>
      <w:r w:rsidRPr="0067592E">
        <w:rPr>
          <w:sz w:val="24"/>
          <w:szCs w:val="24"/>
        </w:rPr>
        <w:t>Working here 2/19/2021</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68" w:name="_Toc64271442"/>
      <w:r w:rsidRPr="003B4EC2">
        <w:rPr>
          <w:sz w:val="24"/>
        </w:rPr>
        <w:t>Potential sources on the Kenai River</w:t>
      </w:r>
      <w:bookmarkEnd w:id="268"/>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269"/>
      <w:commentRangeStart w:id="270"/>
      <w:commentRangeStart w:id="271"/>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269"/>
      <w:r w:rsidR="00BD1E1E">
        <w:rPr>
          <w:sz w:val="24"/>
          <w:szCs w:val="24"/>
        </w:rPr>
        <w:t xml:space="preserve"> </w:t>
      </w:r>
      <w:ins w:id="272"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269"/>
      </w:r>
      <w:commentRangeEnd w:id="270"/>
      <w:r w:rsidR="00F922B6">
        <w:rPr>
          <w:rStyle w:val="CommentReference"/>
        </w:rPr>
        <w:commentReference w:id="270"/>
      </w:r>
      <w:commentRangeEnd w:id="271"/>
      <w:r w:rsidR="0017102C">
        <w:rPr>
          <w:rStyle w:val="CommentReference"/>
        </w:rPr>
        <w:commentReference w:id="271"/>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73" w:name="_Toc64271443"/>
      <w:r w:rsidRPr="003B4EC2">
        <w:rPr>
          <w:sz w:val="24"/>
        </w:rPr>
        <w:t>Potential sources throughout the Kenai River watershed</w:t>
      </w:r>
      <w:bookmarkEnd w:id="273"/>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274"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275"/>
      <w:r w:rsidR="00AB33D0">
        <w:rPr>
          <w:sz w:val="24"/>
          <w:szCs w:val="24"/>
        </w:rPr>
        <w:t>time</w:t>
      </w:r>
      <w:commentRangeEnd w:id="275"/>
      <w:r w:rsidR="00F922B6">
        <w:rPr>
          <w:rStyle w:val="CommentReference"/>
        </w:rPr>
        <w:commentReference w:id="275"/>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276" w:name="_Toc64271444"/>
      <w:r w:rsidRPr="003B4EC2">
        <w:rPr>
          <w:b/>
        </w:rPr>
        <w:t>CONCLUSION</w:t>
      </w:r>
      <w:bookmarkEnd w:id="276"/>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 xml:space="preserve">Ensure all data 2000 - 2020 is archived and available for public access through the EPA </w:t>
      </w:r>
      <w:r>
        <w:rPr>
          <w:sz w:val="24"/>
          <w:szCs w:val="24"/>
        </w:rPr>
        <w:lastRenderedPageBreak/>
        <w:t>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77"/>
      <w:r w:rsidR="007D1D72">
        <w:rPr>
          <w:sz w:val="24"/>
          <w:szCs w:val="24"/>
        </w:rPr>
        <w:t xml:space="preserve">site-specific trends from </w:t>
      </w:r>
      <w:commentRangeEnd w:id="277"/>
      <w:r w:rsidR="00A235BB">
        <w:rPr>
          <w:rStyle w:val="CommentReference"/>
        </w:rPr>
        <w:commentReference w:id="277"/>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 xml:space="preserve">through increased sampling of Kenai River </w:t>
      </w:r>
      <w:proofErr w:type="spellStart"/>
      <w:r w:rsidR="001C197D">
        <w:rPr>
          <w:b/>
          <w:sz w:val="24"/>
          <w:szCs w:val="24"/>
        </w:rPr>
        <w:t>mainstem</w:t>
      </w:r>
      <w:proofErr w:type="spellEnd"/>
      <w:r w:rsidR="001C197D">
        <w:rPr>
          <w:b/>
          <w:sz w:val="24"/>
          <w:szCs w:val="24"/>
        </w:rPr>
        <w:t xml:space="preserve">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proofErr w:type="spellStart"/>
      <w:r>
        <w:rPr>
          <w:sz w:val="24"/>
          <w:szCs w:val="24"/>
        </w:rPr>
        <w:t>Mainstem</w:t>
      </w:r>
      <w:proofErr w:type="spellEnd"/>
      <w:r>
        <w:rPr>
          <w:sz w:val="24"/>
          <w:szCs w:val="24"/>
        </w:rPr>
        <w:t>:</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rStyle w:val="CommentReference"/>
        </w:rPr>
        <w:commentReference w:id="278"/>
      </w:r>
      <w:r w:rsidR="00193D90">
        <w:rPr>
          <w:sz w:val="24"/>
          <w:szCs w:val="24"/>
        </w:rPr>
        <w:t xml:space="preserve">discrete </w:t>
      </w:r>
      <w:r>
        <w:rPr>
          <w:sz w:val="24"/>
          <w:szCs w:val="24"/>
        </w:rPr>
        <w:t xml:space="preserve">sources </w:t>
      </w:r>
      <w:commentRangeStart w:id="279"/>
      <w:r>
        <w:rPr>
          <w:sz w:val="24"/>
          <w:szCs w:val="24"/>
        </w:rPr>
        <w:t>before,</w:t>
      </w:r>
      <w:commentRangeEnd w:id="279"/>
      <w:r w:rsidR="00A235BB">
        <w:rPr>
          <w:rStyle w:val="CommentReference"/>
        </w:rPr>
        <w:commentReference w:id="279"/>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280" w:name="_Toc64271445"/>
      <w:r>
        <w:rPr>
          <w:sz w:val="24"/>
        </w:rPr>
        <w:t>From information to action</w:t>
      </w:r>
      <w:bookmarkEnd w:id="280"/>
    </w:p>
    <w:p w14:paraId="55292C4E" w14:textId="77777777" w:rsidR="007B10BF" w:rsidRPr="007B10BF" w:rsidRDefault="007B10BF" w:rsidP="007B10BF"/>
    <w:p w14:paraId="20B717ED" w14:textId="5B5DDDD5"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proofErr w:type="spellStart"/>
      <w:r>
        <w:rPr>
          <w:sz w:val="24"/>
          <w:szCs w:val="24"/>
        </w:rPr>
        <w:t>mainstem</w:t>
      </w:r>
      <w:proofErr w:type="spellEnd"/>
      <w:r>
        <w:rPr>
          <w:sz w:val="24"/>
          <w:szCs w:val="24"/>
        </w:rPr>
        <w:t xml:space="preserve">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281"/>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281"/>
      <w:r w:rsidR="008916CE">
        <w:rPr>
          <w:rStyle w:val="CommentReference"/>
        </w:rPr>
        <w:commentReference w:id="281"/>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lastRenderedPageBreak/>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282" w:author="Benjamin Meyer" w:date="2021-02-19T14:54:00Z"/>
          <w:sz w:val="24"/>
          <w:szCs w:val="24"/>
        </w:rPr>
      </w:pPr>
    </w:p>
    <w:p w14:paraId="6EB5376A" w14:textId="4CB518F1" w:rsidR="00BF0AB1" w:rsidRDefault="00BF0AB1" w:rsidP="00042F92">
      <w:pPr>
        <w:rPr>
          <w:ins w:id="283" w:author="Benjamin Meyer" w:date="2021-02-19T14:54:00Z"/>
          <w:sz w:val="24"/>
          <w:szCs w:val="24"/>
        </w:rPr>
      </w:pPr>
    </w:p>
    <w:p w14:paraId="62EBD7BC" w14:textId="12E395A4" w:rsidR="00BF0AB1" w:rsidRDefault="00BF0AB1" w:rsidP="00C21C70">
      <w:pPr>
        <w:rPr>
          <w:ins w:id="284" w:author="Benjamin Meyer" w:date="2021-02-19T14:54:00Z"/>
          <w:sz w:val="24"/>
          <w:szCs w:val="24"/>
        </w:rPr>
      </w:pPr>
      <w:ins w:id="285"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rsidP="00C21C70">
      <w:pPr>
        <w:rPr>
          <w:ins w:id="286" w:author="Benjamin Meyer" w:date="2021-02-19T14:54:00Z"/>
          <w:sz w:val="24"/>
          <w:szCs w:val="24"/>
        </w:rPr>
      </w:pPr>
    </w:p>
    <w:p w14:paraId="4B3F3C56" w14:textId="7FF5F4B7" w:rsidR="00BF0AB1" w:rsidRDefault="00BF0AB1" w:rsidP="00BF0AB1">
      <w:pPr>
        <w:rPr>
          <w:ins w:id="287" w:author="Benjamin Meyer" w:date="2021-02-19T14:54:00Z"/>
          <w:bCs/>
          <w:sz w:val="24"/>
          <w:szCs w:val="24"/>
        </w:rPr>
      </w:pPr>
      <w:commentRangeStart w:id="288"/>
      <w:ins w:id="289" w:author="Benjamin Meyer" w:date="2021-02-19T14:54:00Z">
        <w:r>
          <w:rPr>
            <w:bCs/>
            <w:sz w:val="24"/>
            <w:szCs w:val="24"/>
          </w:rPr>
          <w:t>Annua</w:t>
        </w:r>
        <w:commentRangeEnd w:id="288"/>
        <w:r>
          <w:rPr>
            <w:rStyle w:val="CommentReference"/>
          </w:rPr>
          <w:commentReference w:id="288"/>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290" w:author="Benjamin Meyer" w:date="2021-02-19T14:54:00Z"/>
          <w:bCs/>
          <w:sz w:val="24"/>
          <w:szCs w:val="24"/>
        </w:rPr>
      </w:pPr>
    </w:p>
    <w:p w14:paraId="3D02C6BD" w14:textId="77777777" w:rsidR="00BF0AB1" w:rsidRDefault="00BF0AB1" w:rsidP="00BF0AB1">
      <w:pPr>
        <w:rPr>
          <w:bCs/>
          <w:sz w:val="24"/>
          <w:szCs w:val="24"/>
        </w:rPr>
      </w:pPr>
      <w:r>
        <w:rPr>
          <w:bCs/>
          <w:sz w:val="24"/>
          <w:szCs w:val="24"/>
        </w:rPr>
        <w:t>Annual sampling for zinc will continue at these and other sites in order to monitor for future exceedances or trending changes over time.</w:t>
      </w:r>
    </w:p>
    <w:p w14:paraId="4EB85BCA" w14:textId="77777777" w:rsidR="00BF0AB1" w:rsidRPr="00BF6E75" w:rsidRDefault="00BF0AB1" w:rsidP="00BF0AB1">
      <w:pPr>
        <w:rPr>
          <w:ins w:id="291" w:author="Benjamin Meyer" w:date="2021-02-19T14:54:00Z"/>
          <w:bCs/>
          <w:sz w:val="24"/>
          <w:szCs w:val="24"/>
        </w:rPr>
      </w:pPr>
    </w:p>
    <w:p w14:paraId="6C349192" w14:textId="77777777" w:rsidR="00BF0AB1" w:rsidRDefault="00BF0AB1" w:rsidP="00042F92">
      <w:pPr>
        <w:rPr>
          <w:ins w:id="292"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293" w:name="_Toc64271446"/>
      <w:r w:rsidRPr="00A97748">
        <w:rPr>
          <w:b/>
        </w:rPr>
        <w:t>Data availability</w:t>
      </w:r>
      <w:bookmarkEnd w:id="293"/>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294" w:name="_Toc64271447"/>
      <w:r w:rsidRPr="003B4EC2">
        <w:rPr>
          <w:b/>
        </w:rPr>
        <w:lastRenderedPageBreak/>
        <w:t>References</w:t>
      </w:r>
      <w:bookmarkEnd w:id="294"/>
    </w:p>
    <w:p w14:paraId="482F27DC" w14:textId="77777777" w:rsidR="00B6085F" w:rsidRPr="00F22B91" w:rsidRDefault="00B6085F" w:rsidP="00B6085F">
      <w:pPr>
        <w:rPr>
          <w:sz w:val="24"/>
          <w:szCs w:val="24"/>
        </w:rPr>
      </w:pPr>
    </w:p>
    <w:p w14:paraId="65A5D3F4" w14:textId="64151D10" w:rsidR="00307855" w:rsidRDefault="005C52BF" w:rsidP="005C52BF">
      <w:pPr>
        <w:ind w:left="720" w:hanging="720"/>
        <w:rPr>
          <w:noProof/>
          <w:sz w:val="24"/>
          <w:szCs w:val="24"/>
          <w:lang w:eastAsia="en-US"/>
        </w:rPr>
      </w:pPr>
      <w:r>
        <w:rPr>
          <w:sz w:val="24"/>
          <w:szCs w:val="24"/>
          <w:lang w:eastAsia="en-US"/>
        </w:rPr>
        <w:fldChar w:fldCharType="begin" w:fldLock="1"/>
      </w:r>
      <w:r w:rsidR="00307855">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307855">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5E0E419C" w14:textId="77777777" w:rsidR="00307855" w:rsidRDefault="00307855"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3AD6576E" w14:textId="77777777" w:rsidR="00307855" w:rsidRDefault="00307855"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69A5AA19" w14:textId="77777777" w:rsidR="00307855" w:rsidRDefault="00307855"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307855">
        <w:rPr>
          <w:b/>
          <w:noProof/>
          <w:sz w:val="24"/>
          <w:szCs w:val="24"/>
          <w:lang w:eastAsia="en-US"/>
        </w:rPr>
        <w:t>107</w:t>
      </w:r>
      <w:r>
        <w:rPr>
          <w:noProof/>
          <w:sz w:val="24"/>
          <w:szCs w:val="24"/>
          <w:lang w:eastAsia="en-US"/>
        </w:rPr>
        <w:t>(6): 841–847. Wiley.</w:t>
      </w:r>
    </w:p>
    <w:p w14:paraId="173CAF8D" w14:textId="77777777" w:rsidR="00307855" w:rsidRDefault="00307855"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1A040138" w14:textId="77777777" w:rsidR="00307855" w:rsidRDefault="00307855"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0777362A" w14:textId="77777777" w:rsidR="00307855" w:rsidRDefault="00307855"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6F00AA06" w14:textId="77777777" w:rsidR="00307855" w:rsidRDefault="00307855"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4308B453" w14:textId="77777777" w:rsidR="00307855" w:rsidRDefault="00307855" w:rsidP="005C52BF">
      <w:pPr>
        <w:ind w:left="720" w:hanging="720"/>
        <w:rPr>
          <w:noProof/>
          <w:sz w:val="24"/>
          <w:szCs w:val="24"/>
          <w:lang w:eastAsia="en-US"/>
        </w:rPr>
      </w:pPr>
      <w:r>
        <w:rPr>
          <w:noProof/>
          <w:sz w:val="24"/>
          <w:szCs w:val="24"/>
          <w:lang w:eastAsia="en-US"/>
        </w:rPr>
        <w:t>ESRI. 2020. ArcMap 10.8.1. Redlands, CA.</w:t>
      </w:r>
    </w:p>
    <w:p w14:paraId="0ECF3C80" w14:textId="77777777" w:rsidR="00307855" w:rsidRDefault="00307855"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307855">
        <w:rPr>
          <w:b/>
          <w:noProof/>
          <w:sz w:val="24"/>
          <w:szCs w:val="24"/>
          <w:lang w:eastAsia="en-US"/>
        </w:rPr>
        <w:t>52</w:t>
      </w:r>
      <w:r>
        <w:rPr>
          <w:noProof/>
          <w:sz w:val="24"/>
          <w:szCs w:val="24"/>
          <w:lang w:eastAsia="en-US"/>
        </w:rPr>
        <w:t>(6): 1089–1104. Wiley.</w:t>
      </w:r>
    </w:p>
    <w:p w14:paraId="773374A2" w14:textId="77777777" w:rsidR="00307855" w:rsidRDefault="00307855"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307855">
        <w:rPr>
          <w:b/>
          <w:noProof/>
          <w:sz w:val="24"/>
          <w:szCs w:val="24"/>
          <w:lang w:eastAsia="en-US"/>
        </w:rPr>
        <w:t>66</w:t>
      </w:r>
      <w:r>
        <w:rPr>
          <w:noProof/>
          <w:sz w:val="24"/>
          <w:szCs w:val="24"/>
          <w:lang w:eastAsia="en-US"/>
        </w:rPr>
        <w:t>(3): 289–314.</w:t>
      </w:r>
    </w:p>
    <w:p w14:paraId="1D7B79E9" w14:textId="77777777" w:rsidR="00307855" w:rsidRDefault="00307855"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307855">
        <w:rPr>
          <w:b/>
          <w:noProof/>
          <w:sz w:val="24"/>
          <w:szCs w:val="24"/>
          <w:lang w:eastAsia="en-US"/>
        </w:rPr>
        <w:t>128</w:t>
      </w:r>
      <w:r>
        <w:rPr>
          <w:noProof/>
          <w:sz w:val="24"/>
          <w:szCs w:val="24"/>
          <w:lang w:eastAsia="en-US"/>
        </w:rPr>
        <w:t>(1): 121–129. Taylor &amp; Francis.</w:t>
      </w:r>
    </w:p>
    <w:p w14:paraId="254644AF" w14:textId="77777777" w:rsidR="00307855" w:rsidRDefault="00307855"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20F3D38F" w14:textId="77777777" w:rsidR="00307855" w:rsidRDefault="00307855" w:rsidP="005C52BF">
      <w:pPr>
        <w:ind w:left="720" w:hanging="720"/>
        <w:rPr>
          <w:noProof/>
          <w:sz w:val="24"/>
          <w:szCs w:val="24"/>
          <w:lang w:eastAsia="en-US"/>
        </w:rPr>
      </w:pPr>
      <w:r>
        <w:rPr>
          <w:noProof/>
          <w:sz w:val="24"/>
          <w:szCs w:val="24"/>
          <w:lang w:eastAsia="en-US"/>
        </w:rPr>
        <w:t xml:space="preserve">Matthiessen, P., Reed, J., and Johnson, M. 1999. Sources and Potential Effects of Copper and Zinc Concentrations in the Estuarine Waters of Essex and Suffolk, United Kingdom. Mar. Pollut. Bull. </w:t>
      </w:r>
      <w:r w:rsidRPr="00307855">
        <w:rPr>
          <w:b/>
          <w:noProof/>
          <w:sz w:val="24"/>
          <w:szCs w:val="24"/>
          <w:lang w:eastAsia="en-US"/>
        </w:rPr>
        <w:t>38</w:t>
      </w:r>
      <w:r>
        <w:rPr>
          <w:noProof/>
          <w:sz w:val="24"/>
          <w:szCs w:val="24"/>
          <w:lang w:eastAsia="en-US"/>
        </w:rPr>
        <w:t>(10): 908–920.</w:t>
      </w:r>
    </w:p>
    <w:p w14:paraId="6DD309CB" w14:textId="77777777" w:rsidR="00307855" w:rsidRDefault="00307855"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307855">
        <w:rPr>
          <w:b/>
          <w:noProof/>
          <w:sz w:val="24"/>
          <w:szCs w:val="24"/>
          <w:lang w:eastAsia="en-US"/>
        </w:rPr>
        <w:t>22</w:t>
      </w:r>
      <w:r>
        <w:rPr>
          <w:noProof/>
          <w:sz w:val="24"/>
          <w:szCs w:val="24"/>
          <w:lang w:eastAsia="en-US"/>
        </w:rPr>
        <w:t>(5): 1460–1471.</w:t>
      </w:r>
    </w:p>
    <w:p w14:paraId="70E98D1D" w14:textId="77777777" w:rsidR="00307855" w:rsidRDefault="00307855"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307855">
        <w:rPr>
          <w:b/>
          <w:noProof/>
          <w:sz w:val="24"/>
          <w:szCs w:val="24"/>
          <w:lang w:eastAsia="en-US"/>
        </w:rPr>
        <w:t>12</w:t>
      </w:r>
      <w:r>
        <w:rPr>
          <w:noProof/>
          <w:sz w:val="24"/>
          <w:szCs w:val="24"/>
          <w:lang w:eastAsia="en-US"/>
        </w:rPr>
        <w:t>(10): 2864. Multidisciplinary Digital Publishing Institute. [accessed 15 April 2021].</w:t>
      </w:r>
    </w:p>
    <w:p w14:paraId="64639B10" w14:textId="77777777" w:rsidR="00307855" w:rsidRDefault="00307855"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736733AA" w14:textId="77777777" w:rsidR="00307855" w:rsidRDefault="00307855"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6BFC34B8" w14:textId="77777777" w:rsidR="00307855" w:rsidRDefault="00307855"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w:t>
      </w:r>
      <w:r>
        <w:rPr>
          <w:noProof/>
          <w:sz w:val="24"/>
          <w:szCs w:val="24"/>
          <w:lang w:eastAsia="en-US"/>
        </w:rPr>
        <w:lastRenderedPageBreak/>
        <w:t xml:space="preserve">B.E., Morton, J.M., Powell, J.E., Prakash, A., Reimer, M.N., Stuefer, S.L., Toniolo, H., Wells, B.M., and Witmer, F.D.W. 2017. Future of pacific salmon in the face of environmental change: Lessons from one of the world’s remaining productive salmon regions. Fisheries </w:t>
      </w:r>
      <w:r w:rsidRPr="00307855">
        <w:rPr>
          <w:b/>
          <w:noProof/>
          <w:sz w:val="24"/>
          <w:szCs w:val="24"/>
          <w:lang w:eastAsia="en-US"/>
        </w:rPr>
        <w:t>42</w:t>
      </w:r>
      <w:r>
        <w:rPr>
          <w:noProof/>
          <w:sz w:val="24"/>
          <w:szCs w:val="24"/>
          <w:lang w:eastAsia="en-US"/>
        </w:rPr>
        <w:t>(10): 538–553. Wiley.</w:t>
      </w:r>
    </w:p>
    <w:p w14:paraId="4D65DF7F" w14:textId="77777777" w:rsidR="00307855" w:rsidRDefault="00307855"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307855">
        <w:rPr>
          <w:b/>
          <w:noProof/>
          <w:sz w:val="24"/>
          <w:szCs w:val="24"/>
          <w:lang w:eastAsia="en-US"/>
        </w:rPr>
        <w:t>68</w:t>
      </w:r>
      <w:r>
        <w:rPr>
          <w:noProof/>
          <w:sz w:val="24"/>
          <w:szCs w:val="24"/>
          <w:lang w:eastAsia="en-US"/>
        </w:rPr>
        <w:t>(4): 369–392.</w:t>
      </w:r>
    </w:p>
    <w:p w14:paraId="0FCE79D6" w14:textId="77777777" w:rsidR="00307855" w:rsidRDefault="00307855"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3EFC4BB1" w14:textId="77777777" w:rsidR="00307855" w:rsidRDefault="00307855"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2DEC2362" w14:textId="77777777" w:rsidR="00307855" w:rsidRDefault="00307855"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307855">
        <w:rPr>
          <w:b/>
          <w:noProof/>
          <w:sz w:val="24"/>
          <w:szCs w:val="24"/>
          <w:lang w:eastAsia="en-US"/>
        </w:rPr>
        <w:t>39</w:t>
      </w:r>
      <w:r>
        <w:rPr>
          <w:noProof/>
          <w:sz w:val="24"/>
          <w:szCs w:val="24"/>
          <w:lang w:eastAsia="en-US"/>
        </w:rPr>
        <w:t>: 227–248.</w:t>
      </w:r>
    </w:p>
    <w:p w14:paraId="07872216" w14:textId="77777777" w:rsidR="00307855" w:rsidRDefault="00307855"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5CAB4EDE" w14:textId="77777777" w:rsidR="00307855" w:rsidRDefault="00307855"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307855">
        <w:rPr>
          <w:b/>
          <w:noProof/>
          <w:sz w:val="24"/>
          <w:szCs w:val="24"/>
          <w:lang w:eastAsia="en-US"/>
        </w:rPr>
        <w:t>96</w:t>
      </w:r>
      <w:r>
        <w:rPr>
          <w:noProof/>
          <w:sz w:val="24"/>
          <w:szCs w:val="24"/>
          <w:lang w:eastAsia="en-US"/>
        </w:rPr>
        <w:t>(1): 2–26. Elsevier.</w:t>
      </w:r>
    </w:p>
    <w:p w14:paraId="3B63E393" w14:textId="3FB2B95C" w:rsidR="005C52BF" w:rsidRPr="0024208B" w:rsidRDefault="00307855" w:rsidP="005C52BF">
      <w:pPr>
        <w:ind w:left="720" w:hanging="720"/>
        <w:rPr>
          <w:sz w:val="24"/>
          <w:szCs w:val="24"/>
          <w:lang w:eastAsia="en-US"/>
        </w:rPr>
      </w:pPr>
      <w:r>
        <w:rPr>
          <w:noProof/>
          <w:sz w:val="24"/>
          <w:szCs w:val="24"/>
          <w:lang w:eastAsia="en-US"/>
        </w:rPr>
        <w:t>USGS. 2021,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295"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295"/>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296" w:name="_Toc57830637"/>
      <w:bookmarkStart w:id="297"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96"/>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297"/>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298"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298"/>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299"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300"/>
      <w:r>
        <w:rPr>
          <w:sz w:val="24"/>
          <w:szCs w:val="24"/>
        </w:rPr>
        <w:t>values</w:t>
      </w:r>
      <w:commentRangeEnd w:id="300"/>
      <w:r w:rsidR="00FA66A8">
        <w:rPr>
          <w:rStyle w:val="CommentReference"/>
          <w:b w:val="0"/>
          <w:bCs w:val="0"/>
          <w:caps w:val="0"/>
        </w:rPr>
        <w:commentReference w:id="300"/>
      </w:r>
      <w:r w:rsidR="00CA4780">
        <w:rPr>
          <w:sz w:val="24"/>
          <w:szCs w:val="24"/>
        </w:rPr>
        <w:t>.</w:t>
      </w:r>
      <w:bookmarkEnd w:id="299"/>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301"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301"/>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302"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303"/>
      <w:commentRangeStart w:id="304"/>
      <w:r w:rsidRPr="00CA4780">
        <w:rPr>
          <w:sz w:val="24"/>
          <w:szCs w:val="24"/>
        </w:rPr>
        <w:t>values</w:t>
      </w:r>
      <w:commentRangeEnd w:id="303"/>
      <w:r w:rsidR="00FA7176">
        <w:rPr>
          <w:rStyle w:val="CommentReference"/>
          <w:b w:val="0"/>
          <w:bCs w:val="0"/>
          <w:caps w:val="0"/>
        </w:rPr>
        <w:commentReference w:id="303"/>
      </w:r>
      <w:commentRangeEnd w:id="304"/>
      <w:r w:rsidR="00403E31">
        <w:rPr>
          <w:rStyle w:val="CommentReference"/>
          <w:b w:val="0"/>
          <w:bCs w:val="0"/>
          <w:caps w:val="0"/>
        </w:rPr>
        <w:commentReference w:id="304"/>
      </w:r>
      <w:r w:rsidRPr="00CA4780">
        <w:rPr>
          <w:sz w:val="24"/>
          <w:szCs w:val="24"/>
        </w:rPr>
        <w:t>.</w:t>
      </w:r>
      <w:bookmarkEnd w:id="302"/>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305"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305"/>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306" w:name="_Toc64271449"/>
      <w:r w:rsidRPr="003B4EC2">
        <w:rPr>
          <w:b/>
        </w:rPr>
        <w:lastRenderedPageBreak/>
        <w:t>appendix B: Tables</w:t>
      </w:r>
      <w:bookmarkEnd w:id="306"/>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307"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307"/>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308"/>
            <w:r w:rsidRPr="007C7454">
              <w:rPr>
                <w:color w:val="000000"/>
                <w:sz w:val="24"/>
                <w:szCs w:val="24"/>
              </w:rPr>
              <w:t xml:space="preserve">chronic </w:t>
            </w:r>
            <w:commentRangeEnd w:id="308"/>
            <w:r w:rsidR="00FA7176">
              <w:rPr>
                <w:rStyle w:val="CommentReference"/>
              </w:rPr>
              <w:commentReference w:id="308"/>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309"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10"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10"/>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Lower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Upper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Swiftwater</w:t>
            </w:r>
            <w:proofErr w:type="spellEnd"/>
            <w:r w:rsidRPr="00A756DD">
              <w:rPr>
                <w:rFonts w:asciiTheme="majorHAnsi" w:hAnsiTheme="majorHAnsi" w:cs="Lucia grande"/>
                <w:color w:val="000000"/>
                <w:kern w:val="0"/>
                <w:sz w:val="22"/>
                <w:szCs w:val="22"/>
                <w:lang w:eastAsia="en-US"/>
              </w:rPr>
              <w:t xml:space="preserve">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Skilak</w:t>
            </w:r>
            <w:proofErr w:type="spellEnd"/>
            <w:r w:rsidRPr="00A756DD">
              <w:rPr>
                <w:rFonts w:asciiTheme="majorHAnsi" w:hAnsiTheme="majorHAnsi" w:cs="Lucia grande"/>
                <w:color w:val="000000"/>
                <w:kern w:val="0"/>
                <w:sz w:val="22"/>
                <w:szCs w:val="22"/>
                <w:lang w:eastAsia="en-US"/>
              </w:rPr>
              <w:t xml:space="preserve">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11"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12"/>
      <w:commentRangeStart w:id="313"/>
      <w:r>
        <w:rPr>
          <w:sz w:val="24"/>
          <w:szCs w:val="24"/>
        </w:rPr>
        <w:t>data.</w:t>
      </w:r>
      <w:bookmarkEnd w:id="311"/>
      <w:commentRangeEnd w:id="312"/>
      <w:r>
        <w:rPr>
          <w:rStyle w:val="CommentReference"/>
          <w:b w:val="0"/>
          <w:bCs w:val="0"/>
          <w:caps w:val="0"/>
        </w:rPr>
        <w:commentReference w:id="312"/>
      </w:r>
      <w:commentRangeEnd w:id="313"/>
      <w:r>
        <w:rPr>
          <w:rStyle w:val="CommentReference"/>
          <w:b w:val="0"/>
          <w:bCs w:val="0"/>
          <w:caps w:val="0"/>
        </w:rPr>
        <w:commentReference w:id="313"/>
      </w:r>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67159D" w:rsidRDefault="0067159D" w:rsidP="00DB281F">
            <w:pPr>
              <w:rPr>
                <w:b w:val="0"/>
                <w:sz w:val="24"/>
              </w:rPr>
            </w:pPr>
            <w:r w:rsidRPr="0067159D">
              <w:rPr>
                <w:b w:val="0"/>
                <w:sz w:val="24"/>
                <w:lang w:eastAsia="en-US"/>
              </w:rPr>
              <w:t>Copper/Zinc Sample Date</w:t>
            </w:r>
          </w:p>
        </w:tc>
        <w:tc>
          <w:tcPr>
            <w:tcW w:w="2923" w:type="dxa"/>
          </w:tcPr>
          <w:p w14:paraId="4B7E2467" w14:textId="6C071A7B"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lang w:eastAsia="en-US"/>
              </w:rPr>
              <w:t>Copper/Zinc Sample Location</w:t>
            </w:r>
          </w:p>
        </w:tc>
        <w:tc>
          <w:tcPr>
            <w:tcW w:w="2610" w:type="dxa"/>
          </w:tcPr>
          <w:p w14:paraId="41476FD7" w14:textId="1F5770E1"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Date</w:t>
            </w:r>
          </w:p>
        </w:tc>
        <w:tc>
          <w:tcPr>
            <w:tcW w:w="2875" w:type="dxa"/>
          </w:tcPr>
          <w:p w14:paraId="6C9A5E93" w14:textId="2C7D7917" w:rsidR="0067159D" w:rsidRPr="0067159D" w:rsidRDefault="0067159D" w:rsidP="00DB281F">
            <w:pPr>
              <w:cnfStyle w:val="100000000000" w:firstRow="1" w:lastRow="0" w:firstColumn="0" w:lastColumn="0" w:oddVBand="0" w:evenVBand="0" w:oddHBand="0" w:evenHBand="0" w:firstRowFirstColumn="0" w:firstRowLastColumn="0" w:lastRowFirstColumn="0" w:lastRowLastColumn="0"/>
              <w:rPr>
                <w:b w:val="0"/>
                <w:sz w:val="24"/>
              </w:rPr>
            </w:pPr>
            <w:r w:rsidRPr="0067159D">
              <w:rPr>
                <w:b w:val="0"/>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roofErr w:type="spellStart"/>
            <w:r>
              <w:rPr>
                <w:sz w:val="24"/>
                <w:lang w:eastAsia="en-US"/>
              </w:rPr>
              <w:t>Slikok</w:t>
            </w:r>
            <w:proofErr w:type="spellEnd"/>
            <w:r>
              <w:rPr>
                <w:sz w:val="24"/>
                <w:lang w:eastAsia="en-US"/>
              </w:rPr>
              <w:t xml:space="preserve">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14"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15"/>
      <w:commentRangeStart w:id="316"/>
      <w:commentRangeStart w:id="317"/>
      <w:r w:rsidR="00CE1039" w:rsidRPr="00CE1039">
        <w:rPr>
          <w:sz w:val="24"/>
          <w:szCs w:val="24"/>
        </w:rPr>
        <w:t>standards</w:t>
      </w:r>
      <w:commentRangeEnd w:id="315"/>
      <w:r w:rsidR="005E798A">
        <w:rPr>
          <w:rStyle w:val="CommentReference"/>
          <w:b w:val="0"/>
          <w:bCs w:val="0"/>
          <w:caps w:val="0"/>
        </w:rPr>
        <w:commentReference w:id="315"/>
      </w:r>
      <w:commentRangeEnd w:id="316"/>
      <w:r w:rsidR="00FA66A8">
        <w:rPr>
          <w:rStyle w:val="CommentReference"/>
          <w:b w:val="0"/>
          <w:bCs w:val="0"/>
          <w:caps w:val="0"/>
        </w:rPr>
        <w:commentReference w:id="316"/>
      </w:r>
      <w:commentRangeEnd w:id="317"/>
      <w:r w:rsidR="00AC4CEC">
        <w:rPr>
          <w:rStyle w:val="CommentReference"/>
          <w:b w:val="0"/>
          <w:bCs w:val="0"/>
          <w:caps w:val="0"/>
        </w:rPr>
        <w:commentReference w:id="317"/>
      </w:r>
      <w:r w:rsidR="00CE1039">
        <w:rPr>
          <w:sz w:val="24"/>
          <w:szCs w:val="24"/>
        </w:rPr>
        <w:t>.</w:t>
      </w:r>
      <w:bookmarkEnd w:id="314"/>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Lower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Upper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18"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19"/>
      <w:commentRangeStart w:id="320"/>
      <w:r w:rsidR="004E2909">
        <w:rPr>
          <w:sz w:val="24"/>
          <w:szCs w:val="24"/>
        </w:rPr>
        <w:t>difference levels</w:t>
      </w:r>
      <w:commentRangeEnd w:id="319"/>
      <w:r w:rsidR="006B24FD">
        <w:rPr>
          <w:rStyle w:val="CommentReference"/>
          <w:b w:val="0"/>
          <w:bCs w:val="0"/>
          <w:caps w:val="0"/>
        </w:rPr>
        <w:commentReference w:id="319"/>
      </w:r>
      <w:commentRangeEnd w:id="320"/>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20"/>
      </w:r>
      <w:r w:rsidR="004E2909">
        <w:rPr>
          <w:sz w:val="24"/>
          <w:szCs w:val="24"/>
        </w:rPr>
        <w:t xml:space="preserve"> of duplicate samples by site and date.</w:t>
      </w:r>
      <w:bookmarkEnd w:id="318"/>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321"/>
                  <w:r w:rsidRPr="009208A1">
                    <w:rPr>
                      <w:rFonts w:ascii="Calibri" w:eastAsia="Times New Roman" w:hAnsi="Calibri" w:cs="Calibri"/>
                      <w:color w:val="000000"/>
                      <w:kern w:val="0"/>
                      <w:sz w:val="22"/>
                      <w:szCs w:val="22"/>
                      <w:lang w:eastAsia="en-US"/>
                    </w:rPr>
                    <w:t>4.06</w:t>
                  </w:r>
                  <w:commentRangeEnd w:id="321"/>
                  <w:r w:rsidR="00E60CF6">
                    <w:rPr>
                      <w:rStyle w:val="CommentReference"/>
                    </w:rPr>
                    <w:commentReference w:id="321"/>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322"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323"/>
      <w:commentRangeStart w:id="324"/>
      <w:commentRangeStart w:id="325"/>
      <w:r w:rsidR="00E164AF">
        <w:rPr>
          <w:sz w:val="24"/>
          <w:szCs w:val="24"/>
        </w:rPr>
        <w:t>Significant</w:t>
      </w:r>
      <w:commentRangeEnd w:id="323"/>
      <w:r w:rsidR="00E164AF">
        <w:rPr>
          <w:rStyle w:val="CommentReference"/>
          <w:b w:val="0"/>
          <w:bCs w:val="0"/>
          <w:caps w:val="0"/>
        </w:rPr>
        <w:commentReference w:id="323"/>
      </w:r>
      <w:commentRangeEnd w:id="324"/>
      <w:r w:rsidR="006B24FD">
        <w:rPr>
          <w:rStyle w:val="CommentReference"/>
          <w:b w:val="0"/>
          <w:bCs w:val="0"/>
          <w:caps w:val="0"/>
        </w:rPr>
        <w:commentReference w:id="324"/>
      </w:r>
      <w:commentRangeEnd w:id="325"/>
      <w:r w:rsidR="008F5F9A">
        <w:rPr>
          <w:rStyle w:val="CommentReference"/>
          <w:b w:val="0"/>
          <w:bCs w:val="0"/>
          <w:caps w:val="0"/>
        </w:rPr>
        <w:commentReference w:id="325"/>
      </w:r>
      <w:r w:rsidR="00E164AF">
        <w:rPr>
          <w:sz w:val="24"/>
          <w:szCs w:val="24"/>
        </w:rPr>
        <w:t xml:space="preserve"> outliers were removed prior to calculating averages.</w:t>
      </w:r>
      <w:bookmarkEnd w:id="322"/>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00EB2693" w:rsidRPr="00324749">
              <w:rPr>
                <w:rFonts w:asciiTheme="majorHAnsi" w:hAnsiTheme="majorHAnsi"/>
                <w:color w:val="000000"/>
                <w:sz w:val="24"/>
                <w:szCs w:val="24"/>
              </w:rPr>
              <w:t>Slikok</w:t>
            </w:r>
            <w:proofErr w:type="spellEnd"/>
            <w:r w:rsidR="00EB2693"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307855" w:rsidRDefault="00307855">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307855" w:rsidRDefault="00307855">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4B895B53" w:rsidR="00307855" w:rsidRDefault="00307855">
      <w:pPr>
        <w:pStyle w:val="CommentText"/>
      </w:pPr>
      <w:r>
        <w:rPr>
          <w:rStyle w:val="CommentReference"/>
        </w:rPr>
        <w:annotationRef/>
      </w:r>
      <w:r>
        <w:t>Added hyperlink to citation and in bibliography.  Added list of acronyms. DO WHEN COMPLETE</w:t>
      </w:r>
    </w:p>
  </w:comment>
  <w:comment w:id="10" w:author="Apsens, Sarah" w:date="2020-12-30T09:35:00Z" w:initials="ASJ(">
    <w:p w14:paraId="5323FF0A" w14:textId="77DB8682" w:rsidR="00307855" w:rsidRDefault="00307855">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1" w:author="Benjamin Meyer" w:date="2021-01-26T08:41:00Z" w:initials="BM">
    <w:p w14:paraId="3DFCFD03" w14:textId="1FF5D2A7" w:rsidR="00307855" w:rsidRDefault="00307855">
      <w:pPr>
        <w:pStyle w:val="CommentText"/>
      </w:pPr>
      <w:r>
        <w:rPr>
          <w:rStyle w:val="CommentReference"/>
        </w:rPr>
        <w:annotationRef/>
      </w:r>
      <w:r>
        <w:t>Modified text to clarify</w:t>
      </w:r>
    </w:p>
  </w:comment>
  <w:comment w:id="17" w:author="Apsens, Sarah" w:date="2020-12-28T12:34:00Z" w:initials="ASJ(">
    <w:p w14:paraId="3B23D2CF" w14:textId="37EE3164" w:rsidR="00307855" w:rsidRDefault="00307855">
      <w:pPr>
        <w:pStyle w:val="CommentText"/>
      </w:pPr>
      <w:r>
        <w:rPr>
          <w:rStyle w:val="CommentReference"/>
        </w:rPr>
        <w:annotationRef/>
      </w:r>
      <w:r>
        <w:t>Did you look at the acute criterion also?</w:t>
      </w:r>
    </w:p>
  </w:comment>
  <w:comment w:id="18" w:author="Benjamin Meyer" w:date="2021-01-18T07:29:00Z" w:initials="BM">
    <w:p w14:paraId="2EC68EF7" w14:textId="5AEE418A" w:rsidR="00307855" w:rsidRDefault="00307855">
      <w:pPr>
        <w:pStyle w:val="CommentText"/>
      </w:pPr>
      <w:r>
        <w:rPr>
          <w:rStyle w:val="CommentReference"/>
        </w:rPr>
        <w:annotationRef/>
      </w:r>
      <w:r>
        <w:t>We assessed only CCC criteria in this report.</w:t>
      </w:r>
    </w:p>
  </w:comment>
  <w:comment w:id="15" w:author="Apsens, Sarah" w:date="2020-12-28T12:10:00Z" w:initials="ASJ(">
    <w:p w14:paraId="504457F9" w14:textId="1FF61085" w:rsidR="00307855" w:rsidRDefault="00307855">
      <w:pPr>
        <w:pStyle w:val="CommentText"/>
      </w:pPr>
      <w:r>
        <w:rPr>
          <w:rStyle w:val="CommentReference"/>
        </w:rPr>
        <w:annotationRef/>
      </w:r>
      <w:r>
        <w:t>This is a bit wordy as is</w:t>
      </w:r>
    </w:p>
  </w:comment>
  <w:comment w:id="16" w:author="Benjamin Meyer" w:date="2021-01-18T07:30:00Z" w:initials="BM">
    <w:p w14:paraId="5BF513E4" w14:textId="062CEAF8" w:rsidR="00307855" w:rsidRDefault="00307855">
      <w:pPr>
        <w:pStyle w:val="CommentText"/>
      </w:pPr>
      <w:r>
        <w:rPr>
          <w:rStyle w:val="CommentReference"/>
        </w:rPr>
        <w:annotationRef/>
      </w:r>
      <w:r>
        <w:t xml:space="preserve">Rephrased </w:t>
      </w:r>
      <w:proofErr w:type="spellStart"/>
      <w:r>
        <w:t>senetence</w:t>
      </w:r>
      <w:proofErr w:type="spellEnd"/>
    </w:p>
  </w:comment>
  <w:comment w:id="49" w:author="Apsens, Sarah" w:date="2020-12-30T09:42:00Z" w:initials="ASJ(">
    <w:p w14:paraId="23C4788C" w14:textId="2A47D365" w:rsidR="00307855" w:rsidRDefault="00307855">
      <w:pPr>
        <w:pStyle w:val="CommentText"/>
      </w:pPr>
      <w:r>
        <w:rPr>
          <w:rStyle w:val="CommentReference"/>
        </w:rPr>
        <w:annotationRef/>
      </w:r>
      <w:r>
        <w:t xml:space="preserve">Was the Ca/Mg analysis run by a different lab (Test America?), if so, please add this information.  </w:t>
      </w:r>
    </w:p>
  </w:comment>
  <w:comment w:id="50" w:author="Benjamin Meyer" w:date="2021-01-21T06:57:00Z" w:initials="BM">
    <w:p w14:paraId="4253AFAB" w14:textId="01885BDC" w:rsidR="00307855" w:rsidRDefault="00307855">
      <w:pPr>
        <w:pStyle w:val="CommentText"/>
      </w:pPr>
      <w:r>
        <w:rPr>
          <w:rStyle w:val="CommentReference"/>
        </w:rPr>
        <w:annotationRef/>
      </w:r>
      <w:r>
        <w:t>Added additional lab info</w:t>
      </w:r>
    </w:p>
  </w:comment>
  <w:comment w:id="52" w:author="Apsens, Sarah" w:date="2020-12-30T09:48:00Z" w:initials="ASJ(">
    <w:p w14:paraId="4C67EB2B" w14:textId="115999A9" w:rsidR="00307855" w:rsidRDefault="00307855">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3" w:author="Benjamin Meyer" w:date="2021-01-21T07:09:00Z" w:initials="BM">
    <w:p w14:paraId="0CC95098" w14:textId="104F156B" w:rsidR="00307855" w:rsidRDefault="00307855">
      <w:pPr>
        <w:pStyle w:val="CommentText"/>
      </w:pPr>
      <w:r>
        <w:rPr>
          <w:rStyle w:val="CommentReference"/>
        </w:rPr>
        <w:annotationRef/>
      </w:r>
      <w:proofErr w:type="gramStart"/>
      <w:r>
        <w:t>cited</w:t>
      </w:r>
      <w:proofErr w:type="gramEnd"/>
    </w:p>
  </w:comment>
  <w:comment w:id="59" w:author="Apsens, Sarah" w:date="2020-12-30T09:55:00Z" w:initials="ASJ(">
    <w:p w14:paraId="35689DD2" w14:textId="2C4D2223" w:rsidR="00307855" w:rsidRDefault="00307855">
      <w:pPr>
        <w:pStyle w:val="CommentText"/>
      </w:pPr>
      <w:r>
        <w:rPr>
          <w:rStyle w:val="CommentReference"/>
        </w:rPr>
        <w:annotationRef/>
      </w:r>
      <w:r>
        <w:t xml:space="preserve">Same comment as above, needs proper citation(s). </w:t>
      </w:r>
    </w:p>
  </w:comment>
  <w:comment w:id="60" w:author="Benjamin Meyer" w:date="2021-01-21T07:10:00Z" w:initials="BM">
    <w:p w14:paraId="724EB5EA" w14:textId="17023E25" w:rsidR="00307855" w:rsidRDefault="00307855">
      <w:pPr>
        <w:pStyle w:val="CommentText"/>
      </w:pPr>
      <w:r>
        <w:rPr>
          <w:rStyle w:val="CommentReference"/>
        </w:rPr>
        <w:annotationRef/>
      </w:r>
      <w:proofErr w:type="gramStart"/>
      <w:r>
        <w:t>cited</w:t>
      </w:r>
      <w:proofErr w:type="gramEnd"/>
    </w:p>
  </w:comment>
  <w:comment w:id="65" w:author="Benjamin Meyer" w:date="2021-02-19T09:21:00Z" w:initials="BM">
    <w:p w14:paraId="3F8AEE5E" w14:textId="5B61F6FF" w:rsidR="00307855" w:rsidRDefault="00307855">
      <w:pPr>
        <w:pStyle w:val="CommentText"/>
      </w:pPr>
      <w:r>
        <w:rPr>
          <w:rStyle w:val="CommentReference"/>
        </w:rPr>
        <w:annotationRef/>
      </w:r>
      <w:r>
        <w:t>I modified the language in Mapping section for both Methods and Results to better match the deliverables in our Statement of Work agreement.</w:t>
      </w:r>
    </w:p>
  </w:comment>
  <w:comment w:id="67" w:author="Apsens, Sarah" w:date="2020-12-30T10:12:00Z" w:initials="ASJ(">
    <w:p w14:paraId="4774671F" w14:textId="0DB84A96" w:rsidR="00307855" w:rsidRDefault="00307855">
      <w:pPr>
        <w:pStyle w:val="CommentText"/>
      </w:pPr>
      <w:r>
        <w:rPr>
          <w:rStyle w:val="CommentReference"/>
        </w:rPr>
        <w:annotationRef/>
      </w:r>
      <w:r>
        <w:t xml:space="preserve">Add a sentence on next steps – How will the photos be used? </w:t>
      </w:r>
    </w:p>
  </w:comment>
  <w:comment w:id="68" w:author="Apsens, Sarah" w:date="2020-12-30T16:50:00Z" w:initials="ASJ(">
    <w:p w14:paraId="296D48DF" w14:textId="31034587" w:rsidR="00307855" w:rsidRDefault="00307855">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69" w:author="Benjamin Meyer" w:date="2021-02-17T15:24:00Z" w:initials="BM">
    <w:p w14:paraId="2EB5F450" w14:textId="148AC47A" w:rsidR="00307855" w:rsidRDefault="00307855">
      <w:pPr>
        <w:pStyle w:val="CommentText"/>
      </w:pPr>
      <w:r>
        <w:rPr>
          <w:rStyle w:val="CommentReference"/>
        </w:rPr>
        <w:annotationRef/>
      </w:r>
      <w:r>
        <w:t xml:space="preserve">KWF does not currently have plans to make public any of these photos. The original photos and a geodatabase of points containing the photos </w:t>
      </w:r>
      <w:r w:rsidR="00CE2AEE">
        <w:t>are submitted with this report</w:t>
      </w:r>
      <w:r>
        <w:t>.</w:t>
      </w:r>
    </w:p>
    <w:p w14:paraId="5B01E836" w14:textId="08269B80" w:rsidR="00307855" w:rsidRDefault="00307855">
      <w:pPr>
        <w:pStyle w:val="CommentText"/>
      </w:pPr>
    </w:p>
    <w:p w14:paraId="4C2821FD" w14:textId="6F78BA38" w:rsidR="00307855" w:rsidRDefault="00307855">
      <w:pPr>
        <w:pStyle w:val="CommentText"/>
      </w:pPr>
      <w:r>
        <w:t>Possible solution for future use: with ArcGIS Online, it is an option to make some map layers public and others private.</w:t>
      </w:r>
    </w:p>
  </w:comment>
  <w:comment w:id="82" w:author="Benjamin Meyer" w:date="2020-12-01T16:54:00Z" w:initials="BM">
    <w:p w14:paraId="36646A8D" w14:textId="2E635160" w:rsidR="00307855" w:rsidRDefault="00307855">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307855" w:rsidRDefault="00307855">
      <w:pPr>
        <w:pStyle w:val="CommentText"/>
      </w:pPr>
    </w:p>
    <w:p w14:paraId="57EBC5C0" w14:textId="4DABF334" w:rsidR="00307855" w:rsidRDefault="00307855">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307855" w:rsidRDefault="00307855">
      <w:pPr>
        <w:pStyle w:val="CommentText"/>
      </w:pPr>
    </w:p>
    <w:p w14:paraId="4922A0DD" w14:textId="4AE88CF0" w:rsidR="00307855" w:rsidRDefault="00307855">
      <w:pPr>
        <w:pStyle w:val="CommentText"/>
      </w:pPr>
      <w:r>
        <w:t>Thus In this current report I have instead separated results in to a “Copper” section and a “Zinc” section.</w:t>
      </w:r>
    </w:p>
    <w:p w14:paraId="59C1185F" w14:textId="0E2ABFC4" w:rsidR="00307855" w:rsidRDefault="00307855">
      <w:pPr>
        <w:pStyle w:val="CommentText"/>
      </w:pPr>
    </w:p>
    <w:p w14:paraId="190B8771" w14:textId="05C94EFE" w:rsidR="00307855" w:rsidRDefault="00307855">
      <w:pPr>
        <w:pStyle w:val="CommentText"/>
      </w:pPr>
      <w:r>
        <w:t xml:space="preserve">Additionally, when two sites exist within a tributary, I have renamed them as either “Upper” or “Lower” (e.g. Lower </w:t>
      </w:r>
      <w:proofErr w:type="spellStart"/>
      <w:r>
        <w:t>Slikok</w:t>
      </w:r>
      <w:proofErr w:type="spellEnd"/>
      <w:r>
        <w:t xml:space="preserve"> Creek)</w:t>
      </w:r>
    </w:p>
  </w:comment>
  <w:comment w:id="83" w:author="Apsens, Sarah" w:date="2020-12-28T17:15:00Z" w:initials="ASJ(">
    <w:p w14:paraId="04899940" w14:textId="77777777" w:rsidR="00307855" w:rsidRDefault="00307855">
      <w:pPr>
        <w:pStyle w:val="CommentText"/>
      </w:pPr>
      <w:r>
        <w:rPr>
          <w:rStyle w:val="CommentReference"/>
        </w:rPr>
        <w:annotationRef/>
      </w:r>
      <w:r>
        <w:t xml:space="preserve">The “upper” and “lower” terminology works. </w:t>
      </w:r>
    </w:p>
    <w:p w14:paraId="1088F9BC" w14:textId="77777777" w:rsidR="00307855" w:rsidRDefault="00307855">
      <w:pPr>
        <w:pStyle w:val="CommentText"/>
      </w:pPr>
    </w:p>
    <w:p w14:paraId="59D38E93" w14:textId="08F21FF8" w:rsidR="00307855" w:rsidRDefault="00307855">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84" w:author="Benjamin Meyer" w:date="2021-02-18T10:34:00Z" w:initials="BM">
    <w:p w14:paraId="5CD06A13" w14:textId="211411B5" w:rsidR="00307855" w:rsidRDefault="00307855">
      <w:pPr>
        <w:pStyle w:val="CommentText"/>
      </w:pPr>
      <w:r>
        <w:rPr>
          <w:rStyle w:val="CommentReference"/>
        </w:rPr>
        <w:annotationRef/>
      </w:r>
      <w:r>
        <w:t>Roger; thanks.</w:t>
      </w:r>
    </w:p>
  </w:comment>
  <w:comment w:id="86" w:author="Apsens, Sarah" w:date="2020-12-30T15:03:00Z" w:initials="ASJ(">
    <w:p w14:paraId="52656570" w14:textId="07551E0D" w:rsidR="00307855" w:rsidRDefault="00307855">
      <w:pPr>
        <w:pStyle w:val="CommentText"/>
      </w:pPr>
      <w:r>
        <w:rPr>
          <w:rStyle w:val="CommentReference"/>
        </w:rPr>
        <w:annotationRef/>
      </w:r>
      <w:r>
        <w:t xml:space="preserve">Are all these results as dissolved metals? Please state this somewhere. </w:t>
      </w:r>
    </w:p>
  </w:comment>
  <w:comment w:id="87" w:author="Benjamin Meyer" w:date="2021-02-18T09:35:00Z" w:initials="BM">
    <w:p w14:paraId="25DB17E8" w14:textId="6BBEB788" w:rsidR="00307855" w:rsidRDefault="00307855">
      <w:pPr>
        <w:pStyle w:val="CommentText"/>
      </w:pPr>
      <w:r>
        <w:rPr>
          <w:rStyle w:val="CommentReference"/>
        </w:rPr>
        <w:annotationRef/>
      </w:r>
      <w:r>
        <w:t>Does reporting results in the mg/L units indicate them as reported in dissolved form?  If not, I included a new sentence.</w:t>
      </w:r>
    </w:p>
  </w:comment>
  <w:comment w:id="91" w:author="Apsens, Sarah" w:date="2020-12-28T12:48:00Z" w:initials="ASJ(">
    <w:p w14:paraId="39EB03F5" w14:textId="504E4C32" w:rsidR="00307855" w:rsidRDefault="00307855">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w:t>
      </w:r>
      <w:proofErr w:type="spellStart"/>
      <w:r>
        <w:t>can not</w:t>
      </w:r>
      <w:proofErr w:type="spellEnd"/>
      <w:r>
        <w:t xml:space="preserve"> make management decisions based on a presumption. </w:t>
      </w:r>
    </w:p>
  </w:comment>
  <w:comment w:id="92" w:author="Benjamin Meyer" w:date="2021-02-18T10:53:00Z" w:initials="BM">
    <w:p w14:paraId="3BE3A200" w14:textId="07645E89" w:rsidR="00307855" w:rsidRDefault="00307855">
      <w:pPr>
        <w:pStyle w:val="CommentText"/>
      </w:pPr>
      <w:r>
        <w:rPr>
          <w:rStyle w:val="CommentReference"/>
        </w:rPr>
        <w:annotationRef/>
      </w:r>
      <w:r>
        <w:t>Modified paragraph to clarify.</w:t>
      </w:r>
    </w:p>
  </w:comment>
  <w:comment w:id="97" w:author="Apsens, Sarah" w:date="2020-12-30T15:12:00Z" w:initials="ASJ(">
    <w:p w14:paraId="65FBA4A5" w14:textId="56948A60" w:rsidR="00307855" w:rsidRDefault="00307855">
      <w:pPr>
        <w:pStyle w:val="CommentText"/>
      </w:pPr>
      <w:r>
        <w:rPr>
          <w:rStyle w:val="CommentReference"/>
        </w:rPr>
        <w:annotationRef/>
      </w:r>
      <w:r>
        <w:t>How did you determine what constitutes typical data?</w:t>
      </w:r>
    </w:p>
  </w:comment>
  <w:comment w:id="98" w:author="Benjamin Meyer" w:date="2021-02-18T12:48:00Z" w:initials="BM">
    <w:p w14:paraId="6BF9AB47" w14:textId="384D977B" w:rsidR="00307855" w:rsidRDefault="00307855">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99" w:author="Apsens, Sarah" w:date="2020-12-30T15:14:00Z" w:initials="ASJ(">
    <w:p w14:paraId="1B8D5906" w14:textId="54CCCD46" w:rsidR="00307855" w:rsidRDefault="00307855">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00" w:author="Benjamin Meyer" w:date="2021-04-19T18:22:00Z" w:initials="BM">
    <w:p w14:paraId="00ADCBDD" w14:textId="18A6EB52" w:rsidR="00307855" w:rsidRDefault="00307855">
      <w:pPr>
        <w:pStyle w:val="CommentText"/>
      </w:pPr>
      <w:r>
        <w:rPr>
          <w:rStyle w:val="CommentReference"/>
        </w:rPr>
        <w:annotationRef/>
      </w:r>
      <w:r>
        <w:t>To do: describe this possible influence in discussion</w:t>
      </w:r>
    </w:p>
  </w:comment>
  <w:comment w:id="101" w:author="Apsens, Sarah" w:date="2020-12-30T11:20:00Z" w:initials="ASJ(">
    <w:p w14:paraId="5D3FD81C" w14:textId="6AEA0CD9" w:rsidR="00307855" w:rsidRDefault="00307855">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02" w:author="Benjamin Meyer" w:date="2021-02-18T13:39:00Z" w:initials="BM">
    <w:p w14:paraId="485E133B" w14:textId="7E0877AD" w:rsidR="00307855" w:rsidRDefault="00307855">
      <w:pPr>
        <w:pStyle w:val="CommentText"/>
      </w:pPr>
      <w:r>
        <w:rPr>
          <w:rStyle w:val="CommentReference"/>
        </w:rPr>
        <w:annotationRef/>
      </w:r>
      <w:r>
        <w:t>Roger that.  Modified statement accordingly.</w:t>
      </w:r>
    </w:p>
  </w:comment>
  <w:comment w:id="103" w:author="Apsens, Sarah" w:date="2020-12-28T12:58:00Z" w:initials="ASJ(">
    <w:p w14:paraId="6908BD7E" w14:textId="1E941972" w:rsidR="00307855" w:rsidRDefault="00307855">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04" w:author="Benjamin Meyer" w:date="2021-02-18T13:52:00Z" w:initials="BM">
    <w:p w14:paraId="2951344A" w14:textId="31F16E33" w:rsidR="00307855" w:rsidRDefault="00307855">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106" w:author="Benjamin Meyer" w:date="2021-04-22T14:38:00Z" w:initials="BM">
    <w:p w14:paraId="7B684BC3" w14:textId="04090366" w:rsidR="00307855" w:rsidRDefault="00307855">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107" w:author="Apsens, Sarah" w:date="2020-12-28T12:59:00Z" w:initials="ASJ(">
    <w:p w14:paraId="0C96AFEC" w14:textId="1284B1A5" w:rsidR="00307855" w:rsidRDefault="00307855">
      <w:pPr>
        <w:pStyle w:val="CommentText"/>
      </w:pPr>
      <w:r>
        <w:rPr>
          <w:rStyle w:val="CommentReference"/>
        </w:rPr>
        <w:annotationRef/>
      </w:r>
      <w:r>
        <w:t xml:space="preserve">Specific number/percentage of events?  </w:t>
      </w:r>
    </w:p>
  </w:comment>
  <w:comment w:id="108" w:author="Benjamin Meyer" w:date="2021-02-18T15:25:00Z" w:initials="BM">
    <w:p w14:paraId="69BC9D2B" w14:textId="163D502E" w:rsidR="00307855" w:rsidRDefault="00307855">
      <w:pPr>
        <w:pStyle w:val="CommentText"/>
      </w:pPr>
      <w:r>
        <w:rPr>
          <w:rStyle w:val="CommentReference"/>
        </w:rPr>
        <w:annotationRef/>
      </w:r>
      <w:r>
        <w:t>Modified sentence</w:t>
      </w:r>
    </w:p>
  </w:comment>
  <w:comment w:id="117" w:author="Benjamin Meyer" w:date="2021-04-19T18:34:00Z" w:initials="BM">
    <w:p w14:paraId="506DFE03" w14:textId="29F431E8" w:rsidR="00307855" w:rsidRDefault="00307855">
      <w:pPr>
        <w:pStyle w:val="CommentText"/>
      </w:pPr>
      <w:r>
        <w:rPr>
          <w:rStyle w:val="CommentReference"/>
        </w:rPr>
        <w:annotationRef/>
      </w:r>
      <w:r>
        <w:t>Removed sentence describing detailed attribute table with parcel information.  Task is not described in the work plan (Task #5).</w:t>
      </w:r>
    </w:p>
  </w:comment>
  <w:comment w:id="118" w:author="Eldred, Laura" w:date="2020-12-29T12:51:00Z" w:initials="EL">
    <w:p w14:paraId="2FDBDD3F" w14:textId="1DE19E6A" w:rsidR="00307855" w:rsidRDefault="00307855">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19" w:author="Benjamin Meyer" w:date="2021-02-19T09:57:00Z" w:initials="BM">
    <w:p w14:paraId="30D8C47F" w14:textId="4DD9382C" w:rsidR="00307855" w:rsidRDefault="00307855">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307855" w:rsidRDefault="00307855">
      <w:pPr>
        <w:pStyle w:val="CommentText"/>
      </w:pPr>
    </w:p>
    <w:p w14:paraId="6D2B9EFE" w14:textId="1E19D067" w:rsidR="00307855" w:rsidRDefault="00307855">
      <w:pPr>
        <w:pStyle w:val="CommentText"/>
      </w:pPr>
      <w:r>
        <w:t>Also included a sentence in the discussion about some of the caveats Laura describes.</w:t>
      </w:r>
    </w:p>
  </w:comment>
  <w:comment w:id="122" w:author="Benjamin Meyer" w:date="2021-04-19T18:35:00Z" w:initials="BM">
    <w:p w14:paraId="70EB60E6" w14:textId="66224284" w:rsidR="00307855" w:rsidRDefault="00307855">
      <w:pPr>
        <w:pStyle w:val="CommentText"/>
      </w:pPr>
      <w:r>
        <w:rPr>
          <w:rStyle w:val="CommentReference"/>
        </w:rPr>
        <w:annotationRef/>
      </w:r>
      <w:r>
        <w:t>Too specific?</w:t>
      </w:r>
    </w:p>
  </w:comment>
  <w:comment w:id="191" w:author="Benjamin Meyer" w:date="2021-04-22T14:24:00Z" w:initials="BM">
    <w:p w14:paraId="0B1E1A2D" w14:textId="77777777" w:rsidR="00307855" w:rsidRPr="00C219F5" w:rsidRDefault="00307855" w:rsidP="00C219F5">
      <w:pPr>
        <w:pStyle w:val="Default"/>
        <w:rPr>
          <w:rFonts w:ascii="Arial" w:hAnsi="Arial" w:cs="Arial"/>
        </w:rPr>
      </w:pPr>
      <w:r>
        <w:rPr>
          <w:rStyle w:val="CommentReference"/>
        </w:rPr>
        <w:annotationRef/>
      </w:r>
    </w:p>
    <w:p w14:paraId="1CDEE0D4" w14:textId="77777777" w:rsidR="00307855" w:rsidRPr="00C219F5" w:rsidRDefault="00307855" w:rsidP="00C219F5">
      <w:pPr>
        <w:widowControl/>
        <w:numPr>
          <w:ilvl w:val="1"/>
          <w:numId w:val="24"/>
        </w:numPr>
        <w:autoSpaceDE w:val="0"/>
        <w:autoSpaceDN w:val="0"/>
        <w:adjustRightInd w:val="0"/>
        <w:rPr>
          <w:rFonts w:ascii="Arial" w:hAnsi="Arial" w:cs="Arial"/>
          <w:color w:val="000000"/>
          <w:kern w:val="0"/>
          <w:lang w:eastAsia="en-US"/>
        </w:rPr>
      </w:pPr>
      <w:proofErr w:type="spellStart"/>
      <w:r w:rsidRPr="00C219F5">
        <w:rPr>
          <w:rFonts w:ascii="Arial" w:hAnsi="Arial" w:cs="Arial"/>
          <w:color w:val="000000"/>
          <w:kern w:val="0"/>
          <w:lang w:eastAsia="en-US"/>
        </w:rPr>
        <w:t>Stormwater</w:t>
      </w:r>
      <w:proofErr w:type="spellEnd"/>
      <w:r w:rsidRPr="00C219F5">
        <w:rPr>
          <w:rFonts w:ascii="Arial" w:hAnsi="Arial" w:cs="Arial"/>
          <w:color w:val="000000"/>
          <w:kern w:val="0"/>
          <w:lang w:eastAsia="en-US"/>
        </w:rPr>
        <w:t xml:space="preserve"> maps, snow storage maps, NHD+ catchment information, impervious surfaces, potential sources of zinc to the Kenai River </w:t>
      </w:r>
      <w:proofErr w:type="spellStart"/>
      <w:r w:rsidRPr="00C219F5">
        <w:rPr>
          <w:rFonts w:ascii="Arial" w:hAnsi="Arial" w:cs="Arial"/>
          <w:color w:val="000000"/>
          <w:kern w:val="0"/>
          <w:lang w:eastAsia="en-US"/>
        </w:rPr>
        <w:t>mainstem</w:t>
      </w:r>
      <w:proofErr w:type="spellEnd"/>
      <w:r w:rsidRPr="00C219F5">
        <w:rPr>
          <w:rFonts w:ascii="Arial" w:hAnsi="Arial" w:cs="Arial"/>
          <w:color w:val="000000"/>
          <w:kern w:val="0"/>
          <w:lang w:eastAsia="en-US"/>
        </w:rPr>
        <w:t xml:space="preserve"> that are not part of the </w:t>
      </w:r>
      <w:proofErr w:type="spellStart"/>
      <w:r w:rsidRPr="00C219F5">
        <w:rPr>
          <w:rFonts w:ascii="Arial" w:hAnsi="Arial" w:cs="Arial"/>
          <w:color w:val="000000"/>
          <w:kern w:val="0"/>
          <w:lang w:eastAsia="en-US"/>
        </w:rPr>
        <w:t>stormwater</w:t>
      </w:r>
      <w:proofErr w:type="spellEnd"/>
      <w:r w:rsidRPr="00C219F5">
        <w:rPr>
          <w:rFonts w:ascii="Arial" w:hAnsi="Arial" w:cs="Arial"/>
          <w:color w:val="000000"/>
          <w:kern w:val="0"/>
          <w:lang w:eastAsia="en-US"/>
        </w:rPr>
        <w:t xml:space="preserve"> runoff (e.g. culverts, ELP walkways, and other galvanized metal surfaces), Kenai River beach bacteria results, results from boat count and fishing surveys, fish habitat information, and other layers of relevance to KR pollution issues. </w:t>
      </w:r>
    </w:p>
    <w:p w14:paraId="361210C0" w14:textId="4E649479" w:rsidR="00307855" w:rsidRPr="00C219F5" w:rsidRDefault="00307855" w:rsidP="00C219F5">
      <w:pPr>
        <w:widowControl/>
        <w:autoSpaceDE w:val="0"/>
        <w:autoSpaceDN w:val="0"/>
        <w:adjustRightInd w:val="0"/>
        <w:rPr>
          <w:rFonts w:ascii="Arial" w:hAnsi="Arial" w:cs="Arial"/>
          <w:color w:val="000000"/>
          <w:kern w:val="0"/>
          <w:lang w:eastAsia="en-US"/>
        </w:rPr>
      </w:pPr>
    </w:p>
  </w:comment>
  <w:comment w:id="195" w:author="Eldred, Laura" w:date="2020-12-29T12:57:00Z" w:initials="EL">
    <w:p w14:paraId="19E5B7FB" w14:textId="456A8A1B" w:rsidR="00307855" w:rsidRDefault="00307855">
      <w:pPr>
        <w:pStyle w:val="CommentText"/>
      </w:pPr>
      <w:r>
        <w:rPr>
          <w:rStyle w:val="CommentReference"/>
        </w:rPr>
        <w:annotationRef/>
      </w:r>
      <w:proofErr w:type="gramStart"/>
      <w:r>
        <w:t>this</w:t>
      </w:r>
      <w:proofErr w:type="gramEnd"/>
      <w:r>
        <w:t xml:space="preserve"> still confuses me – why would it be an exceedance?</w:t>
      </w:r>
    </w:p>
  </w:comment>
  <w:comment w:id="196" w:author="Apsens, Sarah" w:date="2020-12-30T17:15:00Z" w:initials="ASJ(">
    <w:p w14:paraId="1817E642" w14:textId="2E1D0F2E" w:rsidR="00307855" w:rsidRDefault="00307855">
      <w:pPr>
        <w:pStyle w:val="CommentText"/>
      </w:pPr>
      <w:r>
        <w:rPr>
          <w:rStyle w:val="CommentReference"/>
        </w:rPr>
        <w:annotationRef/>
      </w:r>
      <w:r>
        <w:t>Ben – I think the sentence needs more clarification</w:t>
      </w:r>
    </w:p>
  </w:comment>
  <w:comment w:id="197" w:author="Benjamin Meyer" w:date="2021-02-19T11:40:00Z" w:initials="BM">
    <w:p w14:paraId="5915C468" w14:textId="37F99ACC" w:rsidR="00307855" w:rsidRDefault="00307855">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307855" w:rsidRDefault="00307855">
      <w:pPr>
        <w:pStyle w:val="CommentText"/>
        <w:rPr>
          <w:bCs/>
          <w:sz w:val="24"/>
          <w:szCs w:val="24"/>
        </w:rPr>
      </w:pPr>
    </w:p>
    <w:p w14:paraId="3BF9F26D" w14:textId="2828721C" w:rsidR="00307855" w:rsidRDefault="00307855">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307855" w:rsidRDefault="00307855">
      <w:pPr>
        <w:pStyle w:val="CommentText"/>
        <w:rPr>
          <w:bCs/>
          <w:sz w:val="24"/>
          <w:szCs w:val="24"/>
        </w:rPr>
      </w:pPr>
    </w:p>
    <w:p w14:paraId="111F525E" w14:textId="36C40822" w:rsidR="00307855" w:rsidRDefault="00307855">
      <w:pPr>
        <w:pStyle w:val="CommentText"/>
      </w:pPr>
      <w:r>
        <w:rPr>
          <w:bCs/>
          <w:sz w:val="24"/>
          <w:szCs w:val="24"/>
        </w:rPr>
        <w:t xml:space="preserve">Open for suggestions on how to further clarify, move, or remove this sentence.  Sarah’s edits improved it </w:t>
      </w:r>
    </w:p>
  </w:comment>
  <w:comment w:id="198" w:author="Apsens, Sarah" w:date="2020-12-28T15:06:00Z" w:initials="ASJ(">
    <w:p w14:paraId="58213BF2" w14:textId="4064DD40" w:rsidR="00307855" w:rsidRDefault="00307855">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199" w:author="Benjamin Meyer" w:date="2021-02-19T11:48:00Z" w:initials="BM">
    <w:p w14:paraId="60177BC3" w14:textId="2EA10744" w:rsidR="00307855" w:rsidRDefault="00307855">
      <w:pPr>
        <w:pStyle w:val="CommentText"/>
      </w:pPr>
      <w:r>
        <w:rPr>
          <w:rStyle w:val="CommentReference"/>
        </w:rPr>
        <w:annotationRef/>
      </w:r>
      <w:r>
        <w:t>Modified sentence.</w:t>
      </w:r>
    </w:p>
  </w:comment>
  <w:comment w:id="200" w:author="Apsens, Sarah" w:date="2020-12-28T15:11:00Z" w:initials="ASJ(">
    <w:p w14:paraId="33081C85" w14:textId="0000953B" w:rsidR="00307855" w:rsidRDefault="00307855">
      <w:pPr>
        <w:pStyle w:val="CommentText"/>
      </w:pPr>
      <w:r>
        <w:rPr>
          <w:rStyle w:val="CommentReference"/>
        </w:rPr>
        <w:annotationRef/>
      </w:r>
      <w:r>
        <w:t xml:space="preserve">Have you looked at USGS gage data to identify the timing of freshet? </w:t>
      </w:r>
    </w:p>
  </w:comment>
  <w:comment w:id="201" w:author="Benjamin Meyer" w:date="2021-01-27T16:56:00Z" w:initials="BM">
    <w:p w14:paraId="7C3181CA" w14:textId="5BCBAFFB" w:rsidR="00307855" w:rsidRDefault="00307855">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202" w:author="Eldred, Laura" w:date="2020-12-29T12:58:00Z" w:initials="EL">
    <w:p w14:paraId="1CF96B67" w14:textId="77777777" w:rsidR="00307855" w:rsidRDefault="00307855"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203" w:author="Benjamin Meyer" w:date="2021-02-19T14:55:00Z" w:initials="BM">
    <w:p w14:paraId="736A0775" w14:textId="1DFEF4E1" w:rsidR="00307855" w:rsidRDefault="00307855">
      <w:pPr>
        <w:pStyle w:val="CommentText"/>
      </w:pPr>
      <w:r>
        <w:rPr>
          <w:rStyle w:val="CommentReference"/>
        </w:rPr>
        <w:annotationRef/>
      </w:r>
      <w:proofErr w:type="gramStart"/>
      <w:r>
        <w:t>modified</w:t>
      </w:r>
      <w:proofErr w:type="gramEnd"/>
      <w:r>
        <w:t xml:space="preserve"> paragraph</w:t>
      </w:r>
    </w:p>
  </w:comment>
  <w:comment w:id="205" w:author="Apsens, Sarah" w:date="2020-12-30T13:14:00Z" w:initials="ASJ(">
    <w:p w14:paraId="6F088C21" w14:textId="0F4BEEE2" w:rsidR="00307855" w:rsidRDefault="00307855">
      <w:pPr>
        <w:pStyle w:val="CommentText"/>
      </w:pPr>
      <w:r>
        <w:rPr>
          <w:rStyle w:val="CommentReference"/>
        </w:rPr>
        <w:annotationRef/>
      </w:r>
      <w:r>
        <w:t xml:space="preserve">Same as with Cu, do not count duplicates as they are not independent samples. </w:t>
      </w:r>
    </w:p>
  </w:comment>
  <w:comment w:id="206" w:author="Apsens, Sarah" w:date="2020-12-28T15:15:00Z" w:initials="ASJ(">
    <w:p w14:paraId="66FA2F70" w14:textId="4D65277C" w:rsidR="00307855" w:rsidRDefault="00307855">
      <w:pPr>
        <w:pStyle w:val="CommentText"/>
      </w:pPr>
      <w:r>
        <w:rPr>
          <w:rStyle w:val="CommentReference"/>
        </w:rPr>
        <w:annotationRef/>
      </w:r>
      <w:r>
        <w:t xml:space="preserve">Use CCC abbreviation? </w:t>
      </w:r>
    </w:p>
  </w:comment>
  <w:comment w:id="207" w:author="Apsens, Sarah" w:date="2020-12-28T15:23:00Z" w:initials="ASJ(">
    <w:p w14:paraId="72188CAF" w14:textId="10B789F7" w:rsidR="00307855" w:rsidRDefault="00307855">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w:t>
      </w:r>
      <w:proofErr w:type="gramStart"/>
      <w:r>
        <w:t>last</w:t>
      </w:r>
      <w:proofErr w:type="gramEnd"/>
      <w:r>
        <w:t xml:space="preserve"> sentence in this paragraph contradicts the opening sentence. </w:t>
      </w:r>
    </w:p>
  </w:comment>
  <w:comment w:id="208" w:author="Benjamin Meyer" w:date="2021-02-19T15:00:00Z" w:initials="BM">
    <w:p w14:paraId="2157FB9B" w14:textId="413FC553" w:rsidR="00307855" w:rsidRDefault="00307855">
      <w:pPr>
        <w:pStyle w:val="CommentText"/>
      </w:pPr>
      <w:r>
        <w:rPr>
          <w:rStyle w:val="CommentReference"/>
        </w:rPr>
        <w:annotationRef/>
      </w:r>
      <w:r>
        <w:t>Modified paragraph</w:t>
      </w:r>
    </w:p>
  </w:comment>
  <w:comment w:id="209" w:author="Apsens, Sarah" w:date="2020-12-30T11:45:00Z" w:initials="ASJ(">
    <w:p w14:paraId="44D0C959" w14:textId="3835F4D3" w:rsidR="00307855" w:rsidRDefault="00307855">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11" w:author="Apsens, Sarah" w:date="2020-12-28T15:22:00Z" w:initials="ASJ(">
    <w:p w14:paraId="61B35354" w14:textId="22A44998" w:rsidR="00307855" w:rsidRDefault="00307855">
      <w:pPr>
        <w:pStyle w:val="CommentText"/>
      </w:pPr>
      <w:r>
        <w:rPr>
          <w:rStyle w:val="CommentReference"/>
        </w:rPr>
        <w:annotationRef/>
      </w:r>
      <w:r>
        <w:t xml:space="preserve">Thought this sounded a bit odd as is. </w:t>
      </w:r>
    </w:p>
  </w:comment>
  <w:comment w:id="221" w:author="Apsens, Sarah" w:date="2020-12-30T11:51:00Z" w:initials="ASJ(">
    <w:p w14:paraId="3926ECC4" w14:textId="2BFF5FE4" w:rsidR="00307855" w:rsidRDefault="00307855">
      <w:pPr>
        <w:pStyle w:val="CommentText"/>
      </w:pPr>
      <w:r>
        <w:rPr>
          <w:rStyle w:val="CommentReference"/>
        </w:rPr>
        <w:annotationRef/>
      </w:r>
      <w:proofErr w:type="gramStart"/>
      <w:r>
        <w:t>this</w:t>
      </w:r>
      <w:proofErr w:type="gramEnd"/>
      <w:r>
        <w:t xml:space="preserve"> paragraph makes it sound like you’ve already determined the sources. Re-wording recommended, since it’s circumstantial still.</w:t>
      </w:r>
    </w:p>
  </w:comment>
  <w:comment w:id="222" w:author="Benjamin Meyer" w:date="2021-02-19T15:30:00Z" w:initials="BM">
    <w:p w14:paraId="20ABCA29" w14:textId="508D1FA8" w:rsidR="00307855" w:rsidRDefault="00307855">
      <w:pPr>
        <w:pStyle w:val="CommentText"/>
      </w:pPr>
      <w:r>
        <w:rPr>
          <w:rStyle w:val="CommentReference"/>
        </w:rPr>
        <w:annotationRef/>
      </w:r>
      <w:r>
        <w:t>Modified paragraph</w:t>
      </w:r>
    </w:p>
  </w:comment>
  <w:comment w:id="224" w:author="Apsens, Sarah" w:date="2020-12-28T15:58:00Z" w:initials="ASJ(">
    <w:p w14:paraId="62E7AAC3" w14:textId="3D3DE834" w:rsidR="00307855" w:rsidRDefault="00307855">
      <w:pPr>
        <w:pStyle w:val="CommentText"/>
      </w:pPr>
      <w:r>
        <w:rPr>
          <w:rStyle w:val="CommentReference"/>
        </w:rPr>
        <w:annotationRef/>
      </w:r>
      <w:r>
        <w:t xml:space="preserve">Should reference the project QAPP somewhere in this paragraph as well as the RPD threshold. </w:t>
      </w:r>
    </w:p>
  </w:comment>
  <w:comment w:id="225" w:author="Benjamin Meyer" w:date="2021-02-19T17:04:00Z" w:initials="BM">
    <w:p w14:paraId="0B297355" w14:textId="51C18C38" w:rsidR="00307855" w:rsidRDefault="00307855">
      <w:pPr>
        <w:pStyle w:val="CommentText"/>
      </w:pPr>
      <w:r>
        <w:rPr>
          <w:rStyle w:val="CommentReference"/>
        </w:rPr>
        <w:annotationRef/>
      </w:r>
      <w:proofErr w:type="gramStart"/>
      <w:r>
        <w:t>cited</w:t>
      </w:r>
      <w:proofErr w:type="gramEnd"/>
    </w:p>
  </w:comment>
  <w:comment w:id="227" w:author="Eldred, Laura" w:date="2020-12-29T13:07:00Z" w:initials="EL">
    <w:p w14:paraId="1426E72F" w14:textId="6E5CFC2A" w:rsidR="00307855" w:rsidRDefault="00307855">
      <w:pPr>
        <w:pStyle w:val="CommentText"/>
      </w:pPr>
      <w:r>
        <w:rPr>
          <w:rStyle w:val="CommentReference"/>
        </w:rPr>
        <w:annotationRef/>
      </w:r>
      <w:r>
        <w:t>at a minimum this data should flagged or not used for now since it does not meet data quality objectives and we don’t know why yet</w:t>
      </w:r>
    </w:p>
  </w:comment>
  <w:comment w:id="228" w:author="Apsens, Sarah" w:date="2020-12-30T17:16:00Z" w:initials="ASJ(">
    <w:p w14:paraId="7A2CC1D6" w14:textId="09A6711B" w:rsidR="00307855" w:rsidRDefault="00307855">
      <w:pPr>
        <w:pStyle w:val="CommentText"/>
      </w:pPr>
      <w:r>
        <w:rPr>
          <w:rStyle w:val="CommentReference"/>
        </w:rPr>
        <w:annotationRef/>
      </w:r>
      <w:r>
        <w:t xml:space="preserve">Ben – The above comment is from DECs perspective - we cannot use questionable data to make management decisions.   </w:t>
      </w:r>
    </w:p>
  </w:comment>
  <w:comment w:id="229" w:author="Benjamin Meyer" w:date="2021-02-19T17:04:00Z" w:initials="BM">
    <w:p w14:paraId="36FDA0E7" w14:textId="5F9ACB79" w:rsidR="00307855" w:rsidRDefault="00307855">
      <w:pPr>
        <w:pStyle w:val="CommentText"/>
      </w:pPr>
      <w:r>
        <w:rPr>
          <w:rStyle w:val="CommentReference"/>
        </w:rPr>
        <w:annotationRef/>
      </w:r>
      <w:r>
        <w:t xml:space="preserve">Agreed.  Modified paragraph. I interpret it less as data being questionable though, and instead meaning that a.) </w:t>
      </w:r>
      <w:proofErr w:type="gramStart"/>
      <w:r>
        <w:t>the</w:t>
      </w:r>
      <w:proofErr w:type="gramEnd"/>
      <w:r>
        <w:t xml:space="preserve"> QAPP may need auditing  and updating and b.) </w:t>
      </w:r>
      <w:proofErr w:type="gramStart"/>
      <w:r>
        <w:t>the</w:t>
      </w:r>
      <w:proofErr w:type="gramEnd"/>
      <w:r>
        <w:t xml:space="preserve"> data should be interpreted in the context of sampling error values, which are expected for any quantitative analytical measurement.</w:t>
      </w:r>
    </w:p>
  </w:comment>
  <w:comment w:id="230" w:author="Apsens, Sarah" w:date="2020-12-28T15:32:00Z" w:initials="ASJ(">
    <w:p w14:paraId="07AF8809" w14:textId="433D1419" w:rsidR="00307855" w:rsidRDefault="00307855">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31" w:author="Benjamin Meyer" w:date="2021-02-19T17:48:00Z" w:initials="BM">
    <w:p w14:paraId="5398969D" w14:textId="04BB1919" w:rsidR="00307855" w:rsidRDefault="00307855">
      <w:pPr>
        <w:pStyle w:val="CommentText"/>
      </w:pPr>
      <w:r>
        <w:rPr>
          <w:rStyle w:val="CommentReference"/>
        </w:rPr>
        <w:annotationRef/>
      </w:r>
      <w:r>
        <w:t>Modified paragraph</w:t>
      </w:r>
    </w:p>
  </w:comment>
  <w:comment w:id="238" w:author="Eldred, Laura" w:date="2020-12-29T13:17:00Z" w:initials="EL">
    <w:p w14:paraId="760F86D1" w14:textId="79E5664B" w:rsidR="00307855" w:rsidRDefault="00307855">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239" w:author="Benjamin Meyer" w:date="2021-04-21T09:19:00Z" w:initials="BM">
    <w:p w14:paraId="354C4461" w14:textId="6CE5EB53" w:rsidR="00307855" w:rsidRDefault="00307855">
      <w:pPr>
        <w:pStyle w:val="CommentText"/>
      </w:pPr>
      <w:r>
        <w:rPr>
          <w:rStyle w:val="CommentReference"/>
        </w:rPr>
        <w:annotationRef/>
      </w:r>
      <w:r>
        <w:t xml:space="preserve">Marine influence on mg and ca values, </w:t>
      </w:r>
      <w:proofErr w:type="spellStart"/>
      <w:r>
        <w:t>onfluence</w:t>
      </w:r>
      <w:proofErr w:type="spellEnd"/>
      <w:r>
        <w:t xml:space="preserve"> on CCC values</w:t>
      </w:r>
    </w:p>
  </w:comment>
  <w:comment w:id="240" w:author="Apsens, Sarah" w:date="2020-12-28T16:13:00Z" w:initials="ASJ(">
    <w:p w14:paraId="08342BFA" w14:textId="662700BC" w:rsidR="00307855" w:rsidRDefault="00307855">
      <w:pPr>
        <w:pStyle w:val="CommentText"/>
      </w:pPr>
      <w:r>
        <w:rPr>
          <w:rStyle w:val="CommentReference"/>
        </w:rPr>
        <w:annotationRef/>
      </w:r>
      <w:r>
        <w:t xml:space="preserve">Start new paragraph? </w:t>
      </w:r>
    </w:p>
  </w:comment>
  <w:comment w:id="241" w:author="Apsens, Sarah" w:date="2020-12-28T16:10:00Z" w:initials="ASJ(">
    <w:p w14:paraId="0B01DD99" w14:textId="25494DA3" w:rsidR="00307855" w:rsidRDefault="00307855">
      <w:pPr>
        <w:pStyle w:val="CommentText"/>
      </w:pPr>
      <w:r>
        <w:rPr>
          <w:rStyle w:val="CommentReference"/>
        </w:rPr>
        <w:annotationRef/>
      </w:r>
      <w:r>
        <w:t>Re-word, not sure what’s being said</w:t>
      </w:r>
    </w:p>
  </w:comment>
  <w:comment w:id="242" w:author="Benjamin Meyer" w:date="2021-02-19T17:50:00Z" w:initials="BM">
    <w:p w14:paraId="3BB0D040" w14:textId="604855EB" w:rsidR="00307855" w:rsidRDefault="00307855">
      <w:pPr>
        <w:pStyle w:val="CommentText"/>
      </w:pPr>
      <w:r>
        <w:rPr>
          <w:rStyle w:val="CommentReference"/>
        </w:rPr>
        <w:annotationRef/>
      </w:r>
      <w:r>
        <w:t>Typo on my end.  Modified sentence.</w:t>
      </w:r>
    </w:p>
  </w:comment>
  <w:comment w:id="243" w:author="Apsens, Sarah" w:date="2020-12-28T16:13:00Z" w:initials="ASJ(">
    <w:p w14:paraId="015410B4" w14:textId="4B45587B" w:rsidR="00307855" w:rsidRDefault="00307855">
      <w:pPr>
        <w:pStyle w:val="CommentText"/>
      </w:pPr>
      <w:r>
        <w:t>0</w:t>
      </w: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44" w:author="Benjamin Meyer" w:date="2021-02-19T18:12:00Z" w:initials="BM">
    <w:p w14:paraId="7A4A88A8" w14:textId="625A9BF4" w:rsidR="00307855" w:rsidRDefault="00307855">
      <w:pPr>
        <w:pStyle w:val="CommentText"/>
      </w:pPr>
      <w:r>
        <w:rPr>
          <w:rStyle w:val="CommentReference"/>
        </w:rPr>
        <w:annotationRef/>
      </w:r>
      <w:r>
        <w:t>Modified sentence.</w:t>
      </w:r>
    </w:p>
  </w:comment>
  <w:comment w:id="245" w:author="Eldred, Laura" w:date="2020-12-29T13:09:00Z" w:initials="EL">
    <w:p w14:paraId="0F267779" w14:textId="644AD8D8" w:rsidR="00307855" w:rsidRDefault="00307855">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46" w:author="Benjamin Meyer" w:date="2021-02-19T18:21:00Z" w:initials="BM">
    <w:p w14:paraId="6366026A" w14:textId="3F87B2C2" w:rsidR="00307855" w:rsidRDefault="00307855">
      <w:pPr>
        <w:pStyle w:val="CommentText"/>
      </w:pPr>
      <w:r>
        <w:rPr>
          <w:rStyle w:val="CommentReference"/>
        </w:rPr>
        <w:annotationRef/>
      </w:r>
      <w:r>
        <w:t xml:space="preserve">We are aspiring to do an analysis of complete data 2000 – 2020 to examine just these sorts of questions and trends.  I will keep this idea in mind if we get the chance to do that project. </w:t>
      </w:r>
    </w:p>
  </w:comment>
  <w:comment w:id="247" w:author="Apsens, Sarah" w:date="2020-12-28T16:18:00Z" w:initials="ASJ(">
    <w:p w14:paraId="65D15C5D" w14:textId="740E821F" w:rsidR="00307855" w:rsidRDefault="00307855">
      <w:pPr>
        <w:pStyle w:val="CommentText"/>
      </w:pPr>
      <w:r>
        <w:rPr>
          <w:rStyle w:val="CommentReference"/>
        </w:rPr>
        <w:annotationRef/>
      </w:r>
      <w:r>
        <w:t xml:space="preserve">This would be great! </w:t>
      </w:r>
    </w:p>
  </w:comment>
  <w:comment w:id="248" w:author="Eldred, Laura" w:date="2020-12-29T13:12:00Z" w:initials="EL">
    <w:p w14:paraId="266DBA46" w14:textId="1B5A19AD" w:rsidR="00307855" w:rsidRDefault="00307855">
      <w:pPr>
        <w:pStyle w:val="CommentText"/>
      </w:pPr>
      <w:r>
        <w:rPr>
          <w:rStyle w:val="CommentReference"/>
        </w:rPr>
        <w:annotationRef/>
      </w:r>
      <w:proofErr w:type="gramStart"/>
      <w:r>
        <w:t>has</w:t>
      </w:r>
      <w:proofErr w:type="gramEnd"/>
      <w:r>
        <w:t xml:space="preserve"> this been done? If not please clarify in the paragraph that it could provide info if completed</w:t>
      </w:r>
    </w:p>
  </w:comment>
  <w:comment w:id="249" w:author="Benjamin Meyer" w:date="2021-02-19T19:04:00Z" w:initials="BM">
    <w:p w14:paraId="78206881" w14:textId="63BC527F" w:rsidR="00307855" w:rsidRDefault="00307855">
      <w:pPr>
        <w:pStyle w:val="CommentText"/>
      </w:pPr>
      <w:r>
        <w:rPr>
          <w:rStyle w:val="CommentReference"/>
        </w:rPr>
        <w:annotationRef/>
      </w:r>
      <w:r>
        <w:t>This type of study has not yet been performed.</w:t>
      </w:r>
    </w:p>
  </w:comment>
  <w:comment w:id="250" w:author="Apsens, Sarah" w:date="2020-12-28T16:25:00Z" w:initials="ASJ(">
    <w:p w14:paraId="43BBC0DB" w14:textId="77777777" w:rsidR="00307855" w:rsidRDefault="00307855"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51" w:author="Benjamin Meyer" w:date="2021-02-19T19:07:00Z" w:initials="BM">
    <w:p w14:paraId="14E26EFF" w14:textId="77777777" w:rsidR="00307855" w:rsidRDefault="00307855" w:rsidP="004E3621">
      <w:pPr>
        <w:pStyle w:val="CommentText"/>
      </w:pPr>
      <w:r>
        <w:rPr>
          <w:rStyle w:val="CommentReference"/>
        </w:rPr>
        <w:annotationRef/>
      </w:r>
      <w:r>
        <w:t>Note to self; perform if time allows.</w:t>
      </w:r>
    </w:p>
  </w:comment>
  <w:comment w:id="252" w:author="Apsens, Sarah" w:date="2020-12-30T13:21:00Z" w:initials="ASJ(">
    <w:p w14:paraId="4DC8F385" w14:textId="77777777" w:rsidR="00307855" w:rsidRDefault="00307855"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53" w:author="Benjamin Meyer" w:date="2021-02-19T19:17:00Z" w:initials="BM">
    <w:p w14:paraId="313308B6" w14:textId="77777777" w:rsidR="00307855" w:rsidRDefault="00307855"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254" w:author="Benjamin Meyer" w:date="2021-02-19T19:18:00Z" w:initials="BM">
    <w:p w14:paraId="0DE20E54" w14:textId="77777777" w:rsidR="00307855" w:rsidRDefault="00307855" w:rsidP="004E3621">
      <w:pPr>
        <w:pStyle w:val="CommentText"/>
      </w:pPr>
      <w:r>
        <w:rPr>
          <w:rStyle w:val="CommentReference"/>
        </w:rPr>
        <w:annotationRef/>
      </w:r>
      <w:r>
        <w:t>I would be fine with removing this paragraph if reads as too oriented towards conjecture.</w:t>
      </w:r>
    </w:p>
  </w:comment>
  <w:comment w:id="255" w:author="Eldred, Laura" w:date="2020-12-29T13:15:00Z" w:initials="EL">
    <w:p w14:paraId="3BF9EC74" w14:textId="1FC8D13B" w:rsidR="00307855" w:rsidRDefault="00307855">
      <w:pPr>
        <w:pStyle w:val="CommentText"/>
      </w:pPr>
      <w:r>
        <w:rPr>
          <w:rStyle w:val="CommentReference"/>
        </w:rPr>
        <w:annotationRef/>
      </w:r>
      <w:proofErr w:type="gramStart"/>
      <w:r>
        <w:t>this</w:t>
      </w:r>
      <w:proofErr w:type="gramEnd"/>
      <w:r>
        <w:t xml:space="preserve"> paragraph may fit better under recommendations section</w:t>
      </w:r>
    </w:p>
  </w:comment>
  <w:comment w:id="256" w:author="Apsens, Sarah" w:date="2020-12-30T13:25:00Z" w:initials="ASJ(">
    <w:p w14:paraId="49734EC8" w14:textId="4F1B8497" w:rsidR="00307855" w:rsidRDefault="00307855">
      <w:pPr>
        <w:pStyle w:val="CommentText"/>
      </w:pPr>
      <w:r>
        <w:rPr>
          <w:rStyle w:val="CommentReference"/>
        </w:rPr>
        <w:annotationRef/>
      </w:r>
      <w:r>
        <w:t>Agreed</w:t>
      </w:r>
    </w:p>
  </w:comment>
  <w:comment w:id="257" w:author="Benjamin Meyer" w:date="2021-02-19T19:19:00Z" w:initials="BM">
    <w:p w14:paraId="69344187" w14:textId="68DB8D82" w:rsidR="00307855" w:rsidRDefault="00307855">
      <w:pPr>
        <w:pStyle w:val="CommentText"/>
      </w:pPr>
      <w:r>
        <w:rPr>
          <w:rStyle w:val="CommentReference"/>
        </w:rPr>
        <w:annotationRef/>
      </w:r>
      <w:r>
        <w:rPr>
          <w:rStyle w:val="CommentReference"/>
        </w:rPr>
        <w:t>Moved paragraph to new section.</w:t>
      </w:r>
    </w:p>
  </w:comment>
  <w:comment w:id="258" w:author="Apsens, Sarah" w:date="2020-12-28T16:28:00Z" w:initials="ASJ(">
    <w:p w14:paraId="25D6FA45" w14:textId="750B95AE" w:rsidR="00307855" w:rsidRDefault="00307855">
      <w:pPr>
        <w:pStyle w:val="CommentText"/>
      </w:pPr>
      <w:r>
        <w:rPr>
          <w:rStyle w:val="CommentReference"/>
        </w:rPr>
        <w:annotationRef/>
      </w:r>
      <w:r>
        <w:t xml:space="preserve">Cool idea/I like it – how would you select said site? </w:t>
      </w:r>
    </w:p>
  </w:comment>
  <w:comment w:id="259" w:author="Benjamin Meyer" w:date="2021-02-19T19:42:00Z" w:initials="BM">
    <w:p w14:paraId="52775C0B" w14:textId="58D2EDC4" w:rsidR="00307855" w:rsidRDefault="00307855">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60" w:author="Apsens, Sarah" w:date="2020-12-28T16:29:00Z" w:initials="ASJ(">
    <w:p w14:paraId="587A341D" w14:textId="3106D05B" w:rsidR="00307855" w:rsidRDefault="00307855">
      <w:pPr>
        <w:pStyle w:val="CommentText"/>
      </w:pPr>
      <w:r>
        <w:rPr>
          <w:rStyle w:val="CommentReference"/>
        </w:rPr>
        <w:annotationRef/>
      </w:r>
      <w:r>
        <w:t>Could be a great option for long-term monitoring but would still need occasional grab samples for assessment against state WQ criteria.</w:t>
      </w:r>
    </w:p>
  </w:comment>
  <w:comment w:id="261" w:author="Benjamin Meyer" w:date="2021-02-19T19:26:00Z" w:initials="BM">
    <w:p w14:paraId="5178B88A" w14:textId="142AB9BA" w:rsidR="00307855" w:rsidRDefault="00307855">
      <w:pPr>
        <w:pStyle w:val="CommentText"/>
      </w:pPr>
      <w:r>
        <w:rPr>
          <w:rStyle w:val="CommentReference"/>
        </w:rPr>
        <w:annotationRef/>
      </w:r>
      <w:r>
        <w:t>Agreed.</w:t>
      </w:r>
    </w:p>
  </w:comment>
  <w:comment w:id="262" w:author="Apsens, Sarah" w:date="2020-12-28T16:31:00Z" w:initials="ASJ(">
    <w:p w14:paraId="01677580" w14:textId="552AA504" w:rsidR="00307855" w:rsidRDefault="00307855">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263" w:author="Benjamin Meyer" w:date="2021-02-19T19:09:00Z" w:initials="BM">
    <w:p w14:paraId="4CEA0D10" w14:textId="76D95C78" w:rsidR="00307855" w:rsidRDefault="00307855">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4"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265" w:author="Eldred, Laura" w:date="2020-12-29T13:18:00Z" w:initials="EL">
    <w:p w14:paraId="2B068550" w14:textId="0441F34D" w:rsidR="00307855" w:rsidRDefault="00307855">
      <w:pPr>
        <w:pStyle w:val="CommentText"/>
      </w:pPr>
      <w:r>
        <w:rPr>
          <w:rStyle w:val="CommentReference"/>
        </w:rPr>
        <w:annotationRef/>
      </w:r>
      <w:proofErr w:type="gramStart"/>
      <w:r>
        <w:t>will</w:t>
      </w:r>
      <w:proofErr w:type="gramEnd"/>
      <w:r>
        <w:t xml:space="preserve"> it provide any ranking of priority sites to examine further?</w:t>
      </w:r>
    </w:p>
  </w:comment>
  <w:comment w:id="266" w:author="Apsens, Sarah" w:date="2020-12-30T17:07:00Z" w:initials="ASJ(">
    <w:p w14:paraId="1477FDF3" w14:textId="37915B47" w:rsidR="00307855" w:rsidRDefault="00307855">
      <w:pPr>
        <w:pStyle w:val="CommentText"/>
      </w:pPr>
      <w:r>
        <w:rPr>
          <w:rStyle w:val="CommentReference"/>
        </w:rPr>
        <w:annotationRef/>
      </w:r>
      <w:r>
        <w:t xml:space="preserve">Ben – Incorporating some sort of prioritization tool in the mapping product could be really useful. </w:t>
      </w:r>
    </w:p>
  </w:comment>
  <w:comment w:id="267" w:author="Benjamin Meyer" w:date="2021-02-19T19:45:00Z" w:initials="BM">
    <w:p w14:paraId="171D6922" w14:textId="69412BCD" w:rsidR="00307855" w:rsidRDefault="00307855">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269" w:author="Apsens, Sarah" w:date="2020-12-28T16:35:00Z" w:initials="ASJ(">
    <w:p w14:paraId="60097FCA" w14:textId="2FB569F8" w:rsidR="00307855" w:rsidRDefault="00307855">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270" w:author="Eldred, Laura" w:date="2020-12-29T13:19:00Z" w:initials="EL">
    <w:p w14:paraId="711F8199" w14:textId="1EB5BA53" w:rsidR="00307855" w:rsidRDefault="00307855">
      <w:pPr>
        <w:pStyle w:val="CommentText"/>
      </w:pPr>
      <w:r>
        <w:rPr>
          <w:rStyle w:val="CommentReference"/>
        </w:rPr>
        <w:annotationRef/>
      </w:r>
      <w:proofErr w:type="gramStart"/>
      <w:r>
        <w:t>or</w:t>
      </w:r>
      <w:proofErr w:type="gramEnd"/>
      <w:r>
        <w:t xml:space="preserve"> even drone technology</w:t>
      </w:r>
    </w:p>
  </w:comment>
  <w:comment w:id="271" w:author="Benjamin Meyer" w:date="2021-04-15T18:55:00Z" w:initials="BM">
    <w:p w14:paraId="1DA15DE0" w14:textId="5753685F" w:rsidR="00307855" w:rsidRDefault="00307855">
      <w:pPr>
        <w:pStyle w:val="CommentText"/>
      </w:pPr>
      <w:r>
        <w:rPr>
          <w:rStyle w:val="CommentReference"/>
        </w:rPr>
        <w:annotationRef/>
      </w:r>
      <w:proofErr w:type="gramStart"/>
      <w:r>
        <w:t>good</w:t>
      </w:r>
      <w:proofErr w:type="gramEnd"/>
      <w:r>
        <w:t xml:space="preserve"> points; suggest these as options also</w:t>
      </w:r>
    </w:p>
  </w:comment>
  <w:comment w:id="275" w:author="Eldred, Laura" w:date="2020-12-29T13:20:00Z" w:initials="EL">
    <w:p w14:paraId="3CB9C224" w14:textId="513AEDAC" w:rsidR="00307855" w:rsidRDefault="00307855">
      <w:pPr>
        <w:pStyle w:val="CommentText"/>
      </w:pPr>
      <w:r>
        <w:rPr>
          <w:rStyle w:val="CommentReference"/>
        </w:rPr>
        <w:annotationRef/>
      </w:r>
      <w:proofErr w:type="gramStart"/>
      <w:r>
        <w:t>once</w:t>
      </w:r>
      <w:proofErr w:type="gramEnd"/>
      <w:r>
        <w:t xml:space="preserv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277" w:author="Apsens, Sarah" w:date="2020-12-28T16:44:00Z" w:initials="ASJ(">
    <w:p w14:paraId="14E4E668" w14:textId="17DF8500" w:rsidR="00307855" w:rsidRDefault="00307855">
      <w:pPr>
        <w:pStyle w:val="CommentText"/>
      </w:pPr>
      <w:r>
        <w:rPr>
          <w:rStyle w:val="CommentReference"/>
        </w:rPr>
        <w:annotationRef/>
      </w:r>
      <w:r>
        <w:t>Yes, we need a proper (and statistically rigorous) trend analysis of Cu and Zn over time</w:t>
      </w:r>
    </w:p>
  </w:comment>
  <w:comment w:id="278" w:author="Eldred, Laura" w:date="2020-12-29T13:24:00Z" w:initials="EL">
    <w:p w14:paraId="1D1288A5" w14:textId="6AB4B037" w:rsidR="00307855" w:rsidRDefault="00307855">
      <w:pPr>
        <w:pStyle w:val="CommentText"/>
      </w:pPr>
      <w:r>
        <w:rPr>
          <w:rStyle w:val="CommentReference"/>
        </w:rPr>
        <w:annotationRef/>
      </w:r>
      <w:proofErr w:type="gramStart"/>
      <w:r>
        <w:t>in</w:t>
      </w:r>
      <w:proofErr w:type="gramEnd"/>
      <w:r>
        <w:t xml:space="preserve"> our regulatory world “point” often equates to “pipe” and I don’t think that’s what you mean here so I suggested using “discrete”</w:t>
      </w:r>
    </w:p>
  </w:comment>
  <w:comment w:id="279" w:author="Apsens, Sarah" w:date="2020-12-28T16:46:00Z" w:initials="ASJ(">
    <w:p w14:paraId="42A9DACD" w14:textId="647B978F" w:rsidR="00307855" w:rsidRDefault="00307855">
      <w:pPr>
        <w:pStyle w:val="CommentText"/>
      </w:pPr>
      <w:r>
        <w:rPr>
          <w:rStyle w:val="CommentReference"/>
        </w:rPr>
        <w:annotationRef/>
      </w:r>
      <w:r>
        <w:t>Under ice sampling?</w:t>
      </w:r>
    </w:p>
  </w:comment>
  <w:comment w:id="281" w:author="Apsens, Sarah" w:date="2020-12-30T14:28:00Z" w:initials="ASJ(">
    <w:p w14:paraId="1153BF9D" w14:textId="3458EA67" w:rsidR="00307855" w:rsidRDefault="00307855">
      <w:pPr>
        <w:pStyle w:val="CommentText"/>
      </w:pPr>
      <w:r>
        <w:rPr>
          <w:rStyle w:val="CommentReference"/>
        </w:rPr>
        <w:annotationRef/>
      </w:r>
      <w:r>
        <w:t xml:space="preserve">Ideally GIS mapping tool will aid in prioritization of potential GI sites </w:t>
      </w:r>
    </w:p>
  </w:comment>
  <w:comment w:id="288" w:author="Apsens, Sarah" w:date="2020-12-30T13:12:00Z" w:initials="ASJ(">
    <w:p w14:paraId="53FA9A17" w14:textId="77777777" w:rsidR="00307855" w:rsidRDefault="00307855"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300" w:author="Apsens, Sarah" w:date="2020-12-30T17:09:00Z" w:initials="ASJ(">
    <w:p w14:paraId="0AD09313" w14:textId="7725647D" w:rsidR="00307855" w:rsidRDefault="00307855">
      <w:pPr>
        <w:pStyle w:val="CommentText"/>
      </w:pPr>
      <w:r>
        <w:rPr>
          <w:rStyle w:val="CommentReference"/>
        </w:rPr>
        <w:annotationRef/>
      </w:r>
      <w:proofErr w:type="gramStart"/>
      <w:r>
        <w:t>jims</w:t>
      </w:r>
      <w:proofErr w:type="gramEnd"/>
      <w:r>
        <w:t xml:space="preserve">, </w:t>
      </w:r>
      <w:proofErr w:type="spellStart"/>
      <w:r>
        <w:t>skilak</w:t>
      </w:r>
      <w:proofErr w:type="spellEnd"/>
      <w:r>
        <w:t xml:space="preserve">.. </w:t>
      </w:r>
      <w:proofErr w:type="gramStart"/>
      <w:r>
        <w:t>and</w:t>
      </w:r>
      <w:proofErr w:type="gramEnd"/>
      <w:r>
        <w:t xml:space="preserve"> why nothing between those 2?Nice job on the graphs. I like this format a lot. </w:t>
      </w:r>
    </w:p>
  </w:comment>
  <w:comment w:id="303" w:author="Apsens, Sarah" w:date="2020-12-28T16:51:00Z" w:initials="ASJ(">
    <w:p w14:paraId="47630821" w14:textId="544B7439" w:rsidR="00307855" w:rsidRDefault="00307855">
      <w:pPr>
        <w:pStyle w:val="CommentText"/>
      </w:pPr>
      <w:r>
        <w:rPr>
          <w:rStyle w:val="CommentReference"/>
        </w:rPr>
        <w:annotationRef/>
      </w:r>
      <w:r>
        <w:t xml:space="preserve">Any idea(s) why the exceedances occurred in spring 2019 but not spring 2020? </w:t>
      </w:r>
    </w:p>
  </w:comment>
  <w:comment w:id="304" w:author="Benjamin Meyer" w:date="2021-01-04T09:23:00Z" w:initials="BM">
    <w:p w14:paraId="6AE70AB9" w14:textId="61D10070" w:rsidR="00307855" w:rsidRDefault="00307855">
      <w:pPr>
        <w:pStyle w:val="CommentText"/>
      </w:pPr>
      <w:r>
        <w:rPr>
          <w:rStyle w:val="CommentReference"/>
        </w:rPr>
        <w:annotationRef/>
      </w:r>
      <w:r>
        <w:t xml:space="preserve">Sampling was cancelled in spring 2020 </w:t>
      </w:r>
      <w:r>
        <w:sym w:font="Wingdings" w:char="F04C"/>
      </w:r>
    </w:p>
  </w:comment>
  <w:comment w:id="308" w:author="Apsens, Sarah" w:date="2020-12-28T16:53:00Z" w:initials="ASJ(">
    <w:p w14:paraId="6DB688FE" w14:textId="266ED599" w:rsidR="00307855" w:rsidRDefault="00307855">
      <w:pPr>
        <w:pStyle w:val="CommentText"/>
      </w:pPr>
      <w:r>
        <w:rPr>
          <w:rStyle w:val="CommentReference"/>
        </w:rPr>
        <w:annotationRef/>
      </w:r>
      <w:r>
        <w:t xml:space="preserve">Did you look at the acute criteria? </w:t>
      </w:r>
    </w:p>
  </w:comment>
  <w:comment w:id="312" w:author="Apsens, Sarah" w:date="2020-12-28T16:55:00Z" w:initials="ASJ(">
    <w:p w14:paraId="57661674" w14:textId="77777777" w:rsidR="00307855" w:rsidRDefault="00307855" w:rsidP="00DB281F">
      <w:pPr>
        <w:pStyle w:val="CommentText"/>
      </w:pPr>
      <w:r>
        <w:rPr>
          <w:rStyle w:val="CommentReference"/>
        </w:rPr>
        <w:annotationRef/>
      </w:r>
      <w:r>
        <w:t xml:space="preserve">Table is okay, but a little difficult to interpret </w:t>
      </w:r>
    </w:p>
  </w:comment>
  <w:comment w:id="313" w:author="Benjamin Meyer" w:date="2021-01-28T08:35:00Z" w:initials="BM">
    <w:p w14:paraId="67813A96" w14:textId="73B20566" w:rsidR="00307855" w:rsidRDefault="00307855">
      <w:pPr>
        <w:pStyle w:val="CommentText"/>
      </w:pPr>
      <w:r>
        <w:rPr>
          <w:rStyle w:val="CommentReference"/>
        </w:rPr>
        <w:annotationRef/>
      </w:r>
      <w:r>
        <w:t>Modified table to clarify</w:t>
      </w:r>
    </w:p>
  </w:comment>
  <w:comment w:id="315" w:author="Eldred, Laura" w:date="2020-12-29T13:31:00Z" w:initials="EL">
    <w:p w14:paraId="24DDDBCC" w14:textId="08D3C657" w:rsidR="00307855" w:rsidRDefault="00307855">
      <w:pPr>
        <w:pStyle w:val="CommentText"/>
      </w:pPr>
      <w:r>
        <w:rPr>
          <w:rStyle w:val="CommentReference"/>
        </w:rPr>
        <w:annotationRef/>
      </w:r>
      <w:proofErr w:type="gramStart"/>
      <w:r>
        <w:t>replicate/duplicate</w:t>
      </w:r>
      <w:proofErr w:type="gramEnd"/>
      <w:r>
        <w:t xml:space="preserve"> results should not be presented in this table</w:t>
      </w:r>
    </w:p>
  </w:comment>
  <w:comment w:id="316" w:author="Apsens, Sarah" w:date="2020-12-30T17:10:00Z" w:initials="ASJ(">
    <w:p w14:paraId="48A00B6F" w14:textId="7FD83C09" w:rsidR="00307855" w:rsidRDefault="00307855">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17" w:author="Benjamin Meyer" w:date="2021-01-28T07:52:00Z" w:initials="BM">
    <w:p w14:paraId="44B60715" w14:textId="77777777" w:rsidR="00307855" w:rsidRDefault="00307855">
      <w:pPr>
        <w:pStyle w:val="CommentText"/>
      </w:pPr>
      <w:r>
        <w:rPr>
          <w:rStyle w:val="CommentReference"/>
        </w:rPr>
        <w:annotationRef/>
      </w:r>
      <w:r>
        <w:t xml:space="preserve">Agreed.  </w:t>
      </w:r>
    </w:p>
    <w:p w14:paraId="253E7D1C" w14:textId="77777777" w:rsidR="00307855" w:rsidRDefault="00307855">
      <w:pPr>
        <w:pStyle w:val="CommentText"/>
      </w:pPr>
    </w:p>
    <w:p w14:paraId="3AF4A2F0" w14:textId="25996AF3" w:rsidR="00307855" w:rsidRDefault="00307855">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5"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307855" w:rsidRDefault="00307855">
      <w:pPr>
        <w:pStyle w:val="CommentText"/>
      </w:pPr>
    </w:p>
    <w:p w14:paraId="117A2555" w14:textId="18C14770" w:rsidR="00307855" w:rsidRDefault="00307855" w:rsidP="00023CC3">
      <w:pPr>
        <w:pStyle w:val="CommentText"/>
      </w:pPr>
      <w:r>
        <w:t>New version of the table is inserted.  This version includes only the designated “sample” value and not the paired “replicate” value.  Replicate RDL values are still reported in Table 5.</w:t>
      </w:r>
    </w:p>
  </w:comment>
  <w:comment w:id="319" w:author="Apsens, Sarah" w:date="2020-12-28T17:01:00Z" w:initials="ASJ(">
    <w:p w14:paraId="316FB957" w14:textId="11349D41" w:rsidR="00307855" w:rsidRDefault="00307855">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20" w:author="Benjamin Meyer" w:date="2021-01-28T09:08:00Z" w:initials="BM">
    <w:p w14:paraId="5071987B" w14:textId="40E1F903" w:rsidR="00307855" w:rsidRDefault="00307855">
      <w:pPr>
        <w:pStyle w:val="CommentText"/>
      </w:pPr>
      <w:r>
        <w:rPr>
          <w:rStyle w:val="CommentReference"/>
        </w:rPr>
        <w:annotationRef/>
      </w:r>
      <w:r>
        <w:t>Modified Table as requested</w:t>
      </w:r>
    </w:p>
  </w:comment>
  <w:comment w:id="321" w:author="Benjamin Meyer" w:date="2021-02-16T17:12:00Z" w:initials="BM">
    <w:p w14:paraId="2E7987CE" w14:textId="137709A2" w:rsidR="00307855" w:rsidRDefault="00307855">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323" w:author="Benjamin Meyer" w:date="2020-12-07T07:12:00Z" w:initials="BM">
    <w:p w14:paraId="3B7C6C0E" w14:textId="77777777" w:rsidR="00307855" w:rsidRDefault="00307855"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307855" w:rsidRDefault="00307855" w:rsidP="00E164AF">
      <w:pPr>
        <w:pStyle w:val="CommentText"/>
      </w:pPr>
    </w:p>
    <w:p w14:paraId="49538A29" w14:textId="77777777" w:rsidR="00307855" w:rsidRDefault="00307855"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307855" w:rsidRDefault="00307855">
      <w:pPr>
        <w:pStyle w:val="CommentText"/>
      </w:pPr>
    </w:p>
  </w:comment>
  <w:comment w:id="324" w:author="Apsens, Sarah" w:date="2020-12-28T17:02:00Z" w:initials="ASJ(">
    <w:p w14:paraId="2E048157" w14:textId="0697E5C6" w:rsidR="00307855" w:rsidRDefault="00307855">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325" w:author="Benjamin Meyer" w:date="2021-01-27T12:01:00Z" w:initials="BM">
    <w:p w14:paraId="5E522CF4" w14:textId="7694CC02" w:rsidR="00307855" w:rsidRDefault="00307855">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7B684BC3" w15:done="0"/>
  <w15:commentEx w15:paraId="0C96AFEC" w15:done="0"/>
  <w15:commentEx w15:paraId="69BC9D2B" w15:paraIdParent="0C96AFEC" w15:done="0"/>
  <w15:commentEx w15:paraId="506DFE03" w15:done="0"/>
  <w15:commentEx w15:paraId="2FDBDD3F" w15:done="0"/>
  <w15:commentEx w15:paraId="6D2B9EFE" w15:paraIdParent="2FDBDD3F" w15:done="0"/>
  <w15:commentEx w15:paraId="70EB60E6" w15:done="0"/>
  <w15:commentEx w15:paraId="361210C0"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CF96B67" w15:done="0"/>
  <w15:commentEx w15:paraId="736A0775" w15:paraIdParent="1CF96B67" w15:done="0"/>
  <w15:commentEx w15:paraId="6F088C21" w15:done="0"/>
  <w15:commentEx w15:paraId="66FA2F70" w15:done="1"/>
  <w15:commentEx w15:paraId="72188CAF" w15:done="0"/>
  <w15:commentEx w15:paraId="2157FB9B" w15:paraIdParent="72188CAF"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354C446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1A573" w14:textId="77777777" w:rsidR="00FC2B55" w:rsidRDefault="00FC2B55">
      <w:r>
        <w:separator/>
      </w:r>
    </w:p>
  </w:endnote>
  <w:endnote w:type="continuationSeparator" w:id="0">
    <w:p w14:paraId="712187C4" w14:textId="77777777" w:rsidR="00FC2B55" w:rsidRDefault="00FC2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307855" w:rsidRDefault="00307855"/>
  <w:p w14:paraId="2935DDFE" w14:textId="11130039" w:rsidR="00307855" w:rsidRDefault="00307855" w:rsidP="005F7DDC">
    <w:pPr>
      <w:pStyle w:val="FooterEven"/>
      <w:jc w:val="right"/>
    </w:pPr>
    <w:r>
      <w:fldChar w:fldCharType="begin"/>
    </w:r>
    <w:r>
      <w:instrText xml:space="preserve"> PAGE   \* MERGEFORMAT </w:instrText>
    </w:r>
    <w:r>
      <w:fldChar w:fldCharType="separate"/>
    </w:r>
    <w:r w:rsidR="00475F4A" w:rsidRPr="00475F4A">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307855" w:rsidRDefault="00307855"/>
  <w:p w14:paraId="3F9B4C0F" w14:textId="325B582A" w:rsidR="00307855" w:rsidRDefault="00307855" w:rsidP="005F7DDC">
    <w:pPr>
      <w:pStyle w:val="FooterOdd"/>
    </w:pPr>
    <w:r>
      <w:fldChar w:fldCharType="begin"/>
    </w:r>
    <w:r>
      <w:instrText xml:space="preserve"> PAGE   \* MERGEFORMAT </w:instrText>
    </w:r>
    <w:r>
      <w:fldChar w:fldCharType="separate"/>
    </w:r>
    <w:r w:rsidR="00475F4A" w:rsidRPr="00475F4A">
      <w:rPr>
        <w:noProof/>
        <w:sz w:val="24"/>
        <w:szCs w:val="24"/>
      </w:rPr>
      <w:t>11</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03D4D750" w:rsidR="00307855" w:rsidRDefault="00307855" w:rsidP="005F7DDC">
    <w:pPr>
      <w:pStyle w:val="FooterEven"/>
      <w:jc w:val="right"/>
    </w:pPr>
    <w:r>
      <w:fldChar w:fldCharType="begin"/>
    </w:r>
    <w:r>
      <w:instrText xml:space="preserve"> PAGE   \* MERGEFORMAT </w:instrText>
    </w:r>
    <w:r>
      <w:fldChar w:fldCharType="separate"/>
    </w:r>
    <w:r w:rsidR="00475F4A" w:rsidRPr="00475F4A">
      <w:rPr>
        <w:noProof/>
        <w:sz w:val="24"/>
        <w:szCs w:val="24"/>
      </w:rPr>
      <w:t>4</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2D197" w14:textId="77777777" w:rsidR="00FC2B55" w:rsidRDefault="00FC2B55">
      <w:r>
        <w:separator/>
      </w:r>
    </w:p>
  </w:footnote>
  <w:footnote w:type="continuationSeparator" w:id="0">
    <w:p w14:paraId="457E7001" w14:textId="77777777" w:rsidR="00FC2B55" w:rsidRDefault="00FC2B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307855" w:rsidRDefault="0030785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307855" w:rsidRDefault="0030785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307855" w:rsidRDefault="0030785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F8E5DF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2"/>
  </w:num>
  <w:num w:numId="6">
    <w:abstractNumId w:val="1"/>
  </w:num>
  <w:num w:numId="7">
    <w:abstractNumId w:val="17"/>
  </w:num>
  <w:num w:numId="8">
    <w:abstractNumId w:val="15"/>
  </w:num>
  <w:num w:numId="9">
    <w:abstractNumId w:val="22"/>
  </w:num>
  <w:num w:numId="10">
    <w:abstractNumId w:val="18"/>
  </w:num>
  <w:num w:numId="11">
    <w:abstractNumId w:val="23"/>
  </w:num>
  <w:num w:numId="12">
    <w:abstractNumId w:val="21"/>
  </w:num>
  <w:num w:numId="13">
    <w:abstractNumId w:val="16"/>
  </w:num>
  <w:num w:numId="14">
    <w:abstractNumId w:val="6"/>
  </w:num>
  <w:num w:numId="15">
    <w:abstractNumId w:val="14"/>
  </w:num>
  <w:num w:numId="16">
    <w:abstractNumId w:val="13"/>
  </w:num>
  <w:num w:numId="17">
    <w:abstractNumId w:val="5"/>
  </w:num>
  <w:num w:numId="18">
    <w:abstractNumId w:val="9"/>
  </w:num>
  <w:num w:numId="19">
    <w:abstractNumId w:val="20"/>
  </w:num>
  <w:num w:numId="20">
    <w:abstractNumId w:val="11"/>
  </w:num>
  <w:num w:numId="21">
    <w:abstractNumId w:val="12"/>
  </w:num>
  <w:num w:numId="22">
    <w:abstractNumId w:val="8"/>
  </w:num>
  <w:num w:numId="23">
    <w:abstractNumId w:val="19"/>
  </w:num>
  <w:num w:numId="24">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AD" w15:userId="S::bemeyer@alaska.edu::42151b5f-f167-4d31-8f33-c4ad3da6919d"/>
  </w15:person>
  <w15:person w15:author="Eldred, Laura">
    <w15:presenceInfo w15:providerId="AD" w15:userId="S-1-5-21-1984772128-1885951126-709122288-3892"/>
  </w15:person>
  <w15:person w15:author="Apsens, Sarah">
    <w15:presenceInfo w15:providerId="AD" w15:userId="S::sarah.apsens@alaska.gov::3e4ef532-92ed-4492-bbb4-61fbf209ca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1A51"/>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57C1B"/>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2F605C"/>
    <w:rsid w:val="003010EA"/>
    <w:rsid w:val="003014D9"/>
    <w:rsid w:val="003049E4"/>
    <w:rsid w:val="003066ED"/>
    <w:rsid w:val="0030779A"/>
    <w:rsid w:val="00307855"/>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47BA"/>
    <w:rsid w:val="00365D7C"/>
    <w:rsid w:val="00366549"/>
    <w:rsid w:val="00370393"/>
    <w:rsid w:val="00370AB4"/>
    <w:rsid w:val="00376BAC"/>
    <w:rsid w:val="0037719A"/>
    <w:rsid w:val="003813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246"/>
    <w:rsid w:val="004177CB"/>
    <w:rsid w:val="00420947"/>
    <w:rsid w:val="00423830"/>
    <w:rsid w:val="0042493D"/>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5F4A"/>
    <w:rsid w:val="00476A0D"/>
    <w:rsid w:val="004806E0"/>
    <w:rsid w:val="004820BD"/>
    <w:rsid w:val="004844A7"/>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3317"/>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A7030"/>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1216"/>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F07"/>
    <w:rsid w:val="00751046"/>
    <w:rsid w:val="007517BE"/>
    <w:rsid w:val="00754B4C"/>
    <w:rsid w:val="007556F0"/>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9F4"/>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0F25"/>
    <w:rsid w:val="00AB3035"/>
    <w:rsid w:val="00AB3068"/>
    <w:rsid w:val="00AB33D0"/>
    <w:rsid w:val="00AB3697"/>
    <w:rsid w:val="00AB44FB"/>
    <w:rsid w:val="00AB56AA"/>
    <w:rsid w:val="00AB59EF"/>
    <w:rsid w:val="00AC2FA4"/>
    <w:rsid w:val="00AC4CEC"/>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31CF5"/>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AEE"/>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8D7"/>
    <w:rsid w:val="00D92AD2"/>
    <w:rsid w:val="00D93915"/>
    <w:rsid w:val="00D942C9"/>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749"/>
    <w:rsid w:val="00DE1DBB"/>
    <w:rsid w:val="00DE2116"/>
    <w:rsid w:val="00DE317B"/>
    <w:rsid w:val="00DE468F"/>
    <w:rsid w:val="00DE469F"/>
    <w:rsid w:val="00DE514E"/>
    <w:rsid w:val="00DE5B98"/>
    <w:rsid w:val="00DE6D75"/>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FAA"/>
    <w:rsid w:val="00E303C8"/>
    <w:rsid w:val="00E305E4"/>
    <w:rsid w:val="00E31262"/>
    <w:rsid w:val="00E31F48"/>
    <w:rsid w:val="00E32528"/>
    <w:rsid w:val="00E337B2"/>
    <w:rsid w:val="00E33D04"/>
    <w:rsid w:val="00E34040"/>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539"/>
    <w:rsid w:val="00EE16B2"/>
    <w:rsid w:val="00EE1D6F"/>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2B55"/>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 w:val="00FE3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45F5E224-2FEE-44CC-B834-77412D6E0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19642</TotalTime>
  <Pages>34</Pages>
  <Words>10954</Words>
  <Characters>63209</Characters>
  <Application>Microsoft Office Word</Application>
  <DocSecurity>0</DocSecurity>
  <Lines>2873</Lines>
  <Paragraphs>1648</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155</cp:revision>
  <cp:lastPrinted>2019-11-29T23:21:00Z</cp:lastPrinted>
  <dcterms:created xsi:type="dcterms:W3CDTF">2021-01-04T18:25:00Z</dcterms:created>
  <dcterms:modified xsi:type="dcterms:W3CDTF">2021-04-26T16:11:00Z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
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D41435"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D41435"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D41435"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3E173B" w:rsidP="004B6B4F">
          <w:pPr>
            <w:rPr>
              <w:rFonts w:cs="Arial"/>
              <w:i/>
              <w:iCs/>
              <w:color w:val="222222"/>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5A3C38E0" w14:textId="12CFABAF" w:rsidR="00C64020"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58231335" w:history="1">
            <w:r w:rsidR="00C64020" w:rsidRPr="00AC3618">
              <w:rPr>
                <w:rStyle w:val="Hyperlink"/>
              </w:rPr>
              <w:t>list of figures</w:t>
            </w:r>
            <w:r w:rsidR="00C64020">
              <w:rPr>
                <w:webHidden/>
              </w:rPr>
              <w:tab/>
            </w:r>
            <w:r w:rsidR="00C64020">
              <w:rPr>
                <w:webHidden/>
              </w:rPr>
              <w:fldChar w:fldCharType="begin"/>
            </w:r>
            <w:r w:rsidR="00C64020">
              <w:rPr>
                <w:webHidden/>
              </w:rPr>
              <w:instrText xml:space="preserve"> PAGEREF _Toc58231335 \h </w:instrText>
            </w:r>
            <w:r w:rsidR="00C64020">
              <w:rPr>
                <w:webHidden/>
              </w:rPr>
            </w:r>
            <w:r w:rsidR="00C64020">
              <w:rPr>
                <w:webHidden/>
              </w:rPr>
              <w:fldChar w:fldCharType="separate"/>
            </w:r>
            <w:r w:rsidR="00C64020">
              <w:rPr>
                <w:webHidden/>
              </w:rPr>
              <w:t>iii</w:t>
            </w:r>
            <w:r w:rsidR="00C64020">
              <w:rPr>
                <w:webHidden/>
              </w:rPr>
              <w:fldChar w:fldCharType="end"/>
            </w:r>
          </w:hyperlink>
        </w:p>
        <w:p w14:paraId="535EC6E3" w14:textId="089785BA" w:rsidR="00C64020" w:rsidRDefault="00D41435">
          <w:pPr>
            <w:pStyle w:val="TOC1"/>
            <w:rPr>
              <w:rFonts w:eastAsiaTheme="minorEastAsia" w:cstheme="minorBidi"/>
              <w:b w:val="0"/>
              <w:caps w:val="0"/>
              <w:color w:val="auto"/>
              <w:kern w:val="0"/>
              <w:sz w:val="22"/>
              <w:szCs w:val="22"/>
              <w:lang w:eastAsia="en-US"/>
            </w:rPr>
          </w:pPr>
          <w:hyperlink w:anchor="_Toc58231336" w:history="1">
            <w:r w:rsidR="00C64020" w:rsidRPr="00AC3618">
              <w:rPr>
                <w:rStyle w:val="Hyperlink"/>
              </w:rPr>
              <w:t>list of Tables</w:t>
            </w:r>
            <w:r w:rsidR="00C64020">
              <w:rPr>
                <w:webHidden/>
              </w:rPr>
              <w:tab/>
            </w:r>
            <w:r w:rsidR="00C64020">
              <w:rPr>
                <w:webHidden/>
              </w:rPr>
              <w:fldChar w:fldCharType="begin"/>
            </w:r>
            <w:r w:rsidR="00C64020">
              <w:rPr>
                <w:webHidden/>
              </w:rPr>
              <w:instrText xml:space="preserve"> PAGEREF _Toc58231336 \h </w:instrText>
            </w:r>
            <w:r w:rsidR="00C64020">
              <w:rPr>
                <w:webHidden/>
              </w:rPr>
            </w:r>
            <w:r w:rsidR="00C64020">
              <w:rPr>
                <w:webHidden/>
              </w:rPr>
              <w:fldChar w:fldCharType="separate"/>
            </w:r>
            <w:r w:rsidR="00C64020">
              <w:rPr>
                <w:webHidden/>
              </w:rPr>
              <w:t>iii</w:t>
            </w:r>
            <w:r w:rsidR="00C64020">
              <w:rPr>
                <w:webHidden/>
              </w:rPr>
              <w:fldChar w:fldCharType="end"/>
            </w:r>
          </w:hyperlink>
        </w:p>
        <w:p w14:paraId="7600D751" w14:textId="4C11EF47" w:rsidR="00C64020" w:rsidRDefault="00D41435">
          <w:pPr>
            <w:pStyle w:val="TOC1"/>
            <w:rPr>
              <w:rFonts w:eastAsiaTheme="minorEastAsia" w:cstheme="minorBidi"/>
              <w:b w:val="0"/>
              <w:caps w:val="0"/>
              <w:color w:val="auto"/>
              <w:kern w:val="0"/>
              <w:sz w:val="22"/>
              <w:szCs w:val="22"/>
              <w:lang w:eastAsia="en-US"/>
            </w:rPr>
          </w:pPr>
          <w:hyperlink w:anchor="_Toc58231337" w:history="1">
            <w:r w:rsidR="00C64020" w:rsidRPr="00AC3618">
              <w:rPr>
                <w:rStyle w:val="Hyperlink"/>
              </w:rPr>
              <w:t>Purpose</w:t>
            </w:r>
            <w:r w:rsidR="00C64020">
              <w:rPr>
                <w:webHidden/>
              </w:rPr>
              <w:tab/>
            </w:r>
            <w:r w:rsidR="00C64020">
              <w:rPr>
                <w:webHidden/>
              </w:rPr>
              <w:fldChar w:fldCharType="begin"/>
            </w:r>
            <w:r w:rsidR="00C64020">
              <w:rPr>
                <w:webHidden/>
              </w:rPr>
              <w:instrText xml:space="preserve"> PAGEREF _Toc58231337 \h </w:instrText>
            </w:r>
            <w:r w:rsidR="00C64020">
              <w:rPr>
                <w:webHidden/>
              </w:rPr>
            </w:r>
            <w:r w:rsidR="00C64020">
              <w:rPr>
                <w:webHidden/>
              </w:rPr>
              <w:fldChar w:fldCharType="separate"/>
            </w:r>
            <w:r w:rsidR="00C64020">
              <w:rPr>
                <w:webHidden/>
              </w:rPr>
              <w:t>4</w:t>
            </w:r>
            <w:r w:rsidR="00C64020">
              <w:rPr>
                <w:webHidden/>
              </w:rPr>
              <w:fldChar w:fldCharType="end"/>
            </w:r>
          </w:hyperlink>
        </w:p>
        <w:p w14:paraId="19512B00" w14:textId="13BEF2FD" w:rsidR="00C64020" w:rsidRDefault="00D41435">
          <w:pPr>
            <w:pStyle w:val="TOC1"/>
            <w:rPr>
              <w:rFonts w:eastAsiaTheme="minorEastAsia" w:cstheme="minorBidi"/>
              <w:b w:val="0"/>
              <w:caps w:val="0"/>
              <w:color w:val="auto"/>
              <w:kern w:val="0"/>
              <w:sz w:val="22"/>
              <w:szCs w:val="22"/>
              <w:lang w:eastAsia="en-US"/>
            </w:rPr>
          </w:pPr>
          <w:hyperlink w:anchor="_Toc58231338" w:history="1">
            <w:r w:rsidR="00C64020" w:rsidRPr="00AC3618">
              <w:rPr>
                <w:rStyle w:val="Hyperlink"/>
                <w:bCs/>
              </w:rPr>
              <w:t>Introduction</w:t>
            </w:r>
            <w:r w:rsidR="00C64020">
              <w:rPr>
                <w:webHidden/>
              </w:rPr>
              <w:tab/>
            </w:r>
            <w:r w:rsidR="00C64020">
              <w:rPr>
                <w:webHidden/>
              </w:rPr>
              <w:fldChar w:fldCharType="begin"/>
            </w:r>
            <w:r w:rsidR="00C64020">
              <w:rPr>
                <w:webHidden/>
              </w:rPr>
              <w:instrText xml:space="preserve"> PAGEREF _Toc58231338 \h </w:instrText>
            </w:r>
            <w:r w:rsidR="00C64020">
              <w:rPr>
                <w:webHidden/>
              </w:rPr>
            </w:r>
            <w:r w:rsidR="00C64020">
              <w:rPr>
                <w:webHidden/>
              </w:rPr>
              <w:fldChar w:fldCharType="separate"/>
            </w:r>
            <w:r w:rsidR="00C64020">
              <w:rPr>
                <w:webHidden/>
              </w:rPr>
              <w:t>5</w:t>
            </w:r>
            <w:r w:rsidR="00C64020">
              <w:rPr>
                <w:webHidden/>
              </w:rPr>
              <w:fldChar w:fldCharType="end"/>
            </w:r>
          </w:hyperlink>
        </w:p>
        <w:p w14:paraId="59EB5A1E" w14:textId="783F0DF9" w:rsidR="00C64020" w:rsidRDefault="00D41435">
          <w:pPr>
            <w:pStyle w:val="TOC1"/>
            <w:rPr>
              <w:rFonts w:eastAsiaTheme="minorEastAsia" w:cstheme="minorBidi"/>
              <w:b w:val="0"/>
              <w:caps w:val="0"/>
              <w:color w:val="auto"/>
              <w:kern w:val="0"/>
              <w:sz w:val="22"/>
              <w:szCs w:val="22"/>
              <w:lang w:eastAsia="en-US"/>
            </w:rPr>
          </w:pPr>
          <w:hyperlink w:anchor="_Toc58231339" w:history="1">
            <w:r w:rsidR="00C64020" w:rsidRPr="00AC3618">
              <w:rPr>
                <w:rStyle w:val="Hyperlink"/>
                <w:bCs/>
              </w:rPr>
              <w:t>Methods</w:t>
            </w:r>
            <w:r w:rsidR="00C64020">
              <w:rPr>
                <w:webHidden/>
              </w:rPr>
              <w:tab/>
            </w:r>
            <w:r w:rsidR="00C64020">
              <w:rPr>
                <w:webHidden/>
              </w:rPr>
              <w:fldChar w:fldCharType="begin"/>
            </w:r>
            <w:r w:rsidR="00C64020">
              <w:rPr>
                <w:webHidden/>
              </w:rPr>
              <w:instrText xml:space="preserve"> PAGEREF _Toc58231339 \h </w:instrText>
            </w:r>
            <w:r w:rsidR="00C64020">
              <w:rPr>
                <w:webHidden/>
              </w:rPr>
            </w:r>
            <w:r w:rsidR="00C64020">
              <w:rPr>
                <w:webHidden/>
              </w:rPr>
              <w:fldChar w:fldCharType="separate"/>
            </w:r>
            <w:r w:rsidR="00C64020">
              <w:rPr>
                <w:webHidden/>
              </w:rPr>
              <w:t>6</w:t>
            </w:r>
            <w:r w:rsidR="00C64020">
              <w:rPr>
                <w:webHidden/>
              </w:rPr>
              <w:fldChar w:fldCharType="end"/>
            </w:r>
          </w:hyperlink>
        </w:p>
        <w:p w14:paraId="34ED16CD" w14:textId="1A98D4E5" w:rsidR="00C64020" w:rsidRDefault="00D41435">
          <w:pPr>
            <w:pStyle w:val="TOC2"/>
            <w:rPr>
              <w:rFonts w:eastAsiaTheme="minorEastAsia" w:cstheme="minorBidi"/>
              <w:kern w:val="0"/>
              <w:sz w:val="22"/>
              <w:szCs w:val="22"/>
              <w:lang w:eastAsia="en-US"/>
            </w:rPr>
          </w:pPr>
          <w:hyperlink w:anchor="_Toc58231340"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_Toc58231340 \h </w:instrText>
            </w:r>
            <w:r w:rsidR="00C64020">
              <w:rPr>
                <w:webHidden/>
              </w:rPr>
            </w:r>
            <w:r w:rsidR="00C64020">
              <w:rPr>
                <w:webHidden/>
              </w:rPr>
              <w:fldChar w:fldCharType="separate"/>
            </w:r>
            <w:r w:rsidR="00C64020">
              <w:rPr>
                <w:webHidden/>
              </w:rPr>
              <w:t>6</w:t>
            </w:r>
            <w:r w:rsidR="00C64020">
              <w:rPr>
                <w:webHidden/>
              </w:rPr>
              <w:fldChar w:fldCharType="end"/>
            </w:r>
          </w:hyperlink>
        </w:p>
        <w:p w14:paraId="06909184" w14:textId="3437BE0A" w:rsidR="00C64020" w:rsidRDefault="00D41435">
          <w:pPr>
            <w:pStyle w:val="TOC3"/>
            <w:rPr>
              <w:rFonts w:eastAsiaTheme="minorEastAsia" w:cstheme="minorBidi"/>
              <w:kern w:val="0"/>
              <w:sz w:val="22"/>
              <w:szCs w:val="22"/>
              <w:lang w:eastAsia="en-US"/>
            </w:rPr>
          </w:pPr>
          <w:hyperlink w:anchor="_Toc58231341" w:history="1">
            <w:r w:rsidR="00C64020" w:rsidRPr="00AC3618">
              <w:rPr>
                <w:rStyle w:val="Hyperlink"/>
              </w:rPr>
              <w:t>Kenai River Baseline Water Quality Monitoring (KRBWQM)</w:t>
            </w:r>
            <w:r w:rsidR="00C64020">
              <w:rPr>
                <w:webHidden/>
              </w:rPr>
              <w:tab/>
            </w:r>
            <w:r w:rsidR="00C64020">
              <w:rPr>
                <w:webHidden/>
              </w:rPr>
              <w:fldChar w:fldCharType="begin"/>
            </w:r>
            <w:r w:rsidR="00C64020">
              <w:rPr>
                <w:webHidden/>
              </w:rPr>
              <w:instrText xml:space="preserve"> PAGEREF _Toc58231341 \h </w:instrText>
            </w:r>
            <w:r w:rsidR="00C64020">
              <w:rPr>
                <w:webHidden/>
              </w:rPr>
            </w:r>
            <w:r w:rsidR="00C64020">
              <w:rPr>
                <w:webHidden/>
              </w:rPr>
              <w:fldChar w:fldCharType="separate"/>
            </w:r>
            <w:r w:rsidR="00C64020">
              <w:rPr>
                <w:webHidden/>
              </w:rPr>
              <w:t>6</w:t>
            </w:r>
            <w:r w:rsidR="00C64020">
              <w:rPr>
                <w:webHidden/>
              </w:rPr>
              <w:fldChar w:fldCharType="end"/>
            </w:r>
          </w:hyperlink>
        </w:p>
        <w:p w14:paraId="732B1CAA" w14:textId="0BF49646" w:rsidR="00C64020" w:rsidRDefault="00D41435">
          <w:pPr>
            <w:pStyle w:val="TOC3"/>
            <w:rPr>
              <w:rFonts w:eastAsiaTheme="minorEastAsia" w:cstheme="minorBidi"/>
              <w:kern w:val="0"/>
              <w:sz w:val="22"/>
              <w:szCs w:val="22"/>
              <w:lang w:eastAsia="en-US"/>
            </w:rPr>
          </w:pPr>
          <w:hyperlink w:anchor="_Toc58231342" w:history="1">
            <w:r w:rsidR="00C64020" w:rsidRPr="00AC3618">
              <w:rPr>
                <w:rStyle w:val="Hyperlink"/>
              </w:rPr>
              <w:t xml:space="preserve">Copper </w:t>
            </w:r>
            <w:r w:rsidR="00C64020">
              <w:rPr>
                <w:rStyle w:val="Hyperlink"/>
              </w:rPr>
              <w:t>and zinc-specific sampling</w:t>
            </w:r>
            <w:r w:rsidR="00C64020">
              <w:rPr>
                <w:webHidden/>
              </w:rPr>
              <w:tab/>
            </w:r>
            <w:r w:rsidR="00C64020">
              <w:rPr>
                <w:webHidden/>
              </w:rPr>
              <w:fldChar w:fldCharType="begin"/>
            </w:r>
            <w:r w:rsidR="00C64020">
              <w:rPr>
                <w:webHidden/>
              </w:rPr>
              <w:instrText xml:space="preserve"> PAGEREF _Toc58231342 \h </w:instrText>
            </w:r>
            <w:r w:rsidR="00C64020">
              <w:rPr>
                <w:webHidden/>
              </w:rPr>
            </w:r>
            <w:r w:rsidR="00C64020">
              <w:rPr>
                <w:webHidden/>
              </w:rPr>
              <w:fldChar w:fldCharType="separate"/>
            </w:r>
            <w:r w:rsidR="00C64020">
              <w:rPr>
                <w:webHidden/>
              </w:rPr>
              <w:t>7</w:t>
            </w:r>
            <w:r w:rsidR="00C64020">
              <w:rPr>
                <w:webHidden/>
              </w:rPr>
              <w:fldChar w:fldCharType="end"/>
            </w:r>
          </w:hyperlink>
        </w:p>
        <w:p w14:paraId="57F789F0" w14:textId="19D11B9C" w:rsidR="00C64020" w:rsidRDefault="00D41435">
          <w:pPr>
            <w:pStyle w:val="TOC3"/>
            <w:rPr>
              <w:rFonts w:eastAsiaTheme="minorEastAsia" w:cstheme="minorBidi"/>
              <w:kern w:val="0"/>
              <w:sz w:val="22"/>
              <w:szCs w:val="22"/>
              <w:lang w:eastAsia="en-US"/>
            </w:rPr>
          </w:pPr>
          <w:hyperlink w:anchor="_Toc58231343"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_Toc58231343 \h </w:instrText>
            </w:r>
            <w:r w:rsidR="00C64020">
              <w:rPr>
                <w:webHidden/>
              </w:rPr>
            </w:r>
            <w:r w:rsidR="00C64020">
              <w:rPr>
                <w:webHidden/>
              </w:rPr>
              <w:fldChar w:fldCharType="separate"/>
            </w:r>
            <w:r w:rsidR="00C64020">
              <w:rPr>
                <w:webHidden/>
              </w:rPr>
              <w:t>7</w:t>
            </w:r>
            <w:r w:rsidR="00C64020">
              <w:rPr>
                <w:webHidden/>
              </w:rPr>
              <w:fldChar w:fldCharType="end"/>
            </w:r>
          </w:hyperlink>
        </w:p>
        <w:p w14:paraId="4E73907B" w14:textId="129AF8E9" w:rsidR="00C64020" w:rsidRDefault="00D41435">
          <w:pPr>
            <w:pStyle w:val="TOC3"/>
            <w:rPr>
              <w:rFonts w:eastAsiaTheme="minorEastAsia" w:cstheme="minorBidi"/>
              <w:kern w:val="0"/>
              <w:sz w:val="22"/>
              <w:szCs w:val="22"/>
              <w:lang w:eastAsia="en-US"/>
            </w:rPr>
          </w:pPr>
          <w:hyperlink w:anchor="_Toc58231344" w:history="1">
            <w:r w:rsidR="00F524A8">
              <w:rPr>
                <w:rStyle w:val="Hyperlink"/>
              </w:rPr>
              <w:t>Note on</w:t>
            </w:r>
            <w:r w:rsidR="00C64020" w:rsidRPr="00AC3618">
              <w:rPr>
                <w:rStyle w:val="Hyperlink"/>
              </w:rPr>
              <w:t xml:space="preserve"> 2019 criterion data</w:t>
            </w:r>
            <w:r w:rsidR="00C64020">
              <w:rPr>
                <w:webHidden/>
              </w:rPr>
              <w:tab/>
            </w:r>
            <w:r w:rsidR="00C64020">
              <w:rPr>
                <w:webHidden/>
              </w:rPr>
              <w:fldChar w:fldCharType="begin"/>
            </w:r>
            <w:r w:rsidR="00C64020">
              <w:rPr>
                <w:webHidden/>
              </w:rPr>
              <w:instrText xml:space="preserve"> PAGEREF _Toc58231344 \h </w:instrText>
            </w:r>
            <w:r w:rsidR="00C64020">
              <w:rPr>
                <w:webHidden/>
              </w:rPr>
            </w:r>
            <w:r w:rsidR="00C64020">
              <w:rPr>
                <w:webHidden/>
              </w:rPr>
              <w:fldChar w:fldCharType="separate"/>
            </w:r>
            <w:r w:rsidR="00C64020">
              <w:rPr>
                <w:webHidden/>
              </w:rPr>
              <w:t>7</w:t>
            </w:r>
            <w:r w:rsidR="00C64020">
              <w:rPr>
                <w:webHidden/>
              </w:rPr>
              <w:fldChar w:fldCharType="end"/>
            </w:r>
          </w:hyperlink>
        </w:p>
        <w:p w14:paraId="427AA5C9" w14:textId="142FAA1E" w:rsidR="00C64020" w:rsidRDefault="00D41435">
          <w:pPr>
            <w:pStyle w:val="TOC2"/>
            <w:rPr>
              <w:rFonts w:eastAsiaTheme="minorEastAsia" w:cstheme="minorBidi"/>
              <w:kern w:val="0"/>
              <w:sz w:val="22"/>
              <w:szCs w:val="22"/>
              <w:lang w:eastAsia="en-US"/>
            </w:rPr>
          </w:pPr>
          <w:hyperlink w:anchor="_Toc58231345"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_Toc58231345 \h </w:instrText>
            </w:r>
            <w:r w:rsidR="00C64020">
              <w:rPr>
                <w:webHidden/>
              </w:rPr>
            </w:r>
            <w:r w:rsidR="00C64020">
              <w:rPr>
                <w:webHidden/>
              </w:rPr>
              <w:fldChar w:fldCharType="separate"/>
            </w:r>
            <w:r w:rsidR="00C64020">
              <w:rPr>
                <w:webHidden/>
              </w:rPr>
              <w:t>8</w:t>
            </w:r>
            <w:r w:rsidR="00C64020">
              <w:rPr>
                <w:webHidden/>
              </w:rPr>
              <w:fldChar w:fldCharType="end"/>
            </w:r>
          </w:hyperlink>
        </w:p>
        <w:p w14:paraId="7636E775" w14:textId="3F1C00A4" w:rsidR="00C64020" w:rsidRDefault="00D41435">
          <w:pPr>
            <w:pStyle w:val="TOC3"/>
            <w:rPr>
              <w:rFonts w:eastAsiaTheme="minorEastAsia" w:cstheme="minorBidi"/>
              <w:kern w:val="0"/>
              <w:sz w:val="22"/>
              <w:szCs w:val="22"/>
              <w:lang w:eastAsia="en-US"/>
            </w:rPr>
          </w:pPr>
          <w:hyperlink w:anchor="_Toc58231346" w:history="1">
            <w:r w:rsidR="00C64020" w:rsidRPr="00AC3618">
              <w:rPr>
                <w:rStyle w:val="Hyperlink"/>
              </w:rPr>
              <w:t>Potential sources on the Kenai River</w:t>
            </w:r>
            <w:r w:rsidR="00C64020">
              <w:rPr>
                <w:webHidden/>
              </w:rPr>
              <w:tab/>
            </w:r>
            <w:r w:rsidR="00C64020">
              <w:rPr>
                <w:webHidden/>
              </w:rPr>
              <w:fldChar w:fldCharType="begin"/>
            </w:r>
            <w:r w:rsidR="00C64020">
              <w:rPr>
                <w:webHidden/>
              </w:rPr>
              <w:instrText xml:space="preserve"> PAGEREF _Toc58231346 \h </w:instrText>
            </w:r>
            <w:r w:rsidR="00C64020">
              <w:rPr>
                <w:webHidden/>
              </w:rPr>
            </w:r>
            <w:r w:rsidR="00C64020">
              <w:rPr>
                <w:webHidden/>
              </w:rPr>
              <w:fldChar w:fldCharType="separate"/>
            </w:r>
            <w:r w:rsidR="00C64020">
              <w:rPr>
                <w:webHidden/>
              </w:rPr>
              <w:t>8</w:t>
            </w:r>
            <w:r w:rsidR="00C64020">
              <w:rPr>
                <w:webHidden/>
              </w:rPr>
              <w:fldChar w:fldCharType="end"/>
            </w:r>
          </w:hyperlink>
        </w:p>
        <w:p w14:paraId="335A72BC" w14:textId="6EF69E9D" w:rsidR="00C64020" w:rsidRDefault="00D41435">
          <w:pPr>
            <w:pStyle w:val="TOC3"/>
            <w:rPr>
              <w:rFonts w:eastAsiaTheme="minorEastAsia" w:cstheme="minorBidi"/>
              <w:kern w:val="0"/>
              <w:sz w:val="22"/>
              <w:szCs w:val="22"/>
              <w:lang w:eastAsia="en-US"/>
            </w:rPr>
          </w:pPr>
          <w:hyperlink w:anchor="_Toc58231347"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_Toc58231347 \h </w:instrText>
            </w:r>
            <w:r w:rsidR="00C64020">
              <w:rPr>
                <w:webHidden/>
              </w:rPr>
            </w:r>
            <w:r w:rsidR="00C64020">
              <w:rPr>
                <w:webHidden/>
              </w:rPr>
              <w:fldChar w:fldCharType="separate"/>
            </w:r>
            <w:r w:rsidR="00C64020">
              <w:rPr>
                <w:webHidden/>
              </w:rPr>
              <w:t>8</w:t>
            </w:r>
            <w:r w:rsidR="00C64020">
              <w:rPr>
                <w:webHidden/>
              </w:rPr>
              <w:fldChar w:fldCharType="end"/>
            </w:r>
          </w:hyperlink>
        </w:p>
        <w:p w14:paraId="2FF05A42" w14:textId="686BD216" w:rsidR="00C64020" w:rsidRDefault="00D41435">
          <w:pPr>
            <w:pStyle w:val="TOC1"/>
            <w:rPr>
              <w:rFonts w:eastAsiaTheme="minorEastAsia" w:cstheme="minorBidi"/>
              <w:b w:val="0"/>
              <w:caps w:val="0"/>
              <w:color w:val="auto"/>
              <w:kern w:val="0"/>
              <w:sz w:val="22"/>
              <w:szCs w:val="22"/>
              <w:lang w:eastAsia="en-US"/>
            </w:rPr>
          </w:pPr>
          <w:hyperlink w:anchor="_Toc58231348" w:history="1">
            <w:r w:rsidR="00C64020" w:rsidRPr="00AC3618">
              <w:rPr>
                <w:rStyle w:val="Hyperlink"/>
              </w:rPr>
              <w:t>RESULTS</w:t>
            </w:r>
            <w:r w:rsidR="00C64020">
              <w:rPr>
                <w:webHidden/>
              </w:rPr>
              <w:tab/>
            </w:r>
            <w:r w:rsidR="00C64020">
              <w:rPr>
                <w:webHidden/>
              </w:rPr>
              <w:fldChar w:fldCharType="begin"/>
            </w:r>
            <w:r w:rsidR="00C64020">
              <w:rPr>
                <w:webHidden/>
              </w:rPr>
              <w:instrText xml:space="preserve"> PAGEREF _Toc58231348 \h </w:instrText>
            </w:r>
            <w:r w:rsidR="00C64020">
              <w:rPr>
                <w:webHidden/>
              </w:rPr>
            </w:r>
            <w:r w:rsidR="00C64020">
              <w:rPr>
                <w:webHidden/>
              </w:rPr>
              <w:fldChar w:fldCharType="separate"/>
            </w:r>
            <w:r w:rsidR="00C64020">
              <w:rPr>
                <w:webHidden/>
              </w:rPr>
              <w:t>8</w:t>
            </w:r>
            <w:r w:rsidR="00C64020">
              <w:rPr>
                <w:webHidden/>
              </w:rPr>
              <w:fldChar w:fldCharType="end"/>
            </w:r>
          </w:hyperlink>
        </w:p>
        <w:p w14:paraId="32C36627" w14:textId="4215CA5D" w:rsidR="00C64020" w:rsidRDefault="00D41435">
          <w:pPr>
            <w:pStyle w:val="TOC2"/>
            <w:rPr>
              <w:rFonts w:eastAsiaTheme="minorEastAsia" w:cstheme="minorBidi"/>
              <w:kern w:val="0"/>
              <w:sz w:val="22"/>
              <w:szCs w:val="22"/>
              <w:lang w:eastAsia="en-US"/>
            </w:rPr>
          </w:pPr>
          <w:hyperlink w:anchor="_Toc58231349"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_Toc58231349 \h </w:instrText>
            </w:r>
            <w:r w:rsidR="00C64020">
              <w:rPr>
                <w:webHidden/>
              </w:rPr>
            </w:r>
            <w:r w:rsidR="00C64020">
              <w:rPr>
                <w:webHidden/>
              </w:rPr>
              <w:fldChar w:fldCharType="separate"/>
            </w:r>
            <w:r w:rsidR="00C64020">
              <w:rPr>
                <w:webHidden/>
              </w:rPr>
              <w:t>8</w:t>
            </w:r>
            <w:r w:rsidR="00C64020">
              <w:rPr>
                <w:webHidden/>
              </w:rPr>
              <w:fldChar w:fldCharType="end"/>
            </w:r>
          </w:hyperlink>
        </w:p>
        <w:p w14:paraId="0D32A749" w14:textId="2FC9C5B9" w:rsidR="00C64020" w:rsidRDefault="00D41435">
          <w:pPr>
            <w:pStyle w:val="TOC3"/>
            <w:rPr>
              <w:rFonts w:eastAsiaTheme="minorEastAsia" w:cstheme="minorBidi"/>
              <w:kern w:val="0"/>
              <w:sz w:val="22"/>
              <w:szCs w:val="22"/>
              <w:lang w:eastAsia="en-US"/>
            </w:rPr>
          </w:pPr>
          <w:hyperlink w:anchor="_Toc58231350" w:history="1">
            <w:r w:rsidR="00C64020" w:rsidRPr="00AC3618">
              <w:rPr>
                <w:rStyle w:val="Hyperlink"/>
              </w:rPr>
              <w:t>Copper</w:t>
            </w:r>
            <w:r w:rsidR="00C64020">
              <w:rPr>
                <w:webHidden/>
              </w:rPr>
              <w:tab/>
            </w:r>
            <w:r w:rsidR="00C64020">
              <w:rPr>
                <w:webHidden/>
              </w:rPr>
              <w:fldChar w:fldCharType="begin"/>
            </w:r>
            <w:r w:rsidR="00C64020">
              <w:rPr>
                <w:webHidden/>
              </w:rPr>
              <w:instrText xml:space="preserve"> PAGEREF _Toc58231350 \h </w:instrText>
            </w:r>
            <w:r w:rsidR="00C64020">
              <w:rPr>
                <w:webHidden/>
              </w:rPr>
            </w:r>
            <w:r w:rsidR="00C64020">
              <w:rPr>
                <w:webHidden/>
              </w:rPr>
              <w:fldChar w:fldCharType="separate"/>
            </w:r>
            <w:r w:rsidR="00C64020">
              <w:rPr>
                <w:webHidden/>
              </w:rPr>
              <w:t>8</w:t>
            </w:r>
            <w:r w:rsidR="00C64020">
              <w:rPr>
                <w:webHidden/>
              </w:rPr>
              <w:fldChar w:fldCharType="end"/>
            </w:r>
          </w:hyperlink>
        </w:p>
        <w:p w14:paraId="6B484913" w14:textId="7BB87857" w:rsidR="00C64020" w:rsidRDefault="00D41435">
          <w:pPr>
            <w:pStyle w:val="TOC3"/>
            <w:rPr>
              <w:rFonts w:eastAsiaTheme="minorEastAsia" w:cstheme="minorBidi"/>
              <w:kern w:val="0"/>
              <w:sz w:val="22"/>
              <w:szCs w:val="22"/>
              <w:lang w:eastAsia="en-US"/>
            </w:rPr>
          </w:pPr>
          <w:hyperlink w:anchor="_Toc58231351" w:history="1">
            <w:r w:rsidR="00C64020" w:rsidRPr="00AC3618">
              <w:rPr>
                <w:rStyle w:val="Hyperlink"/>
              </w:rPr>
              <w:t>Zinc</w:t>
            </w:r>
            <w:r w:rsidR="00C64020">
              <w:rPr>
                <w:webHidden/>
              </w:rPr>
              <w:tab/>
            </w:r>
            <w:r w:rsidR="00C64020">
              <w:rPr>
                <w:webHidden/>
              </w:rPr>
              <w:fldChar w:fldCharType="begin"/>
            </w:r>
            <w:r w:rsidR="00C64020">
              <w:rPr>
                <w:webHidden/>
              </w:rPr>
              <w:instrText xml:space="preserve"> PAGEREF _Toc58231351 \h </w:instrText>
            </w:r>
            <w:r w:rsidR="00C64020">
              <w:rPr>
                <w:webHidden/>
              </w:rPr>
            </w:r>
            <w:r w:rsidR="00C64020">
              <w:rPr>
                <w:webHidden/>
              </w:rPr>
              <w:fldChar w:fldCharType="separate"/>
            </w:r>
            <w:r w:rsidR="00C64020">
              <w:rPr>
                <w:webHidden/>
              </w:rPr>
              <w:t>8</w:t>
            </w:r>
            <w:r w:rsidR="00C64020">
              <w:rPr>
                <w:webHidden/>
              </w:rPr>
              <w:fldChar w:fldCharType="end"/>
            </w:r>
          </w:hyperlink>
        </w:p>
        <w:p w14:paraId="4F284886" w14:textId="00892EB9" w:rsidR="00C64020" w:rsidRDefault="00D41435">
          <w:pPr>
            <w:pStyle w:val="TOC3"/>
            <w:rPr>
              <w:rFonts w:eastAsiaTheme="minorEastAsia" w:cstheme="minorBidi"/>
              <w:kern w:val="0"/>
              <w:sz w:val="22"/>
              <w:szCs w:val="22"/>
              <w:lang w:eastAsia="en-US"/>
            </w:rPr>
          </w:pPr>
          <w:hyperlink w:anchor="_Toc58231352"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_Toc58231352 \h </w:instrText>
            </w:r>
            <w:r w:rsidR="00C64020">
              <w:rPr>
                <w:webHidden/>
              </w:rPr>
            </w:r>
            <w:r w:rsidR="00C64020">
              <w:rPr>
                <w:webHidden/>
              </w:rPr>
              <w:fldChar w:fldCharType="separate"/>
            </w:r>
            <w:r w:rsidR="00C64020">
              <w:rPr>
                <w:webHidden/>
              </w:rPr>
              <w:t>9</w:t>
            </w:r>
            <w:r w:rsidR="00C64020">
              <w:rPr>
                <w:webHidden/>
              </w:rPr>
              <w:fldChar w:fldCharType="end"/>
            </w:r>
          </w:hyperlink>
        </w:p>
        <w:p w14:paraId="577328CD" w14:textId="2542C95D" w:rsidR="00C64020" w:rsidRDefault="00D41435">
          <w:pPr>
            <w:pStyle w:val="TOC2"/>
            <w:rPr>
              <w:rFonts w:eastAsiaTheme="minorEastAsia" w:cstheme="minorBidi"/>
              <w:kern w:val="0"/>
              <w:sz w:val="22"/>
              <w:szCs w:val="22"/>
              <w:lang w:eastAsia="en-US"/>
            </w:rPr>
          </w:pPr>
          <w:hyperlink w:anchor="_Toc58231353"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_Toc58231353 \h </w:instrText>
            </w:r>
            <w:r w:rsidR="00C64020">
              <w:rPr>
                <w:webHidden/>
              </w:rPr>
            </w:r>
            <w:r w:rsidR="00C64020">
              <w:rPr>
                <w:webHidden/>
              </w:rPr>
              <w:fldChar w:fldCharType="separate"/>
            </w:r>
            <w:r w:rsidR="00C64020">
              <w:rPr>
                <w:webHidden/>
              </w:rPr>
              <w:t>9</w:t>
            </w:r>
            <w:r w:rsidR="00C64020">
              <w:rPr>
                <w:webHidden/>
              </w:rPr>
              <w:fldChar w:fldCharType="end"/>
            </w:r>
          </w:hyperlink>
        </w:p>
        <w:p w14:paraId="77F11E6E" w14:textId="3850F23F" w:rsidR="00C64020" w:rsidRDefault="00D41435">
          <w:pPr>
            <w:pStyle w:val="TOC3"/>
            <w:rPr>
              <w:rFonts w:eastAsiaTheme="minorEastAsia" w:cstheme="minorBidi"/>
              <w:kern w:val="0"/>
              <w:sz w:val="22"/>
              <w:szCs w:val="22"/>
              <w:lang w:eastAsia="en-US"/>
            </w:rPr>
          </w:pPr>
          <w:hyperlink w:anchor="_Toc58231354" w:history="1">
            <w:r w:rsidR="00C64020" w:rsidRPr="00AC3618">
              <w:rPr>
                <w:rStyle w:val="Hyperlink"/>
              </w:rPr>
              <w:t>Potential sources on the Kenai River</w:t>
            </w:r>
            <w:r w:rsidR="00F524A8">
              <w:rPr>
                <w:rStyle w:val="Hyperlink"/>
              </w:rPr>
              <w:t xml:space="preserve"> mainstem</w:t>
            </w:r>
            <w:r w:rsidR="00C64020">
              <w:rPr>
                <w:webHidden/>
              </w:rPr>
              <w:tab/>
            </w:r>
            <w:r w:rsidR="00C64020">
              <w:rPr>
                <w:webHidden/>
              </w:rPr>
              <w:fldChar w:fldCharType="begin"/>
            </w:r>
            <w:r w:rsidR="00C64020">
              <w:rPr>
                <w:webHidden/>
              </w:rPr>
              <w:instrText xml:space="preserve"> PAGEREF _Toc58231354 \h </w:instrText>
            </w:r>
            <w:r w:rsidR="00C64020">
              <w:rPr>
                <w:webHidden/>
              </w:rPr>
            </w:r>
            <w:r w:rsidR="00C64020">
              <w:rPr>
                <w:webHidden/>
              </w:rPr>
              <w:fldChar w:fldCharType="separate"/>
            </w:r>
            <w:r w:rsidR="00C64020">
              <w:rPr>
                <w:webHidden/>
              </w:rPr>
              <w:t>9</w:t>
            </w:r>
            <w:r w:rsidR="00C64020">
              <w:rPr>
                <w:webHidden/>
              </w:rPr>
              <w:fldChar w:fldCharType="end"/>
            </w:r>
          </w:hyperlink>
        </w:p>
        <w:p w14:paraId="7829599E" w14:textId="626FFD05" w:rsidR="00C64020" w:rsidRDefault="00D41435">
          <w:pPr>
            <w:pStyle w:val="TOC3"/>
            <w:rPr>
              <w:rFonts w:eastAsiaTheme="minorEastAsia" w:cstheme="minorBidi"/>
              <w:kern w:val="0"/>
              <w:sz w:val="22"/>
              <w:szCs w:val="22"/>
              <w:lang w:eastAsia="en-US"/>
            </w:rPr>
          </w:pPr>
          <w:hyperlink w:anchor="_Toc58231355"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_Toc58231355 \h </w:instrText>
            </w:r>
            <w:r w:rsidR="00C64020">
              <w:rPr>
                <w:webHidden/>
              </w:rPr>
            </w:r>
            <w:r w:rsidR="00C64020">
              <w:rPr>
                <w:webHidden/>
              </w:rPr>
              <w:fldChar w:fldCharType="separate"/>
            </w:r>
            <w:r w:rsidR="00C64020">
              <w:rPr>
                <w:webHidden/>
              </w:rPr>
              <w:t>9</w:t>
            </w:r>
            <w:r w:rsidR="00C64020">
              <w:rPr>
                <w:webHidden/>
              </w:rPr>
              <w:fldChar w:fldCharType="end"/>
            </w:r>
          </w:hyperlink>
        </w:p>
        <w:p w14:paraId="656005BF" w14:textId="6FD94982" w:rsidR="00C64020" w:rsidRDefault="00D41435">
          <w:pPr>
            <w:pStyle w:val="TOC1"/>
            <w:rPr>
              <w:rFonts w:eastAsiaTheme="minorEastAsia" w:cstheme="minorBidi"/>
              <w:b w:val="0"/>
              <w:caps w:val="0"/>
              <w:color w:val="auto"/>
              <w:kern w:val="0"/>
              <w:sz w:val="22"/>
              <w:szCs w:val="22"/>
              <w:lang w:eastAsia="en-US"/>
            </w:rPr>
          </w:pPr>
          <w:hyperlink w:anchor="_Toc58231356" w:history="1">
            <w:r w:rsidR="00C64020" w:rsidRPr="00AC3618">
              <w:rPr>
                <w:rStyle w:val="Hyperlink"/>
              </w:rPr>
              <w:t>DISCUSSION</w:t>
            </w:r>
            <w:r w:rsidR="00C64020">
              <w:rPr>
                <w:webHidden/>
              </w:rPr>
              <w:tab/>
            </w:r>
            <w:r w:rsidR="00C64020">
              <w:rPr>
                <w:webHidden/>
              </w:rPr>
              <w:fldChar w:fldCharType="begin"/>
            </w:r>
            <w:r w:rsidR="00C64020">
              <w:rPr>
                <w:webHidden/>
              </w:rPr>
              <w:instrText xml:space="preserve"> PAGEREF _Toc58231356 \h </w:instrText>
            </w:r>
            <w:r w:rsidR="00C64020">
              <w:rPr>
                <w:webHidden/>
              </w:rPr>
            </w:r>
            <w:r w:rsidR="00C64020">
              <w:rPr>
                <w:webHidden/>
              </w:rPr>
              <w:fldChar w:fldCharType="separate"/>
            </w:r>
            <w:r w:rsidR="00C64020">
              <w:rPr>
                <w:webHidden/>
              </w:rPr>
              <w:t>9</w:t>
            </w:r>
            <w:r w:rsidR="00C64020">
              <w:rPr>
                <w:webHidden/>
              </w:rPr>
              <w:fldChar w:fldCharType="end"/>
            </w:r>
          </w:hyperlink>
        </w:p>
        <w:p w14:paraId="2FC95A43" w14:textId="6404AFC7" w:rsidR="00C64020" w:rsidRDefault="00D41435">
          <w:pPr>
            <w:pStyle w:val="TOC2"/>
            <w:rPr>
              <w:rFonts w:eastAsiaTheme="minorEastAsia" w:cstheme="minorBidi"/>
              <w:kern w:val="0"/>
              <w:sz w:val="22"/>
              <w:szCs w:val="22"/>
              <w:lang w:eastAsia="en-US"/>
            </w:rPr>
          </w:pPr>
          <w:hyperlink w:anchor="_Toc58231357"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_Toc58231357 \h </w:instrText>
            </w:r>
            <w:r w:rsidR="00C64020">
              <w:rPr>
                <w:webHidden/>
              </w:rPr>
            </w:r>
            <w:r w:rsidR="00C64020">
              <w:rPr>
                <w:webHidden/>
              </w:rPr>
              <w:fldChar w:fldCharType="separate"/>
            </w:r>
            <w:r w:rsidR="00C64020">
              <w:rPr>
                <w:webHidden/>
              </w:rPr>
              <w:t>10</w:t>
            </w:r>
            <w:r w:rsidR="00C64020">
              <w:rPr>
                <w:webHidden/>
              </w:rPr>
              <w:fldChar w:fldCharType="end"/>
            </w:r>
          </w:hyperlink>
        </w:p>
        <w:p w14:paraId="5A988911" w14:textId="2B3A608E" w:rsidR="00C64020" w:rsidRDefault="00D41435">
          <w:pPr>
            <w:pStyle w:val="TOC3"/>
            <w:rPr>
              <w:rFonts w:eastAsiaTheme="minorEastAsia" w:cstheme="minorBidi"/>
              <w:kern w:val="0"/>
              <w:sz w:val="22"/>
              <w:szCs w:val="22"/>
              <w:lang w:eastAsia="en-US"/>
            </w:rPr>
          </w:pPr>
          <w:hyperlink w:anchor="_Toc58231358" w:history="1">
            <w:r w:rsidR="00C64020" w:rsidRPr="00AC3618">
              <w:rPr>
                <w:rStyle w:val="Hyperlink"/>
              </w:rPr>
              <w:t>Copper exceedances</w:t>
            </w:r>
            <w:r w:rsidR="00C64020">
              <w:rPr>
                <w:webHidden/>
              </w:rPr>
              <w:tab/>
            </w:r>
            <w:r w:rsidR="00C64020">
              <w:rPr>
                <w:webHidden/>
              </w:rPr>
              <w:fldChar w:fldCharType="begin"/>
            </w:r>
            <w:r w:rsidR="00C64020">
              <w:rPr>
                <w:webHidden/>
              </w:rPr>
              <w:instrText xml:space="preserve"> PAGEREF _Toc58231358 \h </w:instrText>
            </w:r>
            <w:r w:rsidR="00C64020">
              <w:rPr>
                <w:webHidden/>
              </w:rPr>
            </w:r>
            <w:r w:rsidR="00C64020">
              <w:rPr>
                <w:webHidden/>
              </w:rPr>
              <w:fldChar w:fldCharType="separate"/>
            </w:r>
            <w:r w:rsidR="00C64020">
              <w:rPr>
                <w:webHidden/>
              </w:rPr>
              <w:t>10</w:t>
            </w:r>
            <w:r w:rsidR="00C64020">
              <w:rPr>
                <w:webHidden/>
              </w:rPr>
              <w:fldChar w:fldCharType="end"/>
            </w:r>
          </w:hyperlink>
        </w:p>
        <w:p w14:paraId="28CF2B04" w14:textId="72157C78" w:rsidR="00C64020" w:rsidRDefault="00D41435">
          <w:pPr>
            <w:pStyle w:val="TOC3"/>
            <w:rPr>
              <w:rFonts w:eastAsiaTheme="minorEastAsia" w:cstheme="minorBidi"/>
              <w:kern w:val="0"/>
              <w:sz w:val="22"/>
              <w:szCs w:val="22"/>
              <w:lang w:eastAsia="en-US"/>
            </w:rPr>
          </w:pPr>
          <w:hyperlink w:anchor="_Toc58231359" w:history="1">
            <w:r w:rsidR="00C64020" w:rsidRPr="00AC3618">
              <w:rPr>
                <w:rStyle w:val="Hyperlink"/>
              </w:rPr>
              <w:t>Zinc exceedances</w:t>
            </w:r>
            <w:r w:rsidR="00C64020">
              <w:rPr>
                <w:webHidden/>
              </w:rPr>
              <w:tab/>
            </w:r>
            <w:r w:rsidR="00C64020">
              <w:rPr>
                <w:webHidden/>
              </w:rPr>
              <w:fldChar w:fldCharType="begin"/>
            </w:r>
            <w:r w:rsidR="00C64020">
              <w:rPr>
                <w:webHidden/>
              </w:rPr>
              <w:instrText xml:space="preserve"> PAGEREF _Toc58231359 \h </w:instrText>
            </w:r>
            <w:r w:rsidR="00C64020">
              <w:rPr>
                <w:webHidden/>
              </w:rPr>
            </w:r>
            <w:r w:rsidR="00C64020">
              <w:rPr>
                <w:webHidden/>
              </w:rPr>
              <w:fldChar w:fldCharType="separate"/>
            </w:r>
            <w:r w:rsidR="00C64020">
              <w:rPr>
                <w:webHidden/>
              </w:rPr>
              <w:t>10</w:t>
            </w:r>
            <w:r w:rsidR="00C64020">
              <w:rPr>
                <w:webHidden/>
              </w:rPr>
              <w:fldChar w:fldCharType="end"/>
            </w:r>
          </w:hyperlink>
        </w:p>
        <w:p w14:paraId="2EB20A20" w14:textId="6E220C4F" w:rsidR="00C64020" w:rsidRDefault="00D41435">
          <w:pPr>
            <w:pStyle w:val="TOC3"/>
            <w:rPr>
              <w:rFonts w:eastAsiaTheme="minorEastAsia" w:cstheme="minorBidi"/>
              <w:kern w:val="0"/>
              <w:sz w:val="22"/>
              <w:szCs w:val="22"/>
              <w:lang w:eastAsia="en-US"/>
            </w:rPr>
          </w:pPr>
          <w:hyperlink w:anchor="_Toc58231360"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_Toc58231360 \h </w:instrText>
            </w:r>
            <w:r w:rsidR="00C64020">
              <w:rPr>
                <w:webHidden/>
              </w:rPr>
            </w:r>
            <w:r w:rsidR="00C64020">
              <w:rPr>
                <w:webHidden/>
              </w:rPr>
              <w:fldChar w:fldCharType="separate"/>
            </w:r>
            <w:r w:rsidR="00C64020">
              <w:rPr>
                <w:webHidden/>
              </w:rPr>
              <w:t>10</w:t>
            </w:r>
            <w:r w:rsidR="00C64020">
              <w:rPr>
                <w:webHidden/>
              </w:rPr>
              <w:fldChar w:fldCharType="end"/>
            </w:r>
          </w:hyperlink>
        </w:p>
        <w:p w14:paraId="7F3B4703" w14:textId="32ABF67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1" w:history="1">
            <w:r w:rsidR="00C64020" w:rsidRPr="00AC3618">
              <w:rPr>
                <w:rStyle w:val="Hyperlink"/>
              </w:rPr>
              <w:t>Drivers of copper and zinc exceedances</w:t>
            </w:r>
            <w:r w:rsidR="00C64020">
              <w:rPr>
                <w:webHidden/>
              </w:rPr>
              <w:tab/>
            </w:r>
            <w:r w:rsidR="00C64020">
              <w:rPr>
                <w:webHidden/>
              </w:rPr>
              <w:fldChar w:fldCharType="begin"/>
            </w:r>
            <w:r w:rsidR="00C64020">
              <w:rPr>
                <w:webHidden/>
              </w:rPr>
              <w:instrText xml:space="preserve"> PAGEREF _Toc58231361 \h </w:instrText>
            </w:r>
            <w:r w:rsidR="00C64020">
              <w:rPr>
                <w:webHidden/>
              </w:rPr>
            </w:r>
            <w:r w:rsidR="00C64020">
              <w:rPr>
                <w:webHidden/>
              </w:rPr>
              <w:fldChar w:fldCharType="separate"/>
            </w:r>
            <w:r w:rsidR="00C64020">
              <w:rPr>
                <w:webHidden/>
              </w:rPr>
              <w:t>11</w:t>
            </w:r>
            <w:r w:rsidR="00C64020">
              <w:rPr>
                <w:webHidden/>
              </w:rPr>
              <w:fldChar w:fldCharType="end"/>
            </w:r>
          </w:hyperlink>
        </w:p>
        <w:p w14:paraId="202032AE" w14:textId="033F765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2"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_Toc58231362 \h </w:instrText>
            </w:r>
            <w:r w:rsidR="00C64020">
              <w:rPr>
                <w:webHidden/>
              </w:rPr>
            </w:r>
            <w:r w:rsidR="00C64020">
              <w:rPr>
                <w:webHidden/>
              </w:rPr>
              <w:fldChar w:fldCharType="separate"/>
            </w:r>
            <w:r w:rsidR="00C64020">
              <w:rPr>
                <w:webHidden/>
              </w:rPr>
              <w:t>12</w:t>
            </w:r>
            <w:r w:rsidR="00C64020">
              <w:rPr>
                <w:webHidden/>
              </w:rPr>
              <w:fldChar w:fldCharType="end"/>
            </w:r>
          </w:hyperlink>
        </w:p>
        <w:p w14:paraId="0E4508F8" w14:textId="5C953F87" w:rsidR="00C64020" w:rsidRDefault="00D41435">
          <w:pPr>
            <w:pStyle w:val="TOC3"/>
            <w:rPr>
              <w:rFonts w:eastAsiaTheme="minorEastAsia" w:cstheme="minorBidi"/>
              <w:kern w:val="0"/>
              <w:sz w:val="22"/>
              <w:szCs w:val="22"/>
              <w:lang w:eastAsia="en-US"/>
            </w:rPr>
          </w:pPr>
          <w:hyperlink w:anchor="_Toc58231363" w:history="1">
            <w:r w:rsidR="00C64020" w:rsidRPr="00AC3618">
              <w:rPr>
                <w:rStyle w:val="Hyperlink"/>
              </w:rPr>
              <w:t>Potential sources on the Kenai River</w:t>
            </w:r>
            <w:r w:rsidR="00C64020">
              <w:rPr>
                <w:webHidden/>
              </w:rPr>
              <w:tab/>
            </w:r>
            <w:r w:rsidR="00C64020">
              <w:rPr>
                <w:webHidden/>
              </w:rPr>
              <w:fldChar w:fldCharType="begin"/>
            </w:r>
            <w:r w:rsidR="00C64020">
              <w:rPr>
                <w:webHidden/>
              </w:rPr>
              <w:instrText xml:space="preserve"> PAGEREF _Toc58231363 \h </w:instrText>
            </w:r>
            <w:r w:rsidR="00C64020">
              <w:rPr>
                <w:webHidden/>
              </w:rPr>
            </w:r>
            <w:r w:rsidR="00C64020">
              <w:rPr>
                <w:webHidden/>
              </w:rPr>
              <w:fldChar w:fldCharType="separate"/>
            </w:r>
            <w:r w:rsidR="00C64020">
              <w:rPr>
                <w:webHidden/>
              </w:rPr>
              <w:t>12</w:t>
            </w:r>
            <w:r w:rsidR="00C64020">
              <w:rPr>
                <w:webHidden/>
              </w:rPr>
              <w:fldChar w:fldCharType="end"/>
            </w:r>
          </w:hyperlink>
        </w:p>
        <w:p w14:paraId="0975B7B6" w14:textId="38969CB3" w:rsidR="00C64020" w:rsidRDefault="00D41435">
          <w:pPr>
            <w:pStyle w:val="TOC3"/>
            <w:rPr>
              <w:rFonts w:eastAsiaTheme="minorEastAsia" w:cstheme="minorBidi"/>
              <w:kern w:val="0"/>
              <w:sz w:val="22"/>
              <w:szCs w:val="22"/>
              <w:lang w:eastAsia="en-US"/>
            </w:rPr>
          </w:pPr>
          <w:hyperlink w:anchor="_Toc58231364"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_Toc58231364 \h </w:instrText>
            </w:r>
            <w:r w:rsidR="00C64020">
              <w:rPr>
                <w:webHidden/>
              </w:rPr>
            </w:r>
            <w:r w:rsidR="00C64020">
              <w:rPr>
                <w:webHidden/>
              </w:rPr>
              <w:fldChar w:fldCharType="separate"/>
            </w:r>
            <w:r w:rsidR="00C64020">
              <w:rPr>
                <w:webHidden/>
              </w:rPr>
              <w:t>12</w:t>
            </w:r>
            <w:r w:rsidR="00C64020">
              <w:rPr>
                <w:webHidden/>
              </w:rPr>
              <w:fldChar w:fldCharType="end"/>
            </w:r>
          </w:hyperlink>
        </w:p>
        <w:p w14:paraId="04157BA4" w14:textId="25143202" w:rsidR="00C64020" w:rsidRDefault="00D41435">
          <w:pPr>
            <w:pStyle w:val="TOC1"/>
            <w:rPr>
              <w:rFonts w:eastAsiaTheme="minorEastAsia" w:cstheme="minorBidi"/>
              <w:b w:val="0"/>
              <w:caps w:val="0"/>
              <w:color w:val="auto"/>
              <w:kern w:val="0"/>
              <w:sz w:val="22"/>
              <w:szCs w:val="22"/>
              <w:lang w:eastAsia="en-US"/>
            </w:rPr>
          </w:pPr>
          <w:hyperlink w:anchor="_Toc58231365" w:history="1">
            <w:r w:rsidR="00C64020" w:rsidRPr="00AC3618">
              <w:rPr>
                <w:rStyle w:val="Hyperlink"/>
              </w:rPr>
              <w:t>CONCLUSION</w:t>
            </w:r>
            <w:r w:rsidR="00C64020">
              <w:rPr>
                <w:webHidden/>
              </w:rPr>
              <w:tab/>
            </w:r>
            <w:r w:rsidR="00C64020">
              <w:rPr>
                <w:webHidden/>
              </w:rPr>
              <w:fldChar w:fldCharType="begin"/>
            </w:r>
            <w:r w:rsidR="00C64020">
              <w:rPr>
                <w:webHidden/>
              </w:rPr>
              <w:instrText xml:space="preserve"> PAGEREF _Toc58231365 \h </w:instrText>
            </w:r>
            <w:r w:rsidR="00C64020">
              <w:rPr>
                <w:webHidden/>
              </w:rPr>
            </w:r>
            <w:r w:rsidR="00C64020">
              <w:rPr>
                <w:webHidden/>
              </w:rPr>
              <w:fldChar w:fldCharType="separate"/>
            </w:r>
            <w:r w:rsidR="00C64020">
              <w:rPr>
                <w:webHidden/>
              </w:rPr>
              <w:t>13</w:t>
            </w:r>
            <w:r w:rsidR="00C64020">
              <w:rPr>
                <w:webHidden/>
              </w:rPr>
              <w:fldChar w:fldCharType="end"/>
            </w:r>
          </w:hyperlink>
        </w:p>
        <w:p w14:paraId="4734F0BC" w14:textId="6C1B9EF2" w:rsidR="00C64020" w:rsidRDefault="00D41435">
          <w:pPr>
            <w:pStyle w:val="TOC3"/>
            <w:rPr>
              <w:rFonts w:eastAsiaTheme="minorEastAsia" w:cstheme="minorBidi"/>
              <w:kern w:val="0"/>
              <w:sz w:val="22"/>
              <w:szCs w:val="22"/>
              <w:lang w:eastAsia="en-US"/>
            </w:rPr>
          </w:pPr>
          <w:hyperlink w:anchor="_Toc58231366" w:history="1">
            <w:r w:rsidR="00C64020" w:rsidRPr="00AC3618">
              <w:rPr>
                <w:rStyle w:val="Hyperlink"/>
              </w:rPr>
              <w:t>From information to action</w:t>
            </w:r>
            <w:r w:rsidR="00C64020">
              <w:rPr>
                <w:webHidden/>
              </w:rPr>
              <w:tab/>
            </w:r>
            <w:r w:rsidR="00C64020">
              <w:rPr>
                <w:webHidden/>
              </w:rPr>
              <w:fldChar w:fldCharType="begin"/>
            </w:r>
            <w:r w:rsidR="00C64020">
              <w:rPr>
                <w:webHidden/>
              </w:rPr>
              <w:instrText xml:space="preserve"> PAGEREF _Toc58231366 \h </w:instrText>
            </w:r>
            <w:r w:rsidR="00C64020">
              <w:rPr>
                <w:webHidden/>
              </w:rPr>
            </w:r>
            <w:r w:rsidR="00C64020">
              <w:rPr>
                <w:webHidden/>
              </w:rPr>
              <w:fldChar w:fldCharType="separate"/>
            </w:r>
            <w:r w:rsidR="00C64020">
              <w:rPr>
                <w:webHidden/>
              </w:rPr>
              <w:t>13</w:t>
            </w:r>
            <w:r w:rsidR="00C64020">
              <w:rPr>
                <w:webHidden/>
              </w:rPr>
              <w:fldChar w:fldCharType="end"/>
            </w:r>
          </w:hyperlink>
        </w:p>
        <w:p w14:paraId="550431F0" w14:textId="2D4FCC36" w:rsidR="00C64020" w:rsidRDefault="00D41435">
          <w:pPr>
            <w:pStyle w:val="TOC1"/>
            <w:rPr>
              <w:rFonts w:eastAsiaTheme="minorEastAsia" w:cstheme="minorBidi"/>
              <w:b w:val="0"/>
              <w:caps w:val="0"/>
              <w:color w:val="auto"/>
              <w:kern w:val="0"/>
              <w:sz w:val="22"/>
              <w:szCs w:val="22"/>
              <w:lang w:eastAsia="en-US"/>
            </w:rPr>
          </w:pPr>
          <w:hyperlink w:anchor="_Toc58231367" w:history="1">
            <w:r w:rsidR="00C64020" w:rsidRPr="00AC3618">
              <w:rPr>
                <w:rStyle w:val="Hyperlink"/>
              </w:rPr>
              <w:t>Data availability</w:t>
            </w:r>
            <w:r w:rsidR="00C64020">
              <w:rPr>
                <w:webHidden/>
              </w:rPr>
              <w:tab/>
            </w:r>
            <w:r w:rsidR="00C64020">
              <w:rPr>
                <w:webHidden/>
              </w:rPr>
              <w:fldChar w:fldCharType="begin"/>
            </w:r>
            <w:r w:rsidR="00C64020">
              <w:rPr>
                <w:webHidden/>
              </w:rPr>
              <w:instrText xml:space="preserve"> PAGEREF _Toc58231367 \h </w:instrText>
            </w:r>
            <w:r w:rsidR="00C64020">
              <w:rPr>
                <w:webHidden/>
              </w:rPr>
            </w:r>
            <w:r w:rsidR="00C64020">
              <w:rPr>
                <w:webHidden/>
              </w:rPr>
              <w:fldChar w:fldCharType="separate"/>
            </w:r>
            <w:r w:rsidR="00C64020">
              <w:rPr>
                <w:webHidden/>
              </w:rPr>
              <w:t>14</w:t>
            </w:r>
            <w:r w:rsidR="00C64020">
              <w:rPr>
                <w:webHidden/>
              </w:rPr>
              <w:fldChar w:fldCharType="end"/>
            </w:r>
          </w:hyperlink>
        </w:p>
        <w:p w14:paraId="1CFCB5A2" w14:textId="7D1AF486" w:rsidR="00C64020" w:rsidRDefault="00D41435">
          <w:pPr>
            <w:pStyle w:val="TOC1"/>
            <w:rPr>
              <w:rFonts w:eastAsiaTheme="minorEastAsia" w:cstheme="minorBidi"/>
              <w:b w:val="0"/>
              <w:caps w:val="0"/>
              <w:color w:val="auto"/>
              <w:kern w:val="0"/>
              <w:sz w:val="22"/>
              <w:szCs w:val="22"/>
              <w:lang w:eastAsia="en-US"/>
            </w:rPr>
          </w:pPr>
          <w:hyperlink w:anchor="_Toc58231368" w:history="1">
            <w:r w:rsidR="00C64020" w:rsidRPr="00AC3618">
              <w:rPr>
                <w:rStyle w:val="Hyperlink"/>
              </w:rPr>
              <w:t>References</w:t>
            </w:r>
            <w:r w:rsidR="00C64020">
              <w:rPr>
                <w:webHidden/>
              </w:rPr>
              <w:tab/>
            </w:r>
            <w:r w:rsidR="00C64020">
              <w:rPr>
                <w:webHidden/>
              </w:rPr>
              <w:fldChar w:fldCharType="begin"/>
            </w:r>
            <w:r w:rsidR="00C64020">
              <w:rPr>
                <w:webHidden/>
              </w:rPr>
              <w:instrText xml:space="preserve"> PAGEREF _Toc58231368 \h </w:instrText>
            </w:r>
            <w:r w:rsidR="00C64020">
              <w:rPr>
                <w:webHidden/>
              </w:rPr>
            </w:r>
            <w:r w:rsidR="00C64020">
              <w:rPr>
                <w:webHidden/>
              </w:rPr>
              <w:fldChar w:fldCharType="separate"/>
            </w:r>
            <w:r w:rsidR="00C64020">
              <w:rPr>
                <w:webHidden/>
              </w:rPr>
              <w:t>15</w:t>
            </w:r>
            <w:r w:rsidR="00C64020">
              <w:rPr>
                <w:webHidden/>
              </w:rPr>
              <w:fldChar w:fldCharType="end"/>
            </w:r>
          </w:hyperlink>
        </w:p>
        <w:p w14:paraId="25D0BB7B" w14:textId="6945620C" w:rsidR="00C64020" w:rsidRDefault="00D41435">
          <w:pPr>
            <w:pStyle w:val="TOC1"/>
            <w:rPr>
              <w:rFonts w:eastAsiaTheme="minorEastAsia" w:cstheme="minorBidi"/>
              <w:b w:val="0"/>
              <w:caps w:val="0"/>
              <w:color w:val="auto"/>
              <w:kern w:val="0"/>
              <w:sz w:val="22"/>
              <w:szCs w:val="22"/>
              <w:lang w:eastAsia="en-US"/>
            </w:rPr>
          </w:pPr>
          <w:hyperlink w:anchor="_Toc58231369" w:history="1">
            <w:r w:rsidR="00C64020" w:rsidRPr="00AC3618">
              <w:rPr>
                <w:rStyle w:val="Hyperlink"/>
              </w:rPr>
              <w:t>appendix a: figures</w:t>
            </w:r>
            <w:r w:rsidR="00C64020">
              <w:rPr>
                <w:webHidden/>
              </w:rPr>
              <w:tab/>
            </w:r>
            <w:r w:rsidR="00C64020">
              <w:rPr>
                <w:webHidden/>
              </w:rPr>
              <w:fldChar w:fldCharType="begin"/>
            </w:r>
            <w:r w:rsidR="00C64020">
              <w:rPr>
                <w:webHidden/>
              </w:rPr>
              <w:instrText xml:space="preserve"> PAGEREF _Toc58231369 \h </w:instrText>
            </w:r>
            <w:r w:rsidR="00C64020">
              <w:rPr>
                <w:webHidden/>
              </w:rPr>
            </w:r>
            <w:r w:rsidR="00C64020">
              <w:rPr>
                <w:webHidden/>
              </w:rPr>
              <w:fldChar w:fldCharType="separate"/>
            </w:r>
            <w:r w:rsidR="00C64020">
              <w:rPr>
                <w:webHidden/>
              </w:rPr>
              <w:t>16</w:t>
            </w:r>
            <w:r w:rsidR="00C64020">
              <w:rPr>
                <w:webHidden/>
              </w:rPr>
              <w:fldChar w:fldCharType="end"/>
            </w:r>
          </w:hyperlink>
        </w:p>
        <w:p w14:paraId="53B516EE" w14:textId="6BD6C967" w:rsidR="00C64020" w:rsidRDefault="00D41435">
          <w:pPr>
            <w:pStyle w:val="TOC1"/>
            <w:rPr>
              <w:rFonts w:eastAsiaTheme="minorEastAsia" w:cstheme="minorBidi"/>
              <w:b w:val="0"/>
              <w:caps w:val="0"/>
              <w:color w:val="auto"/>
              <w:kern w:val="0"/>
              <w:sz w:val="22"/>
              <w:szCs w:val="22"/>
              <w:lang w:eastAsia="en-US"/>
            </w:rPr>
          </w:pPr>
          <w:hyperlink w:anchor="_Toc58231370" w:history="1">
            <w:r w:rsidR="00C64020" w:rsidRPr="00AC3618">
              <w:rPr>
                <w:rStyle w:val="Hyperlink"/>
              </w:rPr>
              <w:t>appendix B: Tables</w:t>
            </w:r>
            <w:r w:rsidR="00C64020">
              <w:rPr>
                <w:webHidden/>
              </w:rPr>
              <w:tab/>
            </w:r>
            <w:r w:rsidR="00C64020">
              <w:rPr>
                <w:webHidden/>
              </w:rPr>
              <w:fldChar w:fldCharType="begin"/>
            </w:r>
            <w:r w:rsidR="00C64020">
              <w:rPr>
                <w:webHidden/>
              </w:rPr>
              <w:instrText xml:space="preserve"> PAGEREF _Toc58231370 \h </w:instrText>
            </w:r>
            <w:r w:rsidR="00C64020">
              <w:rPr>
                <w:webHidden/>
              </w:rPr>
            </w:r>
            <w:r w:rsidR="00C64020">
              <w:rPr>
                <w:webHidden/>
              </w:rPr>
              <w:fldChar w:fldCharType="separate"/>
            </w:r>
            <w:r w:rsidR="00C64020">
              <w:rPr>
                <w:webHidden/>
              </w:rPr>
              <w:t>22</w:t>
            </w:r>
            <w:r w:rsidR="00C64020">
              <w:rPr>
                <w:webHidden/>
              </w:rPr>
              <w:fldChar w:fldCharType="end"/>
            </w:r>
          </w:hyperlink>
        </w:p>
        <w:p w14:paraId="2D410F6C" w14:textId="032C6C1D"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58231335"/>
      <w:r>
        <w:lastRenderedPageBreak/>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D41435">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D41435">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D41435">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D41435">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D41435">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58231336"/>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D41435">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D41435">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D41435">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D41435">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D41435">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2" w:name="_Toc58231337"/>
      <w:r>
        <w:lastRenderedPageBreak/>
        <w:t>P</w:t>
      </w:r>
      <w:r w:rsidR="003E173B">
        <w:t>urpose</w:t>
      </w:r>
      <w:bookmarkEnd w:id="2"/>
      <w:ins w:id="3" w:author="Benjamin Meyer"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19-02, FAIN: 00J84604</w:t>
      </w:r>
      <w:r w:rsidR="009F6CB8" w:rsidRPr="00831865">
        <w:rPr>
          <w:sz w:val="24"/>
          <w:szCs w:val="24"/>
        </w:rPr>
        <w:t xml:space="preserve"> </w:t>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6CA2E65A" w:rsidR="009308B3" w:rsidRDefault="009308B3" w:rsidP="009308B3">
      <w:pPr>
        <w:pStyle w:val="Heading1"/>
        <w:rPr>
          <w:b/>
          <w:bCs/>
        </w:rPr>
      </w:pPr>
      <w:bookmarkStart w:id="4" w:name="_Toc58231338"/>
      <w:r w:rsidRPr="006F3509">
        <w:rPr>
          <w:b/>
          <w:bCs/>
        </w:rPr>
        <w:lastRenderedPageBreak/>
        <w:t>Introduction</w:t>
      </w:r>
      <w:bookmarkEnd w:id="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E12E0F0" w14:textId="7F2008E5" w:rsidR="005E736F" w:rsidRDefault="00C77469" w:rsidP="008C01D6">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 xml:space="preserve">and others.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p>
    <w:p w14:paraId="17FD1294" w14:textId="06F6E722" w:rsidR="005E736F" w:rsidRDefault="005E736F" w:rsidP="008C01D6">
      <w:pPr>
        <w:rPr>
          <w:sz w:val="24"/>
          <w:szCs w:val="24"/>
        </w:rPr>
      </w:pPr>
    </w:p>
    <w:p w14:paraId="02E256C9" w14:textId="4AECCCF9" w:rsidR="00F63BE5" w:rsidRPr="00DE469F" w:rsidRDefault="00F63BE5" w:rsidP="00711575">
      <w:pPr>
        <w:rPr>
          <w:sz w:val="24"/>
          <w:szCs w:val="24"/>
        </w:rPr>
      </w:pPr>
      <w:r>
        <w:rPr>
          <w:sz w:val="24"/>
          <w:szCs w:val="24"/>
        </w:rPr>
        <w:t>A</w:t>
      </w:r>
      <w:r w:rsidRPr="00831865">
        <w:rPr>
          <w:sz w:val="24"/>
          <w:szCs w:val="24"/>
        </w:rPr>
        <w:t xml:space="preserve"> notable increase</w:t>
      </w:r>
      <w:r w:rsidR="00D41435">
        <w:rPr>
          <w:sz w:val="24"/>
          <w:szCs w:val="24"/>
        </w:rPr>
        <w:t xml:space="preserve"> in copper and zinc</w:t>
      </w:r>
      <w:r>
        <w:rPr>
          <w:sz w:val="24"/>
          <w:szCs w:val="24"/>
        </w:rPr>
        <w:t xml:space="preserve"> </w:t>
      </w:r>
      <w:r w:rsidRPr="00831865">
        <w:rPr>
          <w:sz w:val="24"/>
          <w:szCs w:val="24"/>
        </w:rPr>
        <w:t xml:space="preserve">concentrations </w:t>
      </w:r>
      <w:r w:rsidR="00D41435">
        <w:rPr>
          <w:sz w:val="24"/>
          <w:szCs w:val="24"/>
        </w:rPr>
        <w:t>was identified from 2010 through 2014</w:t>
      </w:r>
      <w:r w:rsidRPr="00831865">
        <w:rPr>
          <w:sz w:val="24"/>
          <w:szCs w:val="24"/>
        </w:rPr>
        <w:t xml:space="preserve"> </w:t>
      </w:r>
      <w:r w:rsidR="00F524A8">
        <w:rPr>
          <w:sz w:val="24"/>
          <w:szCs w:val="24"/>
        </w:rPr>
        <w:t>relative to</w:t>
      </w:r>
      <w:r w:rsidRPr="00831865">
        <w:rPr>
          <w:sz w:val="24"/>
          <w:szCs w:val="24"/>
        </w:rPr>
        <w:t xml:space="preserve"> previous sampling years</w:t>
      </w:r>
      <w:r>
        <w:rPr>
          <w:sz w:val="24"/>
          <w:szCs w:val="24"/>
        </w:rPr>
        <w:t xml:space="preserve"> (KWF, 2015 and 2017), warranting further investigation and more intensive monitoring</w:t>
      </w:r>
      <w:r w:rsidR="00346DF2">
        <w:rPr>
          <w:sz w:val="24"/>
          <w:szCs w:val="24"/>
        </w:rPr>
        <w:t xml:space="preserve"> for these metals</w:t>
      </w:r>
      <w:r>
        <w:rPr>
          <w:sz w:val="24"/>
          <w:szCs w:val="24"/>
        </w:rPr>
        <w:t>.</w:t>
      </w:r>
      <w:r w:rsidR="00212C5D">
        <w:rPr>
          <w:sz w:val="24"/>
          <w:szCs w:val="24"/>
        </w:rPr>
        <w:t xml:space="preserve">  </w:t>
      </w:r>
      <w:r w:rsidR="00DE469F">
        <w:rPr>
          <w:sz w:val="24"/>
          <w:szCs w:val="24"/>
        </w:rPr>
        <w:t xml:space="preserve">Metals interacting with aquatic organisms often exhibit greatest </w:t>
      </w:r>
      <w:r w:rsidR="00F524A8">
        <w:rPr>
          <w:sz w:val="24"/>
          <w:szCs w:val="24"/>
        </w:rPr>
        <w:t>toxicity</w:t>
      </w:r>
      <w:r w:rsidR="00DE469F">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r w:rsidR="00212C5D">
        <w:rPr>
          <w:i/>
          <w:iCs/>
          <w:sz w:val="24"/>
          <w:szCs w:val="24"/>
        </w:rPr>
        <w:t>Oncorhynchus tshawytscha</w:t>
      </w:r>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r w:rsidR="008C01D6" w:rsidRPr="00621F96">
        <w:rPr>
          <w:sz w:val="24"/>
          <w:szCs w:val="24"/>
        </w:rPr>
        <w:t xml:space="preserve">Exceedances of copper and zinc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(CCC) whose calculation requires the input of calcium and magnesium levels (Table 1; ADEC 2008).</w:t>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401A34E1" w:rsidR="00293852" w:rsidRPr="004E4CDA" w:rsidRDefault="00A47E46" w:rsidP="00D205E1">
      <w:pPr>
        <w:rPr>
          <w:sz w:val="24"/>
          <w:szCs w:val="24"/>
        </w:rPr>
      </w:pPr>
      <w:r>
        <w:rPr>
          <w:sz w:val="24"/>
          <w:szCs w:val="24"/>
        </w:rPr>
        <w:t>T</w:t>
      </w:r>
      <w:r w:rsidR="00B86230">
        <w:rPr>
          <w:sz w:val="24"/>
          <w:szCs w:val="24"/>
        </w:rPr>
        <w:t>hrough ACWA grant 19</w:t>
      </w:r>
      <w:r w:rsidR="00B86230" w:rsidRPr="00831865">
        <w:rPr>
          <w:sz w:val="24"/>
          <w:szCs w:val="24"/>
        </w:rPr>
        <w:t>-02</w:t>
      </w:r>
      <w:r w:rsidR="00B86230">
        <w:rPr>
          <w:sz w:val="24"/>
          <w:szCs w:val="24"/>
        </w:rPr>
        <w:t>/</w:t>
      </w:r>
      <w:r w:rsidR="00B86230" w:rsidRPr="00831865">
        <w:rPr>
          <w:sz w:val="24"/>
          <w:szCs w:val="24"/>
        </w:rPr>
        <w:t>FAIN: 00J84604</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w:t>
      </w:r>
      <w:r w:rsidR="00D41435">
        <w:rPr>
          <w:sz w:val="24"/>
          <w:szCs w:val="24"/>
        </w:rPr>
        <w:t>standard biannual KRBWQM</w:t>
      </w:r>
      <w:r w:rsidR="00FD1A88">
        <w:rPr>
          <w:sz w:val="24"/>
          <w:szCs w:val="24"/>
        </w:rPr>
        <w:t xml:space="preserve">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4E4CDA">
        <w:rPr>
          <w:sz w:val="24"/>
          <w:szCs w:val="24"/>
        </w:rPr>
        <w:t xml:space="preserve">  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 xml:space="preserve">Additional efforts to identify point sources of metals throughout the Kenai River watershed were initiated in 2019-2020 and are reported here.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mainstem.</w:t>
      </w:r>
      <w:r w:rsidR="00A21003">
        <w:rPr>
          <w:sz w:val="24"/>
          <w:szCs w:val="24"/>
        </w:rPr>
        <w:t xml:space="preserve">  </w:t>
      </w:r>
      <w:r w:rsidR="00CC03C8">
        <w:rPr>
          <w:sz w:val="24"/>
          <w:szCs w:val="24"/>
        </w:rPr>
        <w:t>These photos and data are being incorporated into a GIS shapefile established to document other adjacent sources of these heavy metals including impervious surfaces, boat landings, and wastewater discharge.  M</w:t>
      </w:r>
      <w:r w:rsidR="0024208B">
        <w:rPr>
          <w:sz w:val="24"/>
          <w:szCs w:val="24"/>
        </w:rPr>
        <w:t>apping efforts are ongoi</w:t>
      </w:r>
      <w:r w:rsidR="00CC03C8">
        <w:rPr>
          <w:sz w:val="24"/>
          <w:szCs w:val="24"/>
        </w:rPr>
        <w:t>ng and will be completed in 2021</w:t>
      </w:r>
      <w:r w:rsidR="00621F96">
        <w:rPr>
          <w:sz w:val="24"/>
          <w:szCs w:val="24"/>
        </w:rPr>
        <w:t>, t</w:t>
      </w:r>
      <w:r w:rsidR="00CC03C8">
        <w:rPr>
          <w:sz w:val="24"/>
          <w:szCs w:val="24"/>
        </w:rPr>
        <w:t>o be further detailed in a later</w:t>
      </w:r>
      <w:r w:rsidR="00621F96">
        <w:rPr>
          <w:sz w:val="24"/>
          <w:szCs w:val="24"/>
        </w:rPr>
        <w:t xml:space="preserve"> report</w:t>
      </w:r>
      <w:r w:rsidR="000A7351">
        <w:rPr>
          <w:sz w:val="24"/>
          <w:szCs w:val="24"/>
        </w:rPr>
        <w:t xml:space="preserve"> and interactive mapping tool</w:t>
      </w:r>
      <w:r w:rsidR="00621F96">
        <w:rPr>
          <w:sz w:val="24"/>
          <w:szCs w:val="24"/>
        </w:rPr>
        <w:t>.</w:t>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5" w:name="_Toc58231339"/>
      <w:r w:rsidRPr="006F3509">
        <w:rPr>
          <w:b/>
          <w:bCs/>
        </w:rPr>
        <w:lastRenderedPageBreak/>
        <w:t>Methods</w:t>
      </w:r>
      <w:bookmarkEnd w:id="5"/>
    </w:p>
    <w:p w14:paraId="1E1F60F8" w14:textId="77777777" w:rsidR="00AD09EE" w:rsidRDefault="00AD09EE" w:rsidP="009308B3"/>
    <w:p w14:paraId="354A3F22" w14:textId="3001320B" w:rsidR="001F0EA8" w:rsidRDefault="003D0107" w:rsidP="00A21003">
      <w:pPr>
        <w:pStyle w:val="Heading2"/>
        <w:rPr>
          <w:ins w:id="6" w:author="Benjamin Meyer [2]" w:date="2020-12-07T05:39:00Z"/>
        </w:rPr>
      </w:pPr>
      <w:bookmarkStart w:id="7" w:name="_Toc58231340"/>
      <w:r>
        <w:t>Copper and zinc s</w:t>
      </w:r>
      <w:r w:rsidR="00AD09EE">
        <w:t>ampling</w:t>
      </w:r>
      <w:bookmarkEnd w:id="7"/>
    </w:p>
    <w:p w14:paraId="38E99023" w14:textId="77777777" w:rsidR="003D567B" w:rsidRPr="003D567B" w:rsidRDefault="003D567B" w:rsidP="00C90F57"/>
    <w:p w14:paraId="3D66DB16" w14:textId="30EAB004" w:rsidR="001F0EA8" w:rsidRPr="001F0EA8" w:rsidRDefault="00FD1A88" w:rsidP="001F0EA8">
      <w:pPr>
        <w:rPr>
          <w:sz w:val="24"/>
          <w:szCs w:val="24"/>
        </w:rPr>
      </w:pPr>
      <w:r>
        <w:rPr>
          <w:sz w:val="24"/>
          <w:szCs w:val="24"/>
        </w:rPr>
        <w:t xml:space="preserve">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 zinc-specific sampling events”.  </w:t>
      </w:r>
      <w:r w:rsidR="00001D8B">
        <w:rPr>
          <w:sz w:val="24"/>
          <w:szCs w:val="24"/>
        </w:rPr>
        <w:t xml:space="preserve">In total, </w:t>
      </w:r>
      <w:r w:rsidR="00001D8B">
        <w:rPr>
          <w:bCs/>
          <w:sz w:val="24"/>
          <w:szCs w:val="24"/>
        </w:rPr>
        <w:t>water samples were taken from ten 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8" w:name="_Toc58231341"/>
      <w:r w:rsidRPr="00CF3F57">
        <w:rPr>
          <w:sz w:val="24"/>
        </w:rPr>
        <w:t>Kenai River Baseline Water Quality Monitoring (KRBWQM)</w:t>
      </w:r>
      <w:bookmarkEnd w:id="8"/>
    </w:p>
    <w:p w14:paraId="7BF45577" w14:textId="77777777" w:rsidR="003D567B" w:rsidRPr="00C90F57" w:rsidRDefault="003D567B" w:rsidP="00C90F57"/>
    <w:p w14:paraId="5506FE15" w14:textId="38A7564B"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149AFA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Pr>
          <w:bCs/>
          <w:sz w:val="24"/>
          <w:szCs w:val="24"/>
        </w:rPr>
        <w:t xml:space="preserve"> Samples in 2019-2020</w:t>
      </w:r>
      <w:r w:rsidR="000A7351">
        <w:rPr>
          <w:bCs/>
          <w:sz w:val="24"/>
          <w:szCs w:val="24"/>
        </w:rPr>
        <w:t xml:space="preserve"> presented in this report</w:t>
      </w:r>
      <w:r w:rsidR="009010FE">
        <w:rPr>
          <w:bCs/>
          <w:sz w:val="24"/>
          <w:szCs w:val="24"/>
        </w:rPr>
        <w:t xml:space="preserve"> were analyzed for zinc, copper, calcium, and magnesium</w:t>
      </w:r>
      <w:r>
        <w:rPr>
          <w:bCs/>
          <w:sz w:val="24"/>
          <w:szCs w:val="24"/>
        </w:rPr>
        <w:t xml:space="preserve"> concentrations.  </w:t>
      </w:r>
      <w:r w:rsidR="000E0701">
        <w:rPr>
          <w:bCs/>
          <w:sz w:val="24"/>
          <w:szCs w:val="24"/>
        </w:rPr>
        <w:t xml:space="preserve">Sampling event 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39F50729"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  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 xml:space="preserve">All bottles were stored and shipped in insulated </w:t>
      </w:r>
      <w:r w:rsidR="0077716C">
        <w:rPr>
          <w:bCs/>
          <w:sz w:val="24"/>
          <w:szCs w:val="24"/>
        </w:rPr>
        <w:lastRenderedPageBreak/>
        <w:t>coolers with ice packs via Grant Aviation. They were retrieved and analyzed by SGS North American, Inc (Anchorage</w:t>
      </w:r>
      <w:r w:rsidR="003D567B">
        <w:rPr>
          <w:bCs/>
          <w:sz w:val="24"/>
          <w:szCs w:val="24"/>
        </w:rPr>
        <w:t>, AK</w:t>
      </w:r>
      <w:r w:rsidR="0077716C">
        <w:rPr>
          <w:bCs/>
          <w:sz w:val="24"/>
          <w:szCs w:val="24"/>
        </w:rPr>
        <w:t>)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7F12EC">
        <w:rPr>
          <w:bCs/>
          <w:sz w:val="24"/>
          <w:szCs w:val="24"/>
        </w:rPr>
        <w:t>-provided</w:t>
      </w:r>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9" w:name="_Toc58231342"/>
      <w:r w:rsidRPr="00CF3F57">
        <w:rPr>
          <w:sz w:val="24"/>
        </w:rPr>
        <w:t>Copper and zinc-specific sampling event</w:t>
      </w:r>
      <w:bookmarkEnd w:id="9"/>
      <w:r w:rsidR="00C90F57">
        <w:rPr>
          <w:sz w:val="24"/>
        </w:rPr>
        <w:t>s</w:t>
      </w:r>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50ABD1C3"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anthropogenic influence. </w:t>
      </w:r>
      <w:r w:rsidR="00E460B4">
        <w:rPr>
          <w:sz w:val="24"/>
          <w:szCs w:val="24"/>
        </w:rPr>
        <w:t xml:space="preserve"> 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away from anthropogenic influence</w:t>
      </w:r>
      <w:r w:rsidR="00C90F57">
        <w:rPr>
          <w:sz w:val="24"/>
          <w:szCs w:val="24"/>
        </w:rPr>
        <w:t>.</w:t>
      </w:r>
      <w:r>
        <w:rPr>
          <w:sz w:val="24"/>
          <w:szCs w:val="24"/>
        </w:rPr>
        <w:t xml:space="preserve"> </w:t>
      </w:r>
      <w:r w:rsidR="00E1754F">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Hardness an</w:t>
      </w:r>
      <w:r w:rsidR="00D05531">
        <w:rPr>
          <w:bCs/>
          <w:sz w:val="24"/>
          <w:szCs w:val="24"/>
        </w:rPr>
        <w:t>d freshwater CCC values</w:t>
      </w:r>
      <w:r w:rsidR="00803543">
        <w:rPr>
          <w:bCs/>
          <w:sz w:val="24"/>
          <w:szCs w:val="24"/>
        </w:rPr>
        <w:t xml:space="preserve"> were calculated using ADEC-provided equations located in Table 1.</w:t>
      </w:r>
    </w:p>
    <w:p w14:paraId="0EB2F449" w14:textId="648B0ABA" w:rsidR="000E55F2" w:rsidRDefault="000E55F2" w:rsidP="00D1701C">
      <w:pPr>
        <w:rPr>
          <w:sz w:val="24"/>
          <w:szCs w:val="24"/>
        </w:rPr>
      </w:pPr>
    </w:p>
    <w:p w14:paraId="3F98EE70" w14:textId="7DC0C771" w:rsidR="000E55F2" w:rsidRDefault="00D05531" w:rsidP="000E55F2">
      <w:pPr>
        <w:pStyle w:val="Heading3"/>
        <w:rPr>
          <w:sz w:val="24"/>
        </w:rPr>
      </w:pPr>
      <w:bookmarkStart w:id="10" w:name="_Toc58231343"/>
      <w:r>
        <w:rPr>
          <w:sz w:val="24"/>
        </w:rPr>
        <w:t>Variation among re</w:t>
      </w:r>
      <w:r w:rsidR="000E55F2" w:rsidRPr="00803543">
        <w:rPr>
          <w:sz w:val="24"/>
        </w:rPr>
        <w:t>plicate samples</w:t>
      </w:r>
      <w:bookmarkEnd w:id="10"/>
    </w:p>
    <w:p w14:paraId="55902FE4" w14:textId="77777777" w:rsidR="00A35C56" w:rsidRPr="00A35C56" w:rsidRDefault="00A35C56" w:rsidP="00A35C56"/>
    <w:p w14:paraId="00E7CC2E" w14:textId="7228B669"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Re</w:t>
      </w:r>
      <w:r w:rsidR="00803543">
        <w:rPr>
          <w:sz w:val="24"/>
          <w:szCs w:val="24"/>
        </w:rPr>
        <w:t xml:space="preserve">plicate samples were collected by the same personnel with identical technique within five minutes of each other.  </w:t>
      </w:r>
      <w:r w:rsidR="00D05531">
        <w:rPr>
          <w:sz w:val="24"/>
          <w:szCs w:val="24"/>
        </w:rPr>
        <w:t>Percent difference between re</w:t>
      </w:r>
      <w:r w:rsidR="00803543">
        <w:rPr>
          <w:sz w:val="24"/>
          <w:szCs w:val="24"/>
        </w:rPr>
        <w:t>plicates was calculated from the resulting values</w:t>
      </w:r>
      <w:r w:rsidR="00D05531">
        <w:rPr>
          <w:sz w:val="24"/>
          <w:szCs w:val="24"/>
        </w:rPr>
        <w:t xml:space="preserve"> of each metal analyzed</w:t>
      </w:r>
      <w:r w:rsidR="00803543">
        <w:rPr>
          <w:sz w:val="24"/>
          <w:szCs w:val="24"/>
        </w:rPr>
        <w:t>.</w:t>
      </w:r>
    </w:p>
    <w:p w14:paraId="30376DB9" w14:textId="50709754" w:rsidR="000E3748" w:rsidRDefault="000E3748" w:rsidP="000E55F2">
      <w:pPr>
        <w:rPr>
          <w:sz w:val="24"/>
          <w:szCs w:val="24"/>
        </w:rPr>
      </w:pPr>
    </w:p>
    <w:p w14:paraId="760CF2A9" w14:textId="012EA473" w:rsidR="00882DC4" w:rsidRPr="003B4EC2" w:rsidRDefault="00882DC4" w:rsidP="00882DC4">
      <w:pPr>
        <w:pStyle w:val="Heading3"/>
        <w:rPr>
          <w:sz w:val="24"/>
        </w:rPr>
      </w:pPr>
      <w:bookmarkStart w:id="11" w:name="_Toc58231344"/>
      <w:r>
        <w:rPr>
          <w:sz w:val="24"/>
        </w:rPr>
        <w:t>Note on 2019 criterion data</w:t>
      </w:r>
      <w:bookmarkEnd w:id="11"/>
    </w:p>
    <w:p w14:paraId="20591218" w14:textId="77777777" w:rsidR="000E3748" w:rsidRDefault="000E3748" w:rsidP="000E3748">
      <w:pPr>
        <w:rPr>
          <w:sz w:val="24"/>
          <w:szCs w:val="24"/>
          <w:highlight w:val="yellow"/>
        </w:rPr>
      </w:pPr>
    </w:p>
    <w:p w14:paraId="1417E303" w14:textId="197E206E" w:rsidR="000E3748"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Pr="00A35C56">
        <w:rPr>
          <w:sz w:val="24"/>
          <w:szCs w:val="24"/>
        </w:rPr>
        <w:t>associated CCC values.  However</w:t>
      </w:r>
      <w:r w:rsidR="00D05531">
        <w:rPr>
          <w:sz w:val="24"/>
          <w:szCs w:val="24"/>
        </w:rPr>
        <w:t xml:space="preserve">, due to </w:t>
      </w:r>
      <w:r w:rsidR="000D5891">
        <w:rPr>
          <w:sz w:val="24"/>
          <w:szCs w:val="24"/>
        </w:rPr>
        <w:t>logistical con</w:t>
      </w:r>
      <w:r w:rsidR="00FB2CDE">
        <w:rPr>
          <w:sz w:val="24"/>
          <w:szCs w:val="24"/>
        </w:rPr>
        <w:t>s</w:t>
      </w:r>
      <w:r w:rsidR="000D5891">
        <w:rPr>
          <w:sz w:val="24"/>
          <w:szCs w:val="24"/>
        </w:rPr>
        <w:t>traints, in this analysis</w:t>
      </w:r>
      <w:r w:rsidRPr="00A35C56">
        <w:rPr>
          <w:sz w:val="24"/>
          <w:szCs w:val="24"/>
        </w:rPr>
        <w:t xml:space="preserve"> CCC criteria applied for </w:t>
      </w:r>
      <w:r w:rsidR="00E164AF">
        <w:rPr>
          <w:sz w:val="24"/>
          <w:szCs w:val="24"/>
        </w:rPr>
        <w:t>a total of four sites in two sampling events (</w:t>
      </w:r>
      <w:r w:rsidRPr="00A35C56">
        <w:rPr>
          <w:sz w:val="24"/>
          <w:szCs w:val="24"/>
        </w:rPr>
        <w:t>May 22, 2019 and July 24, 2019</w:t>
      </w:r>
      <w:r w:rsidR="00E164AF">
        <w:rPr>
          <w:sz w:val="24"/>
          <w:szCs w:val="24"/>
        </w:rPr>
        <w:t>)</w:t>
      </w:r>
      <w:r w:rsidRPr="00A35C56">
        <w:rPr>
          <w:sz w:val="24"/>
          <w:szCs w:val="24"/>
        </w:rPr>
        <w:t xml:space="preserve"> were</w:t>
      </w:r>
      <w:r w:rsidR="00FB2CDE">
        <w:rPr>
          <w:sz w:val="24"/>
          <w:szCs w:val="24"/>
        </w:rPr>
        <w:t xml:space="preserve"> instead</w:t>
      </w:r>
      <w:r w:rsidRPr="00A35C56">
        <w:rPr>
          <w:sz w:val="24"/>
          <w:szCs w:val="24"/>
        </w:rPr>
        <w:t xml:space="preserve"> calculated using calcium and magnesium levels obtained from other sampling events on April 30, 2019 and July 30, 2019</w:t>
      </w:r>
      <w:r w:rsidRPr="001F2D11">
        <w:rPr>
          <w:sz w:val="24"/>
          <w:szCs w:val="24"/>
        </w:rPr>
        <w:t>, respectively</w:t>
      </w:r>
      <w:r w:rsidR="00E164AF">
        <w:rPr>
          <w:sz w:val="24"/>
          <w:szCs w:val="24"/>
        </w:rPr>
        <w:t xml:space="preserve"> (see Table 3 for details)</w:t>
      </w:r>
      <w:r w:rsidR="000A7351">
        <w:rPr>
          <w:sz w:val="24"/>
          <w:szCs w:val="24"/>
        </w:rPr>
        <w:t>.</w:t>
      </w:r>
      <w:r w:rsidR="00E164AF">
        <w:rPr>
          <w:sz w:val="24"/>
          <w:szCs w:val="24"/>
        </w:rPr>
        <w:t xml:space="preserve"> </w:t>
      </w:r>
      <w:r w:rsidRPr="001F2D11">
        <w:rPr>
          <w:sz w:val="24"/>
          <w:szCs w:val="24"/>
        </w:rPr>
        <w:t>Where calcium and magnesium data was unavailable</w:t>
      </w:r>
      <w:r w:rsidR="00E164AF">
        <w:rPr>
          <w:sz w:val="24"/>
          <w:szCs w:val="24"/>
        </w:rPr>
        <w:t>,</w:t>
      </w:r>
      <w:r w:rsidRPr="001F2D11">
        <w:rPr>
          <w:sz w:val="24"/>
          <w:szCs w:val="24"/>
        </w:rPr>
        <w:t xml:space="preserve"> data from the nearest downstream site was applied to generate CCC values</w:t>
      </w:r>
      <w:r w:rsidR="000D5891">
        <w:rPr>
          <w:sz w:val="24"/>
          <w:szCs w:val="24"/>
        </w:rPr>
        <w:t xml:space="preserve"> (Figure 2)</w:t>
      </w:r>
      <w:r w:rsidRPr="001F2D11">
        <w:rPr>
          <w:sz w:val="24"/>
          <w:szCs w:val="24"/>
        </w:rPr>
        <w:t xml:space="preserve">.  </w:t>
      </w:r>
    </w:p>
    <w:p w14:paraId="2C95FD76" w14:textId="0CEB07F4"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spring and summer </w:t>
      </w:r>
      <w:r>
        <w:rPr>
          <w:sz w:val="24"/>
          <w:szCs w:val="24"/>
        </w:rPr>
        <w:t xml:space="preserve">hardness </w:t>
      </w:r>
      <w:r w:rsidRPr="000E3748">
        <w:rPr>
          <w:sz w:val="24"/>
          <w:szCs w:val="24"/>
        </w:rPr>
        <w:t xml:space="preserve">levels were calculated using data collected from 2000-2014 (Table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(Slikok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p>
    <w:p w14:paraId="4FCA9478" w14:textId="77777777" w:rsidR="00AD09EE" w:rsidRDefault="00AD09EE" w:rsidP="00AD09EE">
      <w:pPr>
        <w:pStyle w:val="Heading2"/>
      </w:pPr>
      <w:bookmarkStart w:id="12" w:name="_Toc58231345"/>
      <w:r w:rsidRPr="00AD09EE">
        <w:lastRenderedPageBreak/>
        <w:t>Mapping</w:t>
      </w:r>
      <w:r w:rsidR="003D0107">
        <w:t xml:space="preserve"> </w:t>
      </w:r>
      <w:r w:rsidR="0033554A">
        <w:t xml:space="preserve">potential </w:t>
      </w:r>
      <w:r w:rsidR="003D0107">
        <w:t>sources of copper and zinc</w:t>
      </w:r>
      <w:bookmarkEnd w:id="12"/>
    </w:p>
    <w:p w14:paraId="29AEA08D" w14:textId="77777777" w:rsidR="003D0107" w:rsidRDefault="003D0107" w:rsidP="003D0107"/>
    <w:p w14:paraId="2B521CB6" w14:textId="77777777" w:rsidR="003D0107" w:rsidRPr="00CF3F57" w:rsidRDefault="00612D59" w:rsidP="00CF3F57">
      <w:pPr>
        <w:pStyle w:val="Heading3"/>
        <w:rPr>
          <w:sz w:val="24"/>
        </w:rPr>
      </w:pPr>
      <w:bookmarkStart w:id="13" w:name="_Toc58231346"/>
      <w:r w:rsidRPr="00CF3F57">
        <w:rPr>
          <w:sz w:val="24"/>
        </w:rPr>
        <w:t>Potential sources on the Kenai River</w:t>
      </w:r>
      <w:bookmarkEnd w:id="13"/>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4" w:name="_Toc58231347"/>
      <w:r w:rsidRPr="00CF3F57">
        <w:rPr>
          <w:sz w:val="24"/>
        </w:rPr>
        <w:t>Potential sources throughout the Kenai River watershed</w:t>
      </w:r>
      <w:bookmarkEnd w:id="14"/>
    </w:p>
    <w:p w14:paraId="71EE427F" w14:textId="77777777" w:rsidR="006F3509" w:rsidRPr="006F3509" w:rsidRDefault="006F3509" w:rsidP="006F3509">
      <w:pPr>
        <w:rPr>
          <w:b/>
          <w:bCs/>
        </w:rPr>
      </w:pPr>
    </w:p>
    <w:p w14:paraId="5C7A03FD" w14:textId="008ABBCE"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w:t>
      </w:r>
      <w:r w:rsidR="00CE2E9F">
        <w:rPr>
          <w:sz w:val="24"/>
          <w:szCs w:val="24"/>
        </w:rPr>
        <w:t>brakes (KWF, 2017).  Using</w:t>
      </w:r>
      <w:r w:rsidRPr="006F3509">
        <w:rPr>
          <w:sz w:val="24"/>
          <w:szCs w:val="24"/>
        </w:rPr>
        <w:t xml:space="preserve"> results from the literature review, KWF identified potential local </w:t>
      </w:r>
      <w:r w:rsidR="003C7959">
        <w:rPr>
          <w:sz w:val="24"/>
          <w:szCs w:val="24"/>
        </w:rPr>
        <w:t>sources</w:t>
      </w:r>
      <w:r w:rsidR="003C7959" w:rsidRPr="006F3509">
        <w:rPr>
          <w:sz w:val="24"/>
          <w:szCs w:val="24"/>
        </w:rPr>
        <w:t xml:space="preserve"> </w:t>
      </w:r>
      <w:r w:rsidRPr="006F3509">
        <w:rPr>
          <w:sz w:val="24"/>
          <w:szCs w:val="24"/>
        </w:rPr>
        <w:t xml:space="preserve">of copper and zinc through a mapping exercise.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5" w:name="_Toc58231348"/>
      <w:commentRangeStart w:id="16"/>
      <w:r w:rsidRPr="00CF3F57">
        <w:rPr>
          <w:b/>
        </w:rPr>
        <w:t>RESULTS</w:t>
      </w:r>
      <w:commentRangeEnd w:id="16"/>
      <w:r w:rsidR="005A64A8">
        <w:rPr>
          <w:rStyle w:val="CommentReference"/>
          <w:rFonts w:asciiTheme="minorHAnsi" w:hAnsiTheme="minorHAnsi"/>
          <w:caps w:val="0"/>
        </w:rPr>
        <w:commentReference w:id="16"/>
      </w:r>
      <w:bookmarkEnd w:id="15"/>
    </w:p>
    <w:p w14:paraId="7F182031" w14:textId="77777777" w:rsidR="006F3509" w:rsidRDefault="006F3509" w:rsidP="006F3509"/>
    <w:p w14:paraId="5B97E92A" w14:textId="77777777" w:rsidR="006F3509" w:rsidRDefault="006F3509" w:rsidP="006F3509">
      <w:pPr>
        <w:pStyle w:val="Heading2"/>
      </w:pPr>
      <w:bookmarkStart w:id="17" w:name="_Toc58231349"/>
      <w:r>
        <w:t>Copper and zinc sampling</w:t>
      </w:r>
      <w:bookmarkEnd w:id="17"/>
    </w:p>
    <w:p w14:paraId="688CA702" w14:textId="039F742D" w:rsidR="00EE3D49" w:rsidRDefault="00EE3D49" w:rsidP="00EE3D49">
      <w:pPr>
        <w:rPr>
          <w:ins w:id="18" w:author="Benjamin Meyer [2]" w:date="2020-12-01T16:49:00Z"/>
        </w:rPr>
      </w:pPr>
    </w:p>
    <w:p w14:paraId="7312A24A" w14:textId="23261027" w:rsidR="00EE3D49" w:rsidRDefault="00C86C84" w:rsidP="00C86C84">
      <w:pPr>
        <w:pStyle w:val="Heading3"/>
        <w:rPr>
          <w:sz w:val="24"/>
        </w:rPr>
      </w:pPr>
      <w:bookmarkStart w:id="19" w:name="_Toc58231350"/>
      <w:r w:rsidRPr="00C86C84">
        <w:rPr>
          <w:sz w:val="24"/>
        </w:rPr>
        <w:t>Copper</w:t>
      </w:r>
      <w:bookmarkEnd w:id="19"/>
    </w:p>
    <w:p w14:paraId="06467652" w14:textId="77777777" w:rsidR="00A51324" w:rsidRPr="00A51324" w:rsidRDefault="00A51324" w:rsidP="00A51324"/>
    <w:p w14:paraId="2C3D8E1A" w14:textId="6419A1BA"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notably high yet still below CCC criterion values.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 the observation is presumed</w:t>
      </w:r>
      <w:r w:rsidR="00CC2857">
        <w:rPr>
          <w:bCs/>
          <w:sz w:val="24"/>
          <w:szCs w:val="24"/>
        </w:rPr>
        <w:t xml:space="preserve"> a</w:t>
      </w:r>
      <w:r w:rsidR="00E33D04">
        <w:rPr>
          <w:bCs/>
          <w:sz w:val="24"/>
          <w:szCs w:val="24"/>
        </w:rPr>
        <w:t xml:space="preserve"> likely </w:t>
      </w:r>
      <w:r w:rsidR="00CE2E9F">
        <w:rPr>
          <w:bCs/>
          <w:sz w:val="24"/>
          <w:szCs w:val="24"/>
        </w:rPr>
        <w:t>exceedance</w:t>
      </w:r>
      <w:r w:rsidR="00E33D04">
        <w:rPr>
          <w:bCs/>
          <w:sz w:val="24"/>
          <w:szCs w:val="24"/>
        </w:rPr>
        <w:t xml:space="preserve"> (</w:t>
      </w:r>
      <w:r w:rsidR="00977755">
        <w:rPr>
          <w:bCs/>
          <w:sz w:val="24"/>
          <w:szCs w:val="24"/>
        </w:rPr>
        <w:t>see “Copper” in the dis</w:t>
      </w:r>
      <w:r w:rsidR="00E33D04">
        <w:rPr>
          <w:bCs/>
          <w:sz w:val="24"/>
          <w:szCs w:val="24"/>
        </w:rPr>
        <w:t>cussion section</w:t>
      </w:r>
      <w:r w:rsidR="000A7351">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1D9A9A33"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high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w:t>
      </w:r>
      <w:r w:rsidR="000E5444">
        <w:rPr>
          <w:bCs/>
          <w:sz w:val="24"/>
          <w:szCs w:val="24"/>
        </w:rPr>
        <w:t xml:space="preserve"> </w:t>
      </w:r>
      <w:r w:rsidR="00F40465">
        <w:rPr>
          <w:bCs/>
          <w:sz w:val="24"/>
          <w:szCs w:val="24"/>
        </w:rPr>
        <w:t>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p>
    <w:p w14:paraId="1C6461D4" w14:textId="5EE27D2D" w:rsidR="00146038" w:rsidRDefault="00146038" w:rsidP="006F3509">
      <w:pPr>
        <w:rPr>
          <w:bCs/>
          <w:sz w:val="24"/>
          <w:szCs w:val="24"/>
        </w:rPr>
      </w:pPr>
    </w:p>
    <w:p w14:paraId="248446E6" w14:textId="7770A26E" w:rsidR="001C50D5" w:rsidRDefault="001C50D5" w:rsidP="006F3509">
      <w:pPr>
        <w:rPr>
          <w:bCs/>
          <w:sz w:val="24"/>
          <w:szCs w:val="24"/>
        </w:rPr>
      </w:pPr>
      <w:r>
        <w:rPr>
          <w:bCs/>
          <w:sz w:val="24"/>
          <w:szCs w:val="24"/>
        </w:rPr>
        <w:t>For both tributary and mainstem sites</w:t>
      </w:r>
      <w:r w:rsidR="002C2148">
        <w:rPr>
          <w:bCs/>
          <w:sz w:val="24"/>
          <w:szCs w:val="24"/>
        </w:rPr>
        <w:t>,</w:t>
      </w:r>
      <w:r>
        <w:rPr>
          <w:bCs/>
          <w:sz w:val="24"/>
          <w:szCs w:val="24"/>
        </w:rPr>
        <w:t xml:space="preserve">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mainstem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below this arbitrary threshold.</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0" w:name="_Toc58231351"/>
      <w:r w:rsidRPr="00C86C84">
        <w:rPr>
          <w:sz w:val="24"/>
        </w:rPr>
        <w:t>Zinc</w:t>
      </w:r>
      <w:bookmarkEnd w:id="20"/>
    </w:p>
    <w:p w14:paraId="7DD30A65" w14:textId="77777777" w:rsidR="00A51324" w:rsidRPr="00A51324" w:rsidRDefault="00A51324" w:rsidP="00A51324"/>
    <w:p w14:paraId="63A1E022" w14:textId="775F6246" w:rsidR="00AE01D7"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r w:rsidR="00AE01D7">
        <w:rPr>
          <w:bCs/>
          <w:sz w:val="24"/>
          <w:szCs w:val="24"/>
        </w:rPr>
        <w:lastRenderedPageBreak/>
        <w:t>(</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nearly an order of magnitude above the range of typical data and are presumed unlikely to be representative of conditions: </w:t>
      </w:r>
      <w:r w:rsidR="00AE01D7">
        <w:rPr>
          <w:bCs/>
          <w:sz w:val="24"/>
          <w:szCs w:val="24"/>
        </w:rPr>
        <w:t>1069</w:t>
      </w:r>
      <w:r w:rsidR="004F4B2E">
        <w:rPr>
          <w:bCs/>
          <w:sz w:val="24"/>
          <w:szCs w:val="24"/>
        </w:rPr>
        <w:t xml:space="preserve"> µg/L at Lower No Name</w:t>
      </w:r>
      <w:r w:rsidR="007952FE">
        <w:rPr>
          <w:bCs/>
          <w:sz w:val="24"/>
          <w:szCs w:val="24"/>
        </w:rPr>
        <w:t xml:space="preserve"> on</w:t>
      </w:r>
      <w:r w:rsidR="00AE01D7">
        <w:rPr>
          <w:bCs/>
          <w:sz w:val="24"/>
          <w:szCs w:val="24"/>
        </w:rPr>
        <w:t xml:space="preserve"> July 21, 2020 and </w:t>
      </w:r>
      <w:r w:rsidR="004F4B2E">
        <w:rPr>
          <w:bCs/>
          <w:sz w:val="24"/>
          <w:szCs w:val="24"/>
        </w:rPr>
        <w:t>628 µg/L at City of Kenai Docks on April 30, 2019).</w:t>
      </w:r>
    </w:p>
    <w:p w14:paraId="7DC44E30" w14:textId="77777777" w:rsidR="00103FA2" w:rsidRDefault="00103FA2" w:rsidP="006F3509">
      <w:pPr>
        <w:rPr>
          <w:bCs/>
          <w:sz w:val="24"/>
          <w:szCs w:val="24"/>
        </w:rPr>
      </w:pPr>
    </w:p>
    <w:p w14:paraId="15C5A5CD" w14:textId="1B53A925" w:rsidR="001F3910" w:rsidRDefault="001F3910" w:rsidP="00A5508E">
      <w:pPr>
        <w:rPr>
          <w:bCs/>
          <w:sz w:val="24"/>
          <w:szCs w:val="24"/>
        </w:rPr>
      </w:pPr>
      <w:r>
        <w:rPr>
          <w:bCs/>
          <w:sz w:val="24"/>
          <w:szCs w:val="24"/>
        </w:rPr>
        <w:t>Zinc e</w:t>
      </w:r>
      <w:r w:rsidR="00103FA2">
        <w:rPr>
          <w:bCs/>
          <w:sz w:val="24"/>
          <w:szCs w:val="24"/>
        </w:rPr>
        <w:t>xceedances of CCC criterion values were observed for a total of thirteen samples, including</w:t>
      </w:r>
      <w:r w:rsidR="00827201">
        <w:rPr>
          <w:bCs/>
          <w:sz w:val="24"/>
          <w:szCs w:val="24"/>
        </w:rPr>
        <w:t xml:space="preserve"> re</w:t>
      </w:r>
      <w:r w:rsidR="00103FA2">
        <w:rPr>
          <w:bCs/>
          <w:sz w:val="24"/>
          <w:szCs w:val="24"/>
        </w:rPr>
        <w:t>plicates.</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Slikok Creek, Upper Slikok Creek, and Lower Soldotna Creek (Figure 5).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0235170F"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minimally anthropogenically-influenced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1" w:name="_Toc58231352"/>
      <w:r>
        <w:rPr>
          <w:sz w:val="24"/>
        </w:rPr>
        <w:t>Variation among re</w:t>
      </w:r>
      <w:r w:rsidR="00C86C84">
        <w:rPr>
          <w:sz w:val="24"/>
        </w:rPr>
        <w:t>plicate samples</w:t>
      </w:r>
      <w:bookmarkEnd w:id="21"/>
    </w:p>
    <w:p w14:paraId="150088F2" w14:textId="77777777" w:rsidR="00A51324" w:rsidRPr="00A51324" w:rsidRDefault="00A51324" w:rsidP="00A51324"/>
    <w:p w14:paraId="05602E79" w14:textId="61655C0C" w:rsidR="002E34BD" w:rsidRPr="00FC465D" w:rsidDel="003151A4" w:rsidRDefault="00FC465D" w:rsidP="006F3509">
      <w:pPr>
        <w:rPr>
          <w:del w:id="22" w:author="Benjamin Meyer [2]" w:date="2020-12-03T11:11:00Z"/>
          <w:sz w:val="24"/>
          <w:szCs w:val="24"/>
        </w:rPr>
      </w:pPr>
      <w:r>
        <w:rPr>
          <w:sz w:val="24"/>
          <w:szCs w:val="24"/>
        </w:rPr>
        <w:t xml:space="preserve">A total of fifteen unique samples had associated </w:t>
      </w:r>
      <w:r w:rsidR="00827201">
        <w:rPr>
          <w:sz w:val="24"/>
          <w:szCs w:val="24"/>
        </w:rPr>
        <w:t>re</w:t>
      </w:r>
      <w:r>
        <w:rPr>
          <w:sz w:val="24"/>
          <w:szCs w:val="24"/>
        </w:rPr>
        <w:t xml:space="preserve">plicates, from ten unique sites and seven unique dates.  Substantial variation among </w:t>
      </w:r>
      <w:r w:rsidR="00827201">
        <w:rPr>
          <w:sz w:val="24"/>
          <w:szCs w:val="24"/>
        </w:rPr>
        <w:t>re</w:t>
      </w:r>
      <w:r>
        <w:rPr>
          <w:sz w:val="24"/>
          <w:szCs w:val="24"/>
        </w:rPr>
        <w:t xml:space="preserve">plicate samples was observed in some events, ranging from 0% - 175% (Table </w:t>
      </w:r>
      <w:r w:rsidR="00827201">
        <w:rPr>
          <w:sz w:val="24"/>
          <w:szCs w:val="24"/>
        </w:rPr>
        <w:t>5</w:t>
      </w:r>
      <w:r>
        <w:rPr>
          <w:sz w:val="24"/>
          <w:szCs w:val="24"/>
        </w:rPr>
        <w:t>), with a mean</w:t>
      </w:r>
      <w:r w:rsidR="00827201">
        <w:rPr>
          <w:sz w:val="24"/>
          <w:szCs w:val="24"/>
        </w:rPr>
        <w:t xml:space="preserve"> difference of</w:t>
      </w:r>
      <w:r>
        <w:rPr>
          <w:sz w:val="24"/>
          <w:szCs w:val="24"/>
        </w:rPr>
        <w:t xml:space="preserve"> 38.9 ±13.6% (mean</w:t>
      </w:r>
      <w:r w:rsidR="00827201">
        <w:rPr>
          <w:sz w:val="24"/>
          <w:szCs w:val="24"/>
        </w:rPr>
        <w:t xml:space="preserve"> ±</w:t>
      </w:r>
      <w:r>
        <w:rPr>
          <w:sz w:val="24"/>
          <w:szCs w:val="24"/>
        </w:rPr>
        <w:t xml:space="preserve"> standard error) for copper and 34.8 ± 14.3% for zinc.  </w:t>
      </w:r>
    </w:p>
    <w:p w14:paraId="3DB122E3" w14:textId="7870EBF9" w:rsidR="006F3509" w:rsidRDefault="006F3509" w:rsidP="006F3509">
      <w:pPr>
        <w:rPr>
          <w:bCs/>
          <w:sz w:val="24"/>
          <w:szCs w:val="24"/>
        </w:rPr>
      </w:pP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3" w:name="_Toc58231353"/>
      <w:r w:rsidRPr="00AD09EE">
        <w:t>Mapping</w:t>
      </w:r>
      <w:r>
        <w:t xml:space="preserve"> potential sources of copper and zinc</w:t>
      </w:r>
      <w:bookmarkEnd w:id="23"/>
    </w:p>
    <w:p w14:paraId="05DBE785" w14:textId="77777777" w:rsidR="006F3509" w:rsidRDefault="006F3509" w:rsidP="006F3509"/>
    <w:p w14:paraId="604D7E7B" w14:textId="207679A0" w:rsidR="006F3509" w:rsidRPr="00CF3F57" w:rsidRDefault="006F3509" w:rsidP="00CF3F57">
      <w:pPr>
        <w:pStyle w:val="Heading3"/>
        <w:rPr>
          <w:sz w:val="24"/>
        </w:rPr>
      </w:pPr>
      <w:bookmarkStart w:id="24" w:name="_Toc58231354"/>
      <w:r w:rsidRPr="00CF3F57">
        <w:rPr>
          <w:sz w:val="24"/>
        </w:rPr>
        <w:t>Potential sources on the Kenai River</w:t>
      </w:r>
      <w:bookmarkEnd w:id="24"/>
      <w:r w:rsidR="00AB33D0" w:rsidRPr="00CF3F57">
        <w:rPr>
          <w:sz w:val="24"/>
        </w:rPr>
        <w:t xml:space="preserve"> </w:t>
      </w:r>
      <w:r w:rsidR="00F524A8">
        <w:rPr>
          <w:sz w:val="24"/>
        </w:rPr>
        <w:t>mainstem</w:t>
      </w:r>
    </w:p>
    <w:p w14:paraId="17FA121F" w14:textId="77777777" w:rsidR="006F3509" w:rsidRDefault="006F3509" w:rsidP="006F3509">
      <w:pPr>
        <w:rPr>
          <w:b/>
          <w:bCs/>
          <w:sz w:val="24"/>
          <w:szCs w:val="24"/>
        </w:rPr>
      </w:pPr>
    </w:p>
    <w:p w14:paraId="241DE00F" w14:textId="0362AED5"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827201">
        <w:rPr>
          <w:sz w:val="24"/>
          <w:szCs w:val="24"/>
        </w:rPr>
        <w:t>Mapping is an ongoing effort</w:t>
      </w:r>
      <w:r w:rsidRPr="006F3509">
        <w:rPr>
          <w:sz w:val="24"/>
          <w:szCs w:val="24"/>
        </w:rPr>
        <w:t xml:space="preserve"> and the resulting shape</w:t>
      </w:r>
      <w:r w:rsidR="003151A4">
        <w:rPr>
          <w:sz w:val="24"/>
          <w:szCs w:val="24"/>
        </w:rPr>
        <w:t xml:space="preserve"> </w:t>
      </w:r>
      <w:r w:rsidRPr="006F3509">
        <w:rPr>
          <w:sz w:val="24"/>
          <w:szCs w:val="24"/>
        </w:rPr>
        <w:t xml:space="preserve">file will be incorporated with </w:t>
      </w:r>
      <w:r w:rsidR="00827201">
        <w:rPr>
          <w:sz w:val="24"/>
          <w:szCs w:val="24"/>
        </w:rPr>
        <w:t>the data included in the map</w:t>
      </w:r>
      <w:r w:rsidRPr="006F3509">
        <w:rPr>
          <w:sz w:val="24"/>
          <w:szCs w:val="24"/>
        </w:rPr>
        <w:t xml:space="preserve"> described below.</w:t>
      </w:r>
      <w:r w:rsidR="005561EE">
        <w:rPr>
          <w:sz w:val="24"/>
          <w:szCs w:val="24"/>
        </w:rPr>
        <w:t xml:space="preserve"> </w:t>
      </w:r>
      <w:r w:rsidR="003151A4">
        <w:rPr>
          <w:sz w:val="24"/>
          <w:szCs w:val="24"/>
        </w:rPr>
        <w:t>Findings will be summarized in a report contracted to St. Mary’s Geospatial Services (St. Mary’s University; Winona, MN)</w:t>
      </w:r>
      <w:r w:rsidR="002C2148">
        <w:rPr>
          <w:sz w:val="24"/>
          <w:szCs w:val="24"/>
        </w:rPr>
        <w:t xml:space="preserve"> in 2021</w:t>
      </w:r>
      <w:r w:rsidR="003151A4">
        <w:rPr>
          <w:sz w:val="24"/>
          <w:szCs w:val="24"/>
        </w:rPr>
        <w:t>.</w:t>
      </w:r>
    </w:p>
    <w:p w14:paraId="192AF216" w14:textId="2734C52C" w:rsidR="003151A4" w:rsidRDefault="003151A4" w:rsidP="006F3509">
      <w:pPr>
        <w:rPr>
          <w:sz w:val="24"/>
          <w:szCs w:val="24"/>
        </w:rPr>
      </w:pPr>
    </w:p>
    <w:p w14:paraId="6710BCD6" w14:textId="77777777" w:rsidR="006F3509" w:rsidRDefault="006F3509" w:rsidP="006F3509"/>
    <w:p w14:paraId="08293E07" w14:textId="77777777" w:rsidR="006F3509" w:rsidRPr="00CF3F57" w:rsidRDefault="006F3509" w:rsidP="00CF3F57">
      <w:pPr>
        <w:pStyle w:val="Heading3"/>
        <w:rPr>
          <w:sz w:val="24"/>
        </w:rPr>
      </w:pPr>
      <w:bookmarkStart w:id="25" w:name="_Toc58231355"/>
      <w:r w:rsidRPr="00CF3F57">
        <w:rPr>
          <w:sz w:val="24"/>
        </w:rPr>
        <w:t>Potential sources throughout the Kenai River watershed</w:t>
      </w:r>
      <w:bookmarkEnd w:id="25"/>
    </w:p>
    <w:p w14:paraId="313D55AE" w14:textId="77777777" w:rsidR="006F3509" w:rsidRDefault="006F3509" w:rsidP="006F3509"/>
    <w:p w14:paraId="19D9AAF3" w14:textId="40FCFB07" w:rsidR="006F3509" w:rsidRDefault="003151A4" w:rsidP="006F3509">
      <w:pPr>
        <w:rPr>
          <w:b/>
          <w:bCs/>
        </w:rPr>
      </w:pPr>
      <w:r>
        <w:rPr>
          <w:sz w:val="24"/>
          <w:szCs w:val="24"/>
        </w:rPr>
        <w:t>While</w:t>
      </w:r>
      <w:r w:rsidR="00C46320" w:rsidRPr="006F3509">
        <w:rPr>
          <w:sz w:val="24"/>
          <w:szCs w:val="24"/>
        </w:rPr>
        <w:t xml:space="preserve"> </w:t>
      </w:r>
      <w:r w:rsidR="00384044">
        <w:rPr>
          <w:sz w:val="24"/>
          <w:szCs w:val="24"/>
        </w:rPr>
        <w:t xml:space="preserve">mapping </w:t>
      </w:r>
      <w:r w:rsidR="00C46320" w:rsidRPr="006F3509">
        <w:rPr>
          <w:sz w:val="24"/>
          <w:szCs w:val="24"/>
        </w:rPr>
        <w:t xml:space="preserve">efforts are ongoing, </w:t>
      </w:r>
      <w:r>
        <w:rPr>
          <w:sz w:val="24"/>
          <w:szCs w:val="24"/>
        </w:rPr>
        <w:t>known</w:t>
      </w:r>
      <w:r w:rsidR="00C46320" w:rsidRPr="006F3509">
        <w:rPr>
          <w:sz w:val="24"/>
          <w:szCs w:val="24"/>
        </w:rPr>
        <w:t xml:space="preserve"> sources of </w:t>
      </w:r>
      <w:r>
        <w:rPr>
          <w:sz w:val="24"/>
          <w:szCs w:val="24"/>
        </w:rPr>
        <w:t xml:space="preserve">copper and zinc </w:t>
      </w:r>
      <w:r w:rsidR="00C46320" w:rsidRPr="006F3509">
        <w:rPr>
          <w:sz w:val="24"/>
          <w:szCs w:val="24"/>
        </w:rPr>
        <w:t xml:space="preserve">include road construction, gravel pits, stormwater discharge, stormwater treatment structure/outfall, boat launches, impervious surfaces, densely populated areas, golf courses, wastewater treatment plants, and airports.  A shapefile has been created to visually document these sources and will be used to </w:t>
      </w:r>
      <w:r w:rsidR="00973145">
        <w:rPr>
          <w:sz w:val="24"/>
          <w:szCs w:val="24"/>
        </w:rPr>
        <w:t>as a powerful mapping too</w:t>
      </w:r>
      <w:r>
        <w:rPr>
          <w:sz w:val="24"/>
          <w:szCs w:val="24"/>
        </w:rPr>
        <w:t>l</w:t>
      </w:r>
      <w:r w:rsidR="00973145">
        <w:rPr>
          <w:sz w:val="24"/>
          <w:szCs w:val="24"/>
        </w:rPr>
        <w:t xml:space="preserve"> to </w:t>
      </w:r>
      <w:r w:rsidR="00C46320" w:rsidRPr="006F3509">
        <w:rPr>
          <w:sz w:val="24"/>
          <w:szCs w:val="24"/>
        </w:rPr>
        <w:t>identify areas of high-concentrat</w:t>
      </w:r>
      <w:r w:rsidR="00505B46">
        <w:rPr>
          <w:sz w:val="24"/>
          <w:szCs w:val="24"/>
        </w:rPr>
        <w:t>ion</w:t>
      </w:r>
      <w:r w:rsidR="00C46320" w:rsidRPr="006F3509">
        <w:rPr>
          <w:sz w:val="24"/>
          <w:szCs w:val="24"/>
        </w:rPr>
        <w:t xml:space="preserve"> potential sources of copper and zinc.</w:t>
      </w:r>
      <w:r w:rsidR="005561EE">
        <w:rPr>
          <w:sz w:val="24"/>
          <w:szCs w:val="24"/>
        </w:rPr>
        <w:t xml:space="preserve"> </w:t>
      </w:r>
      <w:r>
        <w:rPr>
          <w:sz w:val="24"/>
          <w:szCs w:val="24"/>
        </w:rPr>
        <w:t>Findings will be summarized in a report contracted to St. Mary’s Geospatial Services (St. Mary’s University; Winona, MN)</w:t>
      </w:r>
      <w:r w:rsidR="002C2148">
        <w:rPr>
          <w:sz w:val="24"/>
          <w:szCs w:val="24"/>
        </w:rPr>
        <w:t xml:space="preserve"> in 2021</w:t>
      </w:r>
      <w:r>
        <w:rPr>
          <w:sz w:val="24"/>
          <w:szCs w:val="24"/>
        </w:rPr>
        <w:t>.</w:t>
      </w:r>
    </w:p>
    <w:p w14:paraId="67489A66" w14:textId="5E156670" w:rsidR="00827201" w:rsidRPr="00827201" w:rsidRDefault="00827201" w:rsidP="00827201"/>
    <w:p w14:paraId="1EF64FE7" w14:textId="6949D956" w:rsidR="00973145" w:rsidRPr="00CF3F57" w:rsidRDefault="00973145" w:rsidP="00CF3F57">
      <w:pPr>
        <w:pStyle w:val="Heading1"/>
        <w:rPr>
          <w:b/>
        </w:rPr>
      </w:pPr>
      <w:bookmarkStart w:id="26" w:name="_Toc58231356"/>
      <w:r w:rsidRPr="00CF3F57">
        <w:rPr>
          <w:b/>
        </w:rPr>
        <w:lastRenderedPageBreak/>
        <w:t>DISCUSSION</w:t>
      </w:r>
      <w:bookmarkEnd w:id="26"/>
    </w:p>
    <w:p w14:paraId="6A641314" w14:textId="77777777" w:rsidR="00973145" w:rsidRPr="00973145" w:rsidRDefault="00973145" w:rsidP="00973145"/>
    <w:p w14:paraId="1C3CCF05" w14:textId="57F8402A" w:rsidR="00973145" w:rsidRDefault="00973145" w:rsidP="00973145">
      <w:pPr>
        <w:pStyle w:val="Heading2"/>
      </w:pPr>
      <w:bookmarkStart w:id="27" w:name="_Toc58231357"/>
      <w:r>
        <w:t>Copper and zinc sampling</w:t>
      </w:r>
      <w:bookmarkEnd w:id="27"/>
    </w:p>
    <w:p w14:paraId="63DEA3BE" w14:textId="25339D56" w:rsidR="00973145" w:rsidRDefault="00973145" w:rsidP="00973145"/>
    <w:p w14:paraId="6F3CA150" w14:textId="33CCF032" w:rsidR="00973145" w:rsidRPr="003B4EC2" w:rsidRDefault="00D43934" w:rsidP="003B4EC2">
      <w:pPr>
        <w:pStyle w:val="Heading3"/>
        <w:rPr>
          <w:sz w:val="24"/>
        </w:rPr>
      </w:pPr>
      <w:bookmarkStart w:id="28" w:name="_Toc58231358"/>
      <w:r>
        <w:rPr>
          <w:sz w:val="24"/>
        </w:rPr>
        <w:t>Copper</w:t>
      </w:r>
      <w:r w:rsidR="005B5ABC">
        <w:rPr>
          <w:sz w:val="24"/>
        </w:rPr>
        <w:t xml:space="preserve"> exceedances</w:t>
      </w:r>
      <w:bookmarkEnd w:id="28"/>
    </w:p>
    <w:p w14:paraId="04056C7B" w14:textId="77777777" w:rsidR="00BF6E75" w:rsidRDefault="00BF6E75" w:rsidP="00973145">
      <w:pPr>
        <w:rPr>
          <w:bCs/>
          <w:sz w:val="24"/>
          <w:szCs w:val="24"/>
        </w:rPr>
      </w:pPr>
    </w:p>
    <w:p w14:paraId="772C4E75" w14:textId="5F54151C" w:rsidR="00827201" w:rsidRDefault="00384044" w:rsidP="00973145">
      <w:pPr>
        <w:rPr>
          <w:bCs/>
          <w:sz w:val="24"/>
          <w:szCs w:val="24"/>
        </w:rPr>
      </w:pPr>
      <w:r>
        <w:rPr>
          <w:bCs/>
          <w:sz w:val="24"/>
          <w:szCs w:val="24"/>
        </w:rPr>
        <w:t>Co</w:t>
      </w:r>
      <w:r w:rsidR="00086350">
        <w:rPr>
          <w:bCs/>
          <w:sz w:val="24"/>
          <w:szCs w:val="24"/>
        </w:rPr>
        <w:t>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w:t>
      </w:r>
      <w:r w:rsidR="004B37C0">
        <w:rPr>
          <w:bCs/>
          <w:sz w:val="24"/>
          <w:szCs w:val="24"/>
        </w:rPr>
        <w:t xml:space="preserve">not </w:t>
      </w:r>
      <w:r w:rsidR="00BF6E75">
        <w:rPr>
          <w:bCs/>
          <w:sz w:val="24"/>
          <w:szCs w:val="24"/>
        </w:rPr>
        <w:t>observed</w:t>
      </w:r>
      <w:r w:rsidR="00BD4D4B">
        <w:rPr>
          <w:bCs/>
          <w:sz w:val="24"/>
          <w:szCs w:val="24"/>
        </w:rPr>
        <w:t xml:space="preserve"> throughout</w:t>
      </w:r>
      <w:r w:rsidR="00BF6E75">
        <w:rPr>
          <w:bCs/>
          <w:sz w:val="24"/>
          <w:szCs w:val="24"/>
        </w:rPr>
        <w:t xml:space="preserve"> the 2019</w:t>
      </w:r>
      <w:r w:rsidR="00A97748">
        <w:rPr>
          <w:bCs/>
          <w:sz w:val="24"/>
          <w:szCs w:val="24"/>
        </w:rPr>
        <w:t>-202</w:t>
      </w:r>
      <w:r w:rsidR="00D43934">
        <w:rPr>
          <w:bCs/>
          <w:sz w:val="24"/>
          <w:szCs w:val="24"/>
        </w:rPr>
        <w:t xml:space="preserve">0 sampling events.  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 xml:space="preserve">mainstem at the Slikok Creek confluence.  While a CCC value was not available for this sampling event, a comparison to </w:t>
      </w:r>
      <w:r w:rsidR="00827201">
        <w:rPr>
          <w:bCs/>
          <w:sz w:val="24"/>
          <w:szCs w:val="24"/>
        </w:rPr>
        <w:t xml:space="preserve">copper </w:t>
      </w:r>
      <w:r w:rsidR="00977755">
        <w:rPr>
          <w:bCs/>
          <w:sz w:val="24"/>
          <w:szCs w:val="24"/>
        </w:rPr>
        <w:t xml:space="preserve">CCC values at </w:t>
      </w:r>
      <w:r w:rsidR="009E491F">
        <w:rPr>
          <w:bCs/>
          <w:sz w:val="24"/>
          <w:szCs w:val="24"/>
        </w:rPr>
        <w:t xml:space="preserve">the </w:t>
      </w:r>
      <w:r w:rsidR="00977755">
        <w:rPr>
          <w:bCs/>
          <w:sz w:val="24"/>
          <w:szCs w:val="24"/>
        </w:rPr>
        <w:t>two nearest mainstem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ug/L</w:t>
      </w:r>
      <w:r w:rsidR="00977755">
        <w:rPr>
          <w:bCs/>
          <w:sz w:val="24"/>
          <w:szCs w:val="24"/>
        </w:rPr>
        <w:t xml:space="preserve">) and upstream (Soldotna Bridge, CCC = </w:t>
      </w:r>
      <w:r w:rsidR="00827201">
        <w:rPr>
          <w:bCs/>
          <w:sz w:val="24"/>
          <w:szCs w:val="24"/>
        </w:rPr>
        <w:t>4.52</w:t>
      </w:r>
      <w:r w:rsidR="00BD4D4B">
        <w:rPr>
          <w:bCs/>
          <w:sz w:val="24"/>
          <w:szCs w:val="24"/>
        </w:rPr>
        <w:t xml:space="preserve"> ug/L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likely</w:t>
      </w:r>
      <w:r w:rsidR="00977755">
        <w:rPr>
          <w:bCs/>
          <w:sz w:val="24"/>
          <w:szCs w:val="24"/>
        </w:rPr>
        <w:t xml:space="preserve"> </w:t>
      </w:r>
      <w:r w:rsidR="00827201">
        <w:rPr>
          <w:bCs/>
          <w:sz w:val="24"/>
          <w:szCs w:val="24"/>
        </w:rPr>
        <w:t>did</w:t>
      </w:r>
      <w:r w:rsidR="00977755">
        <w:rPr>
          <w:bCs/>
          <w:sz w:val="24"/>
          <w:szCs w:val="24"/>
        </w:rPr>
        <w:t xml:space="preserve"> exceed the toxicity criterion for this sampling event.</w:t>
      </w:r>
      <w:r w:rsidR="00086350">
        <w:rPr>
          <w:bCs/>
          <w:sz w:val="24"/>
          <w:szCs w:val="24"/>
        </w:rPr>
        <w:t xml:space="preserve">  Copper results</w:t>
      </w:r>
      <w:r w:rsidR="00A51324">
        <w:rPr>
          <w:bCs/>
          <w:sz w:val="24"/>
          <w:szCs w:val="24"/>
        </w:rPr>
        <w:t xml:space="preserve"> at this site</w:t>
      </w:r>
      <w:r w:rsidR="00086350">
        <w:rPr>
          <w:bCs/>
          <w:sz w:val="24"/>
          <w:szCs w:val="24"/>
        </w:rPr>
        <w:t xml:space="preserve"> in 2020 (0.372 – 0.515 ug/L) </w:t>
      </w:r>
      <w:r w:rsidR="00A51324">
        <w:rPr>
          <w:bCs/>
          <w:sz w:val="24"/>
          <w:szCs w:val="24"/>
        </w:rPr>
        <w:t>were substantially lower</w:t>
      </w:r>
      <w:r w:rsidR="00086350">
        <w:rPr>
          <w:bCs/>
          <w:sz w:val="24"/>
          <w:szCs w:val="24"/>
        </w:rPr>
        <w:t>.   Due to the range of data observed in Slikok Creek and its proximity to potential anthropogenic sources, m</w:t>
      </w:r>
      <w:r w:rsidR="00827201">
        <w:rPr>
          <w:bCs/>
          <w:sz w:val="24"/>
          <w:szCs w:val="24"/>
        </w:rPr>
        <w:t xml:space="preserve">ore intensive monitoring is warranted, including </w:t>
      </w:r>
      <w:r w:rsidR="00086350">
        <w:rPr>
          <w:bCs/>
          <w:sz w:val="24"/>
          <w:szCs w:val="24"/>
        </w:rPr>
        <w:t>longitudinal survey(s) and/or more frequent sampling along with examination of potential point sources within the watershed.</w:t>
      </w:r>
    </w:p>
    <w:p w14:paraId="517F91C5" w14:textId="7BDE8F3F" w:rsidR="00827201" w:rsidRDefault="00827201" w:rsidP="00973145">
      <w:pPr>
        <w:rPr>
          <w:bCs/>
          <w:sz w:val="24"/>
          <w:szCs w:val="24"/>
        </w:rPr>
      </w:pPr>
    </w:p>
    <w:p w14:paraId="446B28D4" w14:textId="2263A04B" w:rsidR="000D137C"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BD4D4B">
        <w:rPr>
          <w:bCs/>
          <w:sz w:val="24"/>
          <w:szCs w:val="24"/>
        </w:rPr>
        <w:t>likely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A51324">
        <w:rPr>
          <w:bCs/>
          <w:sz w:val="24"/>
          <w:szCs w:val="24"/>
        </w:rPr>
        <w:t>reshet.  Data to identify</w:t>
      </w:r>
      <w:r w:rsidR="001A2D92">
        <w:rPr>
          <w:bCs/>
          <w:sz w:val="24"/>
          <w:szCs w:val="24"/>
        </w:rPr>
        <w:t xml:space="preserve"> t</w:t>
      </w:r>
      <w:r w:rsidR="00F96D31">
        <w:rPr>
          <w:bCs/>
          <w:sz w:val="24"/>
          <w:szCs w:val="24"/>
        </w:rPr>
        <w:t xml:space="preserve">he seasonal </w:t>
      </w:r>
      <w:r w:rsidR="00D43934">
        <w:rPr>
          <w:bCs/>
          <w:sz w:val="24"/>
          <w:szCs w:val="24"/>
        </w:rPr>
        <w:t>pattern</w:t>
      </w:r>
      <w:r w:rsidR="002C2148">
        <w:rPr>
          <w:bCs/>
          <w:sz w:val="24"/>
          <w:szCs w:val="24"/>
        </w:rPr>
        <w:t>s within</w:t>
      </w:r>
      <w:r w:rsidR="00D43934">
        <w:rPr>
          <w:bCs/>
          <w:sz w:val="24"/>
          <w:szCs w:val="24"/>
        </w:rPr>
        <w:t xml:space="preserve"> </w:t>
      </w:r>
      <w:r w:rsidR="00F96D31">
        <w:rPr>
          <w:bCs/>
          <w:sz w:val="24"/>
          <w:szCs w:val="24"/>
        </w:rPr>
        <w:t>2020</w:t>
      </w:r>
      <w:r w:rsidR="002C2148">
        <w:rPr>
          <w:bCs/>
          <w:sz w:val="24"/>
          <w:szCs w:val="24"/>
        </w:rPr>
        <w:t xml:space="preserve"> was unavailable</w:t>
      </w:r>
      <w:r w:rsidR="00F96D31">
        <w:rPr>
          <w:bCs/>
          <w:sz w:val="24"/>
          <w:szCs w:val="24"/>
        </w:rPr>
        <w:t xml:space="preserve">, as spring sampling did not occur that year.  </w:t>
      </w:r>
      <w:r w:rsidR="001F6BBE">
        <w:rPr>
          <w:bCs/>
          <w:sz w:val="24"/>
          <w:szCs w:val="24"/>
        </w:rPr>
        <w:t>N</w:t>
      </w:r>
      <w:r w:rsidR="00F96D31">
        <w:rPr>
          <w:bCs/>
          <w:sz w:val="24"/>
          <w:szCs w:val="24"/>
        </w:rPr>
        <w:t xml:space="preserve">otably </w:t>
      </w:r>
      <w:r w:rsidR="00856719">
        <w:rPr>
          <w:bCs/>
          <w:sz w:val="24"/>
          <w:szCs w:val="24"/>
        </w:rPr>
        <w:t>elevated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 which could potentially be associated with precipitation trends leading up to that date</w:t>
      </w:r>
      <w:r w:rsidR="00086350">
        <w:rPr>
          <w:bCs/>
          <w:sz w:val="24"/>
          <w:szCs w:val="24"/>
        </w:rPr>
        <w:t>, although this mechanism has not yet been studied for this dataset</w:t>
      </w:r>
      <w:r w:rsidR="00F96D31">
        <w:rPr>
          <w:bCs/>
          <w:sz w:val="24"/>
          <w:szCs w:val="24"/>
        </w:rPr>
        <w:t xml:space="preserve">.  </w:t>
      </w:r>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r>
        <w:rPr>
          <w:bCs/>
          <w:sz w:val="24"/>
          <w:szCs w:val="24"/>
        </w:rPr>
        <w:t xml:space="preserve">Annual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4370F62B" w:rsidR="00EE56F9" w:rsidRDefault="005B5ABC" w:rsidP="00EE56F9">
      <w:pPr>
        <w:pStyle w:val="Heading3"/>
        <w:rPr>
          <w:sz w:val="24"/>
        </w:rPr>
      </w:pPr>
      <w:bookmarkStart w:id="29" w:name="_Toc58231359"/>
      <w:r>
        <w:rPr>
          <w:sz w:val="24"/>
        </w:rPr>
        <w:t>Zinc</w:t>
      </w:r>
      <w:r w:rsidR="00E13B63" w:rsidRPr="003B4EC2">
        <w:rPr>
          <w:sz w:val="24"/>
        </w:rPr>
        <w:t xml:space="preserve"> exceedances</w:t>
      </w:r>
      <w:bookmarkEnd w:id="29"/>
    </w:p>
    <w:p w14:paraId="5FA0B932" w14:textId="77777777" w:rsidR="00370AB4" w:rsidRPr="00370AB4" w:rsidRDefault="00370AB4" w:rsidP="00370AB4"/>
    <w:p w14:paraId="459AA1C1" w14:textId="39141874" w:rsidR="000E508E" w:rsidRDefault="00CB1EFA" w:rsidP="003D7C72">
      <w:pPr>
        <w:rPr>
          <w:bCs/>
          <w:sz w:val="24"/>
          <w:szCs w:val="24"/>
        </w:rPr>
      </w:pPr>
      <w:r>
        <w:rPr>
          <w:bCs/>
          <w:sz w:val="24"/>
          <w:szCs w:val="24"/>
        </w:rPr>
        <w:t>Zinc exceedances of hardness-dependent toxicity criteria</w:t>
      </w:r>
      <w:r w:rsidR="00545467">
        <w:rPr>
          <w:bCs/>
          <w:sz w:val="24"/>
          <w:szCs w:val="24"/>
        </w:rPr>
        <w:t xml:space="preserve"> in 2019-2020</w:t>
      </w:r>
      <w:r>
        <w:rPr>
          <w:bCs/>
          <w:sz w:val="24"/>
          <w:szCs w:val="24"/>
        </w:rPr>
        <w:t xml:space="preserve"> were observed </w:t>
      </w:r>
      <w:r w:rsidR="00545467">
        <w:rPr>
          <w:bCs/>
          <w:sz w:val="24"/>
          <w:szCs w:val="24"/>
        </w:rPr>
        <w:t xml:space="preserve">throughout the sampling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 </w:t>
      </w:r>
      <w:r w:rsidR="001A2D92">
        <w:rPr>
          <w:bCs/>
          <w:sz w:val="24"/>
          <w:szCs w:val="24"/>
        </w:rPr>
        <w:t xml:space="preserve">and </w:t>
      </w:r>
      <w:r w:rsidR="000F731E">
        <w:rPr>
          <w:bCs/>
          <w:sz w:val="24"/>
          <w:szCs w:val="24"/>
        </w:rPr>
        <w:t>temporal trends throughout our sampling sites.</w:t>
      </w:r>
      <w:r w:rsidR="003D7C72">
        <w:rPr>
          <w:bCs/>
          <w:sz w:val="24"/>
          <w:szCs w:val="24"/>
        </w:rPr>
        <w:t xml:space="preserve">  </w:t>
      </w:r>
      <w:r w:rsidR="00545467">
        <w:rPr>
          <w:bCs/>
          <w:sz w:val="24"/>
          <w:szCs w:val="24"/>
        </w:rPr>
        <w:t>E</w:t>
      </w:r>
      <w:r w:rsidR="003D7C72">
        <w:rPr>
          <w:bCs/>
          <w:sz w:val="24"/>
          <w:szCs w:val="24"/>
        </w:rPr>
        <w:t>xceedances were observed primarily in the lower and estuary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concentrations of development within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thousands of impervious surfaces, daily tire wear and brake use, motor oil, fertilizer and pesticides (KWF, 2017).  No exceedances were </w:t>
      </w:r>
      <w:r w:rsidR="003D7C72">
        <w:rPr>
          <w:bCs/>
          <w:sz w:val="24"/>
          <w:szCs w:val="24"/>
        </w:rPr>
        <w:t>observed at Jim’s Landing, Skilak Lake Outlet, or Lower Funny River</w:t>
      </w:r>
      <w:r w:rsidR="00175C94">
        <w:rPr>
          <w:bCs/>
          <w:sz w:val="24"/>
          <w:szCs w:val="24"/>
        </w:rPr>
        <w:t>, sites which have minimal potential for anthropogenic influence</w:t>
      </w:r>
      <w:r w:rsidR="003D7C72">
        <w:rPr>
          <w:bCs/>
          <w:sz w:val="24"/>
          <w:szCs w:val="24"/>
        </w:rPr>
        <w:t>.</w:t>
      </w:r>
    </w:p>
    <w:p w14:paraId="584B1421" w14:textId="77777777" w:rsidR="003D7C72" w:rsidRDefault="003D7C72" w:rsidP="00CB1EFA">
      <w:pPr>
        <w:rPr>
          <w:bCs/>
          <w:sz w:val="24"/>
          <w:szCs w:val="24"/>
        </w:rPr>
      </w:pPr>
    </w:p>
    <w:p w14:paraId="2FC10F45" w14:textId="3EC30E05"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mainstem sites, suggest</w:t>
      </w:r>
      <w:r w:rsidR="002C2148">
        <w:rPr>
          <w:bCs/>
          <w:sz w:val="24"/>
          <w:szCs w:val="24"/>
        </w:rPr>
        <w:t>s</w:t>
      </w:r>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 helped to drive the elevated concentrations.</w:t>
      </w:r>
      <w:r w:rsidR="000F731E">
        <w:rPr>
          <w:bCs/>
          <w:sz w:val="24"/>
          <w:szCs w:val="24"/>
        </w:rPr>
        <w:t xml:space="preserve">  </w:t>
      </w:r>
    </w:p>
    <w:p w14:paraId="5407E6F9" w14:textId="21A82C5F" w:rsidR="000E508E" w:rsidRDefault="000E508E" w:rsidP="00856719">
      <w:pPr>
        <w:rPr>
          <w:bCs/>
          <w:sz w:val="24"/>
          <w:szCs w:val="24"/>
        </w:rPr>
      </w:pPr>
    </w:p>
    <w:p w14:paraId="2EBB996C" w14:textId="2D1B0678"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00D3E504" w14:textId="46235AE3" w:rsidR="00FB4DBB" w:rsidRDefault="00FB4DBB" w:rsidP="000E508E">
      <w:pPr>
        <w:rPr>
          <w:bCs/>
          <w:sz w:val="24"/>
          <w:szCs w:val="24"/>
        </w:rPr>
      </w:pPr>
    </w:p>
    <w:p w14:paraId="5DF1B606" w14:textId="57E5DE7F" w:rsidR="00CF2AAF" w:rsidRDefault="00CF2AAF" w:rsidP="000E508E">
      <w:pPr>
        <w:rPr>
          <w:bCs/>
          <w:sz w:val="24"/>
          <w:szCs w:val="24"/>
        </w:rPr>
      </w:pPr>
    </w:p>
    <w:p w14:paraId="28958308" w14:textId="44F4F91F" w:rsidR="00A51324" w:rsidRDefault="00A51324"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30" w:name="_Toc58231360"/>
      <w:r>
        <w:rPr>
          <w:sz w:val="24"/>
        </w:rPr>
        <w:lastRenderedPageBreak/>
        <w:t>Variation among re</w:t>
      </w:r>
      <w:r w:rsidR="00FB4DBB" w:rsidRPr="00EB2CAD">
        <w:rPr>
          <w:sz w:val="24"/>
        </w:rPr>
        <w:t>plicate samples</w:t>
      </w:r>
      <w:bookmarkEnd w:id="30"/>
    </w:p>
    <w:p w14:paraId="11397BBF" w14:textId="77777777" w:rsidR="00CF2AAF" w:rsidRPr="00CF2AAF" w:rsidRDefault="00CF2AAF" w:rsidP="00CF2AAF"/>
    <w:p w14:paraId="23AB878C" w14:textId="59CD825E" w:rsidR="007432FC" w:rsidRDefault="00FB4DBB" w:rsidP="007432FC">
      <w:pPr>
        <w:rPr>
          <w:sz w:val="24"/>
          <w:szCs w:val="24"/>
        </w:rPr>
      </w:pPr>
      <w:r>
        <w:rPr>
          <w:sz w:val="24"/>
          <w:szCs w:val="24"/>
        </w:rPr>
        <w:t xml:space="preserve">The exercise </w:t>
      </w:r>
      <w:r w:rsidR="00732355">
        <w:rPr>
          <w:sz w:val="24"/>
          <w:szCs w:val="24"/>
        </w:rPr>
        <w:t>of examining variation among re</w:t>
      </w:r>
      <w:r>
        <w:rPr>
          <w:sz w:val="24"/>
          <w:szCs w:val="24"/>
        </w:rPr>
        <w:t>plicate samples</w:t>
      </w:r>
      <w:r w:rsidR="00754B4C">
        <w:rPr>
          <w:sz w:val="24"/>
          <w:szCs w:val="24"/>
        </w:rPr>
        <w:t xml:space="preserve"> in 2019-2020 results</w:t>
      </w:r>
      <w:r w:rsidR="00732355">
        <w:rPr>
          <w:sz w:val="24"/>
          <w:szCs w:val="24"/>
        </w:rPr>
        <w:t xml:space="preserve"> </w:t>
      </w:r>
      <w:r w:rsidR="00CF2AAF">
        <w:rPr>
          <w:sz w:val="24"/>
          <w:szCs w:val="24"/>
        </w:rPr>
        <w:t>revealed that data from instantaneous grab samples should be interpreted with some moderation.</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6).</w:t>
      </w:r>
    </w:p>
    <w:p w14:paraId="3C9B3257" w14:textId="2CB5B174" w:rsidR="00732355" w:rsidRDefault="00732355" w:rsidP="00FB4DBB">
      <w:pPr>
        <w:rPr>
          <w:sz w:val="24"/>
          <w:szCs w:val="24"/>
        </w:rPr>
      </w:pPr>
    </w:p>
    <w:p w14:paraId="0528AEA0" w14:textId="7C62E780"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  Additionally or alternatively, future field efforts may</w:t>
      </w:r>
      <w:r>
        <w:rPr>
          <w:sz w:val="24"/>
          <w:szCs w:val="24"/>
        </w:rPr>
        <w:t xml:space="preserve"> modify field and lab protocol to increase precision</w:t>
      </w:r>
      <w:r w:rsidR="00B7341B">
        <w:rPr>
          <w:sz w:val="24"/>
          <w:szCs w:val="24"/>
        </w:rPr>
        <w:t xml:space="preserve">.  </w:t>
      </w:r>
      <w:r w:rsidR="00352528">
        <w:rPr>
          <w:sz w:val="24"/>
          <w:szCs w:val="24"/>
        </w:rPr>
        <w:t>Further l</w:t>
      </w:r>
      <w:r w:rsidR="007432FC">
        <w:rPr>
          <w:sz w:val="24"/>
          <w:szCs w:val="24"/>
        </w:rPr>
        <w:t xml:space="preserve">iterature review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8C37FAB" w:rsidR="000E508E" w:rsidRDefault="000E508E" w:rsidP="000E508E">
      <w:pPr>
        <w:pStyle w:val="Heading3"/>
        <w:rPr>
          <w:sz w:val="24"/>
        </w:rPr>
      </w:pPr>
      <w:bookmarkStart w:id="31" w:name="_Toc58231361"/>
      <w:r w:rsidRPr="000E508E">
        <w:rPr>
          <w:sz w:val="24"/>
        </w:rPr>
        <w:t xml:space="preserve">Drivers of </w:t>
      </w:r>
      <w:r w:rsidR="00FB4DBB">
        <w:rPr>
          <w:sz w:val="24"/>
        </w:rPr>
        <w:t xml:space="preserve">copper and zinc </w:t>
      </w:r>
      <w:r w:rsidRPr="000E508E">
        <w:rPr>
          <w:sz w:val="24"/>
        </w:rPr>
        <w:t>exceedances</w:t>
      </w:r>
      <w:bookmarkEnd w:id="31"/>
    </w:p>
    <w:p w14:paraId="3538B4E1" w14:textId="77777777" w:rsidR="00370AB4" w:rsidRPr="00370AB4" w:rsidRDefault="00370AB4" w:rsidP="00370AB4"/>
    <w:p w14:paraId="10652022" w14:textId="2A452CDA" w:rsidR="00FB4DBB" w:rsidRDefault="006B3974" w:rsidP="00FB4DBB">
      <w:pPr>
        <w:rPr>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EPSCoR,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r w:rsidR="00CD6D97">
        <w:rPr>
          <w:sz w:val="24"/>
          <w:szCs w:val="24"/>
        </w:rPr>
        <w:t xml:space="preserve">A variety of both </w:t>
      </w:r>
      <w:r w:rsidR="00070C76">
        <w:rPr>
          <w:sz w:val="24"/>
          <w:szCs w:val="24"/>
        </w:rPr>
        <w:t>anthropogenic and natural factors drive likelihood of toxicity criteria</w:t>
      </w:r>
      <w:r w:rsidR="00D02994">
        <w:rPr>
          <w:sz w:val="24"/>
          <w:szCs w:val="24"/>
        </w:rPr>
        <w:t>.  Spat</w:t>
      </w:r>
      <w:r w:rsidR="00F1355B">
        <w:rPr>
          <w:sz w:val="24"/>
          <w:szCs w:val="24"/>
        </w:rPr>
        <w:t>ial factors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others.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2DFCD155"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 xml:space="preserve">ADEC, 2020;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25FFF10E"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he annual spring melt event likely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liquid precipitation </w:t>
      </w:r>
      <w:r w:rsidR="00BD1503">
        <w:rPr>
          <w:sz w:val="24"/>
          <w:szCs w:val="24"/>
        </w:rPr>
        <w:lastRenderedPageBreak/>
        <w:t>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spikes in metals concentrations, as accumulated particles are flushed in to the watershed.  </w:t>
      </w:r>
    </w:p>
    <w:p w14:paraId="5760BB77" w14:textId="5BEDDD06" w:rsidR="00370AB4" w:rsidRDefault="00370AB4" w:rsidP="00175C94">
      <w:pPr>
        <w:rPr>
          <w:sz w:val="24"/>
          <w:szCs w:val="24"/>
        </w:rPr>
      </w:pPr>
    </w:p>
    <w:p w14:paraId="6AE78AAE" w14:textId="6992DF74" w:rsidR="00545353" w:rsidRDefault="00370AB4" w:rsidP="00856719">
      <w:pPr>
        <w:rPr>
          <w:sz w:val="24"/>
          <w:szCs w:val="24"/>
        </w:rPr>
      </w:pPr>
      <w:r>
        <w:rPr>
          <w:sz w:val="24"/>
          <w:szCs w:val="24"/>
        </w:rPr>
        <w:t xml:space="preserve">In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 xml:space="preserve">select sites in the lower watershed region would help to pinpoint temporal drivers of exceedances.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ome recent evidence suggests conductance (total dissolved ions)</w:t>
      </w:r>
      <w:r w:rsidR="00545353">
        <w:rPr>
          <w:sz w:val="24"/>
          <w:szCs w:val="24"/>
        </w:rPr>
        <w:t>, which may be continuously</w:t>
      </w:r>
      <w:r w:rsidR="00D67290">
        <w:rPr>
          <w:sz w:val="24"/>
          <w:szCs w:val="24"/>
        </w:rPr>
        <w:t xml:space="preserve"> monitored with sondes</w:t>
      </w:r>
      <w:r w:rsidR="002C2148">
        <w:rPr>
          <w:sz w:val="24"/>
          <w:szCs w:val="24"/>
        </w:rPr>
        <w:t xml:space="preserve"> (e.g. Hydrolab)</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A field sampling program employing both traditional grab samples and continuous</w:t>
      </w:r>
      <w:r w:rsidR="0018024D">
        <w:rPr>
          <w:sz w:val="24"/>
          <w:szCs w:val="24"/>
        </w:rPr>
        <w:t>ly deployed</w:t>
      </w:r>
      <w:r w:rsidR="00545353">
        <w:rPr>
          <w:sz w:val="24"/>
          <w:szCs w:val="24"/>
        </w:rPr>
        <w:t xml:space="preserve"> sondes would provide insight as to which method is most economical and appropriate for long term monitoring efforts.</w:t>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189C75AE"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Pr>
          <w:sz w:val="24"/>
          <w:szCs w:val="24"/>
        </w:rPr>
        <w:t xml:space="preserve">exceedances 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32" w:name="_Toc58231362"/>
      <w:r w:rsidRPr="00FD4665">
        <w:rPr>
          <w:sz w:val="28"/>
          <w:szCs w:val="28"/>
        </w:rPr>
        <w:t>Mapping potential sources of copper and zinc</w:t>
      </w:r>
      <w:bookmarkEnd w:id="32"/>
    </w:p>
    <w:p w14:paraId="04743D4A" w14:textId="77777777" w:rsidR="00973145" w:rsidRDefault="00973145" w:rsidP="00973145"/>
    <w:p w14:paraId="5E86DC7D" w14:textId="28F148FE"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mapping tool that will help identify potential sources of copper and zinc.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33" w:name="_Toc58231363"/>
      <w:r w:rsidRPr="003B4EC2">
        <w:rPr>
          <w:sz w:val="24"/>
        </w:rPr>
        <w:t>Potential sources on the Kenai River</w:t>
      </w:r>
      <w:bookmarkEnd w:id="33"/>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34" w:name="_Toc58231364"/>
      <w:r w:rsidRPr="003B4EC2">
        <w:rPr>
          <w:sz w:val="24"/>
        </w:rPr>
        <w:t>Potential sources throughout the Kenai River watershed</w:t>
      </w:r>
      <w:bookmarkEnd w:id="34"/>
    </w:p>
    <w:p w14:paraId="57EE903A" w14:textId="77777777" w:rsidR="003B4EC2" w:rsidRPr="00BF4127" w:rsidRDefault="003B4EC2" w:rsidP="00973145">
      <w:pPr>
        <w:rPr>
          <w:sz w:val="24"/>
          <w:szCs w:val="24"/>
        </w:rPr>
      </w:pPr>
    </w:p>
    <w:p w14:paraId="761FE5B2" w14:textId="003ADE93"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 xml:space="preserve">Additions to this map could also include critical rearing and/or </w:t>
      </w:r>
      <w:r>
        <w:rPr>
          <w:sz w:val="24"/>
          <w:szCs w:val="24"/>
        </w:rPr>
        <w:lastRenderedPageBreak/>
        <w:t>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highly recommends that the data contained within this mapping tool is updated on an annual bas</w:t>
      </w:r>
      <w:r w:rsidR="00213C01">
        <w:rPr>
          <w:sz w:val="24"/>
          <w:szCs w:val="24"/>
        </w:rPr>
        <w:t>i</w:t>
      </w:r>
      <w:r w:rsidR="00AB33D0">
        <w:rPr>
          <w:sz w:val="24"/>
          <w:szCs w:val="24"/>
        </w:rPr>
        <w:t>s in order to track changes in development over time.</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35" w:name="_Toc58231365"/>
      <w:r w:rsidRPr="003B4EC2">
        <w:rPr>
          <w:b/>
        </w:rPr>
        <w:t>CONCLUSION</w:t>
      </w:r>
      <w:bookmarkEnd w:id="35"/>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site-specific trends from 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49FE0A5D" w:rsidR="00A81494" w:rsidRDefault="00A81494" w:rsidP="00C62EA9">
      <w:pPr>
        <w:pStyle w:val="ListParagraph"/>
        <w:numPr>
          <w:ilvl w:val="1"/>
          <w:numId w:val="8"/>
        </w:numPr>
        <w:rPr>
          <w:sz w:val="24"/>
          <w:szCs w:val="24"/>
        </w:rPr>
      </w:pPr>
      <w:r>
        <w:rPr>
          <w:sz w:val="24"/>
          <w:szCs w:val="24"/>
        </w:rPr>
        <w:t>Perform opportunistic sampling at known and suspected point sources before,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77BE6962" w:rsidR="00C055FD" w:rsidRPr="003B1CEC" w:rsidRDefault="00662427" w:rsidP="00042F92">
      <w:pPr>
        <w:rPr>
          <w:i/>
          <w:sz w:val="24"/>
          <w:szCs w:val="24"/>
        </w:rPr>
      </w:pPr>
      <w:r>
        <w:rPr>
          <w:sz w:val="24"/>
          <w:szCs w:val="24"/>
        </w:rPr>
        <w:t>T</w:t>
      </w:r>
      <w:r w:rsidR="000E7DBA">
        <w:rPr>
          <w:sz w:val="24"/>
          <w:szCs w:val="24"/>
        </w:rPr>
        <w:t xml:space="preserve">he Kenai River watershed boasts one of the largest water quality </w:t>
      </w:r>
      <w:r>
        <w:rPr>
          <w:sz w:val="24"/>
          <w:szCs w:val="24"/>
        </w:rPr>
        <w:t xml:space="preserve">datasets in the state of Alaska; </w:t>
      </w:r>
      <w:r w:rsidR="000E7DBA">
        <w:rPr>
          <w:sz w:val="24"/>
          <w:szCs w:val="24"/>
        </w:rPr>
        <w:t xml:space="preserve">an invaluable resource showing a </w:t>
      </w:r>
      <w:r w:rsidR="001411CE">
        <w:rPr>
          <w:sz w:val="24"/>
          <w:szCs w:val="24"/>
        </w:rPr>
        <w:t>concerning history of heavy</w:t>
      </w:r>
      <w:r w:rsidR="000E7DBA">
        <w:rPr>
          <w:sz w:val="24"/>
          <w:szCs w:val="24"/>
        </w:rPr>
        <w:t xml:space="preserve"> metal exceedances throughout the watershed. </w:t>
      </w:r>
      <w:r w:rsidR="000E7DBA" w:rsidRPr="003B1CEC">
        <w:rPr>
          <w:i/>
          <w:sz w:val="24"/>
          <w:szCs w:val="24"/>
        </w:rPr>
        <w:t>E</w:t>
      </w:r>
      <w:r w:rsidR="00042F92" w:rsidRPr="003B1CEC">
        <w:rPr>
          <w:i/>
          <w:sz w:val="24"/>
          <w:szCs w:val="24"/>
        </w:rPr>
        <w:t xml:space="preserve">xpanding this study </w:t>
      </w:r>
      <w:r w:rsidR="00C144DE" w:rsidRPr="003B1CEC">
        <w:rPr>
          <w:i/>
          <w:sz w:val="24"/>
          <w:szCs w:val="24"/>
        </w:rPr>
        <w:t xml:space="preserve">as described above </w:t>
      </w:r>
      <w:r w:rsidR="00042F92" w:rsidRPr="003B1CEC">
        <w:rPr>
          <w:i/>
          <w:sz w:val="24"/>
          <w:szCs w:val="24"/>
        </w:rPr>
        <w:t xml:space="preserve">would </w:t>
      </w:r>
      <w:r w:rsidRPr="003B1CEC">
        <w:rPr>
          <w:i/>
          <w:sz w:val="24"/>
          <w:szCs w:val="24"/>
        </w:rPr>
        <w:t xml:space="preserve">shorten the path between </w:t>
      </w:r>
      <w:r w:rsidR="00817877" w:rsidRPr="003B1CEC">
        <w:rPr>
          <w:i/>
          <w:sz w:val="24"/>
          <w:szCs w:val="24"/>
        </w:rPr>
        <w:t>having identified</w:t>
      </w:r>
      <w:r w:rsidR="00946C91" w:rsidRPr="003B1CEC">
        <w:rPr>
          <w:i/>
          <w:sz w:val="24"/>
          <w:szCs w:val="24"/>
        </w:rPr>
        <w:t xml:space="preserve"> the known challenge</w:t>
      </w:r>
      <w:r w:rsidR="00C144DE" w:rsidRPr="003B1CEC">
        <w:rPr>
          <w:i/>
          <w:sz w:val="24"/>
          <w:szCs w:val="24"/>
        </w:rPr>
        <w:t>, and applying proven</w:t>
      </w:r>
      <w:r w:rsidRPr="003B1CEC">
        <w:rPr>
          <w:i/>
          <w:sz w:val="24"/>
          <w:szCs w:val="24"/>
        </w:rPr>
        <w:t xml:space="preserve"> solutions.</w:t>
      </w:r>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36" w:name="_Toc58231366"/>
      <w:r>
        <w:rPr>
          <w:sz w:val="24"/>
        </w:rPr>
        <w:lastRenderedPageBreak/>
        <w:t>From information to action</w:t>
      </w:r>
      <w:bookmarkEnd w:id="36"/>
    </w:p>
    <w:p w14:paraId="55292C4E" w14:textId="77777777" w:rsidR="007B10BF" w:rsidRPr="007B10BF" w:rsidRDefault="007B10BF" w:rsidP="007B10BF"/>
    <w:p w14:paraId="20B717ED" w14:textId="77777777"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r w:rsidR="00DC5E14">
        <w:rPr>
          <w:sz w:val="24"/>
          <w:szCs w:val="24"/>
        </w:rPr>
        <w:t xml:space="preserve"> </w:t>
      </w:r>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p>
    <w:p w14:paraId="67E13F70" w14:textId="77777777" w:rsidR="003B1CEC" w:rsidRDefault="003B1CEC" w:rsidP="00042F92">
      <w:pPr>
        <w:rPr>
          <w:sz w:val="24"/>
          <w:szCs w:val="24"/>
        </w:rPr>
      </w:pPr>
    </w:p>
    <w:p w14:paraId="013F7C83" w14:textId="734CE45A" w:rsidR="00F728D7" w:rsidRPr="007B10BF" w:rsidRDefault="00C055FD" w:rsidP="00042F92">
      <w:pPr>
        <w:rPr>
          <w:sz w:val="24"/>
          <w:szCs w:val="24"/>
        </w:rPr>
      </w:pPr>
      <w:bookmarkStart w:id="37" w:name="_GoBack"/>
      <w:bookmarkEnd w:id="37"/>
      <w:r>
        <w:rPr>
          <w:sz w:val="24"/>
          <w:szCs w:val="24"/>
        </w:rPr>
        <w:t>A</w:t>
      </w:r>
      <w:r w:rsidR="007B10BF">
        <w:rPr>
          <w:sz w:val="24"/>
          <w:szCs w:val="24"/>
        </w:rPr>
        <w:t>dditionally, a</w:t>
      </w:r>
      <w:r w:rsidR="00192C82">
        <w:rPr>
          <w:sz w:val="24"/>
          <w:szCs w:val="24"/>
        </w:rPr>
        <w:t xml:space="preserve"> pilot project to install</w:t>
      </w:r>
      <w:r>
        <w:rPr>
          <w:sz w:val="24"/>
          <w:szCs w:val="24"/>
        </w:rPr>
        <w:t xml:space="preserve"> </w:t>
      </w:r>
      <w:r w:rsidR="00193C89">
        <w:rPr>
          <w:sz w:val="24"/>
          <w:szCs w:val="24"/>
        </w:rPr>
        <w:t xml:space="preserve">proven </w:t>
      </w:r>
      <w:r>
        <w:rPr>
          <w:sz w:val="24"/>
          <w:szCs w:val="24"/>
        </w:rPr>
        <w:t xml:space="preserve">green infrastructure </w:t>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38" w:author="Benjamin Meyer [2]"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39" w:name="_Toc58231367"/>
      <w:r w:rsidRPr="00A97748">
        <w:rPr>
          <w:b/>
        </w:rPr>
        <w:t>Data availability</w:t>
      </w:r>
      <w:bookmarkEnd w:id="39"/>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40" w:name="_Toc58231368"/>
      <w:r w:rsidRPr="003B4EC2">
        <w:rPr>
          <w:b/>
        </w:rPr>
        <w:lastRenderedPageBreak/>
        <w:t>References</w:t>
      </w:r>
      <w:bookmarkEnd w:id="40"/>
    </w:p>
    <w:p w14:paraId="482F27DC" w14:textId="77777777" w:rsidR="00B6085F" w:rsidRPr="00F22B91" w:rsidRDefault="00B6085F" w:rsidP="00B6085F">
      <w:pPr>
        <w:rPr>
          <w:sz w:val="24"/>
          <w:szCs w:val="24"/>
        </w:rPr>
      </w:pPr>
    </w:p>
    <w:p w14:paraId="5419048D" w14:textId="0B4A2BA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377963A2" w14:textId="657979AC" w:rsidR="00192C82" w:rsidRDefault="00192C82" w:rsidP="00B6085F">
      <w:pPr>
        <w:rPr>
          <w:sz w:val="24"/>
          <w:szCs w:val="24"/>
        </w:rPr>
      </w:pPr>
    </w:p>
    <w:p w14:paraId="2B7A8C00" w14:textId="1C603552"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68290D75" w14:textId="7A0D5681" w:rsidR="00FA4364" w:rsidRDefault="00FA4364" w:rsidP="00FA4364">
      <w:pPr>
        <w:rPr>
          <w:sz w:val="24"/>
          <w:szCs w:val="24"/>
        </w:rPr>
      </w:pPr>
    </w:p>
    <w:p w14:paraId="3BCB5D0D" w14:textId="3C9ED602" w:rsidR="00FA4364" w:rsidRPr="00FA4364" w:rsidRDefault="00FA4364" w:rsidP="00FA4364">
      <w:pPr>
        <w:rPr>
          <w:rFonts w:asciiTheme="majorHAnsi" w:hAnsiTheme="majorHAnsi"/>
          <w:sz w:val="24"/>
          <w:szCs w:val="24"/>
        </w:rPr>
      </w:pPr>
      <w:r>
        <w:rPr>
          <w:sz w:val="24"/>
          <w:szCs w:val="24"/>
        </w:rPr>
        <w:t>Alaska Department of Environmental Conservation (ADEC). (2020</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Sandahl, J. F., Labenia,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22(10), 2266–2274. doi: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r w:rsidRPr="00D9174B">
        <w:rPr>
          <w:sz w:val="24"/>
          <w:szCs w:val="24"/>
        </w:rPr>
        <w:t>Clesceri,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EPSCoR (Established Program to Stimulate Competitive Research) Data Portal. (2020). </w:t>
      </w:r>
      <w:hyperlink r:id="rId22"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Galvez, F., Webb, N., Hogstrand, C., Wood, C.M. (1998)</w:t>
      </w:r>
      <w:r w:rsidR="004F7F27">
        <w:rPr>
          <w:sz w:val="24"/>
          <w:szCs w:val="24"/>
        </w:rPr>
        <w:t xml:space="preserve">.  </w:t>
      </w:r>
      <w:r>
        <w:rPr>
          <w:sz w:val="24"/>
          <w:szCs w:val="24"/>
        </w:rPr>
        <w:t>Zinc binding to the gills of rainbow trout: the effect of long-term exposure to sublethal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5F065BAC" w:rsidR="00E04AC5" w:rsidRDefault="00E04AC5" w:rsidP="00961D0A">
      <w:pPr>
        <w:rPr>
          <w:sz w:val="24"/>
          <w:szCs w:val="24"/>
        </w:rPr>
      </w:pPr>
      <w:r>
        <w:rPr>
          <w:sz w:val="24"/>
          <w:szCs w:val="24"/>
        </w:rPr>
        <w:t>Le</w:t>
      </w:r>
      <w:r w:rsidR="00902D22">
        <w:rPr>
          <w:sz w:val="24"/>
          <w:szCs w:val="24"/>
        </w:rPr>
        <w:t>wis, E. L. and Clark, M.L. (1997</w:t>
      </w:r>
      <w:r>
        <w:rPr>
          <w:sz w:val="24"/>
          <w:szCs w:val="24"/>
        </w:rPr>
        <w:t xml:space="preserve">). How Does Streamflow Affect Metals in the Upper Arkansas River?.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r>
        <w:rPr>
          <w:sz w:val="24"/>
          <w:szCs w:val="24"/>
        </w:rPr>
        <w:t>Morel, C.J., Kaushal,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611862A5" w:rsidR="00E7447E" w:rsidRDefault="00E7447E" w:rsidP="00E7447E">
      <w:pPr>
        <w:widowControl/>
        <w:autoSpaceDE w:val="0"/>
        <w:autoSpaceDN w:val="0"/>
        <w:adjustRightInd w:val="0"/>
        <w:rPr>
          <w:rFonts w:asciiTheme="majorHAnsi" w:hAnsiTheme="majorHAnsi" w:cs="URWPalladioL-Roma"/>
          <w:kern w:val="0"/>
          <w:sz w:val="24"/>
          <w:szCs w:val="24"/>
          <w:lang w:eastAsia="en-US"/>
        </w:rPr>
      </w:pPr>
      <w:r w:rsidRPr="00E7447E">
        <w:rPr>
          <w:rFonts w:asciiTheme="majorHAnsi" w:hAnsiTheme="majorHAnsi" w:cs="URWPalladioL-Bold"/>
          <w:bCs/>
          <w:kern w:val="0"/>
          <w:sz w:val="24"/>
          <w:szCs w:val="24"/>
          <w:lang w:eastAsia="en-US"/>
        </w:rPr>
        <w:t>of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doi:10.3390</w:t>
      </w:r>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4996E233"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doi: </w:t>
      </w:r>
      <w:r w:rsidRPr="00A22082">
        <w:rPr>
          <w:rStyle w:val="pub-id"/>
          <w:sz w:val="24"/>
          <w:szCs w:val="24"/>
        </w:rPr>
        <w:t>10.1080/03632415.2017.1374251</w:t>
      </w:r>
      <w:r w:rsidRPr="00A22082">
        <w:rPr>
          <w:sz w:val="24"/>
          <w:szCs w:val="24"/>
        </w:rPr>
        <w:t>.</w:t>
      </w: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coho salmon</w:t>
      </w:r>
      <w:r>
        <w:rPr>
          <w:color w:val="000000" w:themeColor="text1"/>
          <w:sz w:val="24"/>
          <w:szCs w:val="24"/>
        </w:rPr>
        <w:t>.</w:t>
      </w:r>
      <w:bookmarkStart w:id="41" w:name="aff-1"/>
      <w:bookmarkEnd w:id="41"/>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42" w:name="_Toc58231369"/>
      <w:r w:rsidRPr="003B4EC2">
        <w:rPr>
          <w:b/>
        </w:rPr>
        <w:t xml:space="preserve">appendix a: </w:t>
      </w:r>
      <w:r w:rsidR="00C85CBE">
        <w:rPr>
          <w:b/>
        </w:rPr>
        <w:t>figures</w:t>
      </w:r>
      <w:bookmarkEnd w:id="42"/>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43" w:name="_Toc57830637"/>
      <w:bookmarkStart w:id="44"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3"/>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44"/>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4">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45"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45"/>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645DE" w:rsidR="00F915C5" w:rsidRPr="00DD4DD0" w:rsidRDefault="00DD4DD0" w:rsidP="00DD4DD0">
      <w:pPr>
        <w:pStyle w:val="Caption"/>
        <w:rPr>
          <w:sz w:val="24"/>
          <w:szCs w:val="24"/>
          <w:lang w:eastAsia="en-US"/>
        </w:rPr>
      </w:pPr>
      <w:bookmarkStart w:id="46"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values</w:t>
      </w:r>
      <w:r w:rsidR="00CA4780">
        <w:rPr>
          <w:sz w:val="24"/>
          <w:szCs w:val="24"/>
        </w:rPr>
        <w:t>.</w:t>
      </w:r>
      <w:bookmarkEnd w:id="46"/>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386FF1DC" w:rsidR="00CA4780" w:rsidRPr="00CA4780" w:rsidRDefault="00CA4780" w:rsidP="00CA4780">
      <w:pPr>
        <w:pStyle w:val="Caption"/>
        <w:rPr>
          <w:sz w:val="24"/>
          <w:szCs w:val="24"/>
          <w:lang w:eastAsia="en-US"/>
        </w:rPr>
      </w:pPr>
      <w:bookmarkStart w:id="47"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47"/>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027AAC1F" w:rsidR="00CA4780" w:rsidRPr="00CA4780" w:rsidRDefault="00CA4780" w:rsidP="00CA4780">
      <w:pPr>
        <w:pStyle w:val="Caption"/>
        <w:rPr>
          <w:sz w:val="24"/>
          <w:szCs w:val="24"/>
          <w:lang w:eastAsia="en-US"/>
        </w:rPr>
      </w:pPr>
      <w:bookmarkStart w:id="48"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values.</w:t>
      </w:r>
      <w:bookmarkEnd w:id="48"/>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624429FE" w:rsidR="00A63F41" w:rsidRPr="009C2A64" w:rsidRDefault="00A63F41" w:rsidP="00A63F41">
      <w:pPr>
        <w:pStyle w:val="Caption"/>
        <w:rPr>
          <w:sz w:val="24"/>
          <w:szCs w:val="24"/>
          <w:lang w:eastAsia="en-US"/>
        </w:rPr>
      </w:pPr>
      <w:bookmarkStart w:id="49"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49"/>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50" w:name="_Toc58231370"/>
      <w:r w:rsidRPr="003B4EC2">
        <w:rPr>
          <w:b/>
        </w:rPr>
        <w:lastRenderedPageBreak/>
        <w:t>appendix B: Tables</w:t>
      </w:r>
      <w:bookmarkEnd w:id="50"/>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51"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51"/>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Clesceri,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52" w:author="Benjamin Meyer [2]"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ins w:id="53" w:author="Benjamin Meyer [2]" w:date="2020-11-30T10:51:00Z"/>
          <w:sz w:val="24"/>
          <w:szCs w:val="24"/>
        </w:rPr>
      </w:pPr>
      <w:bookmarkStart w:id="54"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54"/>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ins w:id="55" w:author="Benjamin Meyer [2]" w:date="2020-11-30T10:51:00Z"/>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3AE85AF2" w:rsidR="00136C16" w:rsidRPr="00136C16" w:rsidRDefault="00136C16" w:rsidP="00136C16">
      <w:pPr>
        <w:pStyle w:val="Caption"/>
        <w:rPr>
          <w:sz w:val="24"/>
          <w:szCs w:val="24"/>
        </w:rPr>
      </w:pPr>
      <w:bookmarkStart w:id="56" w:name="_Toc58231540"/>
      <w:r w:rsidRPr="00136C16">
        <w:rPr>
          <w:sz w:val="24"/>
          <w:szCs w:val="24"/>
        </w:rPr>
        <w:lastRenderedPageBreak/>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Instances where zinc and copper data differs from</w:t>
      </w:r>
      <w:r w:rsidR="00F524A8">
        <w:rPr>
          <w:sz w:val="24"/>
          <w:szCs w:val="24"/>
        </w:rPr>
        <w:t xml:space="preserve"> Pai</w:t>
      </w:r>
      <w:r w:rsidR="00E164AF">
        <w:rPr>
          <w:sz w:val="24"/>
          <w:szCs w:val="24"/>
        </w:rPr>
        <w:t>red calcium and magnesium data.</w:t>
      </w:r>
      <w:bookmarkEnd w:id="56"/>
    </w:p>
    <w:tbl>
      <w:tblPr>
        <w:tblStyle w:val="TableGrid"/>
        <w:tblW w:w="0" w:type="auto"/>
        <w:tblLook w:val="04A0" w:firstRow="1" w:lastRow="0" w:firstColumn="1" w:lastColumn="0" w:noHBand="0" w:noVBand="1"/>
      </w:tblPr>
      <w:tblGrid>
        <w:gridCol w:w="2007"/>
        <w:gridCol w:w="2848"/>
        <w:gridCol w:w="270"/>
        <w:gridCol w:w="2160"/>
        <w:gridCol w:w="2785"/>
      </w:tblGrid>
      <w:tr w:rsidR="00E303C8" w14:paraId="3F46B68E" w14:textId="77777777" w:rsidTr="00343BBF">
        <w:tc>
          <w:tcPr>
            <w:tcW w:w="4855" w:type="dxa"/>
            <w:gridSpan w:val="2"/>
          </w:tcPr>
          <w:p w14:paraId="5646B91E" w14:textId="77777777" w:rsidR="00E303C8" w:rsidRPr="009C4122" w:rsidRDefault="00E303C8" w:rsidP="00343BBF">
            <w:pPr>
              <w:jc w:val="center"/>
              <w:rPr>
                <w:b/>
                <w:sz w:val="24"/>
                <w:lang w:eastAsia="en-US"/>
              </w:rPr>
            </w:pPr>
            <w:r w:rsidRPr="009C4122">
              <w:rPr>
                <w:b/>
                <w:sz w:val="24"/>
                <w:lang w:eastAsia="en-US"/>
              </w:rPr>
              <w:t>Copper and Zinc Data</w:t>
            </w:r>
          </w:p>
        </w:tc>
        <w:tc>
          <w:tcPr>
            <w:tcW w:w="270" w:type="dxa"/>
            <w:vMerge w:val="restart"/>
          </w:tcPr>
          <w:p w14:paraId="7238A018" w14:textId="77777777" w:rsidR="00E303C8" w:rsidRPr="009C4122" w:rsidRDefault="00E303C8" w:rsidP="00343BBF">
            <w:pPr>
              <w:jc w:val="center"/>
              <w:rPr>
                <w:b/>
                <w:sz w:val="24"/>
                <w:lang w:eastAsia="en-US"/>
              </w:rPr>
            </w:pPr>
          </w:p>
        </w:tc>
        <w:tc>
          <w:tcPr>
            <w:tcW w:w="4945" w:type="dxa"/>
            <w:gridSpan w:val="2"/>
          </w:tcPr>
          <w:p w14:paraId="01629DA7" w14:textId="77777777" w:rsidR="00E303C8" w:rsidRPr="009C4122" w:rsidRDefault="00E303C8" w:rsidP="00343BBF">
            <w:pPr>
              <w:jc w:val="center"/>
              <w:rPr>
                <w:b/>
                <w:sz w:val="24"/>
                <w:lang w:eastAsia="en-US"/>
              </w:rPr>
            </w:pPr>
            <w:r w:rsidRPr="009C4122">
              <w:rPr>
                <w:b/>
                <w:sz w:val="24"/>
                <w:lang w:eastAsia="en-US"/>
              </w:rPr>
              <w:t>Calcium and Magnesium Data</w:t>
            </w:r>
          </w:p>
        </w:tc>
      </w:tr>
      <w:tr w:rsidR="00E303C8" w14:paraId="6705C45D" w14:textId="77777777" w:rsidTr="00343BBF">
        <w:tc>
          <w:tcPr>
            <w:tcW w:w="2007" w:type="dxa"/>
          </w:tcPr>
          <w:p w14:paraId="16D649D8" w14:textId="77777777" w:rsidR="00E303C8" w:rsidRPr="00C63728" w:rsidRDefault="00E303C8" w:rsidP="00343BBF">
            <w:pPr>
              <w:rPr>
                <w:sz w:val="24"/>
                <w:lang w:eastAsia="en-US"/>
              </w:rPr>
            </w:pPr>
            <w:r>
              <w:rPr>
                <w:sz w:val="24"/>
                <w:lang w:eastAsia="en-US"/>
              </w:rPr>
              <w:t>Date</w:t>
            </w:r>
          </w:p>
        </w:tc>
        <w:tc>
          <w:tcPr>
            <w:tcW w:w="2848" w:type="dxa"/>
          </w:tcPr>
          <w:p w14:paraId="35DBA3C2" w14:textId="77777777" w:rsidR="00E303C8" w:rsidRPr="00C63728" w:rsidRDefault="00E303C8" w:rsidP="00343BBF">
            <w:pPr>
              <w:rPr>
                <w:sz w:val="24"/>
                <w:lang w:eastAsia="en-US"/>
              </w:rPr>
            </w:pPr>
            <w:r>
              <w:rPr>
                <w:sz w:val="24"/>
                <w:lang w:eastAsia="en-US"/>
              </w:rPr>
              <w:t>Location</w:t>
            </w:r>
          </w:p>
        </w:tc>
        <w:tc>
          <w:tcPr>
            <w:tcW w:w="270" w:type="dxa"/>
            <w:vMerge/>
          </w:tcPr>
          <w:p w14:paraId="46261D79" w14:textId="77777777" w:rsidR="00E303C8" w:rsidRDefault="00E303C8" w:rsidP="00343BBF">
            <w:pPr>
              <w:rPr>
                <w:sz w:val="24"/>
                <w:lang w:eastAsia="en-US"/>
              </w:rPr>
            </w:pPr>
          </w:p>
        </w:tc>
        <w:tc>
          <w:tcPr>
            <w:tcW w:w="2160" w:type="dxa"/>
          </w:tcPr>
          <w:p w14:paraId="3F45762F" w14:textId="77777777" w:rsidR="00E303C8" w:rsidRPr="00C63728" w:rsidRDefault="00E303C8" w:rsidP="00343BBF">
            <w:pPr>
              <w:rPr>
                <w:sz w:val="24"/>
                <w:lang w:eastAsia="en-US"/>
              </w:rPr>
            </w:pPr>
            <w:r>
              <w:rPr>
                <w:sz w:val="24"/>
                <w:lang w:eastAsia="en-US"/>
              </w:rPr>
              <w:t>Date</w:t>
            </w:r>
          </w:p>
        </w:tc>
        <w:tc>
          <w:tcPr>
            <w:tcW w:w="2785" w:type="dxa"/>
          </w:tcPr>
          <w:p w14:paraId="66D3D0FF" w14:textId="77777777" w:rsidR="00E303C8" w:rsidRPr="00C63728" w:rsidRDefault="00E303C8" w:rsidP="00343BBF">
            <w:pPr>
              <w:rPr>
                <w:sz w:val="24"/>
                <w:lang w:eastAsia="en-US"/>
              </w:rPr>
            </w:pPr>
            <w:r>
              <w:rPr>
                <w:sz w:val="24"/>
                <w:lang w:eastAsia="en-US"/>
              </w:rPr>
              <w:t>Location</w:t>
            </w:r>
          </w:p>
        </w:tc>
      </w:tr>
      <w:tr w:rsidR="00C144DE" w14:paraId="30F85E25" w14:textId="77777777" w:rsidTr="00E303C8">
        <w:trPr>
          <w:trHeight w:val="188"/>
        </w:trPr>
        <w:tc>
          <w:tcPr>
            <w:tcW w:w="10070" w:type="dxa"/>
            <w:gridSpan w:val="5"/>
          </w:tcPr>
          <w:p w14:paraId="63AE4E22" w14:textId="3C70891C" w:rsidR="00C144DE" w:rsidRPr="00E303C8" w:rsidRDefault="00C144DE" w:rsidP="00343BBF">
            <w:pPr>
              <w:rPr>
                <w:sz w:val="8"/>
                <w:szCs w:val="8"/>
                <w:lang w:eastAsia="en-US"/>
              </w:rPr>
            </w:pPr>
          </w:p>
        </w:tc>
      </w:tr>
      <w:tr w:rsidR="00E303C8" w14:paraId="1AEED24A" w14:textId="77777777" w:rsidTr="00343BBF">
        <w:tc>
          <w:tcPr>
            <w:tcW w:w="2007" w:type="dxa"/>
          </w:tcPr>
          <w:p w14:paraId="43408B95" w14:textId="0560838F" w:rsidR="00E303C8" w:rsidRPr="00C63728" w:rsidRDefault="00E303C8" w:rsidP="00C144DE">
            <w:pPr>
              <w:rPr>
                <w:sz w:val="24"/>
                <w:lang w:eastAsia="en-US"/>
              </w:rPr>
            </w:pPr>
            <w:r>
              <w:rPr>
                <w:sz w:val="24"/>
                <w:lang w:eastAsia="en-US"/>
              </w:rPr>
              <w:t>May 22, 2019</w:t>
            </w:r>
          </w:p>
        </w:tc>
        <w:tc>
          <w:tcPr>
            <w:tcW w:w="2848" w:type="dxa"/>
          </w:tcPr>
          <w:p w14:paraId="1E379A50" w14:textId="62A3ABAF" w:rsidR="00E303C8" w:rsidRPr="00C63728" w:rsidRDefault="00E303C8" w:rsidP="00C144DE">
            <w:pPr>
              <w:rPr>
                <w:sz w:val="24"/>
                <w:lang w:eastAsia="en-US"/>
              </w:rPr>
            </w:pPr>
            <w:r>
              <w:rPr>
                <w:sz w:val="24"/>
                <w:lang w:eastAsia="en-US"/>
              </w:rPr>
              <w:t>Upper No Name Creek</w:t>
            </w:r>
          </w:p>
        </w:tc>
        <w:tc>
          <w:tcPr>
            <w:tcW w:w="270" w:type="dxa"/>
            <w:vMerge w:val="restart"/>
          </w:tcPr>
          <w:p w14:paraId="5627B7F7" w14:textId="77777777" w:rsidR="00E303C8" w:rsidRPr="00C63728" w:rsidRDefault="00E303C8" w:rsidP="00C144DE">
            <w:pPr>
              <w:rPr>
                <w:sz w:val="24"/>
                <w:lang w:eastAsia="en-US"/>
              </w:rPr>
            </w:pPr>
          </w:p>
        </w:tc>
        <w:tc>
          <w:tcPr>
            <w:tcW w:w="2160" w:type="dxa"/>
          </w:tcPr>
          <w:p w14:paraId="4CC974D1" w14:textId="3BFE5541" w:rsidR="00E303C8" w:rsidRPr="00C63728" w:rsidRDefault="00E303C8" w:rsidP="00C144DE">
            <w:pPr>
              <w:rPr>
                <w:sz w:val="24"/>
                <w:lang w:eastAsia="en-US"/>
              </w:rPr>
            </w:pPr>
            <w:r>
              <w:rPr>
                <w:sz w:val="24"/>
                <w:lang w:eastAsia="en-US"/>
              </w:rPr>
              <w:t>April 30, 2019</w:t>
            </w:r>
          </w:p>
        </w:tc>
        <w:tc>
          <w:tcPr>
            <w:tcW w:w="2785" w:type="dxa"/>
          </w:tcPr>
          <w:p w14:paraId="679359F4" w14:textId="2719820C" w:rsidR="00E303C8" w:rsidRPr="00C63728" w:rsidRDefault="00E303C8" w:rsidP="00C144DE">
            <w:pPr>
              <w:rPr>
                <w:sz w:val="24"/>
                <w:lang w:eastAsia="en-US"/>
              </w:rPr>
            </w:pPr>
            <w:r>
              <w:rPr>
                <w:sz w:val="24"/>
                <w:lang w:eastAsia="en-US"/>
              </w:rPr>
              <w:t>Lower No Name Creek</w:t>
            </w:r>
          </w:p>
        </w:tc>
      </w:tr>
      <w:tr w:rsidR="00E303C8" w14:paraId="74F71206" w14:textId="77777777" w:rsidTr="00343BBF">
        <w:tc>
          <w:tcPr>
            <w:tcW w:w="2007" w:type="dxa"/>
          </w:tcPr>
          <w:p w14:paraId="570622E5" w14:textId="189EBB43" w:rsidR="00E303C8" w:rsidRPr="00C63728" w:rsidRDefault="00E303C8" w:rsidP="00C144DE">
            <w:pPr>
              <w:rPr>
                <w:sz w:val="24"/>
                <w:lang w:eastAsia="en-US"/>
              </w:rPr>
            </w:pPr>
            <w:r>
              <w:rPr>
                <w:sz w:val="24"/>
                <w:lang w:eastAsia="en-US"/>
              </w:rPr>
              <w:t>May 22, 2019</w:t>
            </w:r>
          </w:p>
        </w:tc>
        <w:tc>
          <w:tcPr>
            <w:tcW w:w="2848" w:type="dxa"/>
          </w:tcPr>
          <w:p w14:paraId="21758602" w14:textId="1C82B5F6" w:rsidR="00E303C8" w:rsidRPr="00C63728" w:rsidRDefault="00E303C8" w:rsidP="00C144DE">
            <w:pPr>
              <w:rPr>
                <w:sz w:val="24"/>
                <w:lang w:eastAsia="en-US"/>
              </w:rPr>
            </w:pPr>
            <w:r>
              <w:rPr>
                <w:sz w:val="24"/>
                <w:lang w:eastAsia="en-US"/>
              </w:rPr>
              <w:t>Upper Beaver Creek</w:t>
            </w:r>
          </w:p>
        </w:tc>
        <w:tc>
          <w:tcPr>
            <w:tcW w:w="270" w:type="dxa"/>
            <w:vMerge/>
          </w:tcPr>
          <w:p w14:paraId="34A2B3E6" w14:textId="77777777" w:rsidR="00E303C8" w:rsidRPr="00C63728" w:rsidRDefault="00E303C8" w:rsidP="00C144DE">
            <w:pPr>
              <w:rPr>
                <w:sz w:val="24"/>
                <w:lang w:eastAsia="en-US"/>
              </w:rPr>
            </w:pPr>
          </w:p>
        </w:tc>
        <w:tc>
          <w:tcPr>
            <w:tcW w:w="2160" w:type="dxa"/>
          </w:tcPr>
          <w:p w14:paraId="60DC48BB" w14:textId="5D8B4FD2" w:rsidR="00E303C8" w:rsidRPr="00C63728" w:rsidRDefault="00E303C8" w:rsidP="00C144DE">
            <w:pPr>
              <w:rPr>
                <w:sz w:val="24"/>
                <w:lang w:eastAsia="en-US"/>
              </w:rPr>
            </w:pPr>
            <w:r>
              <w:rPr>
                <w:sz w:val="24"/>
                <w:lang w:eastAsia="en-US"/>
              </w:rPr>
              <w:t>April 30, 2019</w:t>
            </w:r>
          </w:p>
        </w:tc>
        <w:tc>
          <w:tcPr>
            <w:tcW w:w="2785" w:type="dxa"/>
          </w:tcPr>
          <w:p w14:paraId="7DDF2764" w14:textId="448200A2" w:rsidR="00E303C8" w:rsidRPr="00C63728" w:rsidRDefault="00E303C8" w:rsidP="00C144DE">
            <w:pPr>
              <w:rPr>
                <w:sz w:val="24"/>
                <w:lang w:eastAsia="en-US"/>
              </w:rPr>
            </w:pPr>
            <w:r>
              <w:rPr>
                <w:sz w:val="24"/>
                <w:lang w:eastAsia="en-US"/>
              </w:rPr>
              <w:t>Lower Beaver Creek</w:t>
            </w:r>
          </w:p>
        </w:tc>
      </w:tr>
      <w:tr w:rsidR="00E303C8" w14:paraId="5C1CAF70" w14:textId="77777777" w:rsidTr="00343BBF">
        <w:tc>
          <w:tcPr>
            <w:tcW w:w="2007" w:type="dxa"/>
          </w:tcPr>
          <w:p w14:paraId="457B6332" w14:textId="4A5F1C6B" w:rsidR="00E303C8" w:rsidRPr="00C63728" w:rsidRDefault="00E303C8" w:rsidP="00C144DE">
            <w:pPr>
              <w:rPr>
                <w:sz w:val="24"/>
                <w:lang w:eastAsia="en-US"/>
              </w:rPr>
            </w:pPr>
            <w:r>
              <w:rPr>
                <w:sz w:val="24"/>
                <w:lang w:eastAsia="en-US"/>
              </w:rPr>
              <w:t>May 22, 2019</w:t>
            </w:r>
          </w:p>
        </w:tc>
        <w:tc>
          <w:tcPr>
            <w:tcW w:w="2848" w:type="dxa"/>
          </w:tcPr>
          <w:p w14:paraId="2999481D" w14:textId="3DD21F58" w:rsidR="00E303C8" w:rsidRPr="00C63728" w:rsidRDefault="00E303C8" w:rsidP="00C144DE">
            <w:pPr>
              <w:rPr>
                <w:sz w:val="24"/>
                <w:lang w:eastAsia="en-US"/>
              </w:rPr>
            </w:pPr>
            <w:r>
              <w:rPr>
                <w:sz w:val="24"/>
                <w:lang w:eastAsia="en-US"/>
              </w:rPr>
              <w:t>Upper Slikok Creek</w:t>
            </w:r>
          </w:p>
        </w:tc>
        <w:tc>
          <w:tcPr>
            <w:tcW w:w="270" w:type="dxa"/>
            <w:vMerge/>
          </w:tcPr>
          <w:p w14:paraId="787036EE" w14:textId="77777777" w:rsidR="00E303C8" w:rsidRPr="00C63728" w:rsidRDefault="00E303C8" w:rsidP="00C144DE">
            <w:pPr>
              <w:rPr>
                <w:sz w:val="24"/>
                <w:lang w:eastAsia="en-US"/>
              </w:rPr>
            </w:pPr>
          </w:p>
        </w:tc>
        <w:tc>
          <w:tcPr>
            <w:tcW w:w="2160" w:type="dxa"/>
          </w:tcPr>
          <w:p w14:paraId="03F843B9" w14:textId="41095114" w:rsidR="00E303C8" w:rsidRPr="00C63728" w:rsidRDefault="00E303C8" w:rsidP="00C144DE">
            <w:pPr>
              <w:rPr>
                <w:sz w:val="24"/>
                <w:lang w:eastAsia="en-US"/>
              </w:rPr>
            </w:pPr>
            <w:r>
              <w:rPr>
                <w:sz w:val="24"/>
                <w:lang w:eastAsia="en-US"/>
              </w:rPr>
              <w:t>April 30, 2019</w:t>
            </w:r>
          </w:p>
        </w:tc>
        <w:tc>
          <w:tcPr>
            <w:tcW w:w="2785" w:type="dxa"/>
          </w:tcPr>
          <w:p w14:paraId="664ABC0A" w14:textId="1D784B80" w:rsidR="00E303C8" w:rsidRPr="00C63728" w:rsidRDefault="00E303C8" w:rsidP="00C144DE">
            <w:pPr>
              <w:rPr>
                <w:sz w:val="24"/>
                <w:lang w:eastAsia="en-US"/>
              </w:rPr>
            </w:pPr>
            <w:r>
              <w:rPr>
                <w:sz w:val="24"/>
                <w:lang w:eastAsia="en-US"/>
              </w:rPr>
              <w:t>Lower Slikok Creek</w:t>
            </w:r>
          </w:p>
        </w:tc>
      </w:tr>
      <w:tr w:rsidR="00E303C8" w14:paraId="34FCBF7F" w14:textId="77777777" w:rsidTr="00343BBF">
        <w:tc>
          <w:tcPr>
            <w:tcW w:w="2007" w:type="dxa"/>
          </w:tcPr>
          <w:p w14:paraId="5383336D" w14:textId="2AF5422C" w:rsidR="00E303C8" w:rsidRPr="00C63728" w:rsidRDefault="00E303C8" w:rsidP="00C144DE">
            <w:pPr>
              <w:rPr>
                <w:sz w:val="24"/>
                <w:lang w:eastAsia="en-US"/>
              </w:rPr>
            </w:pPr>
            <w:r>
              <w:rPr>
                <w:sz w:val="24"/>
                <w:lang w:eastAsia="en-US"/>
              </w:rPr>
              <w:t>May 22, 2019</w:t>
            </w:r>
          </w:p>
        </w:tc>
        <w:tc>
          <w:tcPr>
            <w:tcW w:w="2848" w:type="dxa"/>
          </w:tcPr>
          <w:p w14:paraId="6B58D155" w14:textId="1DF84F34" w:rsidR="00E303C8" w:rsidRPr="00C63728" w:rsidRDefault="00E303C8" w:rsidP="00C144DE">
            <w:pPr>
              <w:rPr>
                <w:sz w:val="24"/>
                <w:lang w:eastAsia="en-US"/>
              </w:rPr>
            </w:pPr>
            <w:r>
              <w:rPr>
                <w:sz w:val="24"/>
                <w:lang w:eastAsia="en-US"/>
              </w:rPr>
              <w:t>Upper Soldotna Creek</w:t>
            </w:r>
          </w:p>
        </w:tc>
        <w:tc>
          <w:tcPr>
            <w:tcW w:w="270" w:type="dxa"/>
            <w:vMerge/>
          </w:tcPr>
          <w:p w14:paraId="4963A9EE" w14:textId="77777777" w:rsidR="00E303C8" w:rsidRPr="00C63728" w:rsidRDefault="00E303C8" w:rsidP="00C144DE">
            <w:pPr>
              <w:rPr>
                <w:sz w:val="24"/>
                <w:lang w:eastAsia="en-US"/>
              </w:rPr>
            </w:pPr>
          </w:p>
        </w:tc>
        <w:tc>
          <w:tcPr>
            <w:tcW w:w="2160" w:type="dxa"/>
          </w:tcPr>
          <w:p w14:paraId="0F7AF9A3" w14:textId="5A0340BA" w:rsidR="00E303C8" w:rsidRPr="00C63728" w:rsidRDefault="00E303C8" w:rsidP="00C144DE">
            <w:pPr>
              <w:rPr>
                <w:sz w:val="24"/>
                <w:lang w:eastAsia="en-US"/>
              </w:rPr>
            </w:pPr>
            <w:r>
              <w:rPr>
                <w:sz w:val="24"/>
                <w:lang w:eastAsia="en-US"/>
              </w:rPr>
              <w:t>April 30, 2019</w:t>
            </w:r>
          </w:p>
        </w:tc>
        <w:tc>
          <w:tcPr>
            <w:tcW w:w="2785" w:type="dxa"/>
          </w:tcPr>
          <w:p w14:paraId="7BC7A473" w14:textId="49D6FA4F" w:rsidR="00E303C8" w:rsidRPr="00C63728" w:rsidRDefault="00E303C8" w:rsidP="00C144DE">
            <w:pPr>
              <w:rPr>
                <w:sz w:val="24"/>
                <w:lang w:eastAsia="en-US"/>
              </w:rPr>
            </w:pPr>
            <w:r>
              <w:rPr>
                <w:sz w:val="24"/>
                <w:lang w:eastAsia="en-US"/>
              </w:rPr>
              <w:t>Lower Soldotna Creek</w:t>
            </w:r>
          </w:p>
        </w:tc>
      </w:tr>
      <w:tr w:rsidR="00E303C8" w14:paraId="557768C2" w14:textId="77777777" w:rsidTr="00343BBF">
        <w:tc>
          <w:tcPr>
            <w:tcW w:w="2007" w:type="dxa"/>
          </w:tcPr>
          <w:p w14:paraId="5F4B3E61" w14:textId="574D8143" w:rsidR="00E303C8" w:rsidRPr="00C63728" w:rsidRDefault="00E303C8" w:rsidP="00C144DE">
            <w:pPr>
              <w:rPr>
                <w:sz w:val="24"/>
                <w:lang w:eastAsia="en-US"/>
              </w:rPr>
            </w:pPr>
            <w:r>
              <w:rPr>
                <w:sz w:val="24"/>
                <w:lang w:eastAsia="en-US"/>
              </w:rPr>
              <w:t>July 30, 2019</w:t>
            </w:r>
          </w:p>
        </w:tc>
        <w:tc>
          <w:tcPr>
            <w:tcW w:w="2848" w:type="dxa"/>
          </w:tcPr>
          <w:p w14:paraId="64A507DF" w14:textId="5364DC01" w:rsidR="00E303C8" w:rsidRPr="00C63728" w:rsidRDefault="00E303C8" w:rsidP="00C144DE">
            <w:pPr>
              <w:rPr>
                <w:sz w:val="24"/>
                <w:lang w:eastAsia="en-US"/>
              </w:rPr>
            </w:pPr>
            <w:r>
              <w:rPr>
                <w:sz w:val="24"/>
                <w:lang w:eastAsia="en-US"/>
              </w:rPr>
              <w:t>Upper No Name Creek</w:t>
            </w:r>
          </w:p>
        </w:tc>
        <w:tc>
          <w:tcPr>
            <w:tcW w:w="270" w:type="dxa"/>
            <w:vMerge/>
          </w:tcPr>
          <w:p w14:paraId="2A2BE0C9" w14:textId="77777777" w:rsidR="00E303C8" w:rsidRPr="00C63728" w:rsidRDefault="00E303C8" w:rsidP="00C144DE">
            <w:pPr>
              <w:rPr>
                <w:sz w:val="24"/>
                <w:lang w:eastAsia="en-US"/>
              </w:rPr>
            </w:pPr>
          </w:p>
        </w:tc>
        <w:tc>
          <w:tcPr>
            <w:tcW w:w="2160" w:type="dxa"/>
          </w:tcPr>
          <w:p w14:paraId="705B52A3" w14:textId="5F58E515" w:rsidR="00E303C8" w:rsidRPr="00C63728" w:rsidRDefault="00E303C8" w:rsidP="00C144DE">
            <w:pPr>
              <w:rPr>
                <w:sz w:val="24"/>
                <w:lang w:eastAsia="en-US"/>
              </w:rPr>
            </w:pPr>
            <w:r>
              <w:rPr>
                <w:sz w:val="24"/>
                <w:lang w:eastAsia="en-US"/>
              </w:rPr>
              <w:t>July 24, 2019</w:t>
            </w:r>
          </w:p>
        </w:tc>
        <w:tc>
          <w:tcPr>
            <w:tcW w:w="2785" w:type="dxa"/>
          </w:tcPr>
          <w:p w14:paraId="7A7E2C53" w14:textId="705944D9" w:rsidR="00E303C8" w:rsidRPr="00C63728" w:rsidRDefault="00E303C8" w:rsidP="00C144DE">
            <w:pPr>
              <w:rPr>
                <w:sz w:val="24"/>
                <w:lang w:eastAsia="en-US"/>
              </w:rPr>
            </w:pPr>
            <w:r>
              <w:rPr>
                <w:sz w:val="24"/>
                <w:lang w:eastAsia="en-US"/>
              </w:rPr>
              <w:t>Upper No Name Creek</w:t>
            </w:r>
          </w:p>
        </w:tc>
      </w:tr>
      <w:tr w:rsidR="00E303C8" w14:paraId="104FC8B4" w14:textId="77777777" w:rsidTr="00343BBF">
        <w:tc>
          <w:tcPr>
            <w:tcW w:w="2007" w:type="dxa"/>
          </w:tcPr>
          <w:p w14:paraId="60FAB703" w14:textId="2BB31A17" w:rsidR="00E303C8" w:rsidRPr="00C63728" w:rsidRDefault="00E303C8" w:rsidP="00C144DE">
            <w:pPr>
              <w:rPr>
                <w:sz w:val="24"/>
                <w:lang w:eastAsia="en-US"/>
              </w:rPr>
            </w:pPr>
            <w:r>
              <w:rPr>
                <w:sz w:val="24"/>
                <w:lang w:eastAsia="en-US"/>
              </w:rPr>
              <w:t>July 30, 2019</w:t>
            </w:r>
          </w:p>
        </w:tc>
        <w:tc>
          <w:tcPr>
            <w:tcW w:w="2848" w:type="dxa"/>
          </w:tcPr>
          <w:p w14:paraId="0D4BD472" w14:textId="10FCB582" w:rsidR="00E303C8" w:rsidRPr="00C63728" w:rsidRDefault="00E303C8" w:rsidP="00C144DE">
            <w:pPr>
              <w:rPr>
                <w:sz w:val="24"/>
                <w:lang w:eastAsia="en-US"/>
              </w:rPr>
            </w:pPr>
            <w:r>
              <w:rPr>
                <w:sz w:val="24"/>
                <w:lang w:eastAsia="en-US"/>
              </w:rPr>
              <w:t>Upper Beaver Creek</w:t>
            </w:r>
          </w:p>
        </w:tc>
        <w:tc>
          <w:tcPr>
            <w:tcW w:w="270" w:type="dxa"/>
            <w:vMerge/>
          </w:tcPr>
          <w:p w14:paraId="3121D189" w14:textId="77777777" w:rsidR="00E303C8" w:rsidRPr="00C63728" w:rsidRDefault="00E303C8" w:rsidP="00C144DE">
            <w:pPr>
              <w:rPr>
                <w:sz w:val="24"/>
                <w:lang w:eastAsia="en-US"/>
              </w:rPr>
            </w:pPr>
          </w:p>
        </w:tc>
        <w:tc>
          <w:tcPr>
            <w:tcW w:w="2160" w:type="dxa"/>
          </w:tcPr>
          <w:p w14:paraId="7970507B" w14:textId="49CBE4D6" w:rsidR="00E303C8" w:rsidRPr="00C63728" w:rsidRDefault="00E303C8" w:rsidP="00C144DE">
            <w:pPr>
              <w:rPr>
                <w:sz w:val="24"/>
                <w:lang w:eastAsia="en-US"/>
              </w:rPr>
            </w:pPr>
            <w:r>
              <w:rPr>
                <w:sz w:val="24"/>
                <w:lang w:eastAsia="en-US"/>
              </w:rPr>
              <w:t>July 24, 2019</w:t>
            </w:r>
          </w:p>
        </w:tc>
        <w:tc>
          <w:tcPr>
            <w:tcW w:w="2785" w:type="dxa"/>
          </w:tcPr>
          <w:p w14:paraId="64CC651C" w14:textId="2E16D0D1" w:rsidR="00E303C8" w:rsidRPr="00C63728" w:rsidRDefault="00E303C8" w:rsidP="00C144DE">
            <w:pPr>
              <w:rPr>
                <w:sz w:val="24"/>
                <w:lang w:eastAsia="en-US"/>
              </w:rPr>
            </w:pPr>
            <w:r>
              <w:rPr>
                <w:sz w:val="24"/>
                <w:lang w:eastAsia="en-US"/>
              </w:rPr>
              <w:t>Upper Beaver Creek</w:t>
            </w:r>
          </w:p>
        </w:tc>
      </w:tr>
      <w:tr w:rsidR="00E303C8" w14:paraId="246305C9" w14:textId="77777777" w:rsidTr="00343BBF">
        <w:tc>
          <w:tcPr>
            <w:tcW w:w="2007" w:type="dxa"/>
          </w:tcPr>
          <w:p w14:paraId="5FD35996" w14:textId="3C55AB0E" w:rsidR="00E303C8" w:rsidRPr="00C63728" w:rsidRDefault="00E303C8" w:rsidP="00C144DE">
            <w:pPr>
              <w:rPr>
                <w:sz w:val="24"/>
                <w:lang w:eastAsia="en-US"/>
              </w:rPr>
            </w:pPr>
            <w:r>
              <w:rPr>
                <w:sz w:val="24"/>
                <w:lang w:eastAsia="en-US"/>
              </w:rPr>
              <w:t>July 30, 2019</w:t>
            </w:r>
          </w:p>
        </w:tc>
        <w:tc>
          <w:tcPr>
            <w:tcW w:w="2848" w:type="dxa"/>
          </w:tcPr>
          <w:p w14:paraId="4A20B22C" w14:textId="3D901CB7" w:rsidR="00E303C8" w:rsidRPr="00C63728" w:rsidRDefault="00E303C8" w:rsidP="00C144DE">
            <w:pPr>
              <w:rPr>
                <w:sz w:val="24"/>
                <w:lang w:eastAsia="en-US"/>
              </w:rPr>
            </w:pPr>
            <w:r>
              <w:rPr>
                <w:sz w:val="24"/>
                <w:lang w:eastAsia="en-US"/>
              </w:rPr>
              <w:t>Upper Slikok Creek</w:t>
            </w:r>
          </w:p>
        </w:tc>
        <w:tc>
          <w:tcPr>
            <w:tcW w:w="270" w:type="dxa"/>
            <w:vMerge/>
          </w:tcPr>
          <w:p w14:paraId="6360244A" w14:textId="77777777" w:rsidR="00E303C8" w:rsidRPr="00C63728" w:rsidRDefault="00E303C8" w:rsidP="00C144DE">
            <w:pPr>
              <w:rPr>
                <w:sz w:val="24"/>
                <w:lang w:eastAsia="en-US"/>
              </w:rPr>
            </w:pPr>
          </w:p>
        </w:tc>
        <w:tc>
          <w:tcPr>
            <w:tcW w:w="2160" w:type="dxa"/>
          </w:tcPr>
          <w:p w14:paraId="7A5D10B5" w14:textId="5CAA7025" w:rsidR="00E303C8" w:rsidRPr="00C63728" w:rsidRDefault="00E303C8" w:rsidP="00C144DE">
            <w:pPr>
              <w:rPr>
                <w:sz w:val="24"/>
                <w:lang w:eastAsia="en-US"/>
              </w:rPr>
            </w:pPr>
            <w:r>
              <w:rPr>
                <w:sz w:val="24"/>
                <w:lang w:eastAsia="en-US"/>
              </w:rPr>
              <w:t>July 24, 2019</w:t>
            </w:r>
          </w:p>
        </w:tc>
        <w:tc>
          <w:tcPr>
            <w:tcW w:w="2785" w:type="dxa"/>
          </w:tcPr>
          <w:p w14:paraId="5F56EA2F" w14:textId="119D2937" w:rsidR="00E303C8" w:rsidRPr="00C63728" w:rsidRDefault="00E303C8" w:rsidP="00C144DE">
            <w:pPr>
              <w:rPr>
                <w:sz w:val="24"/>
                <w:lang w:eastAsia="en-US"/>
              </w:rPr>
            </w:pPr>
            <w:r>
              <w:rPr>
                <w:sz w:val="24"/>
                <w:lang w:eastAsia="en-US"/>
              </w:rPr>
              <w:t>Upper Slikok Creek</w:t>
            </w:r>
          </w:p>
        </w:tc>
      </w:tr>
      <w:tr w:rsidR="00E303C8" w14:paraId="1A10F4BC" w14:textId="77777777" w:rsidTr="00343BBF">
        <w:tc>
          <w:tcPr>
            <w:tcW w:w="2007" w:type="dxa"/>
          </w:tcPr>
          <w:p w14:paraId="05E1BB67" w14:textId="5542DA6D" w:rsidR="00E303C8" w:rsidRPr="00C63728" w:rsidRDefault="00E303C8" w:rsidP="00C144DE">
            <w:pPr>
              <w:rPr>
                <w:sz w:val="24"/>
                <w:lang w:eastAsia="en-US"/>
              </w:rPr>
            </w:pPr>
            <w:r>
              <w:rPr>
                <w:sz w:val="24"/>
                <w:lang w:eastAsia="en-US"/>
              </w:rPr>
              <w:t>July 30, 2019</w:t>
            </w:r>
          </w:p>
        </w:tc>
        <w:tc>
          <w:tcPr>
            <w:tcW w:w="2848" w:type="dxa"/>
          </w:tcPr>
          <w:p w14:paraId="3FDF078E" w14:textId="00C27153" w:rsidR="00E303C8" w:rsidRPr="00C63728" w:rsidRDefault="00E303C8" w:rsidP="00C144DE">
            <w:pPr>
              <w:rPr>
                <w:sz w:val="24"/>
                <w:lang w:eastAsia="en-US"/>
              </w:rPr>
            </w:pPr>
            <w:r>
              <w:rPr>
                <w:sz w:val="24"/>
                <w:lang w:eastAsia="en-US"/>
              </w:rPr>
              <w:t>Upper Soldotna Creek</w:t>
            </w:r>
          </w:p>
        </w:tc>
        <w:tc>
          <w:tcPr>
            <w:tcW w:w="270" w:type="dxa"/>
            <w:vMerge/>
          </w:tcPr>
          <w:p w14:paraId="6A31A1B5" w14:textId="77777777" w:rsidR="00E303C8" w:rsidRPr="00C63728" w:rsidRDefault="00E303C8" w:rsidP="00C144DE">
            <w:pPr>
              <w:rPr>
                <w:sz w:val="24"/>
                <w:lang w:eastAsia="en-US"/>
              </w:rPr>
            </w:pPr>
          </w:p>
        </w:tc>
        <w:tc>
          <w:tcPr>
            <w:tcW w:w="2160" w:type="dxa"/>
          </w:tcPr>
          <w:p w14:paraId="0D1595C4" w14:textId="3E823BF1" w:rsidR="00E303C8" w:rsidRPr="00C63728" w:rsidRDefault="00E303C8" w:rsidP="00C144DE">
            <w:pPr>
              <w:rPr>
                <w:sz w:val="24"/>
                <w:lang w:eastAsia="en-US"/>
              </w:rPr>
            </w:pPr>
            <w:r>
              <w:rPr>
                <w:sz w:val="24"/>
                <w:lang w:eastAsia="en-US"/>
              </w:rPr>
              <w:t>July 24, 2019</w:t>
            </w:r>
          </w:p>
        </w:tc>
        <w:tc>
          <w:tcPr>
            <w:tcW w:w="2785" w:type="dxa"/>
          </w:tcPr>
          <w:p w14:paraId="101F4118" w14:textId="25426EA3" w:rsidR="00E303C8" w:rsidRPr="00C63728" w:rsidRDefault="00E303C8" w:rsidP="00C144DE">
            <w:pPr>
              <w:rPr>
                <w:sz w:val="24"/>
                <w:lang w:eastAsia="en-US"/>
              </w:rPr>
            </w:pPr>
            <w:r>
              <w:rPr>
                <w:sz w:val="24"/>
                <w:lang w:eastAsia="en-US"/>
              </w:rPr>
              <w:t>Upper Soldotna Creek</w:t>
            </w:r>
          </w:p>
        </w:tc>
      </w:tr>
      <w:tr w:rsidR="00E303C8" w14:paraId="7E6805E9" w14:textId="77777777" w:rsidTr="00343BBF">
        <w:tc>
          <w:tcPr>
            <w:tcW w:w="2007" w:type="dxa"/>
          </w:tcPr>
          <w:p w14:paraId="1789A0EC" w14:textId="009B193E" w:rsidR="00E303C8" w:rsidRPr="00C63728" w:rsidRDefault="00E303C8" w:rsidP="00C144DE">
            <w:pPr>
              <w:rPr>
                <w:sz w:val="24"/>
                <w:lang w:eastAsia="en-US"/>
              </w:rPr>
            </w:pPr>
            <w:r>
              <w:rPr>
                <w:sz w:val="24"/>
                <w:lang w:eastAsia="en-US"/>
              </w:rPr>
              <w:t>May 22, 2019</w:t>
            </w:r>
          </w:p>
        </w:tc>
        <w:tc>
          <w:tcPr>
            <w:tcW w:w="2848" w:type="dxa"/>
          </w:tcPr>
          <w:p w14:paraId="15EF424C" w14:textId="59241193" w:rsidR="00E303C8" w:rsidRDefault="00E303C8" w:rsidP="00C144DE">
            <w:pPr>
              <w:rPr>
                <w:sz w:val="24"/>
                <w:lang w:eastAsia="en-US"/>
              </w:rPr>
            </w:pPr>
            <w:r>
              <w:rPr>
                <w:sz w:val="24"/>
                <w:lang w:eastAsia="en-US"/>
              </w:rPr>
              <w:t>Slikok Creek – Kenai River Confluence</w:t>
            </w:r>
          </w:p>
        </w:tc>
        <w:tc>
          <w:tcPr>
            <w:tcW w:w="270" w:type="dxa"/>
            <w:vMerge/>
          </w:tcPr>
          <w:p w14:paraId="16CF18CE" w14:textId="77777777" w:rsidR="00E303C8" w:rsidRPr="00C63728" w:rsidRDefault="00E303C8" w:rsidP="00C144DE">
            <w:pPr>
              <w:rPr>
                <w:sz w:val="24"/>
                <w:lang w:eastAsia="en-US"/>
              </w:rPr>
            </w:pPr>
          </w:p>
        </w:tc>
        <w:tc>
          <w:tcPr>
            <w:tcW w:w="2160" w:type="dxa"/>
          </w:tcPr>
          <w:p w14:paraId="21F75D58" w14:textId="57C31B21" w:rsidR="00E303C8" w:rsidRPr="00C63728" w:rsidRDefault="00E303C8" w:rsidP="00C144DE">
            <w:pPr>
              <w:rPr>
                <w:sz w:val="24"/>
                <w:lang w:eastAsia="en-US"/>
              </w:rPr>
            </w:pPr>
            <w:r>
              <w:rPr>
                <w:sz w:val="24"/>
                <w:lang w:eastAsia="en-US"/>
              </w:rPr>
              <w:t>NA</w:t>
            </w:r>
          </w:p>
        </w:tc>
        <w:tc>
          <w:tcPr>
            <w:tcW w:w="2785" w:type="dxa"/>
          </w:tcPr>
          <w:p w14:paraId="29C4CFE3" w14:textId="72F4A76A" w:rsidR="00E303C8" w:rsidRPr="00C63728" w:rsidRDefault="00E303C8" w:rsidP="00C144DE">
            <w:pPr>
              <w:rPr>
                <w:sz w:val="24"/>
                <w:lang w:eastAsia="en-US"/>
              </w:rPr>
            </w:pPr>
            <w:r>
              <w:rPr>
                <w:sz w:val="24"/>
                <w:lang w:eastAsia="en-US"/>
              </w:rPr>
              <w:t>NA</w:t>
            </w:r>
          </w:p>
        </w:tc>
      </w:tr>
      <w:tr w:rsidR="00E303C8" w14:paraId="757BE52C" w14:textId="77777777" w:rsidTr="00343BBF">
        <w:tc>
          <w:tcPr>
            <w:tcW w:w="2007" w:type="dxa"/>
          </w:tcPr>
          <w:p w14:paraId="5BB801DC" w14:textId="2EC772F6" w:rsidR="00E303C8" w:rsidRDefault="00E303C8" w:rsidP="00C144DE">
            <w:pPr>
              <w:rPr>
                <w:sz w:val="24"/>
                <w:lang w:eastAsia="en-US"/>
              </w:rPr>
            </w:pPr>
            <w:r>
              <w:rPr>
                <w:sz w:val="24"/>
                <w:lang w:eastAsia="en-US"/>
              </w:rPr>
              <w:t>July 24, 2019</w:t>
            </w:r>
          </w:p>
        </w:tc>
        <w:tc>
          <w:tcPr>
            <w:tcW w:w="2848" w:type="dxa"/>
          </w:tcPr>
          <w:p w14:paraId="3D2C37C1" w14:textId="34921F1C" w:rsidR="00E303C8" w:rsidRDefault="00E303C8" w:rsidP="00C144DE">
            <w:pPr>
              <w:rPr>
                <w:sz w:val="24"/>
                <w:lang w:eastAsia="en-US"/>
              </w:rPr>
            </w:pPr>
            <w:r>
              <w:rPr>
                <w:sz w:val="24"/>
                <w:lang w:eastAsia="en-US"/>
              </w:rPr>
              <w:t>Slikok Creek – Kenai River Confluence</w:t>
            </w:r>
          </w:p>
        </w:tc>
        <w:tc>
          <w:tcPr>
            <w:tcW w:w="270" w:type="dxa"/>
            <w:vMerge/>
          </w:tcPr>
          <w:p w14:paraId="6463B0FE" w14:textId="77777777" w:rsidR="00E303C8" w:rsidRPr="00C63728" w:rsidRDefault="00E303C8" w:rsidP="00C144DE">
            <w:pPr>
              <w:rPr>
                <w:sz w:val="24"/>
                <w:lang w:eastAsia="en-US"/>
              </w:rPr>
            </w:pPr>
          </w:p>
        </w:tc>
        <w:tc>
          <w:tcPr>
            <w:tcW w:w="2160" w:type="dxa"/>
          </w:tcPr>
          <w:p w14:paraId="5F89DDDB" w14:textId="64C0438C" w:rsidR="00E303C8" w:rsidRDefault="00E303C8" w:rsidP="00C144DE">
            <w:pPr>
              <w:rPr>
                <w:sz w:val="24"/>
                <w:lang w:eastAsia="en-US"/>
              </w:rPr>
            </w:pPr>
            <w:r>
              <w:rPr>
                <w:sz w:val="24"/>
                <w:lang w:eastAsia="en-US"/>
              </w:rPr>
              <w:t>NA</w:t>
            </w:r>
          </w:p>
        </w:tc>
        <w:tc>
          <w:tcPr>
            <w:tcW w:w="2785" w:type="dxa"/>
          </w:tcPr>
          <w:p w14:paraId="471115BE" w14:textId="3EEC2B8D" w:rsidR="00E303C8" w:rsidRDefault="00E303C8" w:rsidP="00C144DE">
            <w:pPr>
              <w:rPr>
                <w:sz w:val="24"/>
                <w:lang w:eastAsia="en-US"/>
              </w:rPr>
            </w:pPr>
            <w:r>
              <w:rPr>
                <w:sz w:val="24"/>
                <w:lang w:eastAsia="en-US"/>
              </w:rPr>
              <w:t>NA</w:t>
            </w:r>
          </w:p>
        </w:tc>
      </w:tr>
    </w:tbl>
    <w:p w14:paraId="77B7C2AA" w14:textId="77777777" w:rsidR="00136C16" w:rsidRDefault="00136C16" w:rsidP="00136C16">
      <w:pPr>
        <w:rPr>
          <w:lang w:eastAsia="en-US"/>
        </w:rPr>
      </w:pPr>
    </w:p>
    <w:p w14:paraId="35897E23" w14:textId="42991A0C" w:rsidR="00FB2CDE" w:rsidRPr="00136C16" w:rsidRDefault="00FB2CDE" w:rsidP="00136C16">
      <w:pPr>
        <w:pStyle w:val="Caption"/>
        <w:rPr>
          <w:sz w:val="24"/>
          <w:szCs w:val="24"/>
        </w:rPr>
      </w:pPr>
    </w:p>
    <w:p w14:paraId="2A9444B1" w14:textId="77777777" w:rsidR="00FB2CDE" w:rsidRDefault="00FB2CDE" w:rsidP="00217FEE">
      <w:pPr>
        <w:pStyle w:val="Caption"/>
        <w:rPr>
          <w:sz w:val="24"/>
          <w:szCs w:val="24"/>
        </w:rPr>
      </w:pPr>
    </w:p>
    <w:p w14:paraId="69643469" w14:textId="77777777" w:rsidR="00FB2CDE" w:rsidRDefault="00FB2CDE" w:rsidP="00217FEE">
      <w:pPr>
        <w:pStyle w:val="Caption"/>
        <w:rPr>
          <w:sz w:val="24"/>
          <w:szCs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561421D3" w:rsidR="00E164AF" w:rsidRDefault="00E164AF"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57"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(Page 1 of 3) Copper and zinc levels and hardness-dependent criterion standards</w:t>
      </w:r>
      <w:r w:rsidR="00CE1039">
        <w:rPr>
          <w:sz w:val="24"/>
          <w:szCs w:val="24"/>
        </w:rPr>
        <w:t>.</w:t>
      </w:r>
      <w:bookmarkEnd w:id="57"/>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51.22 (50.85)</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0.451 J (3.04 )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6.48 (6.44)</w:t>
            </w:r>
          </w:p>
        </w:tc>
        <w:tc>
          <w:tcPr>
            <w:tcW w:w="1440" w:type="dxa"/>
            <w:tcBorders>
              <w:top w:val="nil"/>
              <w:left w:val="nil"/>
              <w:bottom w:val="single" w:sz="4" w:space="0" w:color="auto"/>
              <w:right w:val="nil"/>
            </w:tcBorders>
            <w:shd w:val="clear" w:color="auto" w:fill="auto"/>
            <w:noWrap/>
            <w:vAlign w:val="center"/>
            <w:hideMark/>
          </w:tcPr>
          <w:p w14:paraId="326EBAE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5.53 J (5.31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58.56 (58.2)</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49.86 (1579.89)</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 (1.79 )</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 (121.31)</w:t>
            </w:r>
          </w:p>
        </w:tc>
        <w:tc>
          <w:tcPr>
            <w:tcW w:w="1440" w:type="dxa"/>
            <w:tcBorders>
              <w:top w:val="nil"/>
              <w:left w:val="nil"/>
              <w:bottom w:val="single" w:sz="8" w:space="0" w:color="auto"/>
              <w:right w:val="nil"/>
            </w:tcBorders>
            <w:shd w:val="clear" w:color="auto" w:fill="auto"/>
            <w:noWrap/>
            <w:vAlign w:val="center"/>
            <w:hideMark/>
          </w:tcPr>
          <w:p w14:paraId="1947FB8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 (3.75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57.24 (1069.95)</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 (3.27)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98.1 (159)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0.39 J (0.61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5.12J (5.77J)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15.58 (15.33)</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0.606 J (0.497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2.34 (2.31)</w:t>
            </w:r>
          </w:p>
        </w:tc>
        <w:tc>
          <w:tcPr>
            <w:tcW w:w="1440" w:type="dxa"/>
            <w:tcBorders>
              <w:top w:val="nil"/>
              <w:left w:val="nil"/>
              <w:bottom w:val="single" w:sz="4" w:space="0" w:color="auto"/>
              <w:right w:val="nil"/>
            </w:tcBorders>
            <w:shd w:val="clear" w:color="auto" w:fill="auto"/>
            <w:noWrap/>
            <w:vAlign w:val="center"/>
            <w:hideMark/>
          </w:tcPr>
          <w:p w14:paraId="2CFD88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10.9 (7.05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21.36 (21.07)</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15.7 (15.87)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2.36 (2.38)</w:t>
            </w:r>
          </w:p>
        </w:tc>
        <w:tc>
          <w:tcPr>
            <w:tcW w:w="1440" w:type="dxa"/>
            <w:tcBorders>
              <w:top w:val="nil"/>
              <w:left w:val="nil"/>
              <w:bottom w:val="single" w:sz="4" w:space="0" w:color="auto"/>
              <w:right w:val="nil"/>
            </w:tcBorders>
            <w:shd w:val="clear" w:color="auto" w:fill="auto"/>
            <w:noWrap/>
            <w:vAlign w:val="center"/>
            <w:hideMark/>
          </w:tcPr>
          <w:p w14:paraId="509A0C2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21.5 (21.7)</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56.16 (55.17)</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7.01 (6.9)</w:t>
            </w:r>
          </w:p>
        </w:tc>
        <w:tc>
          <w:tcPr>
            <w:tcW w:w="1440" w:type="dxa"/>
            <w:tcBorders>
              <w:top w:val="nil"/>
              <w:left w:val="nil"/>
              <w:bottom w:val="single" w:sz="8" w:space="0" w:color="auto"/>
              <w:right w:val="nil"/>
            </w:tcBorders>
            <w:shd w:val="clear" w:color="auto" w:fill="auto"/>
            <w:noWrap/>
            <w:vAlign w:val="center"/>
            <w:hideMark/>
          </w:tcPr>
          <w:p w14:paraId="7A8C22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63.31 (62.36)</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38.45 (38.74)</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0.783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5.07 (5.1)</w:t>
            </w:r>
          </w:p>
        </w:tc>
        <w:tc>
          <w:tcPr>
            <w:tcW w:w="1440" w:type="dxa"/>
            <w:tcBorders>
              <w:top w:val="nil"/>
              <w:left w:val="nil"/>
              <w:bottom w:val="single" w:sz="4" w:space="0" w:color="auto"/>
              <w:right w:val="nil"/>
            </w:tcBorders>
            <w:shd w:val="clear" w:color="000000" w:fill="E2EFDA"/>
            <w:noWrap/>
            <w:vAlign w:val="center"/>
            <w:hideMark/>
          </w:tcPr>
          <w:p w14:paraId="6F17ECA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74.4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45.93 (46.22)</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20.19 (19.47)</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0.431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2.92 (2.83)</w:t>
            </w:r>
          </w:p>
        </w:tc>
        <w:tc>
          <w:tcPr>
            <w:tcW w:w="1440" w:type="dxa"/>
            <w:tcBorders>
              <w:top w:val="nil"/>
              <w:left w:val="nil"/>
              <w:bottom w:val="single" w:sz="4" w:space="0" w:color="auto"/>
              <w:right w:val="nil"/>
            </w:tcBorders>
            <w:shd w:val="clear" w:color="000000" w:fill="E2EFDA"/>
            <w:noWrap/>
            <w:vAlign w:val="center"/>
            <w:hideMark/>
          </w:tcPr>
          <w:p w14:paraId="4C4243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69.9 (9.09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26.61 (25.8)</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38.91 (39.08)</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 (5.14)</w:t>
            </w:r>
          </w:p>
        </w:tc>
        <w:tc>
          <w:tcPr>
            <w:tcW w:w="1440" w:type="dxa"/>
            <w:tcBorders>
              <w:top w:val="nil"/>
              <w:left w:val="nil"/>
              <w:bottom w:val="single" w:sz="4" w:space="0" w:color="auto"/>
              <w:right w:val="nil"/>
            </w:tcBorders>
            <w:shd w:val="clear" w:color="auto" w:fill="auto"/>
            <w:noWrap/>
            <w:vAlign w:val="center"/>
            <w:hideMark/>
          </w:tcPr>
          <w:p w14:paraId="692B5F8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46.39 (46.56)</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0341ECD1" w14:textId="74864838"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842.68 (374.19)</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2.49 (1.68)</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70.9 (35.43)</w:t>
            </w:r>
          </w:p>
        </w:tc>
        <w:tc>
          <w:tcPr>
            <w:tcW w:w="1441" w:type="dxa"/>
            <w:tcBorders>
              <w:top w:val="nil"/>
              <w:left w:val="nil"/>
              <w:bottom w:val="single" w:sz="4" w:space="0" w:color="auto"/>
              <w:right w:val="nil"/>
            </w:tcBorders>
            <w:shd w:val="clear" w:color="auto" w:fill="auto"/>
            <w:noWrap/>
            <w:vAlign w:val="center"/>
            <w:hideMark/>
          </w:tcPr>
          <w:p w14:paraId="21A8225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89.9 (110)</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628.18 (315.75)</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28.31 (27.75)</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0.387 J (0.372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 (3.84)</w:t>
            </w:r>
          </w:p>
        </w:tc>
        <w:tc>
          <w:tcPr>
            <w:tcW w:w="1441" w:type="dxa"/>
            <w:tcBorders>
              <w:top w:val="nil"/>
              <w:left w:val="nil"/>
              <w:bottom w:val="single" w:sz="4" w:space="0" w:color="auto"/>
              <w:right w:val="nil"/>
            </w:tcBorders>
            <w:shd w:val="clear" w:color="auto" w:fill="auto"/>
            <w:noWrap/>
            <w:vAlign w:val="center"/>
            <w:hideMark/>
          </w:tcPr>
          <w:p w14:paraId="75B03A8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35.43 (34.84)</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50.1 (45.09)</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0.515 J (0.5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6.36 (5.81)</w:t>
            </w:r>
          </w:p>
        </w:tc>
        <w:tc>
          <w:tcPr>
            <w:tcW w:w="1441" w:type="dxa"/>
            <w:tcBorders>
              <w:top w:val="nil"/>
              <w:left w:val="nil"/>
              <w:bottom w:val="single" w:sz="8" w:space="0" w:color="auto"/>
              <w:right w:val="nil"/>
            </w:tcBorders>
            <w:shd w:val="clear" w:color="auto" w:fill="auto"/>
            <w:noWrap/>
            <w:vAlign w:val="center"/>
            <w:hideMark/>
          </w:tcPr>
          <w:p w14:paraId="2EE2294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57.47 (52.56)</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6CE26D0C" w:rsidR="00DA7366" w:rsidRDefault="00DA7366"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28.68 (28.38)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0.341 J  (0.327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3.95 (3.91)</w:t>
            </w:r>
          </w:p>
        </w:tc>
        <w:tc>
          <w:tcPr>
            <w:tcW w:w="1440" w:type="dxa"/>
            <w:tcBorders>
              <w:top w:val="nil"/>
              <w:left w:val="nil"/>
              <w:bottom w:val="single" w:sz="4" w:space="0" w:color="auto"/>
              <w:right w:val="nil"/>
            </w:tcBorders>
            <w:shd w:val="clear" w:color="auto" w:fill="auto"/>
            <w:noWrap/>
            <w:vAlign w:val="center"/>
            <w:hideMark/>
          </w:tcPr>
          <w:p w14:paraId="66796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3.41 J (5 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35.83 (35.51)</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37.7 (36)</w:t>
            </w:r>
          </w:p>
        </w:tc>
        <w:tc>
          <w:tcPr>
            <w:tcW w:w="1445" w:type="dxa"/>
            <w:tcBorders>
              <w:top w:val="nil"/>
              <w:left w:val="single" w:sz="12" w:space="0" w:color="auto"/>
              <w:bottom w:val="nil"/>
              <w:right w:val="nil"/>
            </w:tcBorders>
            <w:shd w:val="clear" w:color="auto" w:fill="auto"/>
            <w:noWrap/>
            <w:vAlign w:val="center"/>
            <w:hideMark/>
          </w:tcPr>
          <w:p w14:paraId="5DD2417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0.472 J (0.447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 (4.79)</w:t>
            </w:r>
          </w:p>
        </w:tc>
        <w:tc>
          <w:tcPr>
            <w:tcW w:w="1440" w:type="dxa"/>
            <w:tcBorders>
              <w:top w:val="nil"/>
              <w:left w:val="nil"/>
              <w:bottom w:val="nil"/>
              <w:right w:val="nil"/>
            </w:tcBorders>
            <w:shd w:val="clear" w:color="auto" w:fill="auto"/>
            <w:noWrap/>
            <w:vAlign w:val="center"/>
            <w:hideMark/>
          </w:tcPr>
          <w:p w14:paraId="5EFA740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45.16 (43.43)</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074BCE67" w:rsidR="00CE2E9F" w:rsidRDefault="00CE2E9F" w:rsidP="00324749">
      <w:pPr>
        <w:rPr>
          <w:sz w:val="24"/>
          <w:szCs w:val="24"/>
        </w:rPr>
      </w:pPr>
    </w:p>
    <w:p w14:paraId="0239EC89" w14:textId="77777777" w:rsidR="00CE2E9F" w:rsidRPr="00B43E74" w:rsidRDefault="00CE2E9F" w:rsidP="00324749">
      <w:pPr>
        <w:rPr>
          <w:sz w:val="24"/>
          <w:szCs w:val="24"/>
        </w:rPr>
      </w:pPr>
    </w:p>
    <w:p w14:paraId="7CA69085" w14:textId="0CA48F03" w:rsidR="00A409D2" w:rsidRPr="0010393D" w:rsidRDefault="00B43E74" w:rsidP="0010393D">
      <w:pPr>
        <w:pStyle w:val="Caption"/>
        <w:rPr>
          <w:sz w:val="24"/>
          <w:szCs w:val="24"/>
        </w:rPr>
      </w:pPr>
      <w:bookmarkStart w:id="58"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Relative difference levels of duplicate samples by site and date.</w:t>
      </w:r>
      <w:bookmarkEnd w:id="58"/>
    </w:p>
    <w:tbl>
      <w:tblPr>
        <w:tblStyle w:val="TableGrid"/>
        <w:tblW w:w="0" w:type="auto"/>
        <w:tblLook w:val="04A0" w:firstRow="1" w:lastRow="0" w:firstColumn="1" w:lastColumn="0" w:noHBand="0" w:noVBand="1"/>
      </w:tblPr>
      <w:tblGrid>
        <w:gridCol w:w="3646"/>
        <w:gridCol w:w="1479"/>
        <w:gridCol w:w="1890"/>
        <w:gridCol w:w="2160"/>
      </w:tblGrid>
      <w:tr w:rsidR="0010393D" w:rsidRPr="0010393D" w14:paraId="35B5A0AC" w14:textId="77777777" w:rsidTr="0010393D">
        <w:trPr>
          <w:trHeight w:val="288"/>
        </w:trPr>
        <w:tc>
          <w:tcPr>
            <w:tcW w:w="3646" w:type="dxa"/>
          </w:tcPr>
          <w:p w14:paraId="60B40224"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Site</w:t>
            </w:r>
          </w:p>
        </w:tc>
        <w:tc>
          <w:tcPr>
            <w:tcW w:w="1479" w:type="dxa"/>
          </w:tcPr>
          <w:p w14:paraId="74C30AE6"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Date</w:t>
            </w:r>
          </w:p>
        </w:tc>
        <w:tc>
          <w:tcPr>
            <w:tcW w:w="1890" w:type="dxa"/>
          </w:tcPr>
          <w:p w14:paraId="79860200"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Copper RDL(%)</w:t>
            </w:r>
          </w:p>
        </w:tc>
        <w:tc>
          <w:tcPr>
            <w:tcW w:w="2160" w:type="dxa"/>
          </w:tcPr>
          <w:p w14:paraId="2507C24C"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Zinc RDL(%)</w:t>
            </w:r>
          </w:p>
        </w:tc>
      </w:tr>
      <w:tr w:rsidR="0010393D" w:rsidRPr="0010393D" w14:paraId="7309CAE9" w14:textId="77777777" w:rsidTr="0010393D">
        <w:trPr>
          <w:trHeight w:val="288"/>
        </w:trPr>
        <w:tc>
          <w:tcPr>
            <w:tcW w:w="3646" w:type="dxa"/>
          </w:tcPr>
          <w:p w14:paraId="13E1AFC4" w14:textId="22319A50"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Pr>
                <w:rFonts w:asciiTheme="majorHAnsi" w:hAnsiTheme="majorHAnsi" w:cs="Calibri"/>
                <w:color w:val="000000"/>
                <w:kern w:val="0"/>
                <w:sz w:val="22"/>
                <w:szCs w:val="22"/>
                <w:lang w:eastAsia="en-US"/>
              </w:rPr>
              <w:t xml:space="preserve">City </w:t>
            </w:r>
            <w:r w:rsidRPr="0010393D">
              <w:rPr>
                <w:rFonts w:asciiTheme="majorHAnsi" w:hAnsiTheme="majorHAnsi" w:cs="Calibri"/>
                <w:color w:val="000000"/>
                <w:kern w:val="0"/>
                <w:sz w:val="22"/>
                <w:szCs w:val="22"/>
                <w:lang w:eastAsia="en-US"/>
              </w:rPr>
              <w:t>of</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Docks</w:t>
            </w:r>
          </w:p>
        </w:tc>
        <w:tc>
          <w:tcPr>
            <w:tcW w:w="1479" w:type="dxa"/>
          </w:tcPr>
          <w:p w14:paraId="5420BE6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07356B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38.85%</w:t>
            </w:r>
          </w:p>
        </w:tc>
        <w:tc>
          <w:tcPr>
            <w:tcW w:w="2160" w:type="dxa"/>
          </w:tcPr>
          <w:p w14:paraId="275E986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20.11%</w:t>
            </w:r>
          </w:p>
        </w:tc>
      </w:tr>
      <w:tr w:rsidR="0010393D" w:rsidRPr="0010393D" w14:paraId="78E85056" w14:textId="77777777" w:rsidTr="0010393D">
        <w:trPr>
          <w:trHeight w:val="288"/>
        </w:trPr>
        <w:tc>
          <w:tcPr>
            <w:tcW w:w="3646" w:type="dxa"/>
          </w:tcPr>
          <w:p w14:paraId="59BA3385" w14:textId="3869C3A3"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Jims</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Landing</w:t>
            </w:r>
          </w:p>
        </w:tc>
        <w:tc>
          <w:tcPr>
            <w:tcW w:w="1479" w:type="dxa"/>
          </w:tcPr>
          <w:p w14:paraId="57575E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DC9291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5.44%</w:t>
            </w:r>
          </w:p>
        </w:tc>
        <w:tc>
          <w:tcPr>
            <w:tcW w:w="2160" w:type="dxa"/>
          </w:tcPr>
          <w:p w14:paraId="3939C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03EEFF2" w14:textId="77777777" w:rsidTr="0010393D">
        <w:trPr>
          <w:trHeight w:val="288"/>
        </w:trPr>
        <w:tc>
          <w:tcPr>
            <w:tcW w:w="3646" w:type="dxa"/>
          </w:tcPr>
          <w:p w14:paraId="035EF6E5" w14:textId="245672E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D3268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7/30/2019</w:t>
            </w:r>
          </w:p>
        </w:tc>
        <w:tc>
          <w:tcPr>
            <w:tcW w:w="1890" w:type="dxa"/>
          </w:tcPr>
          <w:p w14:paraId="41D4C23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148.32%</w:t>
            </w:r>
          </w:p>
        </w:tc>
        <w:tc>
          <w:tcPr>
            <w:tcW w:w="2160" w:type="dxa"/>
          </w:tcPr>
          <w:p w14:paraId="1A2BE00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4.06%</w:t>
            </w:r>
          </w:p>
        </w:tc>
      </w:tr>
      <w:tr w:rsidR="0010393D" w:rsidRPr="0010393D" w14:paraId="2B488702" w14:textId="77777777" w:rsidTr="0010393D">
        <w:trPr>
          <w:trHeight w:val="288"/>
        </w:trPr>
        <w:tc>
          <w:tcPr>
            <w:tcW w:w="3646" w:type="dxa"/>
          </w:tcPr>
          <w:p w14:paraId="2987EA9C" w14:textId="5F23121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5E4038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7/21/2020</w:t>
            </w:r>
          </w:p>
        </w:tc>
        <w:tc>
          <w:tcPr>
            <w:tcW w:w="1890" w:type="dxa"/>
          </w:tcPr>
          <w:p w14:paraId="60C0265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112.66%</w:t>
            </w:r>
          </w:p>
        </w:tc>
        <w:tc>
          <w:tcPr>
            <w:tcW w:w="2160" w:type="dxa"/>
          </w:tcPr>
          <w:p w14:paraId="468D06B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28.57%</w:t>
            </w:r>
          </w:p>
        </w:tc>
      </w:tr>
      <w:tr w:rsidR="0010393D" w:rsidRPr="0010393D" w14:paraId="1214FC02" w14:textId="77777777" w:rsidTr="0010393D">
        <w:trPr>
          <w:trHeight w:val="288"/>
        </w:trPr>
        <w:tc>
          <w:tcPr>
            <w:tcW w:w="3646" w:type="dxa"/>
          </w:tcPr>
          <w:p w14:paraId="1870255B" w14:textId="130BE66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55CE6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73DD188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44.12%</w:t>
            </w:r>
          </w:p>
        </w:tc>
        <w:tc>
          <w:tcPr>
            <w:tcW w:w="2160" w:type="dxa"/>
          </w:tcPr>
          <w:p w14:paraId="04036A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174.81%</w:t>
            </w:r>
          </w:p>
        </w:tc>
      </w:tr>
      <w:tr w:rsidR="0010393D" w:rsidRPr="0010393D" w14:paraId="44C2B1E4" w14:textId="77777777" w:rsidTr="0010393D">
        <w:trPr>
          <w:trHeight w:val="288"/>
        </w:trPr>
        <w:tc>
          <w:tcPr>
            <w:tcW w:w="3646" w:type="dxa"/>
          </w:tcPr>
          <w:p w14:paraId="4A149A5D" w14:textId="621871D2"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Skilak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Lake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Outlet</w:t>
            </w:r>
          </w:p>
        </w:tc>
        <w:tc>
          <w:tcPr>
            <w:tcW w:w="1479" w:type="dxa"/>
          </w:tcPr>
          <w:p w14:paraId="1372C01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3441330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4.19%</w:t>
            </w:r>
          </w:p>
        </w:tc>
        <w:tc>
          <w:tcPr>
            <w:tcW w:w="2160" w:type="dxa"/>
          </w:tcPr>
          <w:p w14:paraId="444FCEF0"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37.81%</w:t>
            </w:r>
          </w:p>
        </w:tc>
      </w:tr>
      <w:tr w:rsidR="0010393D" w:rsidRPr="0010393D" w14:paraId="247473B4" w14:textId="77777777" w:rsidTr="0010393D">
        <w:trPr>
          <w:trHeight w:val="288"/>
        </w:trPr>
        <w:tc>
          <w:tcPr>
            <w:tcW w:w="3646" w:type="dxa"/>
          </w:tcPr>
          <w:p w14:paraId="7C2F5676" w14:textId="4055F7A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3F14D68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1D7664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3.95%</w:t>
            </w:r>
          </w:p>
        </w:tc>
        <w:tc>
          <w:tcPr>
            <w:tcW w:w="2160" w:type="dxa"/>
          </w:tcPr>
          <w:p w14:paraId="61F238A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4C623572" w14:textId="77777777" w:rsidTr="0010393D">
        <w:trPr>
          <w:trHeight w:val="288"/>
        </w:trPr>
        <w:tc>
          <w:tcPr>
            <w:tcW w:w="3646" w:type="dxa"/>
          </w:tcPr>
          <w:p w14:paraId="22877EBC" w14:textId="26BCD33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4315AA91"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313D665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2.96%</w:t>
            </w:r>
          </w:p>
        </w:tc>
        <w:tc>
          <w:tcPr>
            <w:tcW w:w="2160" w:type="dxa"/>
          </w:tcPr>
          <w:p w14:paraId="1B8B5C5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72235CF0" w14:textId="77777777" w:rsidTr="0010393D">
        <w:trPr>
          <w:trHeight w:val="288"/>
        </w:trPr>
        <w:tc>
          <w:tcPr>
            <w:tcW w:w="3646" w:type="dxa"/>
          </w:tcPr>
          <w:p w14:paraId="6EA926F6" w14:textId="103AB651"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A488F5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CAF229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65CFDB7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36F9F187" w14:textId="77777777" w:rsidTr="0010393D">
        <w:trPr>
          <w:trHeight w:val="288"/>
        </w:trPr>
        <w:tc>
          <w:tcPr>
            <w:tcW w:w="3646" w:type="dxa"/>
          </w:tcPr>
          <w:p w14:paraId="51B154EE" w14:textId="0F95EE6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13FE1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6908553B"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FBAA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10FE059" w14:textId="77777777" w:rsidTr="0010393D">
        <w:trPr>
          <w:trHeight w:val="288"/>
        </w:trPr>
        <w:tc>
          <w:tcPr>
            <w:tcW w:w="3646" w:type="dxa"/>
          </w:tcPr>
          <w:p w14:paraId="2DB3A661" w14:textId="419E40E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002A50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5/22/2019</w:t>
            </w:r>
          </w:p>
        </w:tc>
        <w:tc>
          <w:tcPr>
            <w:tcW w:w="1890" w:type="dxa"/>
          </w:tcPr>
          <w:p w14:paraId="608152C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144.21%</w:t>
            </w:r>
          </w:p>
        </w:tc>
        <w:tc>
          <w:tcPr>
            <w:tcW w:w="2160" w:type="dxa"/>
          </w:tcPr>
          <w:p w14:paraId="5C50C12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47.37%</w:t>
            </w:r>
          </w:p>
        </w:tc>
      </w:tr>
      <w:tr w:rsidR="0010393D" w:rsidRPr="0010393D" w14:paraId="2CF2E672" w14:textId="77777777" w:rsidTr="0010393D">
        <w:trPr>
          <w:trHeight w:val="288"/>
        </w:trPr>
        <w:tc>
          <w:tcPr>
            <w:tcW w:w="3646" w:type="dxa"/>
          </w:tcPr>
          <w:p w14:paraId="791E799D" w14:textId="5271445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2C809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7/24/2019</w:t>
            </w:r>
          </w:p>
        </w:tc>
        <w:tc>
          <w:tcPr>
            <w:tcW w:w="1890" w:type="dxa"/>
          </w:tcPr>
          <w:p w14:paraId="434DBA6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44.00%</w:t>
            </w:r>
          </w:p>
        </w:tc>
        <w:tc>
          <w:tcPr>
            <w:tcW w:w="2160" w:type="dxa"/>
          </w:tcPr>
          <w:p w14:paraId="17F4FF4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11.94%</w:t>
            </w:r>
          </w:p>
        </w:tc>
      </w:tr>
      <w:tr w:rsidR="0010393D" w:rsidRPr="0010393D" w14:paraId="266F85E1" w14:textId="77777777" w:rsidTr="0010393D">
        <w:trPr>
          <w:trHeight w:val="288"/>
        </w:trPr>
        <w:tc>
          <w:tcPr>
            <w:tcW w:w="3646" w:type="dxa"/>
          </w:tcPr>
          <w:p w14:paraId="7D7F631A" w14:textId="730FBA18"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09C56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60E7862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19.76%</w:t>
            </w:r>
          </w:p>
        </w:tc>
        <w:tc>
          <w:tcPr>
            <w:tcW w:w="2160" w:type="dxa"/>
          </w:tcPr>
          <w:p w14:paraId="2D11FEF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42.90%</w:t>
            </w:r>
          </w:p>
        </w:tc>
      </w:tr>
      <w:tr w:rsidR="0010393D" w:rsidRPr="0010393D" w14:paraId="5BB2007E" w14:textId="77777777" w:rsidTr="0010393D">
        <w:trPr>
          <w:trHeight w:val="288"/>
        </w:trPr>
        <w:tc>
          <w:tcPr>
            <w:tcW w:w="3646" w:type="dxa"/>
          </w:tcPr>
          <w:p w14:paraId="1F6FC00A" w14:textId="12738FE6"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D26F50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A94077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14.82%</w:t>
            </w:r>
          </w:p>
        </w:tc>
        <w:tc>
          <w:tcPr>
            <w:tcW w:w="2160" w:type="dxa"/>
          </w:tcPr>
          <w:p w14:paraId="1BEFDB05"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153.97%</w:t>
            </w:r>
          </w:p>
        </w:tc>
      </w:tr>
      <w:tr w:rsidR="0010393D" w:rsidRPr="0010393D" w14:paraId="4B3AE2AF" w14:textId="77777777" w:rsidTr="0010393D">
        <w:trPr>
          <w:trHeight w:val="288"/>
        </w:trPr>
        <w:tc>
          <w:tcPr>
            <w:tcW w:w="3646" w:type="dxa"/>
          </w:tcPr>
          <w:p w14:paraId="56C9CC05" w14:textId="525F15B4"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Soldotna</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6A4CB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B1B5A3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3602A1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5365F0" w:rsidRPr="0010393D" w14:paraId="3DDC6A55" w14:textId="77777777" w:rsidTr="001F2156">
        <w:trPr>
          <w:trHeight w:val="288"/>
        </w:trPr>
        <w:tc>
          <w:tcPr>
            <w:tcW w:w="9175" w:type="dxa"/>
            <w:gridSpan w:val="4"/>
          </w:tcPr>
          <w:p w14:paraId="7C574C03" w14:textId="1556FC9D" w:rsidR="005365F0" w:rsidRDefault="005365F0" w:rsidP="005365F0">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8937E7E" w14:textId="329DEC73"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0440E11" w14:textId="38C5EE6A"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Zinc : </w:t>
            </w:r>
            <w:r w:rsidRPr="005365F0">
              <w:rPr>
                <w:sz w:val="24"/>
              </w:rPr>
              <w:t>34.8 ± 14.3%</w:t>
            </w:r>
          </w:p>
        </w:tc>
      </w:tr>
    </w:tbl>
    <w:p w14:paraId="337E6790" w14:textId="77777777" w:rsidR="00CE2E9F" w:rsidRDefault="00CE2E9F" w:rsidP="00B43E74">
      <w:pPr>
        <w:pStyle w:val="Caption"/>
        <w:rPr>
          <w:sz w:val="24"/>
          <w:szCs w:val="24"/>
        </w:rPr>
      </w:pPr>
    </w:p>
    <w:p w14:paraId="7C435569" w14:textId="77777777" w:rsidR="00CE2E9F" w:rsidRDefault="00CE2E9F" w:rsidP="00B43E74">
      <w:pPr>
        <w:pStyle w:val="Caption"/>
        <w:rPr>
          <w:sz w:val="24"/>
          <w:szCs w:val="24"/>
        </w:rPr>
      </w:pPr>
    </w:p>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2649ABD1" w14:textId="77777777" w:rsidR="00CE2E9F" w:rsidRDefault="00CE2E9F" w:rsidP="00B43E74">
      <w:pPr>
        <w:pStyle w:val="Caption"/>
        <w:rPr>
          <w:sz w:val="24"/>
          <w:szCs w:val="24"/>
        </w:rPr>
      </w:pPr>
    </w:p>
    <w:p w14:paraId="434EE00B" w14:textId="77777777" w:rsidR="00CE2E9F" w:rsidRDefault="00CE2E9F" w:rsidP="00B43E74">
      <w:pPr>
        <w:pStyle w:val="Caption"/>
        <w:rPr>
          <w:sz w:val="24"/>
          <w:szCs w:val="24"/>
        </w:rPr>
      </w:pPr>
    </w:p>
    <w:p w14:paraId="1AD0C18C" w14:textId="77777777" w:rsidR="00CE2E9F" w:rsidRDefault="00CE2E9F" w:rsidP="00B43E74">
      <w:pPr>
        <w:pStyle w:val="Caption"/>
        <w:rPr>
          <w:sz w:val="24"/>
          <w:szCs w:val="24"/>
        </w:rPr>
      </w:pPr>
    </w:p>
    <w:p w14:paraId="4F6460A2" w14:textId="77777777" w:rsidR="00CE2E9F" w:rsidRDefault="00CE2E9F" w:rsidP="00B43E74">
      <w:pPr>
        <w:pStyle w:val="Caption"/>
        <w:rPr>
          <w:sz w:val="24"/>
          <w:szCs w:val="24"/>
        </w:rPr>
      </w:pPr>
    </w:p>
    <w:p w14:paraId="0147DAEF" w14:textId="77777777" w:rsidR="00CE2E9F" w:rsidRDefault="00CE2E9F" w:rsidP="00B43E74">
      <w:pPr>
        <w:pStyle w:val="Caption"/>
        <w:rPr>
          <w:sz w:val="24"/>
          <w:szCs w:val="24"/>
        </w:rPr>
      </w:pPr>
    </w:p>
    <w:p w14:paraId="1320D383" w14:textId="77777777" w:rsidR="00CE2E9F" w:rsidRDefault="00CE2E9F" w:rsidP="00B43E74">
      <w:pPr>
        <w:pStyle w:val="Caption"/>
        <w:rPr>
          <w:sz w:val="24"/>
          <w:szCs w:val="24"/>
        </w:rPr>
      </w:pPr>
    </w:p>
    <w:p w14:paraId="395B5608" w14:textId="77777777" w:rsidR="00CE2E9F" w:rsidRDefault="00CE2E9F" w:rsidP="00B43E74">
      <w:pPr>
        <w:pStyle w:val="Caption"/>
        <w:rPr>
          <w:sz w:val="24"/>
          <w:szCs w:val="24"/>
        </w:rPr>
      </w:pPr>
    </w:p>
    <w:p w14:paraId="5FFBBFDC" w14:textId="77777777" w:rsidR="00CE2E9F" w:rsidRDefault="00CE2E9F" w:rsidP="00B43E74">
      <w:pPr>
        <w:pStyle w:val="Caption"/>
        <w:rPr>
          <w:sz w:val="24"/>
          <w:szCs w:val="24"/>
        </w:rPr>
      </w:pPr>
    </w:p>
    <w:p w14:paraId="39887988" w14:textId="77777777" w:rsidR="00CE2E9F" w:rsidRDefault="00CE2E9F" w:rsidP="00B43E74">
      <w:pPr>
        <w:pStyle w:val="Caption"/>
        <w:rPr>
          <w:sz w:val="24"/>
          <w:szCs w:val="24"/>
        </w:rPr>
      </w:pPr>
    </w:p>
    <w:p w14:paraId="7EE3B7AC" w14:textId="77777777" w:rsidR="00CE2E9F" w:rsidRDefault="00CE2E9F" w:rsidP="00B43E74">
      <w:pPr>
        <w:pStyle w:val="Caption"/>
        <w:rPr>
          <w:sz w:val="24"/>
          <w:szCs w:val="24"/>
        </w:rPr>
      </w:pPr>
    </w:p>
    <w:p w14:paraId="31FE5377" w14:textId="77777777" w:rsidR="00CE2E9F" w:rsidRDefault="00CE2E9F" w:rsidP="00B43E74">
      <w:pPr>
        <w:pStyle w:val="Caption"/>
        <w:rPr>
          <w:sz w:val="24"/>
          <w:szCs w:val="24"/>
        </w:rPr>
      </w:pPr>
    </w:p>
    <w:p w14:paraId="45223336" w14:textId="77777777" w:rsidR="00CE2E9F" w:rsidRDefault="00CE2E9F" w:rsidP="00B43E74">
      <w:pPr>
        <w:pStyle w:val="Caption"/>
        <w:rPr>
          <w:sz w:val="24"/>
          <w:szCs w:val="24"/>
        </w:rPr>
      </w:pPr>
    </w:p>
    <w:p w14:paraId="3CE679A1" w14:textId="77777777" w:rsidR="00CE2E9F" w:rsidRDefault="00CE2E9F" w:rsidP="00B43E74">
      <w:pPr>
        <w:pStyle w:val="Caption"/>
        <w:rPr>
          <w:sz w:val="24"/>
          <w:szCs w:val="24"/>
        </w:rPr>
      </w:pPr>
    </w:p>
    <w:p w14:paraId="6ED89382" w14:textId="77777777" w:rsidR="00CE2E9F" w:rsidRDefault="00CE2E9F" w:rsidP="00B43E74">
      <w:pPr>
        <w:pStyle w:val="Caption"/>
        <w:rPr>
          <w:sz w:val="24"/>
          <w:szCs w:val="24"/>
        </w:rPr>
      </w:pPr>
    </w:p>
    <w:p w14:paraId="5CE580AD" w14:textId="4F1A0A24" w:rsidR="00CE2E9F" w:rsidRDefault="00CE2E9F" w:rsidP="00B43E74">
      <w:pPr>
        <w:pStyle w:val="Caption"/>
        <w:rPr>
          <w:sz w:val="24"/>
          <w:szCs w:val="24"/>
        </w:rPr>
      </w:pPr>
    </w:p>
    <w:p w14:paraId="3E0EC8CC" w14:textId="77777777"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59"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0"/>
      <w:r w:rsidR="00E164AF">
        <w:rPr>
          <w:sz w:val="24"/>
          <w:szCs w:val="24"/>
        </w:rPr>
        <w:t>Significant</w:t>
      </w:r>
      <w:commentRangeEnd w:id="60"/>
      <w:r w:rsidR="00E164AF">
        <w:rPr>
          <w:rStyle w:val="CommentReference"/>
          <w:b w:val="0"/>
          <w:bCs w:val="0"/>
          <w:caps w:val="0"/>
        </w:rPr>
        <w:commentReference w:id="60"/>
      </w:r>
      <w:r w:rsidR="00E164AF">
        <w:rPr>
          <w:sz w:val="24"/>
          <w:szCs w:val="24"/>
        </w:rPr>
        <w:t xml:space="preserve"> outliers were removed prior to calculating averages.</w:t>
      </w:r>
      <w:bookmarkEnd w:id="59"/>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Benjamin Meyer [2]" w:date="2020-12-01T16:54:00Z" w:initials="BM">
    <w:p w14:paraId="36646A8D" w14:textId="2E635160" w:rsidR="00D41435" w:rsidRDefault="00D41435">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D41435" w:rsidRDefault="00D41435">
      <w:pPr>
        <w:pStyle w:val="CommentText"/>
      </w:pPr>
    </w:p>
    <w:p w14:paraId="57EBC5C0" w14:textId="4DABF334" w:rsidR="00D41435" w:rsidRDefault="00D41435">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D41435" w:rsidRDefault="00D41435">
      <w:pPr>
        <w:pStyle w:val="CommentText"/>
      </w:pPr>
    </w:p>
    <w:p w14:paraId="4922A0DD" w14:textId="4AE88CF0" w:rsidR="00D41435" w:rsidRDefault="00D41435">
      <w:pPr>
        <w:pStyle w:val="CommentText"/>
      </w:pPr>
      <w:r>
        <w:t>Thus In this current report I have instead separated results in to a “Copper” section and a “Zinc” section.</w:t>
      </w:r>
    </w:p>
    <w:p w14:paraId="59C1185F" w14:textId="0E2ABFC4" w:rsidR="00D41435" w:rsidRDefault="00D41435">
      <w:pPr>
        <w:pStyle w:val="CommentText"/>
      </w:pPr>
    </w:p>
    <w:p w14:paraId="190B8771" w14:textId="05C94EFE" w:rsidR="00D41435" w:rsidRDefault="00D41435">
      <w:pPr>
        <w:pStyle w:val="CommentText"/>
      </w:pPr>
      <w:r>
        <w:t>Additionally, when two sites exist within a tributary, I have renamed them as either “Upper” or “Lower” (e.g. Lower Slikok Creek)</w:t>
      </w:r>
    </w:p>
  </w:comment>
  <w:comment w:id="60" w:author="Benjamin Meyer [2]" w:date="2020-12-07T07:12:00Z" w:initials="BM">
    <w:p w14:paraId="3B7C6C0E" w14:textId="77777777" w:rsidR="00D41435" w:rsidRDefault="00D41435"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D41435" w:rsidRDefault="00D41435" w:rsidP="00E164AF">
      <w:pPr>
        <w:pStyle w:val="CommentText"/>
      </w:pPr>
    </w:p>
    <w:p w14:paraId="49538A29" w14:textId="77777777" w:rsidR="00D41435" w:rsidRDefault="00D41435"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D41435" w:rsidRDefault="00D414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0B8771" w15:done="0"/>
  <w15:commentEx w15:paraId="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AD394" w14:textId="77777777" w:rsidR="003F659A" w:rsidRDefault="003F659A">
      <w:r>
        <w:separator/>
      </w:r>
    </w:p>
  </w:endnote>
  <w:endnote w:type="continuationSeparator" w:id="0">
    <w:p w14:paraId="78C624E5" w14:textId="77777777" w:rsidR="003F659A" w:rsidRDefault="003F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D41435" w:rsidRDefault="00D41435"/>
  <w:p w14:paraId="2935DDFE" w14:textId="4690AF6D" w:rsidR="00D41435" w:rsidRDefault="00D41435" w:rsidP="005F7DDC">
    <w:pPr>
      <w:pStyle w:val="FooterEven"/>
      <w:jc w:val="right"/>
    </w:pPr>
    <w:r>
      <w:fldChar w:fldCharType="begin"/>
    </w:r>
    <w:r>
      <w:instrText xml:space="preserve"> PAGE   \* MERGEFORMAT </w:instrText>
    </w:r>
    <w:r>
      <w:fldChar w:fldCharType="separate"/>
    </w:r>
    <w:r w:rsidR="003B1CEC" w:rsidRPr="003B1CEC">
      <w:rPr>
        <w:noProof/>
        <w:sz w:val="24"/>
        <w:szCs w:val="24"/>
      </w:rPr>
      <w:t>28</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D41435" w:rsidRDefault="00D41435"/>
  <w:p w14:paraId="3F9B4C0F" w14:textId="5662A5B5" w:rsidR="00D41435" w:rsidRDefault="00D41435" w:rsidP="005F7DDC">
    <w:pPr>
      <w:pStyle w:val="FooterOdd"/>
    </w:pPr>
    <w:r>
      <w:fldChar w:fldCharType="begin"/>
    </w:r>
    <w:r>
      <w:instrText xml:space="preserve"> PAGE   \* MERGEFORMAT </w:instrText>
    </w:r>
    <w:r>
      <w:fldChar w:fldCharType="separate"/>
    </w:r>
    <w:r w:rsidR="003B1CEC" w:rsidRPr="003B1CEC">
      <w:rPr>
        <w:noProof/>
        <w:sz w:val="24"/>
        <w:szCs w:val="24"/>
      </w:rPr>
      <w:t>27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7B165A3B" w:rsidR="00D41435" w:rsidRDefault="00D41435" w:rsidP="005F7DDC">
    <w:pPr>
      <w:pStyle w:val="FooterEven"/>
      <w:jc w:val="right"/>
    </w:pPr>
    <w:r>
      <w:fldChar w:fldCharType="begin"/>
    </w:r>
    <w:r>
      <w:instrText xml:space="preserve"> PAGE   \* MERGEFORMAT </w:instrText>
    </w:r>
    <w:r>
      <w:fldChar w:fldCharType="separate"/>
    </w:r>
    <w:r w:rsidR="003B1CEC" w:rsidRPr="003B1CEC">
      <w:rPr>
        <w:noProof/>
        <w:sz w:val="24"/>
        <w:szCs w:val="24"/>
      </w:rPr>
      <w:t>22</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29317" w14:textId="77777777" w:rsidR="003F659A" w:rsidRDefault="003F659A">
      <w:r>
        <w:separator/>
      </w:r>
    </w:p>
  </w:footnote>
  <w:footnote w:type="continuationSeparator" w:id="0">
    <w:p w14:paraId="5F04CEF6" w14:textId="77777777" w:rsidR="003F659A" w:rsidRDefault="003F6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D41435" w:rsidRDefault="00D41435">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D41435" w:rsidRDefault="00D41435"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D41435" w:rsidRDefault="00D41435"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
  </w:num>
  <w:num w:numId="5">
    <w:abstractNumId w:val="1"/>
  </w:num>
  <w:num w:numId="6">
    <w:abstractNumId w:val="0"/>
  </w:num>
  <w:num w:numId="7">
    <w:abstractNumId w:val="13"/>
  </w:num>
  <w:num w:numId="8">
    <w:abstractNumId w:val="11"/>
  </w:num>
  <w:num w:numId="9">
    <w:abstractNumId w:val="16"/>
  </w:num>
  <w:num w:numId="10">
    <w:abstractNumId w:val="14"/>
  </w:num>
  <w:num w:numId="11">
    <w:abstractNumId w:val="17"/>
  </w:num>
  <w:num w:numId="12">
    <w:abstractNumId w:val="15"/>
  </w:num>
  <w:num w:numId="13">
    <w:abstractNumId w:val="12"/>
  </w:num>
  <w:num w:numId="14">
    <w:abstractNumId w:val="5"/>
  </w:num>
  <w:num w:numId="15">
    <w:abstractNumId w:val="10"/>
  </w:num>
  <w:num w:numId="16">
    <w:abstractNumId w:val="9"/>
  </w:num>
  <w:num w:numId="17">
    <w:abstractNumId w:val="4"/>
  </w:num>
  <w:num w:numId="18">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AD" w15:userId="S::bemeyer@alaska.edu::42151b5f-f167-4d31-8f33-c4ad3da6919d"/>
  </w15:person>
  <w15:person w15:author="Benjamin Meyer [2]">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DateAndTime/>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1D8B"/>
    <w:rsid w:val="00002B7E"/>
    <w:rsid w:val="000035F7"/>
    <w:rsid w:val="00003EC2"/>
    <w:rsid w:val="000123E4"/>
    <w:rsid w:val="0001370E"/>
    <w:rsid w:val="000165EC"/>
    <w:rsid w:val="00017180"/>
    <w:rsid w:val="000223AF"/>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0C76"/>
    <w:rsid w:val="00070F62"/>
    <w:rsid w:val="00071236"/>
    <w:rsid w:val="000732AC"/>
    <w:rsid w:val="000778A9"/>
    <w:rsid w:val="00077B8D"/>
    <w:rsid w:val="000802CE"/>
    <w:rsid w:val="00083DED"/>
    <w:rsid w:val="0008493C"/>
    <w:rsid w:val="00084FE1"/>
    <w:rsid w:val="00086350"/>
    <w:rsid w:val="000925FE"/>
    <w:rsid w:val="000969EB"/>
    <w:rsid w:val="000A4D40"/>
    <w:rsid w:val="000A5939"/>
    <w:rsid w:val="000A7351"/>
    <w:rsid w:val="000A77F5"/>
    <w:rsid w:val="000B013D"/>
    <w:rsid w:val="000B244D"/>
    <w:rsid w:val="000B37D2"/>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7C79"/>
    <w:rsid w:val="000E0701"/>
    <w:rsid w:val="000E0B00"/>
    <w:rsid w:val="000E1516"/>
    <w:rsid w:val="000E3748"/>
    <w:rsid w:val="000E441A"/>
    <w:rsid w:val="000E508E"/>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3057F"/>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C89"/>
    <w:rsid w:val="00193FDA"/>
    <w:rsid w:val="001957CF"/>
    <w:rsid w:val="001A247D"/>
    <w:rsid w:val="001A2D92"/>
    <w:rsid w:val="001A3802"/>
    <w:rsid w:val="001A46E4"/>
    <w:rsid w:val="001B0C09"/>
    <w:rsid w:val="001B70EF"/>
    <w:rsid w:val="001C0A3D"/>
    <w:rsid w:val="001C0F3B"/>
    <w:rsid w:val="001C197D"/>
    <w:rsid w:val="001C272E"/>
    <w:rsid w:val="001C35D8"/>
    <w:rsid w:val="001C50D5"/>
    <w:rsid w:val="001C6B44"/>
    <w:rsid w:val="001C7E81"/>
    <w:rsid w:val="001D1DDF"/>
    <w:rsid w:val="001D28F3"/>
    <w:rsid w:val="001D3412"/>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88B"/>
    <w:rsid w:val="00225A7F"/>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4C00"/>
    <w:rsid w:val="00255424"/>
    <w:rsid w:val="002604F9"/>
    <w:rsid w:val="00261E5F"/>
    <w:rsid w:val="0026450A"/>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1A82"/>
    <w:rsid w:val="002A1BD6"/>
    <w:rsid w:val="002A2C0D"/>
    <w:rsid w:val="002A3367"/>
    <w:rsid w:val="002A5047"/>
    <w:rsid w:val="002A5D20"/>
    <w:rsid w:val="002B3FE6"/>
    <w:rsid w:val="002B4564"/>
    <w:rsid w:val="002B4FDF"/>
    <w:rsid w:val="002B6A25"/>
    <w:rsid w:val="002B6E99"/>
    <w:rsid w:val="002C195A"/>
    <w:rsid w:val="002C2148"/>
    <w:rsid w:val="002C23C0"/>
    <w:rsid w:val="002C583A"/>
    <w:rsid w:val="002C6F9C"/>
    <w:rsid w:val="002C7E98"/>
    <w:rsid w:val="002D2A19"/>
    <w:rsid w:val="002D3957"/>
    <w:rsid w:val="002D54D8"/>
    <w:rsid w:val="002D7D22"/>
    <w:rsid w:val="002E2A44"/>
    <w:rsid w:val="002E34BD"/>
    <w:rsid w:val="002E72F2"/>
    <w:rsid w:val="002F4022"/>
    <w:rsid w:val="002F5701"/>
    <w:rsid w:val="003010EA"/>
    <w:rsid w:val="003014D9"/>
    <w:rsid w:val="003066ED"/>
    <w:rsid w:val="0030779A"/>
    <w:rsid w:val="00307AAA"/>
    <w:rsid w:val="0031139F"/>
    <w:rsid w:val="00311EA3"/>
    <w:rsid w:val="00312600"/>
    <w:rsid w:val="00312682"/>
    <w:rsid w:val="003142A7"/>
    <w:rsid w:val="003151A4"/>
    <w:rsid w:val="0031789F"/>
    <w:rsid w:val="00324749"/>
    <w:rsid w:val="00325B73"/>
    <w:rsid w:val="00326264"/>
    <w:rsid w:val="0032634E"/>
    <w:rsid w:val="0033052C"/>
    <w:rsid w:val="00332224"/>
    <w:rsid w:val="0033249E"/>
    <w:rsid w:val="00333552"/>
    <w:rsid w:val="00334AA4"/>
    <w:rsid w:val="0033554A"/>
    <w:rsid w:val="00336ED0"/>
    <w:rsid w:val="00343BBF"/>
    <w:rsid w:val="003465A9"/>
    <w:rsid w:val="00346910"/>
    <w:rsid w:val="00346DF2"/>
    <w:rsid w:val="00347BF6"/>
    <w:rsid w:val="00347E71"/>
    <w:rsid w:val="00347F98"/>
    <w:rsid w:val="00351BE0"/>
    <w:rsid w:val="00352528"/>
    <w:rsid w:val="00353A40"/>
    <w:rsid w:val="003578B3"/>
    <w:rsid w:val="00360892"/>
    <w:rsid w:val="003647BA"/>
    <w:rsid w:val="00365D7C"/>
    <w:rsid w:val="00370393"/>
    <w:rsid w:val="00370AB4"/>
    <w:rsid w:val="00376BAC"/>
    <w:rsid w:val="00382A7E"/>
    <w:rsid w:val="00383A51"/>
    <w:rsid w:val="00384044"/>
    <w:rsid w:val="003917E6"/>
    <w:rsid w:val="00393681"/>
    <w:rsid w:val="00395C52"/>
    <w:rsid w:val="003A219A"/>
    <w:rsid w:val="003A425E"/>
    <w:rsid w:val="003A535E"/>
    <w:rsid w:val="003A5412"/>
    <w:rsid w:val="003B0219"/>
    <w:rsid w:val="003B1CEC"/>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567B"/>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6849"/>
    <w:rsid w:val="00406BF9"/>
    <w:rsid w:val="00407B6E"/>
    <w:rsid w:val="00411C8D"/>
    <w:rsid w:val="0041495C"/>
    <w:rsid w:val="004149C8"/>
    <w:rsid w:val="00416246"/>
    <w:rsid w:val="004177CB"/>
    <w:rsid w:val="00426257"/>
    <w:rsid w:val="0043528C"/>
    <w:rsid w:val="004406D1"/>
    <w:rsid w:val="00441539"/>
    <w:rsid w:val="00442A9E"/>
    <w:rsid w:val="004500BF"/>
    <w:rsid w:val="004504A5"/>
    <w:rsid w:val="00450BEC"/>
    <w:rsid w:val="004542A4"/>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4721"/>
    <w:rsid w:val="004C51CF"/>
    <w:rsid w:val="004C5D17"/>
    <w:rsid w:val="004C7EBF"/>
    <w:rsid w:val="004D6C69"/>
    <w:rsid w:val="004E0CB9"/>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2345"/>
    <w:rsid w:val="0051280D"/>
    <w:rsid w:val="00512FD3"/>
    <w:rsid w:val="0051389F"/>
    <w:rsid w:val="00513A3B"/>
    <w:rsid w:val="00514749"/>
    <w:rsid w:val="00516822"/>
    <w:rsid w:val="00517A19"/>
    <w:rsid w:val="00520E0B"/>
    <w:rsid w:val="00522CED"/>
    <w:rsid w:val="0052509F"/>
    <w:rsid w:val="0052580A"/>
    <w:rsid w:val="00527407"/>
    <w:rsid w:val="005279AF"/>
    <w:rsid w:val="0053186E"/>
    <w:rsid w:val="005365F0"/>
    <w:rsid w:val="0053730D"/>
    <w:rsid w:val="00541B28"/>
    <w:rsid w:val="00542C3D"/>
    <w:rsid w:val="00542DFE"/>
    <w:rsid w:val="00545353"/>
    <w:rsid w:val="00545467"/>
    <w:rsid w:val="005467B2"/>
    <w:rsid w:val="005503B7"/>
    <w:rsid w:val="005505C8"/>
    <w:rsid w:val="00551E8A"/>
    <w:rsid w:val="005561EE"/>
    <w:rsid w:val="005630D0"/>
    <w:rsid w:val="0056513E"/>
    <w:rsid w:val="0057021B"/>
    <w:rsid w:val="005723FC"/>
    <w:rsid w:val="00573131"/>
    <w:rsid w:val="00573A0B"/>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F0F8B"/>
    <w:rsid w:val="005F489D"/>
    <w:rsid w:val="005F5FF5"/>
    <w:rsid w:val="005F794D"/>
    <w:rsid w:val="005F7DDC"/>
    <w:rsid w:val="00603142"/>
    <w:rsid w:val="00604BF4"/>
    <w:rsid w:val="00610EC0"/>
    <w:rsid w:val="00610F99"/>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41F0B"/>
    <w:rsid w:val="006428B4"/>
    <w:rsid w:val="00643302"/>
    <w:rsid w:val="006434E8"/>
    <w:rsid w:val="00644940"/>
    <w:rsid w:val="00645BD2"/>
    <w:rsid w:val="00646B88"/>
    <w:rsid w:val="00653986"/>
    <w:rsid w:val="00662139"/>
    <w:rsid w:val="00662427"/>
    <w:rsid w:val="00665E1E"/>
    <w:rsid w:val="00666804"/>
    <w:rsid w:val="00670306"/>
    <w:rsid w:val="00670ECE"/>
    <w:rsid w:val="00672098"/>
    <w:rsid w:val="006740A1"/>
    <w:rsid w:val="00675477"/>
    <w:rsid w:val="00675E59"/>
    <w:rsid w:val="0068092C"/>
    <w:rsid w:val="0068410D"/>
    <w:rsid w:val="0068425F"/>
    <w:rsid w:val="006872CA"/>
    <w:rsid w:val="0069094A"/>
    <w:rsid w:val="006933E8"/>
    <w:rsid w:val="00693946"/>
    <w:rsid w:val="006A0DC2"/>
    <w:rsid w:val="006A277D"/>
    <w:rsid w:val="006A4C98"/>
    <w:rsid w:val="006A509C"/>
    <w:rsid w:val="006A6D0C"/>
    <w:rsid w:val="006B181F"/>
    <w:rsid w:val="006B1E0D"/>
    <w:rsid w:val="006B3974"/>
    <w:rsid w:val="006B431E"/>
    <w:rsid w:val="006B4C9F"/>
    <w:rsid w:val="006C0D87"/>
    <w:rsid w:val="006C142E"/>
    <w:rsid w:val="006C1469"/>
    <w:rsid w:val="006C1D40"/>
    <w:rsid w:val="006C258F"/>
    <w:rsid w:val="006C52B7"/>
    <w:rsid w:val="006C7EE3"/>
    <w:rsid w:val="006D2A36"/>
    <w:rsid w:val="006D3EF2"/>
    <w:rsid w:val="006D446A"/>
    <w:rsid w:val="006D5DC3"/>
    <w:rsid w:val="006D710B"/>
    <w:rsid w:val="006E0C47"/>
    <w:rsid w:val="006E0F5A"/>
    <w:rsid w:val="006E0FA8"/>
    <w:rsid w:val="006E15A2"/>
    <w:rsid w:val="006E69CF"/>
    <w:rsid w:val="006F0C5C"/>
    <w:rsid w:val="006F3509"/>
    <w:rsid w:val="006F74E3"/>
    <w:rsid w:val="006F7C91"/>
    <w:rsid w:val="007019E2"/>
    <w:rsid w:val="0070292A"/>
    <w:rsid w:val="00702BE9"/>
    <w:rsid w:val="00703B49"/>
    <w:rsid w:val="00705ACB"/>
    <w:rsid w:val="00711575"/>
    <w:rsid w:val="0071223D"/>
    <w:rsid w:val="00714287"/>
    <w:rsid w:val="00715E2F"/>
    <w:rsid w:val="00716DF5"/>
    <w:rsid w:val="00722812"/>
    <w:rsid w:val="00723F20"/>
    <w:rsid w:val="007274A4"/>
    <w:rsid w:val="00731B04"/>
    <w:rsid w:val="00732355"/>
    <w:rsid w:val="0073260F"/>
    <w:rsid w:val="0073795F"/>
    <w:rsid w:val="007403B9"/>
    <w:rsid w:val="007423A7"/>
    <w:rsid w:val="007432FC"/>
    <w:rsid w:val="00746265"/>
    <w:rsid w:val="00747533"/>
    <w:rsid w:val="00747F07"/>
    <w:rsid w:val="007517BE"/>
    <w:rsid w:val="00754B4C"/>
    <w:rsid w:val="00760710"/>
    <w:rsid w:val="007629EE"/>
    <w:rsid w:val="007660BF"/>
    <w:rsid w:val="00767B16"/>
    <w:rsid w:val="00767CB0"/>
    <w:rsid w:val="00772922"/>
    <w:rsid w:val="007732ED"/>
    <w:rsid w:val="0077716C"/>
    <w:rsid w:val="00780556"/>
    <w:rsid w:val="00781AF0"/>
    <w:rsid w:val="00783FB6"/>
    <w:rsid w:val="007952FE"/>
    <w:rsid w:val="007969B4"/>
    <w:rsid w:val="00796BA6"/>
    <w:rsid w:val="007A2DF0"/>
    <w:rsid w:val="007B10BF"/>
    <w:rsid w:val="007B1112"/>
    <w:rsid w:val="007B1D0A"/>
    <w:rsid w:val="007B269B"/>
    <w:rsid w:val="007B2E7E"/>
    <w:rsid w:val="007B4873"/>
    <w:rsid w:val="007B5F7C"/>
    <w:rsid w:val="007B793A"/>
    <w:rsid w:val="007C3171"/>
    <w:rsid w:val="007C5F74"/>
    <w:rsid w:val="007C73E1"/>
    <w:rsid w:val="007C7454"/>
    <w:rsid w:val="007D1535"/>
    <w:rsid w:val="007D1D72"/>
    <w:rsid w:val="007D2C71"/>
    <w:rsid w:val="007D4A89"/>
    <w:rsid w:val="007D4F90"/>
    <w:rsid w:val="007E0550"/>
    <w:rsid w:val="007E7ABC"/>
    <w:rsid w:val="007F12EC"/>
    <w:rsid w:val="007F196A"/>
    <w:rsid w:val="007F1BD5"/>
    <w:rsid w:val="007F1FD0"/>
    <w:rsid w:val="007F4652"/>
    <w:rsid w:val="007F5A42"/>
    <w:rsid w:val="007F7E7A"/>
    <w:rsid w:val="00803543"/>
    <w:rsid w:val="008037C6"/>
    <w:rsid w:val="008104B6"/>
    <w:rsid w:val="00812F6E"/>
    <w:rsid w:val="00815180"/>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83C"/>
    <w:rsid w:val="008805FB"/>
    <w:rsid w:val="00881EF6"/>
    <w:rsid w:val="00882133"/>
    <w:rsid w:val="00882DC4"/>
    <w:rsid w:val="008846D1"/>
    <w:rsid w:val="008856B2"/>
    <w:rsid w:val="0088757A"/>
    <w:rsid w:val="008878D8"/>
    <w:rsid w:val="00891096"/>
    <w:rsid w:val="00891387"/>
    <w:rsid w:val="00892445"/>
    <w:rsid w:val="008935F5"/>
    <w:rsid w:val="00893840"/>
    <w:rsid w:val="00893DEB"/>
    <w:rsid w:val="008945B7"/>
    <w:rsid w:val="00895D57"/>
    <w:rsid w:val="0089742A"/>
    <w:rsid w:val="00897FBA"/>
    <w:rsid w:val="008A11DD"/>
    <w:rsid w:val="008A1D0A"/>
    <w:rsid w:val="008A4467"/>
    <w:rsid w:val="008A6C82"/>
    <w:rsid w:val="008A7917"/>
    <w:rsid w:val="008A7F18"/>
    <w:rsid w:val="008A7FDE"/>
    <w:rsid w:val="008B0684"/>
    <w:rsid w:val="008B2746"/>
    <w:rsid w:val="008B28EF"/>
    <w:rsid w:val="008B3C08"/>
    <w:rsid w:val="008B7813"/>
    <w:rsid w:val="008C01D6"/>
    <w:rsid w:val="008C0977"/>
    <w:rsid w:val="008C3747"/>
    <w:rsid w:val="008C55C2"/>
    <w:rsid w:val="008C5F11"/>
    <w:rsid w:val="008C7C2F"/>
    <w:rsid w:val="008D1473"/>
    <w:rsid w:val="008D575E"/>
    <w:rsid w:val="008E0690"/>
    <w:rsid w:val="008E330E"/>
    <w:rsid w:val="008E59D3"/>
    <w:rsid w:val="008F15CB"/>
    <w:rsid w:val="008F3C0E"/>
    <w:rsid w:val="008F4C42"/>
    <w:rsid w:val="008F7BA7"/>
    <w:rsid w:val="00900096"/>
    <w:rsid w:val="009010FE"/>
    <w:rsid w:val="00901F3F"/>
    <w:rsid w:val="00902D22"/>
    <w:rsid w:val="009034DE"/>
    <w:rsid w:val="00903FE7"/>
    <w:rsid w:val="0090447F"/>
    <w:rsid w:val="009046C2"/>
    <w:rsid w:val="009112F4"/>
    <w:rsid w:val="00912EB0"/>
    <w:rsid w:val="00913E7E"/>
    <w:rsid w:val="0091494A"/>
    <w:rsid w:val="00916883"/>
    <w:rsid w:val="00920C4C"/>
    <w:rsid w:val="0092112D"/>
    <w:rsid w:val="00922F1A"/>
    <w:rsid w:val="00925B4D"/>
    <w:rsid w:val="00926EB4"/>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6C91"/>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4625"/>
    <w:rsid w:val="00A05884"/>
    <w:rsid w:val="00A11B6D"/>
    <w:rsid w:val="00A11CDF"/>
    <w:rsid w:val="00A151C7"/>
    <w:rsid w:val="00A151F8"/>
    <w:rsid w:val="00A16150"/>
    <w:rsid w:val="00A1633D"/>
    <w:rsid w:val="00A17313"/>
    <w:rsid w:val="00A21003"/>
    <w:rsid w:val="00A22082"/>
    <w:rsid w:val="00A22465"/>
    <w:rsid w:val="00A23F1A"/>
    <w:rsid w:val="00A254B4"/>
    <w:rsid w:val="00A26033"/>
    <w:rsid w:val="00A309EB"/>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56DD"/>
    <w:rsid w:val="00A81494"/>
    <w:rsid w:val="00A81793"/>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B3035"/>
    <w:rsid w:val="00AB3068"/>
    <w:rsid w:val="00AB33D0"/>
    <w:rsid w:val="00AB3697"/>
    <w:rsid w:val="00AB44FB"/>
    <w:rsid w:val="00AB59EF"/>
    <w:rsid w:val="00AC2FA4"/>
    <w:rsid w:val="00AC7770"/>
    <w:rsid w:val="00AD09EE"/>
    <w:rsid w:val="00AD2E66"/>
    <w:rsid w:val="00AD6F19"/>
    <w:rsid w:val="00AD741E"/>
    <w:rsid w:val="00AD74DA"/>
    <w:rsid w:val="00AE01D7"/>
    <w:rsid w:val="00AE4AD1"/>
    <w:rsid w:val="00AE74A4"/>
    <w:rsid w:val="00AE7631"/>
    <w:rsid w:val="00AF40D8"/>
    <w:rsid w:val="00AF7010"/>
    <w:rsid w:val="00B000AA"/>
    <w:rsid w:val="00B013C2"/>
    <w:rsid w:val="00B018A2"/>
    <w:rsid w:val="00B04518"/>
    <w:rsid w:val="00B059DD"/>
    <w:rsid w:val="00B05EE2"/>
    <w:rsid w:val="00B11BC1"/>
    <w:rsid w:val="00B12A12"/>
    <w:rsid w:val="00B138FF"/>
    <w:rsid w:val="00B13ACF"/>
    <w:rsid w:val="00B200C0"/>
    <w:rsid w:val="00B234D7"/>
    <w:rsid w:val="00B247BB"/>
    <w:rsid w:val="00B25E12"/>
    <w:rsid w:val="00B25E30"/>
    <w:rsid w:val="00B31716"/>
    <w:rsid w:val="00B32B1C"/>
    <w:rsid w:val="00B35053"/>
    <w:rsid w:val="00B404CC"/>
    <w:rsid w:val="00B4083E"/>
    <w:rsid w:val="00B43E74"/>
    <w:rsid w:val="00B45816"/>
    <w:rsid w:val="00B47AAE"/>
    <w:rsid w:val="00B5410A"/>
    <w:rsid w:val="00B55E23"/>
    <w:rsid w:val="00B569B9"/>
    <w:rsid w:val="00B56F8F"/>
    <w:rsid w:val="00B6085F"/>
    <w:rsid w:val="00B610A6"/>
    <w:rsid w:val="00B6115D"/>
    <w:rsid w:val="00B6411E"/>
    <w:rsid w:val="00B646EC"/>
    <w:rsid w:val="00B6568D"/>
    <w:rsid w:val="00B65AAB"/>
    <w:rsid w:val="00B7153C"/>
    <w:rsid w:val="00B71CA0"/>
    <w:rsid w:val="00B7325B"/>
    <w:rsid w:val="00B7341B"/>
    <w:rsid w:val="00B8007D"/>
    <w:rsid w:val="00B84685"/>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2680"/>
    <w:rsid w:val="00BF4127"/>
    <w:rsid w:val="00BF5602"/>
    <w:rsid w:val="00BF6E75"/>
    <w:rsid w:val="00C04205"/>
    <w:rsid w:val="00C055FD"/>
    <w:rsid w:val="00C0627B"/>
    <w:rsid w:val="00C07F73"/>
    <w:rsid w:val="00C144DE"/>
    <w:rsid w:val="00C205FE"/>
    <w:rsid w:val="00C22CE5"/>
    <w:rsid w:val="00C22E84"/>
    <w:rsid w:val="00C22F31"/>
    <w:rsid w:val="00C23765"/>
    <w:rsid w:val="00C24C46"/>
    <w:rsid w:val="00C25BF0"/>
    <w:rsid w:val="00C27228"/>
    <w:rsid w:val="00C31CF5"/>
    <w:rsid w:val="00C33C3A"/>
    <w:rsid w:val="00C342BB"/>
    <w:rsid w:val="00C406A2"/>
    <w:rsid w:val="00C46320"/>
    <w:rsid w:val="00C511C0"/>
    <w:rsid w:val="00C51EEB"/>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5CBE"/>
    <w:rsid w:val="00C86C84"/>
    <w:rsid w:val="00C86D04"/>
    <w:rsid w:val="00C90B1C"/>
    <w:rsid w:val="00C90F57"/>
    <w:rsid w:val="00C93920"/>
    <w:rsid w:val="00C96B4F"/>
    <w:rsid w:val="00CA2CF6"/>
    <w:rsid w:val="00CA44B6"/>
    <w:rsid w:val="00CA4780"/>
    <w:rsid w:val="00CA4C05"/>
    <w:rsid w:val="00CA505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7859"/>
    <w:rsid w:val="00D404BE"/>
    <w:rsid w:val="00D41435"/>
    <w:rsid w:val="00D43934"/>
    <w:rsid w:val="00D44CB4"/>
    <w:rsid w:val="00D44F0F"/>
    <w:rsid w:val="00D4601B"/>
    <w:rsid w:val="00D4631F"/>
    <w:rsid w:val="00D46AA6"/>
    <w:rsid w:val="00D4769A"/>
    <w:rsid w:val="00D47710"/>
    <w:rsid w:val="00D47CA4"/>
    <w:rsid w:val="00D51760"/>
    <w:rsid w:val="00D5388E"/>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42C9"/>
    <w:rsid w:val="00D950C7"/>
    <w:rsid w:val="00D95DD3"/>
    <w:rsid w:val="00D976E5"/>
    <w:rsid w:val="00DA6E3B"/>
    <w:rsid w:val="00DA7366"/>
    <w:rsid w:val="00DB481B"/>
    <w:rsid w:val="00DB51E5"/>
    <w:rsid w:val="00DC127E"/>
    <w:rsid w:val="00DC5E14"/>
    <w:rsid w:val="00DC76D8"/>
    <w:rsid w:val="00DD1001"/>
    <w:rsid w:val="00DD2864"/>
    <w:rsid w:val="00DD45F4"/>
    <w:rsid w:val="00DD4DD0"/>
    <w:rsid w:val="00DD6749"/>
    <w:rsid w:val="00DE2116"/>
    <w:rsid w:val="00DE317B"/>
    <w:rsid w:val="00DE469F"/>
    <w:rsid w:val="00DE514E"/>
    <w:rsid w:val="00DE5B98"/>
    <w:rsid w:val="00DE7F06"/>
    <w:rsid w:val="00DF1F4E"/>
    <w:rsid w:val="00DF2BBD"/>
    <w:rsid w:val="00DF2D5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303C8"/>
    <w:rsid w:val="00E305E4"/>
    <w:rsid w:val="00E31F48"/>
    <w:rsid w:val="00E32528"/>
    <w:rsid w:val="00E337B2"/>
    <w:rsid w:val="00E33D04"/>
    <w:rsid w:val="00E403A8"/>
    <w:rsid w:val="00E41DA9"/>
    <w:rsid w:val="00E439A7"/>
    <w:rsid w:val="00E460B4"/>
    <w:rsid w:val="00E469C8"/>
    <w:rsid w:val="00E52D66"/>
    <w:rsid w:val="00E638B0"/>
    <w:rsid w:val="00E63E47"/>
    <w:rsid w:val="00E65FE9"/>
    <w:rsid w:val="00E707DC"/>
    <w:rsid w:val="00E7447E"/>
    <w:rsid w:val="00E76F45"/>
    <w:rsid w:val="00E77939"/>
    <w:rsid w:val="00E826EA"/>
    <w:rsid w:val="00E8345C"/>
    <w:rsid w:val="00E85F9F"/>
    <w:rsid w:val="00E8677D"/>
    <w:rsid w:val="00E87FC3"/>
    <w:rsid w:val="00E93470"/>
    <w:rsid w:val="00EA11CF"/>
    <w:rsid w:val="00EA28A0"/>
    <w:rsid w:val="00EA2935"/>
    <w:rsid w:val="00EA6950"/>
    <w:rsid w:val="00EA76F3"/>
    <w:rsid w:val="00EA7929"/>
    <w:rsid w:val="00EB2657"/>
    <w:rsid w:val="00EB2693"/>
    <w:rsid w:val="00EB2CAD"/>
    <w:rsid w:val="00EB454F"/>
    <w:rsid w:val="00EB5785"/>
    <w:rsid w:val="00EB66CE"/>
    <w:rsid w:val="00EC17F9"/>
    <w:rsid w:val="00EC24D7"/>
    <w:rsid w:val="00EC4706"/>
    <w:rsid w:val="00ED1BAB"/>
    <w:rsid w:val="00ED4B09"/>
    <w:rsid w:val="00ED6FB4"/>
    <w:rsid w:val="00EE16B2"/>
    <w:rsid w:val="00EE1D6F"/>
    <w:rsid w:val="00EE3D49"/>
    <w:rsid w:val="00EE3DF4"/>
    <w:rsid w:val="00EE56F9"/>
    <w:rsid w:val="00EE6152"/>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355B"/>
    <w:rsid w:val="00F14E0A"/>
    <w:rsid w:val="00F162E5"/>
    <w:rsid w:val="00F22B91"/>
    <w:rsid w:val="00F23AE6"/>
    <w:rsid w:val="00F242E3"/>
    <w:rsid w:val="00F2495D"/>
    <w:rsid w:val="00F26026"/>
    <w:rsid w:val="00F311F0"/>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DE"/>
    <w:rsid w:val="00F676B4"/>
    <w:rsid w:val="00F728D7"/>
    <w:rsid w:val="00F74FFC"/>
    <w:rsid w:val="00F75D43"/>
    <w:rsid w:val="00F76161"/>
    <w:rsid w:val="00F76F0D"/>
    <w:rsid w:val="00F84766"/>
    <w:rsid w:val="00F852E3"/>
    <w:rsid w:val="00F855AD"/>
    <w:rsid w:val="00F86043"/>
    <w:rsid w:val="00F86196"/>
    <w:rsid w:val="00F90086"/>
    <w:rsid w:val="00F915C5"/>
    <w:rsid w:val="00F92FA5"/>
    <w:rsid w:val="00F93F46"/>
    <w:rsid w:val="00F95BA2"/>
    <w:rsid w:val="00F96D31"/>
    <w:rsid w:val="00FA0855"/>
    <w:rsid w:val="00FA10BD"/>
    <w:rsid w:val="00FA1781"/>
    <w:rsid w:val="00FA4364"/>
    <w:rsid w:val="00FA5D74"/>
    <w:rsid w:val="00FA60F6"/>
    <w:rsid w:val="00FB2CDE"/>
    <w:rsid w:val="00FB4284"/>
    <w:rsid w:val="00FB4DBB"/>
    <w:rsid w:val="00FC0FCE"/>
    <w:rsid w:val="00FC1A52"/>
    <w:rsid w:val="00FC2849"/>
    <w:rsid w:val="00FC465D"/>
    <w:rsid w:val="00FC52FF"/>
    <w:rsid w:val="00FC5D46"/>
    <w:rsid w:val="00FC6803"/>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emf"/><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fontTable" Target="fontTable.xml"/><Relationship Id="rId37"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eg"/><Relationship Id="rId28" Type="http://schemas.openxmlformats.org/officeDocument/2006/relationships/image" Target="media/image7.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atalog.epscor.alaska.edu/dataset" TargetMode="External"/><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150ADE"/>
    <w:rsid w:val="00163667"/>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B6ABD"/>
    <w:rsid w:val="00DF13BF"/>
    <w:rsid w:val="00E22CFE"/>
    <w:rsid w:val="00E23227"/>
    <w:rsid w:val="00E2612F"/>
    <w:rsid w:val="00E63623"/>
    <w:rsid w:val="00F06A8F"/>
    <w:rsid w:val="00F27A05"/>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22B1E235-FC38-40C5-B92E-3A070F796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231</TotalTime>
  <Pages>1</Pages>
  <Words>8351</Words>
  <Characters>47604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55844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9</cp:revision>
  <cp:lastPrinted>2019-11-29T23:21:00Z</cp:lastPrinted>
  <dcterms:created xsi:type="dcterms:W3CDTF">2020-12-07T22:13:00Z</dcterms:created>
  <dcterms:modified xsi:type="dcterms:W3CDTF">2020-12-15T00:01:00Z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
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AC57B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AC57B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AC57B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AC57B5">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AC57B5">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AC57B5">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AC57B5">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AC57B5">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AC57B5">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AC57B5">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AC57B5">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AC57B5">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AC57B5">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AC57B5">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AC57B5">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AC57B5">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AC57B5">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AC57B5">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AC57B5">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AC57B5">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AC57B5">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AC57B5">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AC57B5">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AC57B5">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AC57B5">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AC57B5">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AC57B5">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AC57B5">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AC57B5">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AC57B5">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AC57B5">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AC57B5">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AC57B5">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AC57B5">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AC57B5">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AC57B5">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AC57B5">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AC57B5">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AC57B5">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AC57B5">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AC57B5">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AC57B5">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AC57B5">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AC57B5">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AC57B5">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AC57B5">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AC57B5">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AC57B5">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AC57B5">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7B3E278B"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747BAF32"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5"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AC57B5">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AC57B5">
        <w:rPr>
          <w:noProof/>
          <w:sz w:val="24"/>
          <w:szCs w:val="24"/>
        </w:rPr>
        <w:t>(USGS 2021)</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6"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7098319" w:rsidR="005A7030" w:rsidRDefault="00925628" w:rsidP="00D60B2A">
      <w:pPr>
        <w:rPr>
          <w:rFonts w:asciiTheme="majorHAnsi" w:hAnsiTheme="majorHAnsi"/>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r w:rsidR="00D60B2A" w:rsidRPr="00D60B2A">
        <w:rPr>
          <w:rFonts w:asciiTheme="majorHAnsi" w:hAnsiTheme="majorHAnsi"/>
          <w:color w:val="2E2E2E"/>
          <w:sz w:val="24"/>
          <w:szCs w:val="24"/>
        </w:rPr>
        <w:t xml:space="preserve">Sublethal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D60B2A" w:rsidRPr="00D60B2A">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r w:rsidR="00D60B2A" w:rsidRPr="00D60B2A">
        <w:rPr>
          <w:rFonts w:asciiTheme="majorHAnsi" w:hAnsiTheme="majorHAnsi"/>
          <w:i/>
          <w:iCs/>
          <w:sz w:val="24"/>
          <w:szCs w:val="24"/>
        </w:rPr>
        <w:t>Oncorhynchus tshawytscha</w:t>
      </w:r>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46628087"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5A7030">
        <w:rPr>
          <w:rFonts w:asciiTheme="majorHAnsi" w:hAnsiTheme="majorHAnsi"/>
          <w:sz w:val="24"/>
          <w:szCs w:val="24"/>
        </w:rPr>
        <w:t>icity varies with other environmental conditions</w:t>
      </w:r>
      <w:r>
        <w:rPr>
          <w:rFonts w:asciiTheme="majorHAnsi" w:hAnsiTheme="majorHAnsi"/>
          <w:sz w:val="24"/>
          <w:szCs w:val="24"/>
        </w:rPr>
        <w:t xml:space="preserve">, particularly </w:t>
      </w:r>
      <w:r w:rsidR="005A7030">
        <w:rPr>
          <w:rFonts w:asciiTheme="majorHAnsi" w:hAnsiTheme="majorHAnsi"/>
          <w:sz w:val="24"/>
          <w:szCs w:val="24"/>
        </w:rPr>
        <w:t xml:space="preserve">water hardness. </w:t>
      </w:r>
      <w:commentRangeStart w:id="17"/>
      <w:commentRangeStart w:id="18"/>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9"/>
      <w:commentRangeStart w:id="20"/>
      <w:r w:rsidR="008C01D6">
        <w:rPr>
          <w:sz w:val="24"/>
          <w:szCs w:val="24"/>
        </w:rPr>
        <w:t>(CCC</w:t>
      </w:r>
      <w:commentRangeEnd w:id="19"/>
      <w:r w:rsidR="001C3AA1">
        <w:rPr>
          <w:rStyle w:val="CommentReference"/>
        </w:rPr>
        <w:commentReference w:id="19"/>
      </w:r>
      <w:commentRangeEnd w:id="20"/>
      <w:r w:rsidR="00887237">
        <w:rPr>
          <w:rStyle w:val="CommentReference"/>
        </w:rPr>
        <w:commentReference w:id="20"/>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7"/>
      <w:r w:rsidR="00CF0915">
        <w:rPr>
          <w:sz w:val="24"/>
          <w:szCs w:val="24"/>
        </w:rPr>
        <w:t xml:space="preserve">1) </w:t>
      </w:r>
      <w:r w:rsidR="003A2471">
        <w:rPr>
          <w:rStyle w:val="CommentReference"/>
        </w:rPr>
        <w:commentReference w:id="17"/>
      </w:r>
      <w:commentRangeEnd w:id="18"/>
      <w:r w:rsidR="00887237">
        <w:rPr>
          <w:rStyle w:val="CommentReference"/>
        </w:rPr>
        <w:commentReference w:id="18"/>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w:t>
      </w:r>
      <w:r w:rsidR="00212C5D" w:rsidRPr="00051262">
        <w:rPr>
          <w:rFonts w:asciiTheme="majorHAnsi" w:hAnsiTheme="majorHAnsi" w:cs="Arial"/>
          <w:sz w:val="24"/>
          <w:szCs w:val="24"/>
        </w:rPr>
        <w:t>sites on the fish gill</w:t>
      </w:r>
      <w:r w:rsidR="00734AC5">
        <w:rPr>
          <w:rFonts w:asciiTheme="majorHAnsi" w:hAnsiTheme="majorHAnsi" w:cs="Arial"/>
          <w:sz w:val="24"/>
          <w:szCs w:val="24"/>
        </w:rPr>
        <w:t xml:space="preserve"> </w:t>
      </w:r>
      <w:r w:rsidR="00734AC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734AC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734AC5">
        <w:rPr>
          <w:rFonts w:asciiTheme="majorHAnsi" w:hAnsiTheme="majorHAnsi" w:cs="Arial"/>
          <w:sz w:val="24"/>
          <w:szCs w:val="24"/>
        </w:rPr>
      </w:r>
      <w:r w:rsidR="00734AC5">
        <w:rPr>
          <w:rFonts w:asciiTheme="majorHAnsi" w:hAnsiTheme="majorHAnsi" w:cs="Arial"/>
          <w:sz w:val="24"/>
          <w:szCs w:val="24"/>
        </w:rPr>
        <w:fldChar w:fldCharType="separate"/>
      </w:r>
      <w:r w:rsidR="00734AC5">
        <w:rPr>
          <w:rFonts w:asciiTheme="majorHAnsi" w:hAnsiTheme="majorHAnsi" w:cs="Arial"/>
          <w:noProof/>
          <w:sz w:val="24"/>
          <w:szCs w:val="24"/>
        </w:rPr>
        <w:t>(Galvez 1998)</w:t>
      </w:r>
      <w:r w:rsidR="00734AC5">
        <w:rPr>
          <w:rFonts w:asciiTheme="majorHAnsi" w:hAnsiTheme="majorHAnsi" w:cs="Arial"/>
          <w:sz w:val="24"/>
          <w:szCs w:val="24"/>
        </w:rPr>
        <w:fldChar w:fldCharType="end"/>
      </w:r>
      <w:r w:rsidR="00702BE9" w:rsidRPr="00051262">
        <w:rPr>
          <w:rFonts w:asciiTheme="majorHAnsi" w:hAnsiTheme="majorHAnsi" w:cs="Arial"/>
          <w:sz w:val="24"/>
          <w:szCs w:val="24"/>
        </w:rPr>
        <w:t>.</w:t>
      </w:r>
    </w:p>
    <w:p w14:paraId="2FC444C9" w14:textId="1700F689" w:rsidR="00F63BE5" w:rsidRPr="00051262" w:rsidRDefault="00F63BE5" w:rsidP="00711575">
      <w:pPr>
        <w:rPr>
          <w:rFonts w:asciiTheme="majorHAnsi" w:hAnsiTheme="majorHAnsi"/>
          <w:sz w:val="24"/>
          <w:szCs w:val="24"/>
        </w:rPr>
      </w:pPr>
    </w:p>
    <w:p w14:paraId="5108C273" w14:textId="14885FD6"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21"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2"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3"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mainstem. </w:t>
        </w:r>
      </w:ins>
      <w:r w:rsidR="002165A7">
        <w:rPr>
          <w:rFonts w:asciiTheme="majorHAnsi" w:hAnsiTheme="majorHAnsi"/>
        </w:rPr>
        <w:t>P</w:t>
      </w:r>
      <w:ins w:id="24"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5" w:author="Benjamin Meyer" w:date="2021-02-22T13:08:00Z">
        <w:r w:rsidR="00051262" w:rsidRPr="00051262">
          <w:rPr>
            <w:rFonts w:asciiTheme="majorHAnsi" w:hAnsiTheme="majorHAnsi"/>
          </w:rPr>
          <w:t xml:space="preserve"> were incorporated into a GIS shapefile established to document adjacent potential sources of these heavy metals including impervious surfaces, boat landings, and wastewater discharge. </w:t>
        </w:r>
      </w:ins>
      <w:ins w:id="26" w:author="Benjamin Meyer" w:date="2021-04-16T11:59:00Z">
        <w:r w:rsidR="002165A7">
          <w:rPr>
            <w:rFonts w:asciiTheme="majorHAnsi" w:hAnsiTheme="majorHAnsi"/>
          </w:rPr>
          <w:t>In addition to KWF’s field imagery,</w:t>
        </w:r>
      </w:ins>
      <w:ins w:id="27"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8" w:author="Benjamin Meyer" w:date="2021-04-16T12:01:00Z">
        <w:r w:rsidR="002165A7">
          <w:rPr>
            <w:rFonts w:asciiTheme="majorHAnsi" w:hAnsiTheme="majorHAnsi"/>
          </w:rPr>
          <w:t xml:space="preserve"> </w:t>
        </w:r>
      </w:ins>
      <w:ins w:id="29" w:author="Benjamin Meyer" w:date="2021-02-22T13:08:00Z">
        <w:r w:rsidR="00051262" w:rsidRPr="00051262">
          <w:rPr>
            <w:rFonts w:asciiTheme="majorHAnsi" w:hAnsiTheme="majorHAnsi"/>
            <w:bCs/>
          </w:rPr>
          <w:t xml:space="preserve">The </w:t>
        </w:r>
      </w:ins>
      <w:ins w:id="30" w:author="Benjamin Meyer" w:date="2021-04-16T11:56:00Z">
        <w:r w:rsidR="002165A7" w:rsidRPr="00051262">
          <w:rPr>
            <w:rFonts w:asciiTheme="majorHAnsi" w:hAnsiTheme="majorHAnsi"/>
            <w:bCs/>
          </w:rPr>
          <w:t>geodatabase</w:t>
        </w:r>
      </w:ins>
      <w:ins w:id="31"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2" w:name="_Toc64271418"/>
      <w:commentRangeStart w:id="33"/>
      <w:r w:rsidRPr="006F3509">
        <w:rPr>
          <w:b/>
          <w:bCs/>
        </w:rPr>
        <w:t>Methods</w:t>
      </w:r>
      <w:bookmarkEnd w:id="32"/>
      <w:commentRangeEnd w:id="33"/>
      <w:r w:rsidR="008B7218">
        <w:rPr>
          <w:rStyle w:val="CommentReference"/>
          <w:rFonts w:asciiTheme="minorHAnsi" w:hAnsiTheme="minorHAnsi"/>
          <w:caps w:val="0"/>
        </w:rPr>
        <w:commentReference w:id="33"/>
      </w:r>
    </w:p>
    <w:p w14:paraId="1E1F60F8" w14:textId="77777777" w:rsidR="00AD09EE" w:rsidRDefault="00AD09EE" w:rsidP="009308B3"/>
    <w:p w14:paraId="354A3F22" w14:textId="3001320B" w:rsidR="001F0EA8" w:rsidRDefault="003D0107" w:rsidP="00A21003">
      <w:pPr>
        <w:pStyle w:val="Heading2"/>
        <w:rPr>
          <w:ins w:id="34" w:author="Benjamin Meyer" w:date="2020-12-07T05:39:00Z"/>
        </w:rPr>
      </w:pPr>
      <w:bookmarkStart w:id="35" w:name="_Toc64271419"/>
      <w:r>
        <w:t>Copper and zinc s</w:t>
      </w:r>
      <w:r w:rsidR="00AD09EE">
        <w:t>ampling</w:t>
      </w:r>
      <w:bookmarkEnd w:id="35"/>
    </w:p>
    <w:p w14:paraId="38E99023" w14:textId="77777777" w:rsidR="003D567B" w:rsidRPr="003D567B" w:rsidRDefault="003D567B" w:rsidP="00C90F57"/>
    <w:p w14:paraId="3D66DB16" w14:textId="7ADA2E80" w:rsidR="001F0EA8" w:rsidRPr="001F0EA8" w:rsidRDefault="00FD1A88" w:rsidP="001F0EA8">
      <w:pPr>
        <w:rPr>
          <w:sz w:val="24"/>
          <w:szCs w:val="24"/>
        </w:rPr>
      </w:pPr>
      <w:r>
        <w:rPr>
          <w:sz w:val="24"/>
          <w:szCs w:val="24"/>
        </w:rPr>
        <w:t>Water</w:t>
      </w:r>
      <w:r w:rsidR="001D0ED0">
        <w:rPr>
          <w:sz w:val="24"/>
          <w:szCs w:val="24"/>
        </w:rPr>
        <w:t xml:space="preserve"> quality</w:t>
      </w:r>
      <w:r>
        <w:rPr>
          <w:sz w:val="24"/>
          <w:szCs w:val="24"/>
        </w:rPr>
        <w:t xml:space="preserve">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w:t>
      </w:r>
      <w:ins w:id="36"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001D8B">
        <w:rPr>
          <w:bCs/>
          <w:sz w:val="24"/>
          <w:szCs w:val="24"/>
        </w:rPr>
        <w:t xml:space="preserve">ten </w:t>
      </w:r>
      <w:r w:rsidR="00361719" w:rsidRPr="002D3CA3">
        <w:rPr>
          <w:bCs/>
          <w:strike/>
          <w:sz w:val="24"/>
          <w:szCs w:val="24"/>
        </w:rPr>
        <w:t xml:space="preserve">additional </w:t>
      </w:r>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3A4221D0" w:rsidR="002A2C0D" w:rsidRDefault="002A2C0D" w:rsidP="00AD09EE">
      <w:pPr>
        <w:rPr>
          <w:sz w:val="24"/>
          <w:szCs w:val="24"/>
        </w:rPr>
      </w:pPr>
    </w:p>
    <w:p w14:paraId="16180687" w14:textId="36EECB3D" w:rsidR="00A749F4" w:rsidRPr="00A749F4" w:rsidRDefault="00A749F4" w:rsidP="00A749F4">
      <w:pPr>
        <w:pStyle w:val="ListParagraph"/>
        <w:numPr>
          <w:ilvl w:val="0"/>
          <w:numId w:val="23"/>
        </w:numPr>
        <w:rPr>
          <w:color w:val="FF0000"/>
          <w:sz w:val="24"/>
          <w:szCs w:val="24"/>
        </w:rPr>
      </w:pPr>
      <w:r w:rsidRPr="008B591F">
        <w:rPr>
          <w:color w:val="FF0000"/>
          <w:sz w:val="24"/>
          <w:szCs w:val="24"/>
          <w:highlight w:val="yellow"/>
        </w:rPr>
        <w:t>Combine redundant language from next two sections here</w:t>
      </w:r>
    </w:p>
    <w:p w14:paraId="0023BC92" w14:textId="77777777" w:rsidR="00A749F4" w:rsidRPr="002A2C0D" w:rsidRDefault="00A749F4" w:rsidP="00AD09EE">
      <w:pPr>
        <w:rPr>
          <w:sz w:val="24"/>
          <w:szCs w:val="24"/>
        </w:rPr>
      </w:pPr>
    </w:p>
    <w:p w14:paraId="0527702C" w14:textId="67E5F4FC" w:rsidR="003D0107" w:rsidRDefault="003D0107" w:rsidP="00CF3F57">
      <w:pPr>
        <w:pStyle w:val="Heading3"/>
        <w:rPr>
          <w:sz w:val="24"/>
        </w:rPr>
      </w:pPr>
      <w:bookmarkStart w:id="37" w:name="_Toc64271420"/>
      <w:r w:rsidRPr="00CF3F57">
        <w:rPr>
          <w:sz w:val="24"/>
        </w:rPr>
        <w:t>Kenai River Baseline Water Quality Monitoring (KRBWQM)</w:t>
      </w:r>
      <w:bookmarkEnd w:id="37"/>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8" w:author="Benjamin Meyer" w:date="2021-02-22T13:10:00Z">
        <w:r w:rsidR="00051262">
          <w:rPr>
            <w:bCs/>
            <w:sz w:val="24"/>
            <w:szCs w:val="24"/>
          </w:rPr>
          <w:t xml:space="preserve"> KRBWQM</w:t>
        </w:r>
      </w:ins>
      <w:r>
        <w:rPr>
          <w:bCs/>
          <w:sz w:val="24"/>
          <w:szCs w:val="24"/>
        </w:rPr>
        <w:t xml:space="preserve"> sampling did not occur in </w:t>
      </w:r>
      <w:ins w:id="39"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01E2299A"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40" w:author="Benjamin Meyer" w:date="2021-04-19T15:48:00Z">
        <w:r w:rsidR="00A40466">
          <w:rPr>
            <w:bCs/>
            <w:sz w:val="24"/>
            <w:szCs w:val="24"/>
          </w:rPr>
          <w:t xml:space="preserve"> in</w:t>
        </w:r>
      </w:ins>
      <w:del w:id="41" w:author="Benjamin Meyer" w:date="2021-04-19T15:47:00Z">
        <w:r w:rsidR="007D1A77" w:rsidDel="00A40466">
          <w:rPr>
            <w:bCs/>
            <w:sz w:val="24"/>
            <w:szCs w:val="24"/>
          </w:rPr>
          <w:delText xml:space="preserve"> from</w:delText>
        </w:r>
      </w:del>
      <w:r>
        <w:rPr>
          <w:bCs/>
          <w:sz w:val="24"/>
          <w:szCs w:val="24"/>
        </w:rPr>
        <w:t xml:space="preserve"> 2019-2020</w:t>
      </w:r>
      <w:r w:rsidR="000A7351">
        <w:rPr>
          <w:bCs/>
          <w:sz w:val="24"/>
          <w:szCs w:val="24"/>
        </w:rPr>
        <w:t xml:space="preserve"> </w:t>
      </w:r>
      <w:del w:id="42" w:author="Benjamin Meyer" w:date="2021-04-19T15:48:00Z">
        <w:r w:rsidR="000A7351" w:rsidDel="00A40466">
          <w:rPr>
            <w:bCs/>
            <w:sz w:val="24"/>
            <w:szCs w:val="24"/>
          </w:rPr>
          <w:delText>presented in this report</w:delText>
        </w:r>
        <w:r w:rsidR="009010FE" w:rsidDel="00A40466">
          <w:rPr>
            <w:bCs/>
            <w:sz w:val="24"/>
            <w:szCs w:val="24"/>
          </w:rPr>
          <w:delText xml:space="preserve"> </w:delText>
        </w:r>
      </w:del>
      <w:r w:rsidR="009010FE">
        <w:rPr>
          <w:bCs/>
          <w:sz w:val="24"/>
          <w:szCs w:val="24"/>
        </w:rPr>
        <w:t xml:space="preserve">were analyzed for </w:t>
      </w:r>
      <w:ins w:id="43" w:author="Benjamin Meyer" w:date="2021-04-19T15:37:00Z">
        <w:r w:rsidR="001456D5">
          <w:rPr>
            <w:bCs/>
            <w:sz w:val="24"/>
            <w:szCs w:val="24"/>
          </w:rPr>
          <w:t xml:space="preserve">hydrocarbons, </w:t>
        </w:r>
      </w:ins>
      <w:ins w:id="44" w:author="Benjamin Meyer" w:date="2021-04-19T15:45:00Z">
        <w:r w:rsidR="001456D5">
          <w:rPr>
            <w:bCs/>
            <w:sz w:val="24"/>
            <w:szCs w:val="24"/>
          </w:rPr>
          <w:t>total suspend</w:t>
        </w:r>
      </w:ins>
      <w:ins w:id="45" w:author="Benjamin Meyer" w:date="2021-04-19T15:46:00Z">
        <w:r w:rsidR="001456D5">
          <w:rPr>
            <w:bCs/>
            <w:sz w:val="24"/>
            <w:szCs w:val="24"/>
          </w:rPr>
          <w:t xml:space="preserve">ed solids, phosphorus and nitrogen, fecal coliform, and </w:t>
        </w:r>
        <w:r w:rsidR="001456D5">
          <w:rPr>
            <w:bCs/>
            <w:sz w:val="24"/>
            <w:szCs w:val="24"/>
          </w:rPr>
          <w:t>metals (total and dissolved)</w:t>
        </w:r>
        <w:r w:rsidR="001456D5">
          <w:rPr>
            <w:bCs/>
            <w:sz w:val="24"/>
            <w:szCs w:val="24"/>
          </w:rPr>
          <w:t xml:space="preserve">. </w:t>
        </w:r>
      </w:ins>
      <w:ins w:id="46" w:author="Benjamin Meyer" w:date="2021-04-19T15:47:00Z">
        <w:r w:rsidR="001456D5">
          <w:rPr>
            <w:bCs/>
            <w:sz w:val="24"/>
            <w:szCs w:val="24"/>
          </w:rPr>
          <w:t xml:space="preserve">Values </w:t>
        </w:r>
      </w:ins>
      <w:ins w:id="47" w:author="Benjamin Meyer" w:date="2021-04-19T15:48:00Z">
        <w:r w:rsidR="00A40466">
          <w:rPr>
            <w:bCs/>
            <w:sz w:val="24"/>
            <w:szCs w:val="24"/>
          </w:rPr>
          <w:t>reported in this document include concentrations of dissolved copper, zinc, magnesium, and calcium.</w:t>
        </w:r>
      </w:ins>
      <w:ins w:id="48" w:author="Benjamin Meyer" w:date="2021-04-19T15:49:00Z">
        <w:r w:rsidR="00A40466">
          <w:rPr>
            <w:bCs/>
            <w:sz w:val="24"/>
            <w:szCs w:val="24"/>
          </w:rPr>
          <w:t xml:space="preserve"> </w:t>
        </w:r>
      </w:ins>
      <w:del w:id="49" w:author="Benjamin Meyer" w:date="2021-04-19T15:49:00Z">
        <w:r w:rsidR="009010FE" w:rsidDel="00A40466">
          <w:rPr>
            <w:bCs/>
            <w:sz w:val="24"/>
            <w:szCs w:val="24"/>
          </w:rPr>
          <w:lastRenderedPageBreak/>
          <w:delText>zinc, copper, calcium, and magnesium</w:delText>
        </w:r>
        <w:r w:rsidR="007D1A77" w:rsidDel="00A40466">
          <w:rPr>
            <w:bCs/>
            <w:sz w:val="24"/>
            <w:szCs w:val="24"/>
          </w:rPr>
          <w:delText xml:space="preserve"> concentrations. </w:delText>
        </w:r>
      </w:del>
      <w:r w:rsidR="00EA17C2">
        <w:rPr>
          <w:bCs/>
          <w:sz w:val="24"/>
          <w:szCs w:val="24"/>
        </w:rPr>
        <w:t xml:space="preserve">Sample </w:t>
      </w:r>
      <w:r w:rsidR="000E0701">
        <w:rPr>
          <w:bCs/>
          <w:sz w:val="24"/>
          <w:szCs w:val="24"/>
        </w:rPr>
        <w:t>locations</w:t>
      </w:r>
      <w:ins w:id="50" w:author="Benjamin Meyer" w:date="2021-04-19T16:44:00Z">
        <w:r w:rsidR="0042493D">
          <w:rPr>
            <w:bCs/>
            <w:sz w:val="24"/>
            <w:szCs w:val="24"/>
          </w:rPr>
          <w:t xml:space="preserve"> for data included in this report</w:t>
        </w:r>
      </w:ins>
      <w:r w:rsidR="000E0701">
        <w:rPr>
          <w:bCs/>
          <w:sz w:val="24"/>
          <w:szCs w:val="24"/>
        </w:rPr>
        <w:t xml:space="preserve"> are </w:t>
      </w:r>
      <w:ins w:id="51" w:author="Benjamin Meyer" w:date="2021-04-19T16:44:00Z">
        <w:r w:rsidR="0042493D">
          <w:rPr>
            <w:bCs/>
            <w:sz w:val="24"/>
            <w:szCs w:val="24"/>
          </w:rPr>
          <w:t>presented</w:t>
        </w:r>
      </w:ins>
      <w:del w:id="52" w:author="Benjamin Meyer" w:date="2021-04-19T16:44:00Z">
        <w:r w:rsidR="000E0701" w:rsidDel="0042493D">
          <w:rPr>
            <w:bCs/>
            <w:sz w:val="24"/>
            <w:szCs w:val="24"/>
          </w:rPr>
          <w:delText>reported</w:delText>
        </w:r>
      </w:del>
      <w:r w:rsidR="000E0701">
        <w:rPr>
          <w:bCs/>
          <w:sz w:val="24"/>
          <w:szCs w:val="24"/>
        </w:rPr>
        <w:t xml:space="preserve">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039E8268" w14:textId="77777777" w:rsidR="00272F8D" w:rsidRDefault="00272F8D" w:rsidP="0041495C">
      <w:pPr>
        <w:rPr>
          <w:ins w:id="53" w:author="Benjamin Meyer" w:date="2021-04-19T15:49:00Z"/>
          <w:bCs/>
          <w:sz w:val="24"/>
          <w:szCs w:val="24"/>
        </w:rPr>
      </w:pPr>
    </w:p>
    <w:p w14:paraId="30348187" w14:textId="19E3E50F" w:rsidR="0042493D" w:rsidRDefault="001C0F3B" w:rsidP="0041495C">
      <w:pPr>
        <w:rPr>
          <w:ins w:id="54"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commentRangeStart w:id="55"/>
      <w:r w:rsidR="00357E08">
        <w:rPr>
          <w:bCs/>
          <w:sz w:val="24"/>
          <w:szCs w:val="24"/>
        </w:rPr>
        <w:t>.</w:t>
      </w:r>
      <w:commentRangeEnd w:id="55"/>
      <w:r w:rsidR="00357E08">
        <w:rPr>
          <w:rStyle w:val="CommentReference"/>
        </w:rPr>
        <w:commentReference w:id="55"/>
      </w:r>
      <w:r w:rsidR="00B940CB">
        <w:rPr>
          <w:bCs/>
          <w:sz w:val="24"/>
          <w:szCs w:val="24"/>
        </w:rPr>
        <w:t xml:space="preserve"> </w:t>
      </w:r>
      <w:r w:rsidR="00357E08">
        <w:rPr>
          <w:rStyle w:val="CommentReference"/>
        </w:rPr>
        <w:commentReference w:id="56"/>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57"/>
      <w:commentRangeStart w:id="58"/>
      <w:r w:rsidR="0077716C">
        <w:rPr>
          <w:bCs/>
          <w:sz w:val="24"/>
          <w:szCs w:val="24"/>
        </w:rPr>
        <w:t xml:space="preserve">SGS North American, Inc </w:t>
      </w:r>
      <w:commentRangeEnd w:id="57"/>
      <w:r w:rsidR="00841FAF">
        <w:rPr>
          <w:rStyle w:val="CommentReference"/>
        </w:rPr>
        <w:commentReference w:id="57"/>
      </w:r>
      <w:commentRangeEnd w:id="58"/>
      <w:r w:rsidR="0023740C">
        <w:rPr>
          <w:rStyle w:val="CommentReference"/>
        </w:rPr>
        <w:commentReference w:id="58"/>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9"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42493D">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60"/>
      <w:commentRangeStart w:id="61"/>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7E0550">
        <w:rPr>
          <w:bCs/>
          <w:sz w:val="24"/>
          <w:szCs w:val="24"/>
        </w:rPr>
        <w:t>.</w:t>
      </w:r>
      <w:commentRangeEnd w:id="60"/>
      <w:r w:rsidR="00957DF4">
        <w:rPr>
          <w:rStyle w:val="CommentReference"/>
        </w:rPr>
        <w:commentReference w:id="60"/>
      </w:r>
      <w:commentRangeEnd w:id="61"/>
    </w:p>
    <w:p w14:paraId="77A544B6" w14:textId="77777777" w:rsidR="0042493D" w:rsidRDefault="0042493D" w:rsidP="0041495C">
      <w:pPr>
        <w:rPr>
          <w:ins w:id="62" w:author="Benjamin Meyer" w:date="2021-04-19T16:47:00Z"/>
          <w:bCs/>
          <w:sz w:val="24"/>
          <w:szCs w:val="24"/>
        </w:rPr>
      </w:pPr>
    </w:p>
    <w:p w14:paraId="332ED2B3" w14:textId="7A4CFB2E" w:rsidR="0042493D" w:rsidRDefault="00FA2AD9" w:rsidP="0042493D">
      <w:pPr>
        <w:rPr>
          <w:ins w:id="63" w:author="Benjamin Meyer" w:date="2021-04-19T16:47:00Z"/>
          <w:sz w:val="24"/>
          <w:szCs w:val="24"/>
        </w:rPr>
      </w:pPr>
      <w:r>
        <w:rPr>
          <w:rStyle w:val="CommentReference"/>
        </w:rPr>
        <w:commentReference w:id="61"/>
      </w:r>
      <w:ins w:id="64" w:author="Benjamin Meyer" w:date="2021-04-19T16:47:00Z">
        <w:r w:rsidR="0042493D" w:rsidRPr="0042493D">
          <w:rPr>
            <w:sz w:val="24"/>
            <w:szCs w:val="24"/>
          </w:rPr>
          <w:t xml:space="preserve"> </w:t>
        </w:r>
        <w:r w:rsidR="0042493D">
          <w:rPr>
            <w:sz w:val="24"/>
            <w:szCs w:val="24"/>
          </w:rPr>
          <w:t xml:space="preserve">KRBWQM data from 2019-2020 described in this report includes all mainstem and tributary sites including and below river mile 23 (Swiftwater Park), as well as data from sites at the outlet of Skilak Lake and Jim’s Landing, which are included as reference sites presumed to have chemical water quality parameters minimally affected by anthropogenic influences. Further details on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65" w:name="_Toc64271421"/>
      <w:r w:rsidRPr="00CF3F57">
        <w:rPr>
          <w:sz w:val="24"/>
        </w:rPr>
        <w:t>Copper and zinc-specific sampling event</w:t>
      </w:r>
      <w:r w:rsidR="00C90F57">
        <w:rPr>
          <w:sz w:val="24"/>
        </w:rPr>
        <w:t>s</w:t>
      </w:r>
      <w:bookmarkEnd w:id="65"/>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78E80DE6"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66"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w:t>
      </w:r>
      <w:r w:rsidR="00803543" w:rsidRPr="000E145D">
        <w:rPr>
          <w:bCs/>
          <w:sz w:val="24"/>
          <w:szCs w:val="24"/>
          <w:highlight w:val="yellow"/>
        </w:rPr>
        <w:t>Studio.</w:t>
      </w:r>
      <w:r w:rsidR="00D74AB6" w:rsidRPr="000E145D">
        <w:rPr>
          <w:bCs/>
          <w:sz w:val="24"/>
          <w:szCs w:val="24"/>
          <w:highlight w:val="yellow"/>
        </w:rPr>
        <w:t xml:space="preserve"> </w:t>
      </w:r>
      <w:commentRangeStart w:id="67"/>
      <w:commentRangeStart w:id="68"/>
      <w:r w:rsidR="00803543" w:rsidRPr="000E145D">
        <w:rPr>
          <w:bCs/>
          <w:sz w:val="24"/>
          <w:szCs w:val="24"/>
          <w:highlight w:val="yellow"/>
        </w:rPr>
        <w:t>Hardness an</w:t>
      </w:r>
      <w:r w:rsidR="00D05531" w:rsidRPr="000E145D">
        <w:rPr>
          <w:bCs/>
          <w:sz w:val="24"/>
          <w:szCs w:val="24"/>
          <w:highlight w:val="yellow"/>
        </w:rPr>
        <w:t>d freshwater CCC values</w:t>
      </w:r>
      <w:r w:rsidR="00803543" w:rsidRPr="000E145D">
        <w:rPr>
          <w:bCs/>
          <w:sz w:val="24"/>
          <w:szCs w:val="24"/>
          <w:highlight w:val="yellow"/>
        </w:rPr>
        <w:t xml:space="preserve"> were calculated using ADEC-provided equations </w:t>
      </w:r>
      <w:r w:rsidR="00EA17C2" w:rsidRPr="000E145D">
        <w:rPr>
          <w:bCs/>
          <w:sz w:val="24"/>
          <w:szCs w:val="24"/>
          <w:highlight w:val="yellow"/>
        </w:rPr>
        <w:t xml:space="preserve">shown </w:t>
      </w:r>
      <w:r w:rsidR="00803543" w:rsidRPr="000E145D">
        <w:rPr>
          <w:bCs/>
          <w:sz w:val="24"/>
          <w:szCs w:val="24"/>
          <w:highlight w:val="yellow"/>
        </w:rPr>
        <w:t>in Table 1</w:t>
      </w:r>
      <w:r w:rsidR="00090395">
        <w:rPr>
          <w:bCs/>
          <w:sz w:val="24"/>
          <w:szCs w:val="24"/>
          <w:highlight w:val="yellow"/>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bCs/>
          <w:sz w:val="24"/>
          <w:szCs w:val="24"/>
          <w:highlight w:val="yellow"/>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Pr>
          <w:bCs/>
          <w:sz w:val="24"/>
          <w:szCs w:val="24"/>
          <w:highlight w:val="yellow"/>
        </w:rPr>
      </w:r>
      <w:r w:rsidR="00090395">
        <w:rPr>
          <w:bCs/>
          <w:sz w:val="24"/>
          <w:szCs w:val="24"/>
          <w:highlight w:val="yellow"/>
        </w:rPr>
        <w:fldChar w:fldCharType="separate"/>
      </w:r>
      <w:r w:rsidR="00090395">
        <w:rPr>
          <w:bCs/>
          <w:noProof/>
          <w:sz w:val="24"/>
          <w:szCs w:val="24"/>
          <w:highlight w:val="yellow"/>
        </w:rPr>
        <w:t>(ADEC 2008)</w:t>
      </w:r>
      <w:r w:rsidR="00090395">
        <w:rPr>
          <w:bCs/>
          <w:sz w:val="24"/>
          <w:szCs w:val="24"/>
          <w:highlight w:val="yellow"/>
        </w:rPr>
        <w:fldChar w:fldCharType="end"/>
      </w:r>
      <w:r w:rsidR="00803543" w:rsidRPr="000E145D">
        <w:rPr>
          <w:bCs/>
          <w:sz w:val="24"/>
          <w:szCs w:val="24"/>
          <w:highlight w:val="yellow"/>
        </w:rPr>
        <w:t>.</w:t>
      </w:r>
      <w:commentRangeEnd w:id="67"/>
      <w:r w:rsidR="00957DF4" w:rsidRPr="000E145D">
        <w:rPr>
          <w:rStyle w:val="CommentReference"/>
          <w:highlight w:val="yellow"/>
        </w:rPr>
        <w:commentReference w:id="67"/>
      </w:r>
      <w:commentRangeEnd w:id="68"/>
      <w:r w:rsidR="00FA2AD9" w:rsidRPr="000E145D">
        <w:rPr>
          <w:rStyle w:val="CommentReference"/>
          <w:highlight w:val="yellow"/>
        </w:rPr>
        <w:commentReference w:id="68"/>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69"/>
      <w:commentRangeStart w:id="70"/>
      <w:del w:id="71" w:author="Benjamin Meyer" w:date="2021-01-21T07:38:00Z">
        <w:r w:rsidDel="00B713D6">
          <w:rPr>
            <w:sz w:val="24"/>
          </w:rPr>
          <w:delText>Variation among re</w:delText>
        </w:r>
        <w:r w:rsidR="000E55F2" w:rsidRPr="00803543" w:rsidDel="00B713D6">
          <w:rPr>
            <w:sz w:val="24"/>
          </w:rPr>
          <w:delText>plicate samples</w:delText>
        </w:r>
        <w:commentRangeEnd w:id="69"/>
        <w:r w:rsidR="00C373A2" w:rsidDel="00B713D6">
          <w:rPr>
            <w:rStyle w:val="CommentReference"/>
            <w:b w:val="0"/>
            <w:color w:val="auto"/>
            <w:spacing w:val="0"/>
          </w:rPr>
          <w:commentReference w:id="69"/>
        </w:r>
      </w:del>
      <w:bookmarkStart w:id="72" w:name="_Toc64271422"/>
      <w:commentRangeEnd w:id="70"/>
      <w:r w:rsidR="00B713D6">
        <w:rPr>
          <w:rStyle w:val="CommentReference"/>
          <w:b w:val="0"/>
          <w:color w:val="auto"/>
          <w:spacing w:val="0"/>
        </w:rPr>
        <w:commentReference w:id="70"/>
      </w:r>
      <w:ins w:id="73" w:author="Benjamin Meyer" w:date="2021-01-21T07:38:00Z">
        <w:r w:rsidR="00B713D6">
          <w:rPr>
            <w:sz w:val="24"/>
          </w:rPr>
          <w:t>Sample Accuracy and Precision</w:t>
        </w:r>
      </w:ins>
      <w:bookmarkEnd w:id="72"/>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w:t>
      </w:r>
      <w:r w:rsidR="00803543">
        <w:rPr>
          <w:sz w:val="24"/>
          <w:szCs w:val="24"/>
        </w:rPr>
        <w:lastRenderedPageBreak/>
        <w:t>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commentRangeStart w:id="74"/>
      <w:r w:rsidR="00225ED5">
        <w:rPr>
          <w:sz w:val="24"/>
          <w:szCs w:val="24"/>
        </w:rPr>
        <w:t>.</w:t>
      </w:r>
      <w:commentRangeEnd w:id="74"/>
      <w:r w:rsidR="00225ED5">
        <w:rPr>
          <w:rStyle w:val="CommentReference"/>
        </w:rPr>
        <w:commentReference w:id="74"/>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75" w:name="_Toc64271423"/>
      <w:r>
        <w:rPr>
          <w:sz w:val="24"/>
        </w:rPr>
        <w:t>2019 Hardness values</w:t>
      </w:r>
      <w:bookmarkEnd w:id="75"/>
      <w:r>
        <w:rPr>
          <w:sz w:val="24"/>
        </w:rPr>
        <w:t xml:space="preserve"> </w:t>
      </w:r>
    </w:p>
    <w:p w14:paraId="20591218" w14:textId="77777777" w:rsidR="000E3748" w:rsidRDefault="000E3748" w:rsidP="000E3748">
      <w:pPr>
        <w:rPr>
          <w:sz w:val="24"/>
          <w:szCs w:val="24"/>
          <w:highlight w:val="yellow"/>
        </w:rPr>
      </w:pPr>
    </w:p>
    <w:p w14:paraId="07026197" w14:textId="3335AB00"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r w:rsidR="000B7668">
        <w:rPr>
          <w:sz w:val="24"/>
          <w:szCs w:val="24"/>
        </w:rPr>
        <w:t>At sites w</w:t>
      </w:r>
      <w:r w:rsidR="000029BF" w:rsidRPr="001F2D11">
        <w:rPr>
          <w:sz w:val="24"/>
          <w:szCs w:val="24"/>
        </w:rPr>
        <w:t xml:space="preserve">here </w:t>
      </w:r>
      <w:r w:rsidR="000B7668">
        <w:rPr>
          <w:sz w:val="24"/>
          <w:szCs w:val="24"/>
        </w:rPr>
        <w:t xml:space="preserve">no </w:t>
      </w:r>
      <w:r w:rsidR="000029BF" w:rsidRPr="001F2D11">
        <w:rPr>
          <w:sz w:val="24"/>
          <w:szCs w:val="24"/>
        </w:rPr>
        <w:t>calcium and magnesium data was 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r w:rsidR="00C9613D">
        <w:rPr>
          <w:sz w:val="24"/>
          <w:szCs w:val="24"/>
        </w:rPr>
        <w:t>, Table 3</w:t>
      </w:r>
      <w:r w:rsidR="000029BF">
        <w:rPr>
          <w:sz w:val="24"/>
          <w:szCs w:val="24"/>
        </w:rPr>
        <w:t>)</w:t>
      </w:r>
      <w:commentRangeStart w:id="76"/>
      <w:r w:rsidR="000029BF" w:rsidRPr="001F2D11">
        <w:rPr>
          <w:sz w:val="24"/>
          <w:szCs w:val="24"/>
        </w:rPr>
        <w:t>.</w:t>
      </w:r>
      <w:commentRangeEnd w:id="76"/>
      <w:r w:rsidR="000029BF">
        <w:rPr>
          <w:rStyle w:val="CommentReference"/>
        </w:rPr>
        <w:commentReference w:id="76"/>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38139A">
        <w:rPr>
          <w:sz w:val="24"/>
          <w:szCs w:val="24"/>
        </w:rPr>
        <w:t xml:space="preserve">In order to evaluate the relevance of spatially asynchronous hardness values in some instances, an average of </w:t>
      </w:r>
      <w:commentRangeStart w:id="77"/>
      <w:commentRangeStart w:id="78"/>
      <w:r w:rsidRPr="0038139A">
        <w:rPr>
          <w:sz w:val="24"/>
          <w:szCs w:val="24"/>
        </w:rPr>
        <w:t xml:space="preserve">spring and summer hardness </w:t>
      </w:r>
      <w:commentRangeEnd w:id="77"/>
      <w:r w:rsidR="00C373A2" w:rsidRPr="0038139A">
        <w:rPr>
          <w:rStyle w:val="CommentReference"/>
        </w:rPr>
        <w:commentReference w:id="77"/>
      </w:r>
      <w:commentRangeEnd w:id="78"/>
      <w:r w:rsidR="00B76A07" w:rsidRPr="0038139A">
        <w:rPr>
          <w:rStyle w:val="CommentReference"/>
        </w:rPr>
        <w:commentReference w:id="78"/>
      </w:r>
      <w:r w:rsidRPr="0038139A">
        <w:rPr>
          <w:sz w:val="24"/>
          <w:szCs w:val="24"/>
        </w:rPr>
        <w:t xml:space="preserve">levels were calculated using data collected from </w:t>
      </w:r>
      <w:commentRangeStart w:id="79"/>
      <w:commentRangeStart w:id="80"/>
      <w:r w:rsidRPr="0038139A">
        <w:rPr>
          <w:sz w:val="24"/>
          <w:szCs w:val="24"/>
        </w:rPr>
        <w:t xml:space="preserve">2000-2014 </w:t>
      </w:r>
      <w:commentRangeEnd w:id="79"/>
      <w:r w:rsidR="001D4B97" w:rsidRPr="0038139A">
        <w:rPr>
          <w:rStyle w:val="CommentReference"/>
        </w:rPr>
        <w:commentReference w:id="79"/>
      </w:r>
      <w:commentRangeEnd w:id="80"/>
      <w:r w:rsidR="000029BF" w:rsidRPr="0038139A">
        <w:rPr>
          <w:rStyle w:val="CommentReference"/>
        </w:rPr>
        <w:commentReference w:id="80"/>
      </w:r>
      <w:r w:rsidRPr="0038139A">
        <w:rPr>
          <w:sz w:val="24"/>
          <w:szCs w:val="24"/>
        </w:rPr>
        <w:t xml:space="preserve">(Table </w:t>
      </w:r>
      <w:r w:rsidR="00CE2E9F" w:rsidRPr="0038139A">
        <w:rPr>
          <w:sz w:val="24"/>
          <w:szCs w:val="24"/>
        </w:rPr>
        <w:t>6</w:t>
      </w:r>
      <w:r w:rsidRPr="0038139A">
        <w:rPr>
          <w:sz w:val="24"/>
          <w:szCs w:val="24"/>
        </w:rPr>
        <w:t xml:space="preserve">). These averages are intended to be used as reference to which hardness values calculated that used asynchronous data can be compared. </w:t>
      </w:r>
      <w:r w:rsidR="000D5891" w:rsidRPr="008B7218">
        <w:rPr>
          <w:sz w:val="24"/>
          <w:szCs w:val="24"/>
        </w:rPr>
        <w:t>At one site (Slikok Creek</w:t>
      </w:r>
      <w:r w:rsidRPr="008B7218">
        <w:rPr>
          <w:sz w:val="24"/>
          <w:szCs w:val="24"/>
        </w:rPr>
        <w:t xml:space="preserve"> – Kenai River</w:t>
      </w:r>
      <w:r w:rsidR="000D5891" w:rsidRPr="008B7218">
        <w:rPr>
          <w:sz w:val="24"/>
          <w:szCs w:val="24"/>
        </w:rPr>
        <w:t xml:space="preserve"> confluence)</w:t>
      </w:r>
      <w:r w:rsidRPr="008B7218">
        <w:rPr>
          <w:sz w:val="24"/>
          <w:szCs w:val="24"/>
        </w:rPr>
        <w:t xml:space="preserve"> that lacked calcium and magnesium data on May 22, 2019 and July 24, 2019, long-term </w:t>
      </w:r>
      <w:r w:rsidR="000D5891" w:rsidRPr="00A44FEC">
        <w:rPr>
          <w:sz w:val="24"/>
          <w:szCs w:val="24"/>
        </w:rPr>
        <w:t xml:space="preserve">calcium and magnesium values were not available because the site is typically not included during the biannual sampling program, thus 2019 hardness data </w:t>
      </w:r>
      <w:r w:rsidRPr="00A44FEC">
        <w:rPr>
          <w:sz w:val="24"/>
          <w:szCs w:val="24"/>
        </w:rPr>
        <w:t xml:space="preserve">from other sampling events were not applied </w:t>
      </w:r>
      <w:r w:rsidR="000D5891" w:rsidRPr="00A44FEC">
        <w:rPr>
          <w:sz w:val="24"/>
          <w:szCs w:val="24"/>
        </w:rPr>
        <w:t>this site</w:t>
      </w:r>
      <w:commentRangeStart w:id="81"/>
      <w:r w:rsidR="000D5891" w:rsidRPr="00A44FEC">
        <w:rPr>
          <w:sz w:val="24"/>
          <w:szCs w:val="24"/>
        </w:rPr>
        <w:t>.</w:t>
      </w:r>
      <w:commentRangeEnd w:id="81"/>
      <w:r w:rsidR="00C9613D" w:rsidRPr="0038139A">
        <w:rPr>
          <w:rStyle w:val="CommentReference"/>
        </w:rPr>
        <w:commentReference w:id="81"/>
      </w:r>
    </w:p>
    <w:p w14:paraId="469F6177" w14:textId="77777777" w:rsidR="00EA17C2" w:rsidRDefault="00EA17C2" w:rsidP="00AD09EE">
      <w:pPr>
        <w:pStyle w:val="Heading2"/>
        <w:rPr>
          <w:ins w:id="82" w:author="Eldred, Laura" w:date="2020-12-29T11:50:00Z"/>
        </w:rPr>
      </w:pPr>
    </w:p>
    <w:p w14:paraId="4FCA9478" w14:textId="77777777" w:rsidR="00AD09EE" w:rsidRDefault="00AD09EE" w:rsidP="00AD09EE">
      <w:pPr>
        <w:pStyle w:val="Heading2"/>
      </w:pPr>
      <w:bookmarkStart w:id="83" w:name="_Toc64271424"/>
      <w:commentRangeStart w:id="84"/>
      <w:r w:rsidRPr="00AD09EE">
        <w:t>Mapping</w:t>
      </w:r>
      <w:r w:rsidR="003D0107">
        <w:t xml:space="preserve"> </w:t>
      </w:r>
      <w:r w:rsidR="0033554A">
        <w:t xml:space="preserve">potential </w:t>
      </w:r>
      <w:r w:rsidR="003D0107">
        <w:t>sources of copper and zinc</w:t>
      </w:r>
      <w:bookmarkEnd w:id="83"/>
      <w:commentRangeEnd w:id="84"/>
      <w:r w:rsidR="00F15C33">
        <w:rPr>
          <w:rStyle w:val="CommentReference"/>
          <w:b w:val="0"/>
          <w:spacing w:val="0"/>
        </w:rPr>
        <w:commentReference w:id="84"/>
      </w:r>
    </w:p>
    <w:p w14:paraId="29AEA08D" w14:textId="77777777" w:rsidR="003D0107" w:rsidRDefault="003D0107" w:rsidP="003D0107"/>
    <w:p w14:paraId="2B521CB6" w14:textId="77777777" w:rsidR="003D0107" w:rsidRPr="00CF3F57" w:rsidRDefault="00612D59" w:rsidP="00CF3F57">
      <w:pPr>
        <w:pStyle w:val="Heading3"/>
        <w:rPr>
          <w:sz w:val="24"/>
        </w:rPr>
      </w:pPr>
      <w:bookmarkStart w:id="85" w:name="_Toc64271425"/>
      <w:r w:rsidRPr="00CF3F57">
        <w:rPr>
          <w:sz w:val="24"/>
        </w:rPr>
        <w:t>Potential sources on the Kenai River</w:t>
      </w:r>
      <w:bookmarkEnd w:id="85"/>
    </w:p>
    <w:p w14:paraId="082443A5" w14:textId="77777777" w:rsidR="006F3509" w:rsidRPr="006F3509" w:rsidRDefault="006F3509" w:rsidP="006F3509">
      <w:pPr>
        <w:rPr>
          <w:b/>
          <w:bCs/>
        </w:rPr>
      </w:pPr>
    </w:p>
    <w:p w14:paraId="7243B607" w14:textId="6E31C06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86"/>
      <w:commentRangeStart w:id="87"/>
      <w:commentRangeStart w:id="88"/>
      <w:r w:rsidR="00507831">
        <w:rPr>
          <w:sz w:val="24"/>
          <w:szCs w:val="24"/>
        </w:rPr>
        <w:t>boated as well</w:t>
      </w:r>
      <w:commentRangeEnd w:id="86"/>
      <w:r w:rsidR="00EA3505">
        <w:rPr>
          <w:rStyle w:val="CommentReference"/>
        </w:rPr>
        <w:commentReference w:id="86"/>
      </w:r>
      <w:commentRangeEnd w:id="87"/>
      <w:r w:rsidR="00881058">
        <w:rPr>
          <w:rStyle w:val="CommentReference"/>
        </w:rPr>
        <w:commentReference w:id="87"/>
      </w:r>
      <w:commentRangeEnd w:id="88"/>
      <w:r w:rsidR="00C9613D">
        <w:rPr>
          <w:rStyle w:val="CommentReference"/>
        </w:rPr>
        <w:commentReference w:id="88"/>
      </w:r>
      <w:r w:rsidR="00420947">
        <w:rPr>
          <w:sz w:val="24"/>
          <w:szCs w:val="24"/>
        </w:rPr>
        <w:t xml:space="preserve">. </w:t>
      </w:r>
      <w:ins w:id="89" w:author="Benjamin Meyer" w:date="2021-02-18T09:25:00Z">
        <w:r w:rsidR="009505DD">
          <w:rPr>
            <w:sz w:val="24"/>
            <w:szCs w:val="24"/>
          </w:rPr>
          <w:t xml:space="preserve">The geotagged photos </w:t>
        </w:r>
      </w:ins>
      <w:ins w:id="90" w:author="Benjamin Meyer" w:date="2021-02-19T08:17:00Z">
        <w:r w:rsidR="00602645">
          <w:rPr>
            <w:sz w:val="24"/>
            <w:szCs w:val="24"/>
          </w:rPr>
          <w:t>can</w:t>
        </w:r>
      </w:ins>
      <w:ins w:id="91"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92" w:author="Benjamin Meyer" w:date="2021-02-18T10:32:00Z">
        <w:r w:rsidR="006A639E">
          <w:rPr>
            <w:sz w:val="24"/>
            <w:szCs w:val="24"/>
          </w:rPr>
          <w:t xml:space="preserve">locations </w:t>
        </w:r>
      </w:ins>
      <w:ins w:id="93" w:author="Benjamin Meyer" w:date="2021-02-18T09:25:00Z">
        <w:r w:rsidR="009505DD">
          <w:rPr>
            <w:sz w:val="24"/>
            <w:szCs w:val="24"/>
          </w:rPr>
          <w:t>and assess potential sources of copper and zinc in greater detail</w:t>
        </w:r>
      </w:ins>
      <w:ins w:id="94" w:author="Benjamin Meyer" w:date="2021-02-18T09:58:00Z">
        <w:r w:rsidR="00AA4480">
          <w:rPr>
            <w:sz w:val="24"/>
            <w:szCs w:val="24"/>
          </w:rPr>
          <w:t xml:space="preserve">, and </w:t>
        </w:r>
      </w:ins>
      <w:ins w:id="95" w:author="Benjamin Meyer" w:date="2021-02-18T10:33:00Z">
        <w:r w:rsidR="006A639E">
          <w:rPr>
            <w:sz w:val="24"/>
            <w:szCs w:val="24"/>
          </w:rPr>
          <w:t xml:space="preserve">also serve </w:t>
        </w:r>
      </w:ins>
      <w:ins w:id="96" w:author="Benjamin Meyer" w:date="2021-02-18T09:58:00Z">
        <w:r w:rsidR="00AA4480">
          <w:rPr>
            <w:sz w:val="24"/>
            <w:szCs w:val="24"/>
          </w:rPr>
          <w:t xml:space="preserve">as an archival set of observations to compare future </w:t>
        </w:r>
      </w:ins>
      <w:ins w:id="97" w:author="Benjamin Meyer" w:date="2021-02-19T08:18:00Z">
        <w:r w:rsidR="00602645">
          <w:rPr>
            <w:sz w:val="24"/>
            <w:szCs w:val="24"/>
          </w:rPr>
          <w:t>photo transects</w:t>
        </w:r>
      </w:ins>
      <w:ins w:id="98"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99" w:name="_Toc64271426"/>
      <w:r w:rsidRPr="00CF3F57">
        <w:rPr>
          <w:sz w:val="24"/>
        </w:rPr>
        <w:t>Potential sources throughout the Kenai River watershed</w:t>
      </w:r>
      <w:bookmarkEnd w:id="99"/>
    </w:p>
    <w:p w14:paraId="71EE427F" w14:textId="77777777" w:rsidR="006F3509" w:rsidRPr="006F3509" w:rsidRDefault="006F3509" w:rsidP="006F3509">
      <w:pPr>
        <w:rPr>
          <w:b/>
          <w:bCs/>
        </w:rPr>
      </w:pPr>
    </w:p>
    <w:p w14:paraId="7D6953B3" w14:textId="16DFE0D8"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 xml:space="preserve">throughout the Kenai River watershed. </w:t>
      </w:r>
      <w:r w:rsidR="0038139A">
        <w:rPr>
          <w:sz w:val="24"/>
          <w:szCs w:val="24"/>
        </w:rPr>
        <w:t xml:space="preserve">Potential sources included 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38139A">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090395">
        <w:rPr>
          <w:sz w:val="24"/>
          <w:szCs w:val="24"/>
        </w:rPr>
        <w:t xml:space="preserve">d decking/pilings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V613J963Y453C164&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9505DD">
        <w:rPr>
          <w:sz w:val="24"/>
          <w:szCs w:val="24"/>
        </w:rPr>
        <w:t xml:space="preserve">.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 xml:space="preserve">brakes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N749B196Q486U191&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 xml:space="preserve">opper and </w:t>
      </w:r>
      <w:r w:rsidR="006C1DCA">
        <w:rPr>
          <w:sz w:val="24"/>
          <w:szCs w:val="24"/>
        </w:rPr>
        <w:lastRenderedPageBreak/>
        <w:t>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00" w:name="_Toc64271427"/>
      <w:commentRangeStart w:id="101"/>
      <w:commentRangeStart w:id="102"/>
      <w:commentRangeStart w:id="103"/>
      <w:r w:rsidRPr="00CF3F57">
        <w:rPr>
          <w:b/>
        </w:rPr>
        <w:t>RESULTS</w:t>
      </w:r>
      <w:commentRangeEnd w:id="101"/>
      <w:r w:rsidR="005A64A8">
        <w:rPr>
          <w:rStyle w:val="CommentReference"/>
          <w:rFonts w:asciiTheme="minorHAnsi" w:hAnsiTheme="minorHAnsi"/>
          <w:caps w:val="0"/>
        </w:rPr>
        <w:commentReference w:id="101"/>
      </w:r>
      <w:commentRangeEnd w:id="102"/>
      <w:r w:rsidR="00AB56AA">
        <w:rPr>
          <w:rStyle w:val="CommentReference"/>
          <w:rFonts w:asciiTheme="minorHAnsi" w:hAnsiTheme="minorHAnsi"/>
          <w:caps w:val="0"/>
        </w:rPr>
        <w:commentReference w:id="102"/>
      </w:r>
      <w:bookmarkEnd w:id="100"/>
      <w:commentRangeEnd w:id="103"/>
      <w:r w:rsidR="00917E6E">
        <w:rPr>
          <w:rStyle w:val="CommentReference"/>
          <w:rFonts w:asciiTheme="minorHAnsi" w:hAnsiTheme="minorHAnsi"/>
          <w:caps w:val="0"/>
        </w:rPr>
        <w:commentReference w:id="103"/>
      </w:r>
    </w:p>
    <w:p w14:paraId="7F182031" w14:textId="77777777" w:rsidR="006F3509" w:rsidRDefault="006F3509" w:rsidP="006F3509"/>
    <w:p w14:paraId="5B97E92A" w14:textId="77777777" w:rsidR="006F3509" w:rsidRDefault="006F3509" w:rsidP="006F3509">
      <w:pPr>
        <w:pStyle w:val="Heading2"/>
      </w:pPr>
      <w:bookmarkStart w:id="104" w:name="_Toc64271428"/>
      <w:commentRangeStart w:id="105"/>
      <w:commentRangeStart w:id="106"/>
      <w:r>
        <w:t>Copper</w:t>
      </w:r>
      <w:commentRangeEnd w:id="105"/>
      <w:r w:rsidR="00C53E3F">
        <w:rPr>
          <w:rStyle w:val="CommentReference"/>
          <w:b w:val="0"/>
          <w:spacing w:val="0"/>
        </w:rPr>
        <w:commentReference w:id="105"/>
      </w:r>
      <w:commentRangeEnd w:id="106"/>
      <w:r w:rsidR="0006131B">
        <w:rPr>
          <w:rStyle w:val="CommentReference"/>
          <w:b w:val="0"/>
          <w:spacing w:val="0"/>
        </w:rPr>
        <w:commentReference w:id="106"/>
      </w:r>
      <w:r>
        <w:t xml:space="preserve"> and zinc sampling</w:t>
      </w:r>
      <w:bookmarkEnd w:id="104"/>
    </w:p>
    <w:p w14:paraId="688CA702" w14:textId="2CFB5654" w:rsidR="00EE3D49" w:rsidRDefault="00EE3D49" w:rsidP="00EE3D49"/>
    <w:p w14:paraId="412B8FDC" w14:textId="7E64747A" w:rsidR="0006131B" w:rsidRPr="0006131B" w:rsidRDefault="0006131B" w:rsidP="00EE3D49">
      <w:pPr>
        <w:rPr>
          <w:sz w:val="24"/>
          <w:szCs w:val="24"/>
        </w:rPr>
      </w:pPr>
      <w:ins w:id="107"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08" w:author="Benjamin Meyer" w:date="2020-12-01T16:49:00Z"/>
        </w:rPr>
      </w:pPr>
    </w:p>
    <w:p w14:paraId="7312A24A" w14:textId="23261027" w:rsidR="00EE3D49" w:rsidRDefault="00C86C84" w:rsidP="00C86C84">
      <w:pPr>
        <w:pStyle w:val="Heading3"/>
        <w:rPr>
          <w:sz w:val="24"/>
        </w:rPr>
      </w:pPr>
      <w:bookmarkStart w:id="109" w:name="_Toc64271429"/>
      <w:r w:rsidRPr="00C86C84">
        <w:rPr>
          <w:sz w:val="24"/>
        </w:rPr>
        <w:t>Copper</w:t>
      </w:r>
      <w:bookmarkEnd w:id="109"/>
    </w:p>
    <w:p w14:paraId="06467652" w14:textId="77777777" w:rsidR="00A51324" w:rsidRPr="00A51324" w:rsidRDefault="00A51324" w:rsidP="00A51324"/>
    <w:p w14:paraId="2C3D8E1A" w14:textId="28CA399F"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r w:rsidR="009229A7">
        <w:rPr>
          <w:bCs/>
          <w:sz w:val="24"/>
          <w:szCs w:val="24"/>
        </w:rPr>
        <w:t>elevated</w:t>
      </w:r>
      <w:r w:rsidR="00B84685">
        <w:rPr>
          <w:bCs/>
          <w:sz w:val="24"/>
          <w:szCs w:val="24"/>
        </w:rPr>
        <w:t xml:space="preserve"> yet still below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B84685">
        <w:rPr>
          <w:bCs/>
          <w:sz w:val="24"/>
          <w:szCs w:val="24"/>
        </w:rPr>
        <w:t xml:space="preserve"> values.</w:t>
      </w:r>
      <w:r w:rsidR="00D74AB6">
        <w:rPr>
          <w:bCs/>
          <w:sz w:val="24"/>
          <w:szCs w:val="24"/>
        </w:rPr>
        <w:t xml:space="preserve">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r w:rsidR="00127198">
        <w:rPr>
          <w:bCs/>
          <w:sz w:val="24"/>
          <w:szCs w:val="24"/>
        </w:rPr>
        <w:t xml:space="preserve"> based on CCC values from other nearby 2019 sampling events on the main stem Kenai River,</w:t>
      </w:r>
      <w:r w:rsidR="00E33D04">
        <w:rPr>
          <w:bCs/>
          <w:sz w:val="24"/>
          <w:szCs w:val="24"/>
        </w:rPr>
        <w:t xml:space="preserve"> 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110"/>
      <w:commentRangeStart w:id="111"/>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10"/>
      <w:r w:rsidR="001D4B97">
        <w:rPr>
          <w:rStyle w:val="CommentReference"/>
        </w:rPr>
        <w:commentReference w:id="110"/>
      </w:r>
      <w:commentRangeEnd w:id="111"/>
      <w:r w:rsidR="00127198">
        <w:rPr>
          <w:rStyle w:val="CommentReference"/>
        </w:rPr>
        <w:commentReference w:id="111"/>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213F4D1A"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12"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mainstem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w:t>
      </w:r>
      <w:r w:rsidR="000B58BA">
        <w:rPr>
          <w:bCs/>
          <w:sz w:val="24"/>
          <w:szCs w:val="24"/>
        </w:rPr>
        <w:t>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13" w:name="_Toc64271430"/>
      <w:r w:rsidRPr="00C86C84">
        <w:rPr>
          <w:sz w:val="24"/>
        </w:rPr>
        <w:t>Zinc</w:t>
      </w:r>
      <w:bookmarkEnd w:id="113"/>
    </w:p>
    <w:p w14:paraId="7DD30A65" w14:textId="77777777" w:rsidR="00A51324" w:rsidRPr="00A51324" w:rsidRDefault="00A51324" w:rsidP="00A51324"/>
    <w:p w14:paraId="75532D43" w14:textId="29720E88" w:rsidR="001D04BE" w:rsidRDefault="005723FC" w:rsidP="006F3509">
      <w:pPr>
        <w:rPr>
          <w:ins w:id="114"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r w:rsidR="001D04BE">
        <w:rPr>
          <w:bCs/>
          <w:sz w:val="24"/>
          <w:szCs w:val="24"/>
        </w:rPr>
        <w:t>several multiples</w:t>
      </w:r>
      <w:r w:rsidR="004F4B2E">
        <w:rPr>
          <w:bCs/>
          <w:sz w:val="24"/>
          <w:szCs w:val="24"/>
        </w:rPr>
        <w:t xml:space="preserve"> above the range of </w:t>
      </w:r>
      <w:commentRangeStart w:id="115"/>
      <w:commentRangeStart w:id="116"/>
      <w:r w:rsidR="004F4B2E">
        <w:rPr>
          <w:bCs/>
          <w:sz w:val="24"/>
          <w:szCs w:val="24"/>
        </w:rPr>
        <w:t xml:space="preserve">typical data </w:t>
      </w:r>
      <w:commentRangeEnd w:id="115"/>
      <w:r w:rsidR="00AA460F">
        <w:rPr>
          <w:rStyle w:val="CommentReference"/>
        </w:rPr>
        <w:commentReference w:id="115"/>
      </w:r>
      <w:commentRangeEnd w:id="116"/>
      <w:r w:rsidR="00257255">
        <w:rPr>
          <w:rStyle w:val="CommentReference"/>
        </w:rPr>
        <w:commentReference w:id="116"/>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17"/>
      <w:commentRangeStart w:id="118"/>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5E04CB54"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17"/>
      <w:commentRangeEnd w:id="118"/>
      <w:r w:rsidR="001D04BE" w:rsidRPr="001D04BE">
        <w:rPr>
          <w:bCs/>
          <w:sz w:val="24"/>
          <w:szCs w:val="24"/>
        </w:rPr>
        <w:t xml:space="preserve"> </w:t>
      </w:r>
      <w:r w:rsidR="00AA460F">
        <w:rPr>
          <w:rStyle w:val="CommentReference"/>
        </w:rPr>
        <w:commentReference w:id="117"/>
      </w:r>
      <w:r w:rsidR="004C44AE">
        <w:rPr>
          <w:rStyle w:val="CommentReference"/>
        </w:rPr>
        <w:commentReference w:id="118"/>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r w:rsidR="004F4B2E" w:rsidRPr="001D04BE">
        <w:rPr>
          <w:bCs/>
          <w:sz w:val="24"/>
          <w:szCs w:val="24"/>
        </w:rPr>
        <w:t>.</w:t>
      </w:r>
    </w:p>
    <w:p w14:paraId="432CA6EA" w14:textId="6E67D2C9" w:rsidR="00090395" w:rsidRPr="00090395" w:rsidRDefault="00090395"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119"/>
      <w:commentRangeStart w:id="120"/>
      <w:r w:rsidR="00103FA2">
        <w:rPr>
          <w:bCs/>
          <w:sz w:val="24"/>
          <w:szCs w:val="24"/>
        </w:rPr>
        <w:t>s</w:t>
      </w:r>
      <w:commentRangeEnd w:id="119"/>
      <w:r w:rsidR="00251E7A">
        <w:rPr>
          <w:rStyle w:val="CommentReference"/>
        </w:rPr>
        <w:commentReference w:id="119"/>
      </w:r>
      <w:commentRangeEnd w:id="120"/>
      <w:r w:rsidR="00DB3D02">
        <w:rPr>
          <w:rStyle w:val="CommentReference"/>
        </w:rPr>
        <w:commentReference w:id="120"/>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 xml:space="preserve">As with copper, elevated zinc values were observed solely in closer proximity to the developed </w:t>
      </w:r>
      <w:r>
        <w:rPr>
          <w:bCs/>
          <w:sz w:val="24"/>
          <w:szCs w:val="24"/>
        </w:rPr>
        <w:lastRenderedPageBreak/>
        <w:t>Kenai/Soldotna area. Zinc exceedances were not observed at</w:t>
      </w:r>
      <w:r w:rsidR="00827201">
        <w:rPr>
          <w:bCs/>
          <w:sz w:val="24"/>
          <w:szCs w:val="24"/>
        </w:rPr>
        <w:t xml:space="preserve"> the </w:t>
      </w:r>
      <w:commentRangeStart w:id="121"/>
      <w:commentRangeStart w:id="122"/>
      <w:r w:rsidR="00827201">
        <w:rPr>
          <w:bCs/>
          <w:sz w:val="24"/>
          <w:szCs w:val="24"/>
        </w:rPr>
        <w:t>minimally anthropogenically</w:t>
      </w:r>
      <w:commentRangeEnd w:id="121"/>
      <w:r w:rsidR="001B3D7A">
        <w:rPr>
          <w:rStyle w:val="CommentReference"/>
        </w:rPr>
        <w:commentReference w:id="121"/>
      </w:r>
      <w:commentRangeEnd w:id="122"/>
      <w:r w:rsidR="008B42A6">
        <w:rPr>
          <w:rStyle w:val="CommentReference"/>
        </w:rPr>
        <w:commentReference w:id="122"/>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23" w:name="_Toc64271431"/>
      <w:r>
        <w:rPr>
          <w:sz w:val="24"/>
        </w:rPr>
        <w:t>Variation among re</w:t>
      </w:r>
      <w:r w:rsidR="00C86C84">
        <w:rPr>
          <w:sz w:val="24"/>
        </w:rPr>
        <w:t>plicate samples</w:t>
      </w:r>
      <w:bookmarkEnd w:id="123"/>
    </w:p>
    <w:p w14:paraId="150088F2" w14:textId="77777777" w:rsidR="00A51324" w:rsidRPr="00A51324" w:rsidRDefault="00A51324" w:rsidP="00A51324"/>
    <w:p w14:paraId="3DB122E3" w14:textId="5E95F0B7" w:rsidR="006F3509" w:rsidRDefault="0073474F" w:rsidP="006F3509">
      <w:pPr>
        <w:rPr>
          <w:bCs/>
          <w:sz w:val="24"/>
          <w:szCs w:val="24"/>
        </w:rPr>
      </w:pPr>
      <w:r>
        <w:rPr>
          <w:sz w:val="24"/>
          <w:szCs w:val="24"/>
        </w:rPr>
        <w:t>A total of fifteen unique</w:t>
      </w:r>
      <w:r w:rsidR="00FC465D">
        <w:rPr>
          <w:sz w:val="24"/>
          <w:szCs w:val="24"/>
        </w:rPr>
        <w:t xml:space="preserve"> samples had associated </w:t>
      </w:r>
      <w:r>
        <w:rPr>
          <w:sz w:val="24"/>
          <w:szCs w:val="24"/>
        </w:rPr>
        <w:t xml:space="preserve">copper and zinc </w:t>
      </w:r>
      <w:r w:rsidR="00827201">
        <w:rPr>
          <w:sz w:val="24"/>
          <w:szCs w:val="24"/>
        </w:rPr>
        <w:t>re</w:t>
      </w:r>
      <w:r w:rsidR="00FC465D">
        <w:rPr>
          <w:sz w:val="24"/>
          <w:szCs w:val="24"/>
        </w:rPr>
        <w:t>plicate</w:t>
      </w:r>
      <w:r>
        <w:rPr>
          <w:sz w:val="24"/>
          <w:szCs w:val="24"/>
        </w:rPr>
        <w:t xml:space="preserve"> values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B45A65">
        <w:rPr>
          <w:sz w:val="24"/>
          <w:szCs w:val="24"/>
        </w:rPr>
        <w:t>eleven out of thirty instance</w:t>
      </w:r>
      <w:commentRangeStart w:id="124"/>
      <w:commentRangeStart w:id="125"/>
      <w:r w:rsidR="00FC465D">
        <w:rPr>
          <w:sz w:val="24"/>
          <w:szCs w:val="24"/>
        </w:rPr>
        <w:t>s</w:t>
      </w:r>
      <w:commentRangeEnd w:id="124"/>
      <w:r w:rsidR="001B3D7A">
        <w:rPr>
          <w:rStyle w:val="CommentReference"/>
        </w:rPr>
        <w:commentReference w:id="124"/>
      </w:r>
      <w:commentRangeEnd w:id="125"/>
      <w:r w:rsidR="005449B4">
        <w:rPr>
          <w:rStyle w:val="CommentReference"/>
        </w:rPr>
        <w:commentReference w:id="125"/>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26" w:author="Eldred, Laura" w:date="2020-12-29T12:48:00Z">
        <w:r w:rsidR="00194A4F">
          <w:rPr>
            <w:sz w:val="24"/>
            <w:szCs w:val="24"/>
          </w:rPr>
          <w:t xml:space="preserve"> </w:t>
        </w:r>
      </w:ins>
      <w:ins w:id="127" w:author="Benjamin Meyer" w:date="2021-02-18T14:09:00Z">
        <w:r w:rsidR="00B45A65">
          <w:rPr>
            <w:sz w:val="24"/>
            <w:szCs w:val="24"/>
          </w:rPr>
          <w:t>interpreted conservatively, or</w:t>
        </w:r>
      </w:ins>
      <w:ins w:id="128" w:author="Benjamin Meyer" w:date="2021-02-18T14:28:00Z">
        <w:r w:rsidR="008F4466">
          <w:rPr>
            <w:sz w:val="24"/>
            <w:szCs w:val="24"/>
          </w:rPr>
          <w:t xml:space="preserve"> </w:t>
        </w:r>
      </w:ins>
      <w:r w:rsidR="00194A4F">
        <w:rPr>
          <w:sz w:val="24"/>
          <w:szCs w:val="24"/>
        </w:rPr>
        <w:t>not</w:t>
      </w:r>
      <w:ins w:id="129" w:author="Benjamin Meyer" w:date="2021-02-22T15:31:00Z">
        <w:r w:rsidR="00956123">
          <w:rPr>
            <w:sz w:val="24"/>
            <w:szCs w:val="24"/>
          </w:rPr>
          <w:t xml:space="preserve"> included in calculations of</w:t>
        </w:r>
      </w:ins>
      <w:ins w:id="130" w:author="Benjamin Meyer" w:date="2021-02-18T14:28:00Z">
        <w:r w:rsidR="008F4466">
          <w:rPr>
            <w:sz w:val="24"/>
            <w:szCs w:val="24"/>
          </w:rPr>
          <w:t xml:space="preserve"> summary values</w:t>
        </w:r>
      </w:ins>
      <w:ins w:id="131"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32" w:name="_Toc64271432"/>
      <w:r w:rsidRPr="00AD09EE">
        <w:t>Mapping</w:t>
      </w:r>
      <w:r>
        <w:t xml:space="preserve"> potential sources of copper and zinc</w:t>
      </w:r>
      <w:bookmarkEnd w:id="132"/>
    </w:p>
    <w:p w14:paraId="05DBE785" w14:textId="77777777" w:rsidR="006F3509" w:rsidRDefault="006F3509" w:rsidP="006F3509"/>
    <w:p w14:paraId="604D7E7B" w14:textId="207679A0" w:rsidR="006F3509" w:rsidRPr="00CF3F57" w:rsidRDefault="006F3509" w:rsidP="00CF3F57">
      <w:pPr>
        <w:pStyle w:val="Heading3"/>
        <w:rPr>
          <w:sz w:val="24"/>
        </w:rPr>
      </w:pPr>
      <w:bookmarkStart w:id="133" w:name="_Toc64271433"/>
      <w:r w:rsidRPr="00CF3F57">
        <w:rPr>
          <w:sz w:val="24"/>
        </w:rPr>
        <w:t>Potential sources on the Kenai River</w:t>
      </w:r>
      <w:r w:rsidR="00AB33D0" w:rsidRPr="00CF3F57">
        <w:rPr>
          <w:sz w:val="24"/>
        </w:rPr>
        <w:t xml:space="preserve"> </w:t>
      </w:r>
      <w:r w:rsidR="00F524A8">
        <w:rPr>
          <w:sz w:val="24"/>
        </w:rPr>
        <w:t>mainstem</w:t>
      </w:r>
      <w:bookmarkEnd w:id="133"/>
    </w:p>
    <w:p w14:paraId="17FA121F" w14:textId="77777777" w:rsidR="006F3509" w:rsidRDefault="006F3509" w:rsidP="006F3509">
      <w:pPr>
        <w:rPr>
          <w:b/>
          <w:bCs/>
          <w:sz w:val="24"/>
          <w:szCs w:val="24"/>
        </w:rPr>
      </w:pPr>
    </w:p>
    <w:p w14:paraId="241DE00F" w14:textId="1E23DFE9"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641E31">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commentRangeStart w:id="134"/>
      <w:r w:rsidRPr="006F3509">
        <w:rPr>
          <w:sz w:val="24"/>
          <w:szCs w:val="24"/>
        </w:rPr>
        <w:t>.</w:t>
      </w:r>
      <w:commentRangeEnd w:id="134"/>
      <w:r w:rsidR="00CB56EC">
        <w:rPr>
          <w:rStyle w:val="CommentReference"/>
        </w:rPr>
        <w:commentReference w:id="134"/>
      </w:r>
      <w:r w:rsidRPr="006F3509">
        <w:rPr>
          <w:sz w:val="24"/>
          <w:szCs w:val="24"/>
        </w:rPr>
        <w:t xml:space="preserve"> </w:t>
      </w:r>
      <w:r w:rsidR="00EC101B">
        <w:rPr>
          <w:sz w:val="24"/>
          <w:szCs w:val="24"/>
        </w:rPr>
        <w:t>Photo</w:t>
      </w:r>
      <w:commentRangeStart w:id="135"/>
      <w:commentRangeStart w:id="136"/>
      <w:r w:rsidR="00C46320" w:rsidRPr="006F3509">
        <w:rPr>
          <w:sz w:val="24"/>
          <w:szCs w:val="24"/>
        </w:rPr>
        <w:t>s</w:t>
      </w:r>
      <w:commentRangeEnd w:id="135"/>
      <w:r w:rsidR="00BC6BCB">
        <w:rPr>
          <w:rStyle w:val="CommentReference"/>
        </w:rPr>
        <w:commentReference w:id="135"/>
      </w:r>
      <w:commentRangeEnd w:id="136"/>
      <w:r w:rsidR="00476A0D">
        <w:rPr>
          <w:rStyle w:val="CommentReference"/>
        </w:rPr>
        <w:commentReference w:id="136"/>
      </w:r>
      <w:ins w:id="137" w:author="Benjamin Meyer" w:date="2021-02-18T16:17:00Z">
        <w:r w:rsidR="00EC101B">
          <w:rPr>
            <w:sz w:val="24"/>
            <w:szCs w:val="24"/>
          </w:rPr>
          <w:t xml:space="preserve"> </w:t>
        </w:r>
      </w:ins>
      <w:r w:rsidR="00C46320" w:rsidRPr="006F3509">
        <w:rPr>
          <w:sz w:val="24"/>
          <w:szCs w:val="24"/>
        </w:rPr>
        <w:t xml:space="preserve">included </w:t>
      </w:r>
      <w:ins w:id="138"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w:t>
      </w:r>
      <w:commentRangeStart w:id="139"/>
      <w:r w:rsidR="00C46320" w:rsidRPr="006F3509">
        <w:rPr>
          <w:sz w:val="24"/>
          <w:szCs w:val="24"/>
        </w:rPr>
        <w:t>RV parks</w:t>
      </w:r>
      <w:commentRangeEnd w:id="139"/>
      <w:r w:rsidR="008A55EC">
        <w:rPr>
          <w:rStyle w:val="CommentReference"/>
        </w:rPr>
        <w:commentReference w:id="139"/>
      </w:r>
      <w:r w:rsidR="00C46320" w:rsidRPr="006F3509">
        <w:rPr>
          <w:sz w:val="24"/>
          <w:szCs w:val="24"/>
        </w:rPr>
        <w:t>.</w:t>
      </w:r>
      <w:r w:rsidR="00C46320">
        <w:rPr>
          <w:sz w:val="24"/>
          <w:szCs w:val="24"/>
        </w:rPr>
        <w:t xml:space="preserve"> </w:t>
      </w:r>
      <w:ins w:id="140" w:author="Benjamin Meyer" w:date="2021-02-18T16:25:00Z">
        <w:r w:rsidR="00135F04">
          <w:rPr>
            <w:sz w:val="24"/>
            <w:szCs w:val="24"/>
          </w:rPr>
          <w:t>The shape file</w:t>
        </w:r>
      </w:ins>
      <w:ins w:id="141" w:author="Benjamin Meyer" w:date="2021-02-18T16:26:00Z">
        <w:r w:rsidR="00135F04">
          <w:rPr>
            <w:sz w:val="24"/>
            <w:szCs w:val="24"/>
          </w:rPr>
          <w:t xml:space="preserve"> of geotagged photos</w:t>
        </w:r>
      </w:ins>
      <w:ins w:id="142" w:author="Benjamin Meyer" w:date="2021-02-18T16:25:00Z">
        <w:r w:rsidR="00135F04">
          <w:rPr>
            <w:sz w:val="24"/>
            <w:szCs w:val="24"/>
          </w:rPr>
          <w:t xml:space="preserve"> is intended to serve</w:t>
        </w:r>
      </w:ins>
      <w:ins w:id="143" w:author="Benjamin Meyer" w:date="2021-02-18T16:26:00Z">
        <w:r w:rsidR="00135F04">
          <w:rPr>
            <w:sz w:val="24"/>
            <w:szCs w:val="24"/>
          </w:rPr>
          <w:t xml:space="preserve"> as an archival document of potential sources of copper and zinc pollution, and may be useful to compare</w:t>
        </w:r>
      </w:ins>
      <w:ins w:id="144" w:author="Benjamin Meyer" w:date="2021-02-18T16:27:00Z">
        <w:r w:rsidR="00135F04">
          <w:rPr>
            <w:sz w:val="24"/>
            <w:szCs w:val="24"/>
          </w:rPr>
          <w:t xml:space="preserve"> to similar transects in future years.</w:t>
        </w:r>
      </w:ins>
      <w:ins w:id="145" w:author="Benjamin Meyer" w:date="2021-02-18T16:28:00Z">
        <w:r w:rsidR="00135F04">
          <w:rPr>
            <w:sz w:val="24"/>
            <w:szCs w:val="24"/>
          </w:rPr>
          <w:t xml:space="preserve"> The photos shape file may be particularly useful in the context of </w:t>
        </w:r>
      </w:ins>
      <w:ins w:id="146"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47" w:name="_Toc64271434"/>
      <w:r w:rsidRPr="00CF3F57">
        <w:rPr>
          <w:sz w:val="24"/>
        </w:rPr>
        <w:t>Potential sources throughout the Kenai River watershed</w:t>
      </w:r>
      <w:bookmarkEnd w:id="147"/>
    </w:p>
    <w:p w14:paraId="3D88540A" w14:textId="77777777" w:rsidR="00E73AEA" w:rsidRPr="00D36DED" w:rsidRDefault="00E73AEA" w:rsidP="00E73AEA">
      <w:pPr>
        <w:rPr>
          <w:ins w:id="148" w:author="Benjamin Meyer" w:date="2021-02-18T16:12:00Z"/>
          <w:sz w:val="24"/>
          <w:szCs w:val="24"/>
        </w:rPr>
      </w:pPr>
    </w:p>
    <w:p w14:paraId="3855BECD" w14:textId="1A61DE65" w:rsidR="00E76606" w:rsidRPr="00D36DED" w:rsidRDefault="00E76606" w:rsidP="0043231C">
      <w:pPr>
        <w:pStyle w:val="Default"/>
        <w:rPr>
          <w:rFonts w:asciiTheme="minorHAnsi" w:hAnsiTheme="minorHAnsi"/>
        </w:rPr>
      </w:pPr>
      <w:ins w:id="149" w:author="Benjamin Meyer" w:date="2021-02-18T16:33:00Z">
        <w:r w:rsidRPr="00D36DED">
          <w:rPr>
            <w:rFonts w:asciiTheme="minorHAnsi" w:hAnsiTheme="minorHAnsi"/>
          </w:rPr>
          <w:t>The report</w:t>
        </w:r>
      </w:ins>
      <w:ins w:id="150" w:author="Benjamin Meyer" w:date="2021-02-18T16:32:00Z">
        <w:r w:rsidRPr="00D36DED">
          <w:rPr>
            <w:rFonts w:asciiTheme="minorHAnsi" w:hAnsiTheme="minorHAnsi"/>
          </w:rPr>
          <w:t xml:space="preserve"> from St. </w:t>
        </w:r>
      </w:ins>
      <w:ins w:id="151" w:author="Benjamin Meyer" w:date="2021-02-18T16:33:00Z">
        <w:r w:rsidRPr="00D36DED">
          <w:rPr>
            <w:rFonts w:asciiTheme="minorHAnsi" w:hAnsiTheme="minorHAnsi"/>
          </w:rPr>
          <w:t>M</w:t>
        </w:r>
      </w:ins>
      <w:ins w:id="152" w:author="Benjamin Meyer" w:date="2021-02-18T16:32:00Z">
        <w:r w:rsidRPr="00D36DED">
          <w:rPr>
            <w:rFonts w:asciiTheme="minorHAnsi" w:hAnsiTheme="minorHAnsi"/>
          </w:rPr>
          <w:t xml:space="preserve">ary’s University </w:t>
        </w:r>
      </w:ins>
      <w:ins w:id="153" w:author="Benjamin Meyer" w:date="2021-02-19T11:17:00Z">
        <w:r w:rsidR="00A73AA9">
          <w:rPr>
            <w:rFonts w:asciiTheme="minorHAnsi" w:hAnsiTheme="minorHAnsi"/>
          </w:rPr>
          <w:t xml:space="preserve">of Minnesota </w:t>
        </w:r>
      </w:ins>
      <w:ins w:id="154"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55" w:author="Benjamin Meyer" w:date="2021-02-22T15:39:00Z">
        <w:r w:rsidR="00075D97">
          <w:rPr>
            <w:rFonts w:asciiTheme="majorHAnsi" w:hAnsiTheme="majorHAnsi"/>
          </w:rPr>
          <w:t>titled</w:t>
        </w:r>
      </w:ins>
      <w:ins w:id="156"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57" w:author="Benjamin Meyer" w:date="2021-02-22T17:09:00Z">
        <w:r w:rsidR="00315A3F">
          <w:rPr>
            <w:rFonts w:asciiTheme="majorHAnsi" w:hAnsiTheme="majorHAnsi"/>
            <w:bCs/>
          </w:rPr>
          <w:t>”</w:t>
        </w:r>
      </w:ins>
      <w:ins w:id="158" w:author="Benjamin Meyer" w:date="2021-02-22T15:39:00Z">
        <w:r w:rsidR="00075D97">
          <w:rPr>
            <w:rFonts w:asciiTheme="majorHAnsi" w:hAnsiTheme="majorHAnsi"/>
            <w:bCs/>
          </w:rPr>
          <w:t>,</w:t>
        </w:r>
      </w:ins>
      <w:ins w:id="159"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160"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161"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62" w:author="Benjamin Meyer" w:date="2021-04-19T18:35:00Z">
        <w:r w:rsidR="008A55EC">
          <w:rPr>
            <w:rFonts w:asciiTheme="minorHAnsi" w:hAnsiTheme="minorHAnsi"/>
          </w:rPr>
          <w:t xml:space="preserve">geospatial </w:t>
        </w:r>
      </w:ins>
      <w:ins w:id="163" w:author="Benjamin Meyer" w:date="2021-02-18T16:35:00Z">
        <w:r w:rsidR="00476A0D" w:rsidRPr="00D36DED">
          <w:rPr>
            <w:rFonts w:asciiTheme="minorHAnsi" w:hAnsiTheme="minorHAnsi"/>
          </w:rPr>
          <w:t xml:space="preserve">datasets </w:t>
        </w:r>
      </w:ins>
      <w:ins w:id="164" w:author="Benjamin Meyer" w:date="2021-02-22T15:39:00Z">
        <w:r w:rsidR="00315A3F">
          <w:rPr>
            <w:rFonts w:asciiTheme="minorHAnsi" w:hAnsiTheme="minorHAnsi"/>
          </w:rPr>
          <w:t>that were prepared</w:t>
        </w:r>
        <w:r w:rsidR="00075D97">
          <w:rPr>
            <w:rFonts w:asciiTheme="minorHAnsi" w:hAnsiTheme="minorHAnsi"/>
          </w:rPr>
          <w:t xml:space="preserve">, </w:t>
        </w:r>
      </w:ins>
      <w:ins w:id="165" w:author="Benjamin Meyer" w:date="2021-02-18T16:35:00Z">
        <w:r w:rsidR="00075D97">
          <w:rPr>
            <w:rFonts w:asciiTheme="minorHAnsi" w:hAnsiTheme="minorHAnsi"/>
          </w:rPr>
          <w:t>including</w:t>
        </w:r>
      </w:ins>
      <w:ins w:id="166" w:author="Benjamin Meyer" w:date="2021-02-19T10:00:00Z">
        <w:r w:rsidR="00476A0D" w:rsidRPr="00D36DED">
          <w:rPr>
            <w:rFonts w:asciiTheme="minorHAnsi" w:hAnsiTheme="minorHAnsi"/>
          </w:rPr>
          <w:t>:</w:t>
        </w:r>
      </w:ins>
      <w:ins w:id="167"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68"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69" w:author="Benjamin Meyer" w:date="2021-02-18T16:35:00Z"/>
          <w:rFonts w:asciiTheme="minorHAnsi" w:hAnsiTheme="minorHAnsi"/>
        </w:rPr>
      </w:pPr>
      <w:ins w:id="170"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71" w:author="Benjamin Meyer" w:date="2021-02-18T16:35:00Z"/>
          <w:rFonts w:asciiTheme="minorHAnsi" w:hAnsiTheme="minorHAnsi"/>
        </w:rPr>
      </w:pPr>
      <w:ins w:id="172"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73" w:author="Benjamin Meyer" w:date="2021-02-18T16:36:00Z"/>
          <w:rFonts w:asciiTheme="minorHAnsi" w:hAnsiTheme="minorHAnsi"/>
        </w:rPr>
      </w:pPr>
      <w:ins w:id="174"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75"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76" w:author="Benjamin Meyer" w:date="2021-02-18T16:36:00Z">
        <w:r w:rsidRPr="00D36DED">
          <w:rPr>
            <w:rFonts w:asciiTheme="minorHAnsi" w:hAnsiTheme="minorHAnsi"/>
          </w:rPr>
          <w:t>F</w:t>
        </w:r>
      </w:ins>
      <w:ins w:id="177"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78"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79"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80"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81"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82"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83" w:author="Benjamin Meyer" w:date="2021-02-18T16:35:00Z">
        <w:r w:rsidRPr="00D36DED">
          <w:rPr>
            <w:rFonts w:asciiTheme="minorHAnsi" w:hAnsiTheme="minorHAnsi"/>
          </w:rPr>
          <w:lastRenderedPageBreak/>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84"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85"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86"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187" w:author="Benjamin Meyer" w:date="2021-02-19T11:37:00Z"/>
          <w:rFonts w:asciiTheme="minorHAnsi" w:hAnsiTheme="minorHAnsi"/>
        </w:rPr>
      </w:pPr>
      <w:ins w:id="188" w:author="Benjamin Meyer" w:date="2021-02-19T11:37:00Z">
        <w:r w:rsidRPr="00D36DED">
          <w:rPr>
            <w:rFonts w:asciiTheme="minorHAnsi" w:hAnsiTheme="minorHAnsi"/>
          </w:rPr>
          <w:t>The above datasets were compiled into ArcGIS file geodatabases</w:t>
        </w:r>
      </w:ins>
      <w:ins w:id="189" w:author="Benjamin Meyer" w:date="2021-02-22T15:43:00Z">
        <w:r w:rsidR="004710D6">
          <w:rPr>
            <w:rFonts w:asciiTheme="minorHAnsi" w:hAnsiTheme="minorHAnsi"/>
          </w:rPr>
          <w:t xml:space="preserve"> provided to ADEC on a</w:t>
        </w:r>
      </w:ins>
      <w:ins w:id="190" w:author="Benjamin Meyer" w:date="2021-02-22T15:44:00Z">
        <w:r w:rsidR="004710D6">
          <w:rPr>
            <w:rFonts w:asciiTheme="minorHAnsi" w:hAnsiTheme="minorHAnsi"/>
          </w:rPr>
          <w:t>n external</w:t>
        </w:r>
      </w:ins>
      <w:ins w:id="191" w:author="Benjamin Meyer" w:date="2021-02-22T15:43:00Z">
        <w:r w:rsidR="004710D6">
          <w:rPr>
            <w:rFonts w:asciiTheme="minorHAnsi" w:hAnsiTheme="minorHAnsi"/>
          </w:rPr>
          <w:t xml:space="preserve"> hard drive,</w:t>
        </w:r>
      </w:ins>
      <w:ins w:id="192"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93" w:author="Benjamin Meyer" w:date="2021-02-19T11:37:00Z"/>
          <w:rFonts w:asciiTheme="minorHAnsi" w:hAnsiTheme="minorHAnsi"/>
        </w:rPr>
      </w:pPr>
    </w:p>
    <w:p w14:paraId="2C57765D" w14:textId="18FFBAF3" w:rsidR="00877426" w:rsidRDefault="00877426" w:rsidP="00877426">
      <w:pPr>
        <w:pStyle w:val="Default"/>
        <w:rPr>
          <w:ins w:id="194" w:author="Benjamin Meyer" w:date="2021-02-19T11:37:00Z"/>
          <w:rFonts w:asciiTheme="minorHAnsi" w:hAnsiTheme="minorHAnsi"/>
        </w:rPr>
      </w:pPr>
      <w:ins w:id="195" w:author="Benjamin Meyer" w:date="2021-02-19T11:37:00Z">
        <w:r>
          <w:rPr>
            <w:rFonts w:asciiTheme="minorHAnsi" w:hAnsiTheme="minorHAnsi"/>
          </w:rPr>
          <w:t>Geospatial data gaps were also identified</w:t>
        </w:r>
      </w:ins>
      <w:ins w:id="196" w:author="Benjamin Meyer" w:date="2021-04-19T18:36:00Z">
        <w:r w:rsidR="008A55EC">
          <w:rPr>
            <w:rFonts w:asciiTheme="minorHAnsi" w:hAnsiTheme="minorHAnsi"/>
          </w:rPr>
          <w:t xml:space="preserve"> in the report,</w:t>
        </w:r>
      </w:ins>
      <w:ins w:id="197"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98"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99" w:author="Benjamin Meyer" w:date="2021-02-19T11:37:00Z"/>
          <w:rFonts w:asciiTheme="minorHAnsi" w:hAnsiTheme="minorHAnsi"/>
        </w:rPr>
      </w:pPr>
      <w:ins w:id="200"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201" w:author="Benjamin Meyer" w:date="2021-02-19T11:37:00Z"/>
          <w:rFonts w:asciiTheme="minorHAnsi" w:hAnsiTheme="minorHAnsi"/>
        </w:rPr>
      </w:pPr>
      <w:ins w:id="202"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203" w:author="Benjamin Meyer" w:date="2021-02-19T11:37:00Z"/>
          <w:rFonts w:asciiTheme="minorHAnsi" w:hAnsiTheme="minorHAnsi"/>
        </w:rPr>
      </w:pPr>
      <w:ins w:id="204"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205" w:author="Benjamin Meyer" w:date="2021-02-19T11:37:00Z"/>
          <w:rFonts w:asciiTheme="minorHAnsi" w:hAnsiTheme="minorHAnsi"/>
        </w:rPr>
      </w:pPr>
      <w:ins w:id="206"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207"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08" w:name="_Toc64271435"/>
      <w:r w:rsidRPr="00CF3F57">
        <w:rPr>
          <w:b/>
        </w:rPr>
        <w:t>DISCUSSION</w:t>
      </w:r>
      <w:bookmarkEnd w:id="208"/>
    </w:p>
    <w:p w14:paraId="6A641314" w14:textId="77777777" w:rsidR="00973145" w:rsidRPr="00973145" w:rsidRDefault="00973145" w:rsidP="00973145"/>
    <w:p w14:paraId="1C3CCF05" w14:textId="57F8402A" w:rsidR="00973145" w:rsidRDefault="00973145" w:rsidP="00973145">
      <w:pPr>
        <w:pStyle w:val="Heading2"/>
      </w:pPr>
      <w:bookmarkStart w:id="209" w:name="_Toc64271436"/>
      <w:r>
        <w:t>Copper and zinc sampling</w:t>
      </w:r>
      <w:bookmarkEnd w:id="209"/>
    </w:p>
    <w:p w14:paraId="63DEA3BE" w14:textId="25339D56" w:rsidR="00973145" w:rsidRDefault="00973145" w:rsidP="00973145"/>
    <w:p w14:paraId="6F3CA150" w14:textId="479F55B3" w:rsidR="00973145" w:rsidRPr="003B4EC2" w:rsidRDefault="00D43934" w:rsidP="003B4EC2">
      <w:pPr>
        <w:pStyle w:val="Heading3"/>
        <w:rPr>
          <w:sz w:val="24"/>
        </w:rPr>
      </w:pPr>
      <w:bookmarkStart w:id="210" w:name="_Toc64271437"/>
      <w:r>
        <w:rPr>
          <w:sz w:val="24"/>
        </w:rPr>
        <w:t>Copper</w:t>
      </w:r>
      <w:bookmarkEnd w:id="210"/>
      <w:r w:rsidR="005B5ABC">
        <w:rPr>
          <w:sz w:val="24"/>
        </w:rPr>
        <w:t xml:space="preserve"> </w:t>
      </w:r>
    </w:p>
    <w:p w14:paraId="04056C7B" w14:textId="77777777" w:rsidR="00BF6E75" w:rsidRDefault="00BF6E75" w:rsidP="00973145">
      <w:pPr>
        <w:rPr>
          <w:bCs/>
          <w:sz w:val="24"/>
          <w:szCs w:val="24"/>
        </w:rPr>
      </w:pPr>
    </w:p>
    <w:p w14:paraId="772C4E75" w14:textId="2AF9C4C8"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mainstem at the Slikok Creek confluence.</w:t>
      </w:r>
      <w:r w:rsidR="00D74AB6">
        <w:rPr>
          <w:bCs/>
          <w:sz w:val="24"/>
          <w:szCs w:val="24"/>
        </w:rPr>
        <w:t xml:space="preserve"> </w:t>
      </w:r>
      <w:commentRangeStart w:id="211"/>
      <w:commentRangeStart w:id="212"/>
      <w:commentRangeStart w:id="213"/>
      <w:r w:rsidR="00977755">
        <w:rPr>
          <w:bCs/>
          <w:sz w:val="24"/>
          <w:szCs w:val="24"/>
        </w:rPr>
        <w:t>While a</w:t>
      </w:r>
      <w:r w:rsidR="00325F11">
        <w:rPr>
          <w:bCs/>
          <w:sz w:val="24"/>
          <w:szCs w:val="24"/>
        </w:rPr>
        <w:t xml:space="preserve"> CCC value was not available at this site for</w:t>
      </w:r>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r w:rsidR="009E491F">
        <w:rPr>
          <w:bCs/>
          <w:sz w:val="24"/>
          <w:szCs w:val="24"/>
        </w:rPr>
        <w:t xml:space="preserve"> </w:t>
      </w:r>
      <w:r w:rsidR="00977755">
        <w:rPr>
          <w:bCs/>
          <w:sz w:val="24"/>
          <w:szCs w:val="24"/>
        </w:rPr>
        <w:t>two near</w:t>
      </w:r>
      <w:r w:rsidR="00A81CED">
        <w:rPr>
          <w:bCs/>
          <w:sz w:val="24"/>
          <w:szCs w:val="24"/>
        </w:rPr>
        <w:t>by</w:t>
      </w:r>
      <w:r w:rsidR="00977755">
        <w:rPr>
          <w:bCs/>
          <w:sz w:val="24"/>
          <w:szCs w:val="24"/>
        </w:rPr>
        <w:t xml:space="preserve"> mainstem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ug/L</w:t>
      </w:r>
      <w:r w:rsidR="00977755">
        <w:rPr>
          <w:bCs/>
          <w:sz w:val="24"/>
          <w:szCs w:val="24"/>
        </w:rPr>
        <w:t xml:space="preserve">) and upstream (Soldotna Bridge, CCC = </w:t>
      </w:r>
      <w:r w:rsidR="00827201">
        <w:rPr>
          <w:bCs/>
          <w:sz w:val="24"/>
          <w:szCs w:val="24"/>
        </w:rPr>
        <w:t>4.52</w:t>
      </w:r>
      <w:r w:rsidR="00BD4D4B">
        <w:rPr>
          <w:bCs/>
          <w:sz w:val="24"/>
          <w:szCs w:val="24"/>
        </w:rPr>
        <w:t xml:space="preserve"> ug/L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r w:rsidR="00FC199C">
        <w:rPr>
          <w:bCs/>
          <w:sz w:val="24"/>
          <w:szCs w:val="24"/>
        </w:rPr>
        <w:t xml:space="preserve">may have exceeded </w:t>
      </w:r>
      <w:r w:rsidR="00977755">
        <w:rPr>
          <w:bCs/>
          <w:sz w:val="24"/>
          <w:szCs w:val="24"/>
        </w:rPr>
        <w:t>the toxicity criterion for this sampling event.</w:t>
      </w:r>
      <w:r w:rsidR="00086350">
        <w:rPr>
          <w:bCs/>
          <w:sz w:val="24"/>
          <w:szCs w:val="24"/>
        </w:rPr>
        <w:t xml:space="preserve"> </w:t>
      </w:r>
      <w:commentRangeEnd w:id="211"/>
      <w:r w:rsidR="005670C2">
        <w:rPr>
          <w:rStyle w:val="CommentReference"/>
        </w:rPr>
        <w:commentReference w:id="211"/>
      </w:r>
      <w:commentRangeEnd w:id="212"/>
      <w:r w:rsidR="00DF1B84">
        <w:rPr>
          <w:rStyle w:val="CommentReference"/>
        </w:rPr>
        <w:commentReference w:id="212"/>
      </w:r>
      <w:commentRangeEnd w:id="213"/>
      <w:r w:rsidR="00A81CED">
        <w:rPr>
          <w:rStyle w:val="CommentReference"/>
        </w:rPr>
        <w:commentReference w:id="213"/>
      </w:r>
      <w:r w:rsidR="00086350">
        <w:rPr>
          <w:bCs/>
          <w:sz w:val="24"/>
          <w:szCs w:val="24"/>
        </w:rPr>
        <w:t xml:space="preserve"> Due to the range of data observed in Slikok Creek and its proximity to potential anthropogenic sources, m</w:t>
      </w:r>
      <w:r w:rsidR="00827201">
        <w:rPr>
          <w:bCs/>
          <w:sz w:val="24"/>
          <w:szCs w:val="24"/>
        </w:rPr>
        <w:t xml:space="preserve">ore intensive monitoring is warranted, </w:t>
      </w:r>
      <w:commentRangeStart w:id="214"/>
      <w:commentRangeStart w:id="215"/>
      <w:r w:rsidR="00827201">
        <w:rPr>
          <w:bCs/>
          <w:sz w:val="24"/>
          <w:szCs w:val="24"/>
        </w:rPr>
        <w:t xml:space="preserve">including </w:t>
      </w:r>
      <w:r w:rsidR="00086350">
        <w:rPr>
          <w:bCs/>
          <w:sz w:val="24"/>
          <w:szCs w:val="24"/>
        </w:rPr>
        <w:t>longitudinal survey(s)</w:t>
      </w:r>
      <w:r w:rsidR="00777B8D">
        <w:rPr>
          <w:bCs/>
          <w:sz w:val="24"/>
          <w:szCs w:val="24"/>
        </w:rPr>
        <w:t xml:space="preserve"> and/or cross-sectional sampling </w:t>
      </w:r>
      <w:commentRangeEnd w:id="214"/>
      <w:r w:rsidR="00B5420F">
        <w:rPr>
          <w:rStyle w:val="CommentReference"/>
        </w:rPr>
        <w:commentReference w:id="214"/>
      </w:r>
      <w:commentRangeEnd w:id="215"/>
      <w:r w:rsidR="00777B8D">
        <w:rPr>
          <w:rStyle w:val="CommentReference"/>
        </w:rPr>
        <w:commentReference w:id="215"/>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AD21B2B" w14:textId="11E7FC2B"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16"/>
      <w:commentRangeStart w:id="217"/>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16"/>
      <w:r w:rsidR="00B5420F">
        <w:rPr>
          <w:rStyle w:val="CommentReference"/>
        </w:rPr>
        <w:commentReference w:id="216"/>
      </w:r>
      <w:commentRangeEnd w:id="217"/>
      <w:r w:rsidR="00DB58B7">
        <w:rPr>
          <w:rStyle w:val="CommentReference"/>
        </w:rPr>
        <w:commentReference w:id="217"/>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18"/>
      <w:commentRangeStart w:id="219"/>
      <w:r w:rsidR="006823C1">
        <w:rPr>
          <w:bCs/>
          <w:sz w:val="24"/>
          <w:szCs w:val="24"/>
        </w:rPr>
        <w:t>d</w:t>
      </w:r>
      <w:commentRangeEnd w:id="218"/>
      <w:r w:rsidR="006823C1">
        <w:rPr>
          <w:rStyle w:val="CommentReference"/>
        </w:rPr>
        <w:commentReference w:id="218"/>
      </w:r>
      <w:commentRangeEnd w:id="219"/>
      <w:r w:rsidR="00BF0AB1">
        <w:rPr>
          <w:rStyle w:val="CommentReference"/>
        </w:rPr>
        <w:commentReference w:id="219"/>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1DBCC10B" w:rsidR="00EE56F9" w:rsidRDefault="005B5ABC" w:rsidP="00EE56F9">
      <w:pPr>
        <w:pStyle w:val="Heading3"/>
        <w:rPr>
          <w:sz w:val="24"/>
        </w:rPr>
      </w:pPr>
      <w:bookmarkStart w:id="220" w:name="_Toc64271438"/>
      <w:commentRangeStart w:id="221"/>
      <w:r>
        <w:rPr>
          <w:sz w:val="24"/>
        </w:rPr>
        <w:t>Zinc</w:t>
      </w:r>
      <w:commentRangeEnd w:id="221"/>
      <w:r w:rsidR="0024174C">
        <w:rPr>
          <w:rStyle w:val="CommentReference"/>
          <w:b w:val="0"/>
          <w:color w:val="auto"/>
          <w:spacing w:val="0"/>
        </w:rPr>
        <w:commentReference w:id="221"/>
      </w:r>
      <w:bookmarkEnd w:id="220"/>
      <w:r w:rsidR="00E13B63" w:rsidRPr="003B4EC2">
        <w:rPr>
          <w:sz w:val="24"/>
        </w:rPr>
        <w:t xml:space="preserve"> </w:t>
      </w:r>
    </w:p>
    <w:p w14:paraId="5FA0B932" w14:textId="77777777" w:rsidR="00370AB4" w:rsidRPr="00370AB4" w:rsidRDefault="00370AB4" w:rsidP="00370AB4"/>
    <w:p w14:paraId="459AA1C1" w14:textId="679878F3" w:rsidR="000E508E" w:rsidRDefault="00CB1EFA" w:rsidP="003D7C72">
      <w:pPr>
        <w:rPr>
          <w:bCs/>
          <w:sz w:val="24"/>
          <w:szCs w:val="24"/>
        </w:rPr>
      </w:pPr>
      <w:r>
        <w:rPr>
          <w:bCs/>
          <w:sz w:val="24"/>
          <w:szCs w:val="24"/>
        </w:rPr>
        <w:t xml:space="preserve">Zinc exceedances of </w:t>
      </w:r>
      <w:commentRangeStart w:id="222"/>
      <w:r>
        <w:rPr>
          <w:bCs/>
          <w:sz w:val="24"/>
          <w:szCs w:val="24"/>
        </w:rPr>
        <w:t xml:space="preserve">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commentRangeEnd w:id="222"/>
      <w:r w:rsidR="00B5420F">
        <w:rPr>
          <w:rStyle w:val="CommentReference"/>
        </w:rPr>
        <w:commentReference w:id="222"/>
      </w:r>
      <w:r>
        <w:rPr>
          <w:bCs/>
          <w:sz w:val="24"/>
          <w:szCs w:val="24"/>
        </w:rPr>
        <w:t>were observe</w:t>
      </w:r>
      <w:r w:rsidR="00BF0AB1">
        <w:rPr>
          <w:bCs/>
          <w:sz w:val="24"/>
          <w:szCs w:val="24"/>
        </w:rPr>
        <w:t>d at several</w:t>
      </w:r>
      <w:commentRangeStart w:id="223"/>
      <w:commentRangeStart w:id="224"/>
      <w:r w:rsidR="00545467">
        <w:rPr>
          <w:bCs/>
          <w:sz w:val="24"/>
          <w:szCs w:val="24"/>
        </w:rPr>
        <w:t xml:space="preserve"> sampling</w:t>
      </w:r>
      <w:commentRangeEnd w:id="223"/>
      <w:r w:rsidR="007A05B7">
        <w:rPr>
          <w:rStyle w:val="CommentReference"/>
        </w:rPr>
        <w:commentReference w:id="223"/>
      </w:r>
      <w:commentRangeEnd w:id="224"/>
      <w:r w:rsidR="00BF0AB1">
        <w:rPr>
          <w:rStyle w:val="CommentReference"/>
        </w:rPr>
        <w:commentReference w:id="224"/>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25"/>
      <w:r w:rsidR="003D7C72">
        <w:rPr>
          <w:bCs/>
          <w:sz w:val="24"/>
          <w:szCs w:val="24"/>
        </w:rPr>
        <w:t>estuary</w:t>
      </w:r>
      <w:commentRangeEnd w:id="225"/>
      <w:r w:rsidR="00FC199C">
        <w:rPr>
          <w:rStyle w:val="CommentReference"/>
        </w:rPr>
        <w:commentReference w:id="225"/>
      </w:r>
      <w:r w:rsidR="003D7C72">
        <w:rPr>
          <w:bCs/>
          <w:sz w:val="24"/>
          <w:szCs w:val="24"/>
        </w:rPr>
        <w:t xml:space="preserve"> sections of the </w:t>
      </w:r>
      <w:r w:rsidR="003D7C72">
        <w:rPr>
          <w:bCs/>
          <w:sz w:val="24"/>
          <w:szCs w:val="24"/>
        </w:rPr>
        <w:lastRenderedPageBreak/>
        <w:t>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t>
      </w:r>
      <w:r w:rsidR="00D918D7">
        <w:rPr>
          <w:bCs/>
          <w:sz w:val="24"/>
          <w:szCs w:val="24"/>
        </w:rPr>
        <w:t>while</w:t>
      </w:r>
      <w:r w:rsidR="00256F73">
        <w:rPr>
          <w:bCs/>
          <w:sz w:val="24"/>
          <w:szCs w:val="24"/>
        </w:rPr>
        <w:t xml:space="preserve"> </w:t>
      </w:r>
      <w:del w:id="226"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227"/>
        <w:r w:rsidR="00545467" w:rsidDel="00D918D7">
          <w:rPr>
            <w:bCs/>
            <w:sz w:val="24"/>
            <w:szCs w:val="24"/>
          </w:rPr>
          <w:delText>housands</w:delText>
        </w:r>
        <w:commentRangeEnd w:id="227"/>
        <w:r w:rsidR="007A05B7" w:rsidDel="00D918D7">
          <w:rPr>
            <w:rStyle w:val="CommentReference"/>
          </w:rPr>
          <w:commentReference w:id="227"/>
        </w:r>
        <w:r w:rsidR="00545467" w:rsidDel="00D918D7">
          <w:rPr>
            <w:bCs/>
            <w:sz w:val="24"/>
            <w:szCs w:val="24"/>
          </w:rPr>
          <w:delText xml:space="preserve"> of impervious surfaces, daily tire wear and brake use</w:delText>
        </w:r>
      </w:del>
      <w:ins w:id="228" w:author="Apsens, Sarah" w:date="2020-12-30T11:49:00Z">
        <w:del w:id="229" w:author="Benjamin Meyer" w:date="2021-02-19T15:26:00Z">
          <w:r w:rsidR="0066467A" w:rsidDel="00D918D7">
            <w:rPr>
              <w:bCs/>
              <w:sz w:val="24"/>
              <w:szCs w:val="24"/>
            </w:rPr>
            <w:delText>tire a</w:delText>
          </w:r>
        </w:del>
      </w:ins>
      <w:ins w:id="230" w:author="Apsens, Sarah" w:date="2020-12-30T11:50:00Z">
        <w:del w:id="231" w:author="Benjamin Meyer" w:date="2021-02-19T15:26:00Z">
          <w:r w:rsidR="0066467A" w:rsidDel="00D918D7">
            <w:rPr>
              <w:bCs/>
              <w:sz w:val="24"/>
              <w:szCs w:val="24"/>
            </w:rPr>
            <w:delText>nd br</w:delText>
          </w:r>
        </w:del>
        <w:del w:id="232" w:author="Benjamin Meyer" w:date="2021-02-19T15:14:00Z">
          <w:r w:rsidR="0066467A" w:rsidDel="00256F73">
            <w:rPr>
              <w:bCs/>
              <w:sz w:val="24"/>
              <w:szCs w:val="24"/>
            </w:rPr>
            <w:delText>eak</w:delText>
          </w:r>
        </w:del>
        <w:del w:id="233" w:author="Benjamin Meyer" w:date="2021-02-19T15:26:00Z">
          <w:r w:rsidR="0066467A" w:rsidDel="00D918D7">
            <w:rPr>
              <w:bCs/>
              <w:sz w:val="24"/>
              <w:szCs w:val="24"/>
            </w:rPr>
            <w:delText xml:space="preserve"> dust</w:delText>
          </w:r>
        </w:del>
      </w:ins>
      <w:del w:id="234"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235" w:author="Benjamin Meyer" w:date="2021-02-19T15:30:00Z">
        <w:r w:rsidR="00D918D7">
          <w:rPr>
            <w:bCs/>
            <w:sz w:val="24"/>
            <w:szCs w:val="24"/>
          </w:rPr>
          <w:t>n</w:t>
        </w:r>
      </w:ins>
      <w:del w:id="236"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237"/>
      <w:commentRangeStart w:id="238"/>
      <w:r w:rsidR="00175C94">
        <w:rPr>
          <w:bCs/>
          <w:sz w:val="24"/>
          <w:szCs w:val="24"/>
        </w:rPr>
        <w:t>anthropogenic influence</w:t>
      </w:r>
      <w:commentRangeEnd w:id="237"/>
      <w:r w:rsidR="0066467A">
        <w:rPr>
          <w:rStyle w:val="CommentReference"/>
        </w:rPr>
        <w:commentReference w:id="237"/>
      </w:r>
      <w:commentRangeEnd w:id="238"/>
      <w:r w:rsidR="00D918D7">
        <w:rPr>
          <w:rStyle w:val="CommentReference"/>
        </w:rPr>
        <w:commentReference w:id="238"/>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39" w:name="_Toc64271439"/>
      <w:r>
        <w:rPr>
          <w:sz w:val="24"/>
        </w:rPr>
        <w:t>Variation among re</w:t>
      </w:r>
      <w:r w:rsidR="00FB4DBB" w:rsidRPr="00EB2CAD">
        <w:rPr>
          <w:sz w:val="24"/>
        </w:rPr>
        <w:t>plicate samples</w:t>
      </w:r>
      <w:bookmarkEnd w:id="239"/>
    </w:p>
    <w:p w14:paraId="11397BBF" w14:textId="77777777" w:rsidR="00CF2AAF" w:rsidRPr="00CF2AAF" w:rsidRDefault="00CF2AAF" w:rsidP="00CF2AAF"/>
    <w:p w14:paraId="23AB878C" w14:textId="64889899"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40"/>
      <w:commentRangeStart w:id="241"/>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del w:id="242" w:author="Benjamin Meyer" w:date="2021-02-19T17:21:00Z">
        <w:r w:rsidR="00CF2AAF" w:rsidDel="000C7838">
          <w:rPr>
            <w:sz w:val="24"/>
            <w:szCs w:val="24"/>
          </w:rPr>
          <w:delText>should be interpreted with some moderation</w:delText>
        </w:r>
      </w:del>
      <w:commentRangeEnd w:id="240"/>
      <w:r w:rsidR="008A4C86">
        <w:rPr>
          <w:rStyle w:val="CommentReference"/>
        </w:rPr>
        <w:commentReference w:id="240"/>
      </w:r>
      <w:commentRangeEnd w:id="241"/>
      <w:r w:rsidR="008E1724">
        <w:rPr>
          <w:rStyle w:val="CommentReference"/>
        </w:rPr>
        <w:commentReference w:id="241"/>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43"/>
      <w:commentRangeStart w:id="244"/>
      <w:commentRangeStart w:id="245"/>
      <w:r w:rsidR="005365F0">
        <w:rPr>
          <w:sz w:val="24"/>
          <w:szCs w:val="24"/>
        </w:rPr>
        <w:t>6</w:t>
      </w:r>
      <w:commentRangeEnd w:id="243"/>
      <w:r w:rsidR="00095B94">
        <w:rPr>
          <w:rStyle w:val="CommentReference"/>
        </w:rPr>
        <w:commentReference w:id="243"/>
      </w:r>
      <w:commentRangeEnd w:id="244"/>
      <w:r w:rsidR="0037719A">
        <w:rPr>
          <w:rStyle w:val="CommentReference"/>
        </w:rPr>
        <w:commentReference w:id="244"/>
      </w:r>
      <w:commentRangeEnd w:id="245"/>
      <w:r w:rsidR="008E1724">
        <w:rPr>
          <w:rStyle w:val="CommentReference"/>
        </w:rPr>
        <w:commentReference w:id="245"/>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46"/>
      <w:commentRangeStart w:id="247"/>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46"/>
      <w:r w:rsidR="00784337">
        <w:rPr>
          <w:rStyle w:val="CommentReference"/>
        </w:rPr>
        <w:commentReference w:id="246"/>
      </w:r>
      <w:commentRangeEnd w:id="247"/>
      <w:r w:rsidR="00B86711">
        <w:rPr>
          <w:rStyle w:val="CommentReference"/>
        </w:rPr>
        <w:commentReference w:id="247"/>
      </w:r>
      <w:r w:rsidR="0007617C">
        <w:rPr>
          <w:sz w:val="24"/>
          <w:szCs w:val="24"/>
        </w:rPr>
        <w:t xml:space="preserve">. </w:t>
      </w:r>
      <w:ins w:id="248" w:author="Benjamin Meyer" w:date="2021-02-19T17:48:00Z">
        <w:r w:rsidR="00B86711">
          <w:rPr>
            <w:sz w:val="24"/>
            <w:szCs w:val="24"/>
          </w:rPr>
          <w:t>Current ADEC water quality criteria for copper and zinc do not incorporate error ranges into interpretation of sample values</w:t>
        </w:r>
      </w:ins>
      <w:ins w:id="249" w:author="Benjamin Meyer" w:date="2021-02-22T17:13:00Z">
        <w:r w:rsidR="00315A3F">
          <w:rPr>
            <w:sz w:val="24"/>
            <w:szCs w:val="24"/>
          </w:rPr>
          <w:t>, thus this suggestion would involve modifying regulatory language</w:t>
        </w:r>
      </w:ins>
      <w:ins w:id="250"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51"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52"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253" w:name="_Toc64271440"/>
      <w:ins w:id="254"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255"/>
      <w:r w:rsidR="000E508E" w:rsidRPr="000E508E">
        <w:rPr>
          <w:sz w:val="24"/>
        </w:rPr>
        <w:t>exceedances</w:t>
      </w:r>
      <w:commentRangeEnd w:id="255"/>
      <w:r w:rsidR="00A32DDF">
        <w:rPr>
          <w:rStyle w:val="CommentReference"/>
          <w:b w:val="0"/>
          <w:color w:val="auto"/>
          <w:spacing w:val="0"/>
        </w:rPr>
        <w:commentReference w:id="255"/>
      </w:r>
      <w:bookmarkEnd w:id="253"/>
    </w:p>
    <w:p w14:paraId="3538B4E1" w14:textId="77777777" w:rsidR="00370AB4" w:rsidRPr="00370AB4" w:rsidRDefault="00370AB4" w:rsidP="00370AB4"/>
    <w:p w14:paraId="520F7D99" w14:textId="5C105D96"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18E5CF91" w:rsidR="00FB4DBB" w:rsidRDefault="00B4083E" w:rsidP="00FB4DBB">
      <w:pPr>
        <w:rPr>
          <w:sz w:val="24"/>
          <w:szCs w:val="24"/>
        </w:rPr>
      </w:pPr>
      <w:del w:id="256" w:author="Benjamin Meyer" w:date="2021-02-22T17:16:00Z">
        <w:r w:rsidDel="00315A3F">
          <w:rPr>
            <w:sz w:val="24"/>
            <w:szCs w:val="24"/>
          </w:rPr>
          <w:delText xml:space="preserve">Decisively identifying the </w:delText>
        </w:r>
        <w:r w:rsidR="00070C76" w:rsidDel="00315A3F">
          <w:rPr>
            <w:sz w:val="24"/>
            <w:szCs w:val="24"/>
          </w:rPr>
          <w:delText xml:space="preserve">spatial and temporal </w:delText>
        </w:r>
        <w:r w:rsidR="000E508E" w:rsidDel="00315A3F">
          <w:rPr>
            <w:sz w:val="24"/>
            <w:szCs w:val="24"/>
          </w:rPr>
          <w:delText xml:space="preserve">factors driving metals concentrations </w:delText>
        </w:r>
        <w:r w:rsidDel="00315A3F">
          <w:rPr>
            <w:sz w:val="24"/>
            <w:szCs w:val="24"/>
          </w:rPr>
          <w:delText>would be of significant aid in prioritizing mitigation action</w:delText>
        </w:r>
        <w:r w:rsidR="00B86711" w:rsidDel="00315A3F">
          <w:rPr>
            <w:sz w:val="24"/>
            <w:szCs w:val="24"/>
          </w:rPr>
          <w:delText>s to reduce future exceedances.</w:delText>
        </w:r>
        <w:r w:rsidR="00315A3F" w:rsidDel="00315A3F">
          <w:rPr>
            <w:sz w:val="24"/>
            <w:szCs w:val="24"/>
          </w:rPr>
          <w:delText xml:space="preserve"> </w:delText>
        </w:r>
        <w:r w:rsidDel="00315A3F">
          <w:rPr>
            <w:sz w:val="24"/>
            <w:szCs w:val="24"/>
          </w:rPr>
          <w:delText xml:space="preserve"> </w:delText>
        </w:r>
      </w:del>
      <w:commentRangeStart w:id="257"/>
      <w:r w:rsidR="00CD6D97">
        <w:rPr>
          <w:sz w:val="24"/>
          <w:szCs w:val="24"/>
        </w:rPr>
        <w:t xml:space="preserve">A variety </w:t>
      </w:r>
      <w:commentRangeEnd w:id="257"/>
      <w:r w:rsidR="00A72791">
        <w:rPr>
          <w:rStyle w:val="CommentReference"/>
        </w:rPr>
        <w:commentReference w:id="257"/>
      </w:r>
      <w:r w:rsidR="00CD6D97">
        <w:rPr>
          <w:sz w:val="24"/>
          <w:szCs w:val="24"/>
        </w:rPr>
        <w:t xml:space="preserve">of both </w:t>
      </w:r>
      <w:r w:rsidR="00346467">
        <w:rPr>
          <w:sz w:val="24"/>
          <w:szCs w:val="24"/>
        </w:rPr>
        <w:t>spatial and temporal</w:t>
      </w:r>
      <w:r w:rsidR="00070C76">
        <w:rPr>
          <w:sz w:val="24"/>
          <w:szCs w:val="24"/>
        </w:rPr>
        <w:t xml:space="preserve"> factors </w:t>
      </w:r>
      <w:commentRangeStart w:id="258"/>
      <w:commentRangeStart w:id="259"/>
      <w:r w:rsidR="00070C76">
        <w:rPr>
          <w:sz w:val="24"/>
          <w:szCs w:val="24"/>
        </w:rPr>
        <w:t>drive likelihood of</w:t>
      </w:r>
      <w:r w:rsidR="00B86711">
        <w:rPr>
          <w:sz w:val="24"/>
          <w:szCs w:val="24"/>
        </w:rPr>
        <w:t xml:space="preserve"> a sample to</w:t>
      </w:r>
      <w:r w:rsidR="00070C76">
        <w:rPr>
          <w:sz w:val="24"/>
          <w:szCs w:val="24"/>
        </w:rPr>
        <w:t xml:space="preserve"> </w:t>
      </w:r>
      <w:r w:rsidR="00B86711">
        <w:rPr>
          <w:sz w:val="24"/>
          <w:szCs w:val="24"/>
        </w:rPr>
        <w:t xml:space="preserve">exceed </w:t>
      </w:r>
      <w:r w:rsidR="00070C76">
        <w:rPr>
          <w:sz w:val="24"/>
          <w:szCs w:val="24"/>
        </w:rPr>
        <w:t>toxicity criteria</w:t>
      </w:r>
      <w:commentRangeEnd w:id="258"/>
      <w:r w:rsidR="00A72791">
        <w:rPr>
          <w:rStyle w:val="CommentReference"/>
        </w:rPr>
        <w:commentReference w:id="258"/>
      </w:r>
      <w:commentRangeEnd w:id="259"/>
      <w:r w:rsidR="00B86711">
        <w:rPr>
          <w:rStyle w:val="CommentReference"/>
        </w:rPr>
        <w:commentReference w:id="259"/>
      </w:r>
      <w:r w:rsidR="00D02994">
        <w:rPr>
          <w:sz w:val="24"/>
          <w:szCs w:val="24"/>
        </w:rPr>
        <w:t>.</w:t>
      </w:r>
      <w:r w:rsidR="00D74AB6">
        <w:rPr>
          <w:sz w:val="24"/>
          <w:szCs w:val="24"/>
        </w:rPr>
        <w:t xml:space="preserve"> </w:t>
      </w:r>
      <w:commentRangeStart w:id="260"/>
      <w:commentRangeStart w:id="261"/>
      <w:r w:rsidR="00D02994">
        <w:rPr>
          <w:sz w:val="24"/>
          <w:szCs w:val="24"/>
        </w:rPr>
        <w:t>Spat</w:t>
      </w:r>
      <w:r w:rsidR="00F1355B">
        <w:rPr>
          <w:sz w:val="24"/>
          <w:szCs w:val="24"/>
        </w:rPr>
        <w:t>ial factors</w:t>
      </w:r>
      <w:commentRangeEnd w:id="260"/>
      <w:r w:rsidR="00A72791">
        <w:rPr>
          <w:rStyle w:val="CommentReference"/>
        </w:rPr>
        <w:commentReference w:id="260"/>
      </w:r>
      <w:commentRangeEnd w:id="261"/>
      <w:r w:rsidR="00E84B3F">
        <w:rPr>
          <w:rStyle w:val="CommentReference"/>
        </w:rPr>
        <w:commentReference w:id="261"/>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xml:space="preserve">, </w:t>
      </w:r>
      <w:r w:rsidR="00346467">
        <w:rPr>
          <w:sz w:val="24"/>
          <w:szCs w:val="24"/>
        </w:rPr>
        <w:t>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62"/>
      <w:commentRangeStart w:id="263"/>
      <w:r w:rsidR="00D02994">
        <w:rPr>
          <w:sz w:val="24"/>
          <w:szCs w:val="24"/>
        </w:rPr>
        <w:t>others</w:t>
      </w:r>
      <w:commentRangeEnd w:id="262"/>
      <w:r w:rsidR="00A32DDF">
        <w:rPr>
          <w:rStyle w:val="CommentReference"/>
        </w:rPr>
        <w:commentReference w:id="262"/>
      </w:r>
      <w:commentRangeEnd w:id="263"/>
      <w:r w:rsidR="00346467">
        <w:rPr>
          <w:rStyle w:val="CommentReference"/>
        </w:rPr>
        <w:commentReference w:id="263"/>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F93D51">
        <w:rPr>
          <w:sz w:val="24"/>
          <w:szCs w:val="24"/>
        </w:rPr>
        <w:t>If conducted, r</w:t>
      </w:r>
      <w:commentRangeStart w:id="264"/>
      <w:commentRangeStart w:id="265"/>
      <w:commentRangeStart w:id="266"/>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64"/>
      <w:r w:rsidR="006575FC">
        <w:rPr>
          <w:rStyle w:val="CommentReference"/>
        </w:rPr>
        <w:commentReference w:id="264"/>
      </w:r>
      <w:commentRangeEnd w:id="265"/>
      <w:r w:rsidR="00A32DDF">
        <w:rPr>
          <w:rStyle w:val="CommentReference"/>
        </w:rPr>
        <w:commentReference w:id="265"/>
      </w:r>
      <w:commentRangeEnd w:id="266"/>
      <w:r w:rsidR="00F93D51">
        <w:rPr>
          <w:rStyle w:val="CommentReference"/>
        </w:rPr>
        <w:commentReference w:id="266"/>
      </w:r>
      <w:r w:rsidR="00D74AB6">
        <w:rPr>
          <w:sz w:val="24"/>
          <w:szCs w:val="24"/>
        </w:rPr>
        <w:t xml:space="preserve"> </w:t>
      </w:r>
      <w:r w:rsidR="00FB4DBB">
        <w:rPr>
          <w:sz w:val="24"/>
          <w:szCs w:val="24"/>
        </w:rPr>
        <w:t xml:space="preserve">Once specific drivers of metals exceedances are identified, managers could work </w:t>
      </w:r>
      <w:r w:rsidR="00FB4DBB">
        <w:rPr>
          <w:sz w:val="24"/>
          <w:szCs w:val="24"/>
        </w:rPr>
        <w:lastRenderedPageBreak/>
        <w:t>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432C10FD" w:rsidR="004E3621" w:rsidRDefault="004E3621" w:rsidP="004E3621">
      <w:pPr>
        <w:rPr>
          <w:sz w:val="24"/>
          <w:szCs w:val="24"/>
        </w:rPr>
      </w:pPr>
      <w:r>
        <w:rPr>
          <w:sz w:val="24"/>
          <w:szCs w:val="24"/>
        </w:rPr>
        <w:t xml:space="preserve">Some drivers of exceedances are </w:t>
      </w:r>
      <w:r>
        <w:rPr>
          <w:sz w:val="24"/>
          <w:szCs w:val="24"/>
        </w:rPr>
        <w:t>suggested</w:t>
      </w:r>
      <w:r>
        <w:rPr>
          <w:sz w:val="24"/>
          <w:szCs w:val="24"/>
        </w:rPr>
        <w:t xml:space="preserve"> </w:t>
      </w:r>
      <w:r>
        <w:rPr>
          <w:sz w:val="24"/>
          <w:szCs w:val="24"/>
        </w:rPr>
        <w:t>for</w:t>
      </w:r>
      <w:r>
        <w:rPr>
          <w:sz w:val="24"/>
          <w:szCs w:val="24"/>
        </w:rPr>
        <w:t xml:space="preserve"> 2019-2020 data without the more detailed approach</w:t>
      </w:r>
      <w:r>
        <w:rPr>
          <w:sz w:val="24"/>
          <w:szCs w:val="24"/>
        </w:rPr>
        <w:t xml:space="preserve"> previously discussed</w:t>
      </w:r>
      <w:r>
        <w:rPr>
          <w:sz w:val="24"/>
          <w:szCs w:val="24"/>
        </w:rPr>
        <w:t xml:space="preserve">. For example, the annual spring melt event </w:t>
      </w:r>
      <w:commentRangeStart w:id="267"/>
      <w:commentRangeStart w:id="268"/>
      <w:r>
        <w:rPr>
          <w:sz w:val="24"/>
          <w:szCs w:val="24"/>
        </w:rPr>
        <w:t>likely</w:t>
      </w:r>
      <w:commentRangeEnd w:id="267"/>
      <w:r>
        <w:rPr>
          <w:rStyle w:val="CommentReference"/>
        </w:rPr>
        <w:commentReference w:id="267"/>
      </w:r>
      <w:commentRangeEnd w:id="268"/>
      <w:r>
        <w:rPr>
          <w:rStyle w:val="CommentReference"/>
        </w:rPr>
        <w:commentReference w:id="268"/>
      </w:r>
      <w:r>
        <w:rPr>
          <w:sz w:val="24"/>
          <w:szCs w:val="24"/>
        </w:rPr>
        <w:t xml:space="preserve"> represents </w:t>
      </w:r>
      <w:r>
        <w:rPr>
          <w:sz w:val="24"/>
          <w:szCs w:val="24"/>
        </w:rPr>
        <w:t>an</w:t>
      </w:r>
      <w:r>
        <w:rPr>
          <w:sz w:val="24"/>
          <w:szCs w:val="24"/>
        </w:rPr>
        <w:t xml:space="preserve"> important driver of timing of elevated metals concentrations in spring, because the meltwater contains months of particulate accumulation collected throughout the winter months. Additionally, a period of precipitation following a long drought in summer </w:t>
      </w:r>
      <w:r>
        <w:rPr>
          <w:sz w:val="24"/>
          <w:szCs w:val="24"/>
        </w:rPr>
        <w:t>may</w:t>
      </w:r>
      <w:r>
        <w:rPr>
          <w:sz w:val="24"/>
          <w:szCs w:val="24"/>
        </w:rPr>
        <w:t xml:space="preserve"> also </w:t>
      </w:r>
      <w:r>
        <w:rPr>
          <w:sz w:val="24"/>
          <w:szCs w:val="24"/>
        </w:rPr>
        <w:t xml:space="preserve">be </w:t>
      </w:r>
      <w:r>
        <w:rPr>
          <w:sz w:val="24"/>
          <w:szCs w:val="24"/>
        </w:rPr>
        <w:t xml:space="preserve">a driver of </w:t>
      </w:r>
      <w:commentRangeStart w:id="269"/>
      <w:commentRangeStart w:id="270"/>
      <w:r>
        <w:rPr>
          <w:sz w:val="24"/>
          <w:szCs w:val="24"/>
        </w:rPr>
        <w:t>spikes in metals concentrations</w:t>
      </w:r>
      <w:commentRangeEnd w:id="269"/>
      <w:r>
        <w:rPr>
          <w:rStyle w:val="CommentReference"/>
        </w:rPr>
        <w:commentReference w:id="269"/>
      </w:r>
      <w:commentRangeEnd w:id="270"/>
      <w:r>
        <w:rPr>
          <w:rStyle w:val="CommentReference"/>
        </w:rPr>
        <w:commentReference w:id="270"/>
      </w:r>
      <w:r>
        <w:rPr>
          <w:sz w:val="24"/>
          <w:szCs w:val="24"/>
        </w:rPr>
        <w:t xml:space="preserve">, as accumulated particles are flushed </w:t>
      </w:r>
      <w:r>
        <w:rPr>
          <w:sz w:val="24"/>
          <w:szCs w:val="24"/>
        </w:rPr>
        <w:t>into</w:t>
      </w:r>
      <w:r>
        <w:rPr>
          <w:sz w:val="24"/>
          <w:szCs w:val="24"/>
        </w:rPr>
        <w:t xml:space="preserve"> the watershed</w:t>
      </w:r>
      <w:commentRangeStart w:id="271"/>
      <w:r>
        <w:rPr>
          <w:sz w:val="24"/>
          <w:szCs w:val="24"/>
        </w:rPr>
        <w:t>.</w:t>
      </w:r>
      <w:commentRangeEnd w:id="271"/>
      <w:r>
        <w:rPr>
          <w:rStyle w:val="CommentReference"/>
        </w:rPr>
        <w:commentReference w:id="271"/>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r>
        <w:rPr>
          <w:sz w:val="28"/>
          <w:szCs w:val="28"/>
        </w:rPr>
        <w:t>Research recommendations</w:t>
      </w:r>
    </w:p>
    <w:p w14:paraId="5760BB77" w14:textId="5BEDDD06" w:rsidR="00370AB4" w:rsidRDefault="00370AB4" w:rsidP="00175C94">
      <w:pPr>
        <w:rPr>
          <w:sz w:val="24"/>
          <w:szCs w:val="24"/>
        </w:rPr>
      </w:pPr>
    </w:p>
    <w:p w14:paraId="6AE78AAE" w14:textId="0B756812" w:rsidR="00545353" w:rsidRDefault="00370AB4" w:rsidP="00856719">
      <w:pPr>
        <w:rPr>
          <w:sz w:val="24"/>
          <w:szCs w:val="24"/>
        </w:rPr>
      </w:pPr>
      <w:commentRangeStart w:id="272"/>
      <w:commentRangeStart w:id="273"/>
      <w:commentRangeStart w:id="274"/>
      <w:r>
        <w:rPr>
          <w:sz w:val="24"/>
          <w:szCs w:val="24"/>
        </w:rPr>
        <w:t>In</w:t>
      </w:r>
      <w:commentRangeEnd w:id="272"/>
      <w:r w:rsidR="00A32DDF">
        <w:rPr>
          <w:rStyle w:val="CommentReference"/>
        </w:rPr>
        <w:commentReference w:id="272"/>
      </w:r>
      <w:commentRangeEnd w:id="273"/>
      <w:r w:rsidR="00971081">
        <w:rPr>
          <w:rStyle w:val="CommentReference"/>
        </w:rPr>
        <w:commentReference w:id="273"/>
      </w:r>
      <w:commentRangeEnd w:id="274"/>
      <w:r w:rsidR="00910563">
        <w:rPr>
          <w:rStyle w:val="CommentReference"/>
        </w:rPr>
        <w:commentReference w:id="274"/>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75"/>
      <w:commentRangeStart w:id="276"/>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275"/>
      <w:r w:rsidR="00F95215">
        <w:rPr>
          <w:rStyle w:val="CommentReference"/>
        </w:rPr>
        <w:commentReference w:id="275"/>
      </w:r>
      <w:commentRangeEnd w:id="276"/>
      <w:r w:rsidR="004E3621">
        <w:rPr>
          <w:rStyle w:val="CommentReference"/>
        </w:rPr>
        <w:commentReference w:id="276"/>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77"/>
      <w:commentRangeStart w:id="278"/>
      <w:r w:rsidR="00D67290">
        <w:rPr>
          <w:sz w:val="24"/>
          <w:szCs w:val="24"/>
        </w:rPr>
        <w:t>conductance (total dissolved ions)</w:t>
      </w:r>
      <w:r w:rsidR="00545353">
        <w:rPr>
          <w:sz w:val="24"/>
          <w:szCs w:val="24"/>
        </w:rPr>
        <w:t xml:space="preserve">, </w:t>
      </w:r>
      <w:commentRangeEnd w:id="277"/>
      <w:r w:rsidR="00F95215">
        <w:rPr>
          <w:rStyle w:val="CommentReference"/>
        </w:rPr>
        <w:commentReference w:id="277"/>
      </w:r>
      <w:commentRangeEnd w:id="278"/>
      <w:r w:rsidR="00EC6CCD">
        <w:rPr>
          <w:rStyle w:val="CommentReference"/>
        </w:rPr>
        <w:commentReference w:id="278"/>
      </w:r>
      <w:r w:rsidR="00545353">
        <w:rPr>
          <w:sz w:val="24"/>
          <w:szCs w:val="24"/>
        </w:rPr>
        <w:t>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79"/>
      <w:commentRangeStart w:id="280"/>
      <w:r w:rsidR="00545353">
        <w:rPr>
          <w:sz w:val="24"/>
          <w:szCs w:val="24"/>
        </w:rPr>
        <w:t>grab samples and continuous</w:t>
      </w:r>
      <w:r w:rsidR="0018024D">
        <w:rPr>
          <w:sz w:val="24"/>
          <w:szCs w:val="24"/>
        </w:rPr>
        <w:t>ly deployed</w:t>
      </w:r>
      <w:r w:rsidR="00545353">
        <w:rPr>
          <w:sz w:val="24"/>
          <w:szCs w:val="24"/>
        </w:rPr>
        <w:t xml:space="preserve"> sondes </w:t>
      </w:r>
      <w:commentRangeEnd w:id="279"/>
      <w:r w:rsidR="00F95215">
        <w:rPr>
          <w:rStyle w:val="CommentReference"/>
        </w:rPr>
        <w:commentReference w:id="279"/>
      </w:r>
      <w:commentRangeEnd w:id="280"/>
      <w:r w:rsidR="00F93D51">
        <w:rPr>
          <w:rStyle w:val="CommentReference"/>
        </w:rPr>
        <w:commentReference w:id="280"/>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6846721C" w:rsidR="00315A3F" w:rsidRDefault="00315A3F" w:rsidP="00856719">
      <w:pPr>
        <w:rPr>
          <w:sz w:val="24"/>
          <w:szCs w:val="24"/>
        </w:rPr>
      </w:pPr>
      <w:r>
        <w:rPr>
          <w:sz w:val="24"/>
          <w:szCs w:val="24"/>
        </w:rPr>
        <w:t>Examination of the long-term dataset</w:t>
      </w:r>
      <w:r>
        <w:rPr>
          <w:sz w:val="24"/>
          <w:szCs w:val="24"/>
        </w:rPr>
        <w:t xml:space="preserve"> (2000 – present)</w:t>
      </w:r>
      <w:r>
        <w:rPr>
          <w:sz w:val="24"/>
          <w:szCs w:val="24"/>
        </w:rPr>
        <w:t xml:space="preserve">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A variety of restoration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An examination of the location(s) and installation dates of these interventions and water quality downstream could reveal if they have been effective in reducing copper and zinc concentrations, both in the past and future years.</w:t>
      </w:r>
    </w:p>
    <w:p w14:paraId="3DA0480B" w14:textId="061E19F0" w:rsidR="00545353" w:rsidRDefault="00545353" w:rsidP="00856719">
      <w:pPr>
        <w:rPr>
          <w:sz w:val="24"/>
          <w:szCs w:val="24"/>
        </w:rPr>
      </w:pPr>
    </w:p>
    <w:p w14:paraId="0AF194A6" w14:textId="4F2BE80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sidR="00F922B6">
        <w:rPr>
          <w:sz w:val="24"/>
          <w:szCs w:val="24"/>
        </w:rPr>
        <w:t xml:space="preserve">elevated copper or zinc </w:t>
      </w:r>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257C1B" w:rsidRDefault="00973145" w:rsidP="003B4EC2">
      <w:pPr>
        <w:pStyle w:val="Heading3"/>
        <w:rPr>
          <w:sz w:val="28"/>
          <w:szCs w:val="28"/>
          <w:highlight w:val="yellow"/>
        </w:rPr>
      </w:pPr>
      <w:bookmarkStart w:id="281" w:name="_Toc64271441"/>
      <w:r w:rsidRPr="00257C1B">
        <w:rPr>
          <w:sz w:val="28"/>
          <w:szCs w:val="28"/>
          <w:highlight w:val="yellow"/>
        </w:rPr>
        <w:t>Mapping potential sources of copper and zinc</w:t>
      </w:r>
      <w:bookmarkEnd w:id="281"/>
    </w:p>
    <w:p w14:paraId="04743D4A" w14:textId="77777777" w:rsidR="00973145" w:rsidRPr="00257C1B" w:rsidRDefault="00973145" w:rsidP="00973145">
      <w:pPr>
        <w:rPr>
          <w:highlight w:val="yellow"/>
        </w:rPr>
      </w:pPr>
    </w:p>
    <w:p w14:paraId="5E86DC7D" w14:textId="72BA06B6" w:rsidR="00FB4DBB" w:rsidRPr="00257C1B" w:rsidRDefault="00FD4665" w:rsidP="00973145">
      <w:pPr>
        <w:rPr>
          <w:sz w:val="24"/>
          <w:szCs w:val="24"/>
          <w:highlight w:val="yellow"/>
        </w:rPr>
      </w:pPr>
      <w:r w:rsidRPr="00257C1B">
        <w:rPr>
          <w:sz w:val="24"/>
          <w:szCs w:val="24"/>
          <w:highlight w:val="yellow"/>
        </w:rPr>
        <w:t>M</w:t>
      </w:r>
      <w:r w:rsidR="00BF4127" w:rsidRPr="00257C1B">
        <w:rPr>
          <w:sz w:val="24"/>
          <w:szCs w:val="24"/>
          <w:highlight w:val="yellow"/>
        </w:rPr>
        <w:t xml:space="preserve">apping of potential sources of </w:t>
      </w:r>
      <w:r w:rsidR="005279AF" w:rsidRPr="00257C1B">
        <w:rPr>
          <w:sz w:val="24"/>
          <w:szCs w:val="24"/>
          <w:highlight w:val="yellow"/>
        </w:rPr>
        <w:t>c</w:t>
      </w:r>
      <w:r w:rsidR="00BF4127" w:rsidRPr="00257C1B">
        <w:rPr>
          <w:sz w:val="24"/>
          <w:szCs w:val="24"/>
          <w:highlight w:val="yellow"/>
        </w:rPr>
        <w:t xml:space="preserve">opper </w:t>
      </w:r>
      <w:r w:rsidR="005279AF" w:rsidRPr="00257C1B">
        <w:rPr>
          <w:sz w:val="24"/>
          <w:szCs w:val="24"/>
          <w:highlight w:val="yellow"/>
        </w:rPr>
        <w:t xml:space="preserve">and zinc </w:t>
      </w:r>
      <w:r w:rsidR="00BF4127" w:rsidRPr="00257C1B">
        <w:rPr>
          <w:sz w:val="24"/>
          <w:szCs w:val="24"/>
          <w:highlight w:val="yellow"/>
        </w:rPr>
        <w:t xml:space="preserve">throughout the Kenai Watershed is an ongoing effort </w:t>
      </w:r>
      <w:r w:rsidR="00BF4127" w:rsidRPr="00257C1B">
        <w:rPr>
          <w:sz w:val="24"/>
          <w:szCs w:val="24"/>
          <w:highlight w:val="yellow"/>
        </w:rPr>
        <w:lastRenderedPageBreak/>
        <w:t>and will be completed in 202</w:t>
      </w:r>
      <w:r w:rsidR="00A97748" w:rsidRPr="00257C1B">
        <w:rPr>
          <w:sz w:val="24"/>
          <w:szCs w:val="24"/>
          <w:highlight w:val="yellow"/>
        </w:rPr>
        <w:t>1</w:t>
      </w:r>
      <w:r w:rsidR="00BF4127" w:rsidRPr="00257C1B">
        <w:rPr>
          <w:sz w:val="24"/>
          <w:szCs w:val="24"/>
          <w:highlight w:val="yellow"/>
        </w:rPr>
        <w:t>.</w:t>
      </w:r>
      <w:r w:rsidR="00D74AB6" w:rsidRPr="00257C1B">
        <w:rPr>
          <w:sz w:val="24"/>
          <w:szCs w:val="24"/>
          <w:highlight w:val="yellow"/>
        </w:rPr>
        <w:t xml:space="preserve"> </w:t>
      </w:r>
      <w:r w:rsidR="00FB4DBB" w:rsidRPr="00257C1B">
        <w:rPr>
          <w:sz w:val="24"/>
          <w:szCs w:val="24"/>
          <w:highlight w:val="yellow"/>
        </w:rPr>
        <w:t xml:space="preserve">The final product will include a robust </w:t>
      </w:r>
      <w:r w:rsidR="00F922B6" w:rsidRPr="00257C1B">
        <w:rPr>
          <w:sz w:val="24"/>
          <w:szCs w:val="24"/>
          <w:highlight w:val="yellow"/>
        </w:rPr>
        <w:t xml:space="preserve">GIS </w:t>
      </w:r>
      <w:r w:rsidR="00FB4DBB" w:rsidRPr="00257C1B">
        <w:rPr>
          <w:sz w:val="24"/>
          <w:szCs w:val="24"/>
          <w:highlight w:val="yellow"/>
        </w:rPr>
        <w:t xml:space="preserve">mapping tool that will help identify potential sources of copper and </w:t>
      </w:r>
      <w:commentRangeStart w:id="282"/>
      <w:commentRangeStart w:id="283"/>
      <w:commentRangeStart w:id="284"/>
      <w:r w:rsidR="00FB4DBB" w:rsidRPr="00257C1B">
        <w:rPr>
          <w:sz w:val="24"/>
          <w:szCs w:val="24"/>
          <w:highlight w:val="yellow"/>
        </w:rPr>
        <w:t>zinc</w:t>
      </w:r>
      <w:commentRangeEnd w:id="282"/>
      <w:r w:rsidR="00F922B6" w:rsidRPr="00257C1B">
        <w:rPr>
          <w:rStyle w:val="CommentReference"/>
          <w:highlight w:val="yellow"/>
        </w:rPr>
        <w:commentReference w:id="282"/>
      </w:r>
      <w:commentRangeEnd w:id="283"/>
      <w:r w:rsidR="00FA66A8" w:rsidRPr="00257C1B">
        <w:rPr>
          <w:rStyle w:val="CommentReference"/>
          <w:highlight w:val="yellow"/>
        </w:rPr>
        <w:commentReference w:id="283"/>
      </w:r>
      <w:commentRangeEnd w:id="284"/>
      <w:r w:rsidR="004E3621" w:rsidRPr="00257C1B">
        <w:rPr>
          <w:rStyle w:val="CommentReference"/>
          <w:highlight w:val="yellow"/>
        </w:rPr>
        <w:commentReference w:id="284"/>
      </w:r>
      <w:r w:rsidR="00FB4DBB" w:rsidRPr="00257C1B">
        <w:rPr>
          <w:sz w:val="24"/>
          <w:szCs w:val="24"/>
          <w:highlight w:val="yellow"/>
        </w:rPr>
        <w:t xml:space="preserve">. </w:t>
      </w:r>
      <w:r w:rsidRPr="00257C1B">
        <w:rPr>
          <w:sz w:val="24"/>
          <w:szCs w:val="24"/>
          <w:highlight w:val="yellow"/>
        </w:rPr>
        <w:t>This portion of the study will be</w:t>
      </w:r>
      <w:r w:rsidR="00FB4DBB" w:rsidRPr="00257C1B">
        <w:rPr>
          <w:sz w:val="24"/>
          <w:szCs w:val="24"/>
          <w:highlight w:val="yellow"/>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257C1B" w:rsidRDefault="000729D2" w:rsidP="00973145">
      <w:pPr>
        <w:rPr>
          <w:sz w:val="24"/>
          <w:szCs w:val="24"/>
          <w:highlight w:val="yellow"/>
        </w:rPr>
      </w:pPr>
    </w:p>
    <w:p w14:paraId="6FE675BF" w14:textId="50A906E5" w:rsidR="000729D2" w:rsidRDefault="000729D2" w:rsidP="000729D2">
      <w:pPr>
        <w:rPr>
          <w:sz w:val="24"/>
          <w:szCs w:val="24"/>
        </w:rPr>
      </w:pPr>
      <w:r w:rsidRPr="00257C1B">
        <w:rPr>
          <w:sz w:val="24"/>
          <w:szCs w:val="24"/>
          <w:highlight w:val="yellow"/>
        </w:rPr>
        <w:t>Addressing the identified data gaps would require varying levels of effort. For example, creation of an impervious surfaces layer would involve substantial efforts in heads-up digitizing and ground-truthing fieldwork of impervious surfaces, while including a stor</w:t>
      </w:r>
      <w:r w:rsidR="00D74AB6">
        <w:rPr>
          <w:sz w:val="24"/>
          <w:szCs w:val="24"/>
        </w:rPr>
        <w:t xml:space="preserve"> </w:t>
      </w:r>
    </w:p>
    <w:p w14:paraId="7F7A5249" w14:textId="5E24F2A3" w:rsidR="00211C95" w:rsidRDefault="00211C95" w:rsidP="000729D2">
      <w:pPr>
        <w:rPr>
          <w:sz w:val="24"/>
          <w:szCs w:val="24"/>
        </w:rPr>
      </w:pPr>
    </w:p>
    <w:p w14:paraId="4A7D3579" w14:textId="4F34DD8B" w:rsidR="00211C95" w:rsidRPr="001A3E40" w:rsidRDefault="00211C95" w:rsidP="000729D2">
      <w:pPr>
        <w:rPr>
          <w:sz w:val="24"/>
          <w:szCs w:val="24"/>
        </w:rPr>
      </w:pPr>
      <w:r w:rsidRPr="00257C1B">
        <w:rPr>
          <w:sz w:val="24"/>
          <w:szCs w:val="24"/>
          <w:highlight w:val="yellow"/>
        </w:rPr>
        <w:t>Working here 2/19/2021</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85" w:name="_Toc64271442"/>
      <w:r w:rsidRPr="003B4EC2">
        <w:rPr>
          <w:sz w:val="24"/>
        </w:rPr>
        <w:t>Potential sources on the Kenai River</w:t>
      </w:r>
      <w:bookmarkEnd w:id="285"/>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286"/>
      <w:commentRangeStart w:id="287"/>
      <w:commentRangeStart w:id="288"/>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86"/>
      <w:r w:rsidR="00BD1E1E">
        <w:rPr>
          <w:sz w:val="24"/>
          <w:szCs w:val="24"/>
        </w:rPr>
        <w:t xml:space="preserve"> </w:t>
      </w:r>
      <w:bookmarkStart w:id="289" w:name="_GoBack"/>
      <w:ins w:id="290"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bookmarkEnd w:id="289"/>
      <w:r w:rsidR="00F95215">
        <w:rPr>
          <w:rStyle w:val="CommentReference"/>
        </w:rPr>
        <w:commentReference w:id="286"/>
      </w:r>
      <w:commentRangeEnd w:id="287"/>
      <w:r w:rsidR="00F922B6">
        <w:rPr>
          <w:rStyle w:val="CommentReference"/>
        </w:rPr>
        <w:commentReference w:id="287"/>
      </w:r>
      <w:commentRangeEnd w:id="288"/>
      <w:r w:rsidR="0017102C">
        <w:rPr>
          <w:rStyle w:val="CommentReference"/>
        </w:rPr>
        <w:commentReference w:id="288"/>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91" w:name="_Toc64271443"/>
      <w:r w:rsidRPr="003B4EC2">
        <w:rPr>
          <w:sz w:val="24"/>
        </w:rPr>
        <w:t>Potential sources throughout the Kenai River watershed</w:t>
      </w:r>
      <w:bookmarkEnd w:id="291"/>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292"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293"/>
      <w:r w:rsidR="00AB33D0">
        <w:rPr>
          <w:sz w:val="24"/>
          <w:szCs w:val="24"/>
        </w:rPr>
        <w:t>time</w:t>
      </w:r>
      <w:commentRangeEnd w:id="293"/>
      <w:r w:rsidR="00F922B6">
        <w:rPr>
          <w:rStyle w:val="CommentReference"/>
        </w:rPr>
        <w:commentReference w:id="293"/>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94" w:name="_Toc64271444"/>
      <w:r w:rsidRPr="003B4EC2">
        <w:rPr>
          <w:b/>
        </w:rPr>
        <w:t>CONCLUSION</w:t>
      </w:r>
      <w:bookmarkEnd w:id="294"/>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95"/>
      <w:r w:rsidR="007D1D72">
        <w:rPr>
          <w:sz w:val="24"/>
          <w:szCs w:val="24"/>
        </w:rPr>
        <w:t xml:space="preserve">site-specific trends from </w:t>
      </w:r>
      <w:commentRangeEnd w:id="295"/>
      <w:r w:rsidR="00A235BB">
        <w:rPr>
          <w:rStyle w:val="CommentReference"/>
        </w:rPr>
        <w:commentReference w:id="295"/>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lastRenderedPageBreak/>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296"/>
      <w:del w:id="297" w:author="Eldred, Laura" w:date="2020-12-29T13:23:00Z">
        <w:r w:rsidDel="00193D90">
          <w:rPr>
            <w:sz w:val="24"/>
            <w:szCs w:val="24"/>
          </w:rPr>
          <w:delText>point</w:delText>
        </w:r>
      </w:del>
      <w:commentRangeEnd w:id="296"/>
      <w:r w:rsidR="00193D90">
        <w:rPr>
          <w:rStyle w:val="CommentReference"/>
        </w:rPr>
        <w:commentReference w:id="296"/>
      </w:r>
      <w:del w:id="298" w:author="Eldred, Laura" w:date="2020-12-29T13:23:00Z">
        <w:r w:rsidDel="00193D90">
          <w:rPr>
            <w:sz w:val="24"/>
            <w:szCs w:val="24"/>
          </w:rPr>
          <w:delText xml:space="preserve"> </w:delText>
        </w:r>
      </w:del>
      <w:ins w:id="299" w:author="Eldred, Laura" w:date="2020-12-29T13:23:00Z">
        <w:r w:rsidR="00193D90">
          <w:rPr>
            <w:sz w:val="24"/>
            <w:szCs w:val="24"/>
          </w:rPr>
          <w:t xml:space="preserve">discrete </w:t>
        </w:r>
      </w:ins>
      <w:r>
        <w:rPr>
          <w:sz w:val="24"/>
          <w:szCs w:val="24"/>
        </w:rPr>
        <w:t xml:space="preserve">sources </w:t>
      </w:r>
      <w:commentRangeStart w:id="300"/>
      <w:r>
        <w:rPr>
          <w:sz w:val="24"/>
          <w:szCs w:val="24"/>
        </w:rPr>
        <w:t>before,</w:t>
      </w:r>
      <w:commentRangeEnd w:id="300"/>
      <w:r w:rsidR="00A235BB">
        <w:rPr>
          <w:rStyle w:val="CommentReference"/>
        </w:rPr>
        <w:commentReference w:id="300"/>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301" w:author="Eldred, Laura" w:date="2020-12-29T13:25:00Z">
        <w:r w:rsidR="00193D90">
          <w:rPr>
            <w:sz w:val="24"/>
            <w:szCs w:val="24"/>
          </w:rPr>
          <w:t>longest term</w:t>
        </w:r>
      </w:ins>
      <w:del w:id="302"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303" w:author="Eldred, Laura" w:date="2020-12-29T13:26:00Z">
        <w:r w:rsidR="00193D90">
          <w:rPr>
            <w:sz w:val="24"/>
            <w:szCs w:val="24"/>
          </w:rPr>
          <w:t xml:space="preserve"> varying levels of copper and zinc that warrant further investigation</w:t>
        </w:r>
      </w:ins>
      <w:ins w:id="304" w:author="Eldred, Laura" w:date="2020-12-29T13:27:00Z">
        <w:r w:rsidR="00193D90">
          <w:rPr>
            <w:sz w:val="24"/>
            <w:szCs w:val="24"/>
          </w:rPr>
          <w:t xml:space="preserve"> in order to apply effective solutions</w:t>
        </w:r>
      </w:ins>
      <w:ins w:id="305" w:author="Eldred, Laura" w:date="2020-12-29T13:26:00Z">
        <w:r w:rsidR="00193D90">
          <w:rPr>
            <w:sz w:val="24"/>
            <w:szCs w:val="24"/>
          </w:rPr>
          <w:t>.</w:t>
        </w:r>
      </w:ins>
      <w:r w:rsidR="000E7DBA">
        <w:rPr>
          <w:sz w:val="24"/>
          <w:szCs w:val="24"/>
        </w:rPr>
        <w:t xml:space="preserve"> </w:t>
      </w:r>
      <w:del w:id="306"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307"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308" w:name="_Toc64271445"/>
      <w:r>
        <w:rPr>
          <w:sz w:val="24"/>
        </w:rPr>
        <w:t>From information to action</w:t>
      </w:r>
      <w:bookmarkEnd w:id="308"/>
    </w:p>
    <w:p w14:paraId="55292C4E" w14:textId="77777777" w:rsidR="007B10BF" w:rsidRPr="007B10BF" w:rsidRDefault="007B10BF" w:rsidP="007B10BF"/>
    <w:p w14:paraId="20B717ED" w14:textId="6FA4A4E8"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309" w:author="Apsens, Sarah" w:date="2020-12-30T14:26:00Z">
        <w:r w:rsidR="00DC5E14" w:rsidDel="008916CE">
          <w:rPr>
            <w:sz w:val="24"/>
            <w:szCs w:val="24"/>
          </w:rPr>
          <w:delText xml:space="preserve"> </w:delText>
        </w:r>
      </w:del>
      <w:r>
        <w:rPr>
          <w:sz w:val="24"/>
          <w:szCs w:val="24"/>
        </w:rPr>
        <w:t>stem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310"/>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310"/>
      <w:r w:rsidR="008916CE">
        <w:rPr>
          <w:rStyle w:val="CommentReference"/>
        </w:rPr>
        <w:commentReference w:id="310"/>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stormwater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311" w:author="Benjamin Meyer" w:date="2021-02-19T14:54:00Z"/>
          <w:sz w:val="24"/>
          <w:szCs w:val="24"/>
        </w:rPr>
      </w:pPr>
    </w:p>
    <w:p w14:paraId="6EB5376A" w14:textId="4CB518F1" w:rsidR="00BF0AB1" w:rsidRDefault="00BF0AB1" w:rsidP="00042F92">
      <w:pPr>
        <w:rPr>
          <w:ins w:id="312" w:author="Benjamin Meyer" w:date="2021-02-19T14:54:00Z"/>
          <w:sz w:val="24"/>
          <w:szCs w:val="24"/>
        </w:rPr>
      </w:pPr>
    </w:p>
    <w:p w14:paraId="62EBD7BC" w14:textId="12E395A4" w:rsidR="00BF0AB1" w:rsidRDefault="00BF0AB1">
      <w:pPr>
        <w:rPr>
          <w:ins w:id="313" w:author="Benjamin Meyer" w:date="2021-02-19T14:54:00Z"/>
          <w:sz w:val="24"/>
          <w:szCs w:val="24"/>
        </w:rPr>
        <w:pPrChange w:id="314" w:author="Benjamin Meyer" w:date="2021-02-19T14:54:00Z">
          <w:pPr>
            <w:widowControl/>
            <w:spacing w:after="200" w:line="276" w:lineRule="auto"/>
          </w:pPr>
        </w:pPrChange>
      </w:pPr>
      <w:ins w:id="315" w:author="Benjamin Meyer" w:date="2021-02-19T14:54:00Z">
        <w:r>
          <w:rPr>
            <w:sz w:val="24"/>
            <w:szCs w:val="24"/>
          </w:rPr>
          <w:t>To use someherer:</w:t>
        </w:r>
      </w:ins>
    </w:p>
    <w:p w14:paraId="3FF073BE" w14:textId="77777777" w:rsidR="00BF0AB1" w:rsidRDefault="00BF0AB1">
      <w:pPr>
        <w:rPr>
          <w:ins w:id="316" w:author="Benjamin Meyer" w:date="2021-02-19T14:54:00Z"/>
          <w:sz w:val="24"/>
          <w:szCs w:val="24"/>
        </w:rPr>
        <w:pPrChange w:id="317" w:author="Benjamin Meyer" w:date="2021-02-19T14:54:00Z">
          <w:pPr>
            <w:widowControl/>
            <w:spacing w:after="200" w:line="276" w:lineRule="auto"/>
          </w:pPr>
        </w:pPrChange>
      </w:pPr>
    </w:p>
    <w:p w14:paraId="4B3F3C56" w14:textId="7FF5F4B7" w:rsidR="00BF0AB1" w:rsidRDefault="00BF0AB1" w:rsidP="00BF0AB1">
      <w:pPr>
        <w:rPr>
          <w:ins w:id="318" w:author="Benjamin Meyer" w:date="2021-02-19T14:54:00Z"/>
          <w:bCs/>
          <w:sz w:val="24"/>
          <w:szCs w:val="24"/>
        </w:rPr>
      </w:pPr>
      <w:commentRangeStart w:id="319"/>
      <w:ins w:id="320" w:author="Benjamin Meyer" w:date="2021-02-19T14:54:00Z">
        <w:r>
          <w:rPr>
            <w:bCs/>
            <w:sz w:val="24"/>
            <w:szCs w:val="24"/>
          </w:rPr>
          <w:t>Annua</w:t>
        </w:r>
        <w:commentRangeEnd w:id="319"/>
        <w:r>
          <w:rPr>
            <w:rStyle w:val="CommentReference"/>
          </w:rPr>
          <w:commentReference w:id="319"/>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321" w:author="Benjamin Meyer" w:date="2021-02-19T14:54:00Z"/>
          <w:bCs/>
          <w:sz w:val="24"/>
          <w:szCs w:val="24"/>
        </w:rPr>
      </w:pPr>
    </w:p>
    <w:p w14:paraId="3D02C6BD" w14:textId="77777777" w:rsidR="00BF0AB1" w:rsidRDefault="00BF0AB1" w:rsidP="00BF0AB1">
      <w:pPr>
        <w:rPr>
          <w:bCs/>
          <w:sz w:val="24"/>
          <w:szCs w:val="24"/>
        </w:rPr>
      </w:pPr>
      <w:r>
        <w:rPr>
          <w:bCs/>
          <w:sz w:val="24"/>
          <w:szCs w:val="24"/>
        </w:rPr>
        <w:t>Annual sampling for zinc will continue at these and other sites in order to monitor for future exceedances or trending changes over time.</w:t>
      </w:r>
    </w:p>
    <w:p w14:paraId="4EB85BCA" w14:textId="77777777" w:rsidR="00BF0AB1" w:rsidRPr="00BF6E75" w:rsidRDefault="00BF0AB1" w:rsidP="00BF0AB1">
      <w:pPr>
        <w:rPr>
          <w:ins w:id="322" w:author="Benjamin Meyer" w:date="2021-02-19T14:54:00Z"/>
          <w:bCs/>
          <w:sz w:val="24"/>
          <w:szCs w:val="24"/>
        </w:rPr>
      </w:pPr>
    </w:p>
    <w:p w14:paraId="6C349192" w14:textId="77777777" w:rsidR="00BF0AB1" w:rsidRDefault="00BF0AB1" w:rsidP="00042F92">
      <w:pPr>
        <w:rPr>
          <w:ins w:id="323"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24" w:name="_Toc64271446"/>
      <w:r w:rsidRPr="00A97748">
        <w:rPr>
          <w:b/>
        </w:rPr>
        <w:t>Data availability</w:t>
      </w:r>
      <w:bookmarkEnd w:id="324"/>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325" w:name="_Toc64271447"/>
      <w:r w:rsidRPr="003B4EC2">
        <w:rPr>
          <w:b/>
        </w:rPr>
        <w:lastRenderedPageBreak/>
        <w:t>References</w:t>
      </w:r>
      <w:bookmarkEnd w:id="325"/>
    </w:p>
    <w:p w14:paraId="482F27DC" w14:textId="77777777" w:rsidR="00B6085F" w:rsidRPr="00F22B91" w:rsidRDefault="00B6085F" w:rsidP="00B6085F">
      <w:pPr>
        <w:rPr>
          <w:sz w:val="24"/>
          <w:szCs w:val="24"/>
        </w:rPr>
      </w:pPr>
    </w:p>
    <w:p w14:paraId="2C85C5E0" w14:textId="272035FB" w:rsidR="00E22C18" w:rsidRDefault="005C52BF" w:rsidP="005C52BF">
      <w:pPr>
        <w:ind w:left="720" w:hanging="720"/>
        <w:rPr>
          <w:noProof/>
          <w:sz w:val="24"/>
          <w:szCs w:val="24"/>
          <w:lang w:eastAsia="en-US"/>
        </w:rPr>
      </w:pPr>
      <w:r>
        <w:rPr>
          <w:sz w:val="24"/>
          <w:szCs w:val="24"/>
          <w:lang w:eastAsia="en-US"/>
        </w:rPr>
        <w:fldChar w:fldCharType="begin" w:fldLock="1"/>
      </w:r>
      <w:r w:rsidR="00E22C18">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E22C18">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61372383" w14:textId="77777777" w:rsidR="00E22C18" w:rsidRDefault="00E22C18"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6EC91212" w14:textId="77777777" w:rsidR="00E22C18" w:rsidRDefault="00E22C18"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105E95F" w14:textId="77777777" w:rsidR="00E22C18" w:rsidRDefault="00E22C18"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E22C18">
        <w:rPr>
          <w:b/>
          <w:noProof/>
          <w:sz w:val="24"/>
          <w:szCs w:val="24"/>
          <w:lang w:eastAsia="en-US"/>
        </w:rPr>
        <w:t>107</w:t>
      </w:r>
      <w:r>
        <w:rPr>
          <w:noProof/>
          <w:sz w:val="24"/>
          <w:szCs w:val="24"/>
          <w:lang w:eastAsia="en-US"/>
        </w:rPr>
        <w:t>(6): 841–847. Wiley.</w:t>
      </w:r>
    </w:p>
    <w:p w14:paraId="5E884E1F" w14:textId="77777777" w:rsidR="00E22C18" w:rsidRDefault="00E22C18"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183F9CD5" w14:textId="77777777" w:rsidR="00E22C18" w:rsidRDefault="00E22C18"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3C0A41C8" w14:textId="77777777" w:rsidR="00E22C18" w:rsidRDefault="00E22C18"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0BB0181F" w14:textId="77777777" w:rsidR="00E22C18" w:rsidRDefault="00E22C18"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4CA8DD5A" w14:textId="77777777" w:rsidR="00E22C18" w:rsidRDefault="00E22C18" w:rsidP="005C52BF">
      <w:pPr>
        <w:ind w:left="720" w:hanging="720"/>
        <w:rPr>
          <w:noProof/>
          <w:sz w:val="24"/>
          <w:szCs w:val="24"/>
          <w:lang w:eastAsia="en-US"/>
        </w:rPr>
      </w:pPr>
      <w:r>
        <w:rPr>
          <w:noProof/>
          <w:sz w:val="24"/>
          <w:szCs w:val="24"/>
          <w:lang w:eastAsia="en-US"/>
        </w:rPr>
        <w:t>ESRI. 2020. ArcMap 10.8.1. Redlands, CA.</w:t>
      </w:r>
    </w:p>
    <w:p w14:paraId="1BB0B6E2" w14:textId="77777777" w:rsidR="00E22C18" w:rsidRDefault="00E22C18"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E22C18">
        <w:rPr>
          <w:b/>
          <w:noProof/>
          <w:sz w:val="24"/>
          <w:szCs w:val="24"/>
          <w:lang w:eastAsia="en-US"/>
        </w:rPr>
        <w:t>52</w:t>
      </w:r>
      <w:r>
        <w:rPr>
          <w:noProof/>
          <w:sz w:val="24"/>
          <w:szCs w:val="24"/>
          <w:lang w:eastAsia="en-US"/>
        </w:rPr>
        <w:t>(6): 1089–1104. Wiley.</w:t>
      </w:r>
    </w:p>
    <w:p w14:paraId="14EAD96A" w14:textId="77777777" w:rsidR="00E22C18" w:rsidRDefault="00E22C18"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E22C18">
        <w:rPr>
          <w:b/>
          <w:noProof/>
          <w:sz w:val="24"/>
          <w:szCs w:val="24"/>
          <w:lang w:eastAsia="en-US"/>
        </w:rPr>
        <w:t>66</w:t>
      </w:r>
      <w:r>
        <w:rPr>
          <w:noProof/>
          <w:sz w:val="24"/>
          <w:szCs w:val="24"/>
          <w:lang w:eastAsia="en-US"/>
        </w:rPr>
        <w:t>(3): 289–314.</w:t>
      </w:r>
    </w:p>
    <w:p w14:paraId="0A9A9657" w14:textId="77777777" w:rsidR="00E22C18" w:rsidRDefault="00E22C18"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E22C18">
        <w:rPr>
          <w:b/>
          <w:noProof/>
          <w:sz w:val="24"/>
          <w:szCs w:val="24"/>
          <w:lang w:eastAsia="en-US"/>
        </w:rPr>
        <w:t>128</w:t>
      </w:r>
      <w:r>
        <w:rPr>
          <w:noProof/>
          <w:sz w:val="24"/>
          <w:szCs w:val="24"/>
          <w:lang w:eastAsia="en-US"/>
        </w:rPr>
        <w:t>(1): 121–129. Taylor &amp; Francis.</w:t>
      </w:r>
    </w:p>
    <w:p w14:paraId="07D22230" w14:textId="77777777" w:rsidR="00E22C18" w:rsidRDefault="00E22C18"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09025813" w14:textId="77777777" w:rsidR="00E22C18" w:rsidRDefault="00E22C18" w:rsidP="005C52BF">
      <w:pPr>
        <w:ind w:left="720" w:hanging="720"/>
        <w:rPr>
          <w:noProof/>
          <w:sz w:val="24"/>
          <w:szCs w:val="24"/>
          <w:lang w:eastAsia="en-US"/>
        </w:rPr>
      </w:pPr>
      <w:r>
        <w:rPr>
          <w:noProof/>
          <w:sz w:val="24"/>
          <w:szCs w:val="24"/>
          <w:lang w:eastAsia="en-US"/>
        </w:rPr>
        <w:t xml:space="preserve">Matthiessen, P., Reed, J., and Johnson, M. 1999. Sources and Potential Effects of Copper and Zinc Concentrations in the Estuarine Waters of Essex and Suffolk, United Kingdom. Mar. Pollut. Bull. </w:t>
      </w:r>
      <w:r w:rsidRPr="00E22C18">
        <w:rPr>
          <w:b/>
          <w:noProof/>
          <w:sz w:val="24"/>
          <w:szCs w:val="24"/>
          <w:lang w:eastAsia="en-US"/>
        </w:rPr>
        <w:t>38</w:t>
      </w:r>
      <w:r>
        <w:rPr>
          <w:noProof/>
          <w:sz w:val="24"/>
          <w:szCs w:val="24"/>
          <w:lang w:eastAsia="en-US"/>
        </w:rPr>
        <w:t>(10): 908–920.</w:t>
      </w:r>
    </w:p>
    <w:p w14:paraId="54A9B4D3" w14:textId="77777777" w:rsidR="00E22C18" w:rsidRDefault="00E22C18"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E22C18">
        <w:rPr>
          <w:b/>
          <w:noProof/>
          <w:sz w:val="24"/>
          <w:szCs w:val="24"/>
          <w:lang w:eastAsia="en-US"/>
        </w:rPr>
        <w:t>22</w:t>
      </w:r>
      <w:r>
        <w:rPr>
          <w:noProof/>
          <w:sz w:val="24"/>
          <w:szCs w:val="24"/>
          <w:lang w:eastAsia="en-US"/>
        </w:rPr>
        <w:t>(5): 1460–1471.</w:t>
      </w:r>
    </w:p>
    <w:p w14:paraId="4AC42AC0" w14:textId="77777777" w:rsidR="00E22C18" w:rsidRDefault="00E22C18"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E22C18">
        <w:rPr>
          <w:b/>
          <w:noProof/>
          <w:sz w:val="24"/>
          <w:szCs w:val="24"/>
          <w:lang w:eastAsia="en-US"/>
        </w:rPr>
        <w:t>12</w:t>
      </w:r>
      <w:r>
        <w:rPr>
          <w:noProof/>
          <w:sz w:val="24"/>
          <w:szCs w:val="24"/>
          <w:lang w:eastAsia="en-US"/>
        </w:rPr>
        <w:t>(10): 2864. Multidisciplinary Digital Publishing Institute. [accessed 15 April 2021].</w:t>
      </w:r>
    </w:p>
    <w:p w14:paraId="0DECD716" w14:textId="77777777" w:rsidR="00E22C18" w:rsidRDefault="00E22C18"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0D46AE41" w14:textId="77777777" w:rsidR="00E22C18" w:rsidRDefault="00E22C18"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14DB7CF8" w14:textId="77777777" w:rsidR="00E22C18" w:rsidRDefault="00E22C18"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w:t>
      </w:r>
      <w:r>
        <w:rPr>
          <w:noProof/>
          <w:sz w:val="24"/>
          <w:szCs w:val="24"/>
          <w:lang w:eastAsia="en-US"/>
        </w:rPr>
        <w:lastRenderedPageBreak/>
        <w:t xml:space="preserve">B.E., Morton, J.M., Powell, J.E., Prakash, A., Reimer, M.N., Stuefer, S.L., Toniolo, H., Wells, B.M., and Witmer, F.D.W. 2017. Future of pacific salmon in the face of environmental change: Lessons from one of the world’s remaining productive salmon regions. Fisheries </w:t>
      </w:r>
      <w:r w:rsidRPr="00E22C18">
        <w:rPr>
          <w:b/>
          <w:noProof/>
          <w:sz w:val="24"/>
          <w:szCs w:val="24"/>
          <w:lang w:eastAsia="en-US"/>
        </w:rPr>
        <w:t>42</w:t>
      </w:r>
      <w:r>
        <w:rPr>
          <w:noProof/>
          <w:sz w:val="24"/>
          <w:szCs w:val="24"/>
          <w:lang w:eastAsia="en-US"/>
        </w:rPr>
        <w:t>(10): 538–553. Wiley.</w:t>
      </w:r>
    </w:p>
    <w:p w14:paraId="17AC1786" w14:textId="77777777" w:rsidR="00E22C18" w:rsidRDefault="00E22C18"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E22C18">
        <w:rPr>
          <w:b/>
          <w:noProof/>
          <w:sz w:val="24"/>
          <w:szCs w:val="24"/>
          <w:lang w:eastAsia="en-US"/>
        </w:rPr>
        <w:t>68</w:t>
      </w:r>
      <w:r>
        <w:rPr>
          <w:noProof/>
          <w:sz w:val="24"/>
          <w:szCs w:val="24"/>
          <w:lang w:eastAsia="en-US"/>
        </w:rPr>
        <w:t>(4): 369–392.</w:t>
      </w:r>
    </w:p>
    <w:p w14:paraId="1EBEF2F9" w14:textId="77777777" w:rsidR="00E22C18" w:rsidRDefault="00E22C18"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61A88BC6" w14:textId="77777777" w:rsidR="00E22C18" w:rsidRDefault="00E22C18"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1474EFB0" w14:textId="77777777" w:rsidR="00E22C18" w:rsidRDefault="00E22C18"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E22C18">
        <w:rPr>
          <w:b/>
          <w:noProof/>
          <w:sz w:val="24"/>
          <w:szCs w:val="24"/>
          <w:lang w:eastAsia="en-US"/>
        </w:rPr>
        <w:t>39</w:t>
      </w:r>
      <w:r>
        <w:rPr>
          <w:noProof/>
          <w:sz w:val="24"/>
          <w:szCs w:val="24"/>
          <w:lang w:eastAsia="en-US"/>
        </w:rPr>
        <w:t>: 227–248.</w:t>
      </w:r>
    </w:p>
    <w:p w14:paraId="4E21B869" w14:textId="77777777" w:rsidR="00E22C18" w:rsidRDefault="00E22C18"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3851CABA" w14:textId="77777777" w:rsidR="00E22C18" w:rsidRDefault="00E22C18"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E22C18">
        <w:rPr>
          <w:b/>
          <w:noProof/>
          <w:sz w:val="24"/>
          <w:szCs w:val="24"/>
          <w:lang w:eastAsia="en-US"/>
        </w:rPr>
        <w:t>96</w:t>
      </w:r>
      <w:r>
        <w:rPr>
          <w:noProof/>
          <w:sz w:val="24"/>
          <w:szCs w:val="24"/>
          <w:lang w:eastAsia="en-US"/>
        </w:rPr>
        <w:t>(1): 2–26. Elsevier.</w:t>
      </w:r>
    </w:p>
    <w:p w14:paraId="3B63E393" w14:textId="553B96DE" w:rsidR="005C52BF" w:rsidRPr="0024208B" w:rsidRDefault="00E22C18" w:rsidP="005C52BF">
      <w:pPr>
        <w:ind w:left="720" w:hanging="720"/>
        <w:rPr>
          <w:sz w:val="24"/>
          <w:szCs w:val="24"/>
          <w:lang w:eastAsia="en-US"/>
        </w:rPr>
      </w:pPr>
      <w:r>
        <w:rPr>
          <w:noProof/>
          <w:sz w:val="24"/>
          <w:szCs w:val="24"/>
          <w:lang w:eastAsia="en-US"/>
        </w:rPr>
        <w:t>USGS. 2021,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326"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326"/>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327" w:name="_Toc57830637"/>
      <w:bookmarkStart w:id="328"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327"/>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328"/>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commentRangeStart w:id="329"/>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commentRangeEnd w:id="329"/>
      <w:r w:rsidR="006414B8">
        <w:rPr>
          <w:rStyle w:val="CommentReference"/>
        </w:rPr>
        <w:commentReference w:id="329"/>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330"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330"/>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331"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332"/>
      <w:r>
        <w:rPr>
          <w:sz w:val="24"/>
          <w:szCs w:val="24"/>
        </w:rPr>
        <w:t>values</w:t>
      </w:r>
      <w:commentRangeEnd w:id="332"/>
      <w:r w:rsidR="00FA66A8">
        <w:rPr>
          <w:rStyle w:val="CommentReference"/>
          <w:b w:val="0"/>
          <w:bCs w:val="0"/>
          <w:caps w:val="0"/>
        </w:rPr>
        <w:commentReference w:id="332"/>
      </w:r>
      <w:r w:rsidR="00CA4780">
        <w:rPr>
          <w:sz w:val="24"/>
          <w:szCs w:val="24"/>
        </w:rPr>
        <w:t>.</w:t>
      </w:r>
      <w:bookmarkEnd w:id="331"/>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333"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333"/>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334"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335"/>
      <w:commentRangeStart w:id="336"/>
      <w:r w:rsidRPr="00CA4780">
        <w:rPr>
          <w:sz w:val="24"/>
          <w:szCs w:val="24"/>
        </w:rPr>
        <w:t>values</w:t>
      </w:r>
      <w:commentRangeEnd w:id="335"/>
      <w:r w:rsidR="00FA7176">
        <w:rPr>
          <w:rStyle w:val="CommentReference"/>
          <w:b w:val="0"/>
          <w:bCs w:val="0"/>
          <w:caps w:val="0"/>
        </w:rPr>
        <w:commentReference w:id="335"/>
      </w:r>
      <w:commentRangeEnd w:id="336"/>
      <w:r w:rsidR="00403E31">
        <w:rPr>
          <w:rStyle w:val="CommentReference"/>
          <w:b w:val="0"/>
          <w:bCs w:val="0"/>
          <w:caps w:val="0"/>
        </w:rPr>
        <w:commentReference w:id="336"/>
      </w:r>
      <w:r w:rsidRPr="00CA4780">
        <w:rPr>
          <w:sz w:val="24"/>
          <w:szCs w:val="24"/>
        </w:rPr>
        <w:t>.</w:t>
      </w:r>
      <w:bookmarkEnd w:id="334"/>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337"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337"/>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338" w:name="_Toc64271449"/>
      <w:r w:rsidRPr="003B4EC2">
        <w:rPr>
          <w:b/>
        </w:rPr>
        <w:lastRenderedPageBreak/>
        <w:t>appendix B: Tables</w:t>
      </w:r>
      <w:bookmarkEnd w:id="338"/>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339"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339"/>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340"/>
            <w:r w:rsidRPr="007C7454">
              <w:rPr>
                <w:color w:val="000000"/>
                <w:sz w:val="24"/>
                <w:szCs w:val="24"/>
              </w:rPr>
              <w:t xml:space="preserve">chronic </w:t>
            </w:r>
            <w:commentRangeEnd w:id="340"/>
            <w:r w:rsidR="00FA7176">
              <w:rPr>
                <w:rStyle w:val="CommentReference"/>
              </w:rPr>
              <w:commentReference w:id="340"/>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341"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42"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42"/>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43"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44"/>
      <w:commentRangeStart w:id="345"/>
      <w:r>
        <w:rPr>
          <w:sz w:val="24"/>
          <w:szCs w:val="24"/>
        </w:rPr>
        <w:t>data.</w:t>
      </w:r>
      <w:bookmarkEnd w:id="343"/>
      <w:commentRangeEnd w:id="344"/>
      <w:r>
        <w:rPr>
          <w:rStyle w:val="CommentReference"/>
          <w:b w:val="0"/>
          <w:bCs w:val="0"/>
          <w:caps w:val="0"/>
        </w:rPr>
        <w:commentReference w:id="344"/>
      </w:r>
      <w:commentRangeEnd w:id="345"/>
      <w:r>
        <w:rPr>
          <w:rStyle w:val="CommentReference"/>
          <w:b w:val="0"/>
          <w:bCs w:val="0"/>
          <w:caps w:val="0"/>
        </w:rPr>
        <w:commentReference w:id="345"/>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Upper Slikok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Lower Slikok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Upper Slikok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Upper Slikok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r>
              <w:rPr>
                <w:sz w:val="24"/>
                <w:lang w:eastAsia="en-US"/>
              </w:rPr>
              <w:t>Slikok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r>
              <w:rPr>
                <w:sz w:val="24"/>
                <w:lang w:eastAsia="en-US"/>
              </w:rPr>
              <w:t>Slikok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46"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47"/>
      <w:commentRangeStart w:id="348"/>
      <w:commentRangeStart w:id="349"/>
      <w:r w:rsidR="00CE1039" w:rsidRPr="00CE1039">
        <w:rPr>
          <w:sz w:val="24"/>
          <w:szCs w:val="24"/>
        </w:rPr>
        <w:t>standards</w:t>
      </w:r>
      <w:commentRangeEnd w:id="347"/>
      <w:r w:rsidR="005E798A">
        <w:rPr>
          <w:rStyle w:val="CommentReference"/>
          <w:b w:val="0"/>
          <w:bCs w:val="0"/>
          <w:caps w:val="0"/>
        </w:rPr>
        <w:commentReference w:id="347"/>
      </w:r>
      <w:commentRangeEnd w:id="348"/>
      <w:r w:rsidR="00FA66A8">
        <w:rPr>
          <w:rStyle w:val="CommentReference"/>
          <w:b w:val="0"/>
          <w:bCs w:val="0"/>
          <w:caps w:val="0"/>
        </w:rPr>
        <w:commentReference w:id="348"/>
      </w:r>
      <w:commentRangeEnd w:id="349"/>
      <w:r w:rsidR="00AC4CEC">
        <w:rPr>
          <w:rStyle w:val="CommentReference"/>
          <w:b w:val="0"/>
          <w:bCs w:val="0"/>
          <w:caps w:val="0"/>
        </w:rPr>
        <w:commentReference w:id="349"/>
      </w:r>
      <w:r w:rsidR="00CE1039">
        <w:rPr>
          <w:sz w:val="24"/>
          <w:szCs w:val="24"/>
        </w:rPr>
        <w:t>.</w:t>
      </w:r>
      <w:bookmarkEnd w:id="346"/>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50"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51"/>
      <w:commentRangeStart w:id="352"/>
      <w:r w:rsidR="004E2909">
        <w:rPr>
          <w:sz w:val="24"/>
          <w:szCs w:val="24"/>
        </w:rPr>
        <w:t>difference levels</w:t>
      </w:r>
      <w:commentRangeEnd w:id="351"/>
      <w:r w:rsidR="006B24FD">
        <w:rPr>
          <w:rStyle w:val="CommentReference"/>
          <w:b w:val="0"/>
          <w:bCs w:val="0"/>
          <w:caps w:val="0"/>
        </w:rPr>
        <w:commentReference w:id="351"/>
      </w:r>
      <w:commentRangeEnd w:id="352"/>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52"/>
      </w:r>
      <w:r w:rsidR="004E2909">
        <w:rPr>
          <w:sz w:val="24"/>
          <w:szCs w:val="24"/>
        </w:rPr>
        <w:t xml:space="preserve"> of duplicate samples by site and date.</w:t>
      </w:r>
      <w:bookmarkEnd w:id="350"/>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353"/>
                  <w:r w:rsidRPr="009208A1">
                    <w:rPr>
                      <w:rFonts w:ascii="Calibri" w:eastAsia="Times New Roman" w:hAnsi="Calibri" w:cs="Calibri"/>
                      <w:color w:val="000000"/>
                      <w:kern w:val="0"/>
                      <w:sz w:val="22"/>
                      <w:szCs w:val="22"/>
                      <w:lang w:eastAsia="en-US"/>
                    </w:rPr>
                    <w:t>4.06</w:t>
                  </w:r>
                  <w:commentRangeEnd w:id="353"/>
                  <w:r w:rsidR="00E60CF6">
                    <w:rPr>
                      <w:rStyle w:val="CommentReference"/>
                    </w:rPr>
                    <w:commentReference w:id="353"/>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54"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55"/>
      <w:commentRangeStart w:id="356"/>
      <w:commentRangeStart w:id="357"/>
      <w:r w:rsidR="00E164AF">
        <w:rPr>
          <w:sz w:val="24"/>
          <w:szCs w:val="24"/>
        </w:rPr>
        <w:t>Significant</w:t>
      </w:r>
      <w:commentRangeEnd w:id="355"/>
      <w:r w:rsidR="00E164AF">
        <w:rPr>
          <w:rStyle w:val="CommentReference"/>
          <w:b w:val="0"/>
          <w:bCs w:val="0"/>
          <w:caps w:val="0"/>
        </w:rPr>
        <w:commentReference w:id="355"/>
      </w:r>
      <w:commentRangeEnd w:id="356"/>
      <w:r w:rsidR="006B24FD">
        <w:rPr>
          <w:rStyle w:val="CommentReference"/>
          <w:b w:val="0"/>
          <w:bCs w:val="0"/>
          <w:caps w:val="0"/>
        </w:rPr>
        <w:commentReference w:id="356"/>
      </w:r>
      <w:commentRangeEnd w:id="357"/>
      <w:r w:rsidR="008F5F9A">
        <w:rPr>
          <w:rStyle w:val="CommentReference"/>
          <w:b w:val="0"/>
          <w:bCs w:val="0"/>
          <w:caps w:val="0"/>
        </w:rPr>
        <w:commentReference w:id="357"/>
      </w:r>
      <w:r w:rsidR="00E164AF">
        <w:rPr>
          <w:sz w:val="24"/>
          <w:szCs w:val="24"/>
        </w:rPr>
        <w:t xml:space="preserve"> outliers were removed prior to calculating averages.</w:t>
      </w:r>
      <w:bookmarkEnd w:id="354"/>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AC57B5" w:rsidRDefault="00AC57B5">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AC57B5" w:rsidRDefault="00AC57B5">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AC57B5" w:rsidRDefault="00AC57B5">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AC57B5" w:rsidRDefault="00AC57B5">
      <w:pPr>
        <w:pStyle w:val="CommentText"/>
      </w:pPr>
      <w:r>
        <w:rPr>
          <w:rStyle w:val="CommentReference"/>
        </w:rPr>
        <w:annotationRef/>
      </w:r>
      <w:r>
        <w:t xml:space="preserve">For the public - please specify that this is a field report looking at surface water quality and not drinking water (DEC also includes a drinking water division, and we do not want people confusing the two – they have different water quality (wq) criteria). </w:t>
      </w:r>
    </w:p>
  </w:comment>
  <w:comment w:id="13" w:author="Benjamin Meyer" w:date="2021-01-26T08:41:00Z" w:initials="BM">
    <w:p w14:paraId="3DFCFD03" w14:textId="1FF5D2A7" w:rsidR="00AC57B5" w:rsidRDefault="00AC57B5">
      <w:pPr>
        <w:pStyle w:val="CommentText"/>
      </w:pPr>
      <w:r>
        <w:rPr>
          <w:rStyle w:val="CommentReference"/>
        </w:rPr>
        <w:annotationRef/>
      </w:r>
      <w:r>
        <w:t>Modified text to clarify</w:t>
      </w:r>
    </w:p>
  </w:comment>
  <w:comment w:id="19" w:author="Apsens, Sarah" w:date="2020-12-28T12:34:00Z" w:initials="ASJ(">
    <w:p w14:paraId="3B23D2CF" w14:textId="37EE3164" w:rsidR="00AC57B5" w:rsidRDefault="00AC57B5">
      <w:pPr>
        <w:pStyle w:val="CommentText"/>
      </w:pPr>
      <w:r>
        <w:rPr>
          <w:rStyle w:val="CommentReference"/>
        </w:rPr>
        <w:annotationRef/>
      </w:r>
      <w:r>
        <w:t>Did you look at the acute criterion also?</w:t>
      </w:r>
    </w:p>
  </w:comment>
  <w:comment w:id="20" w:author="Benjamin Meyer" w:date="2021-01-18T07:29:00Z" w:initials="BM">
    <w:p w14:paraId="2EC68EF7" w14:textId="5AEE418A" w:rsidR="00AC57B5" w:rsidRDefault="00AC57B5">
      <w:pPr>
        <w:pStyle w:val="CommentText"/>
      </w:pPr>
      <w:r>
        <w:rPr>
          <w:rStyle w:val="CommentReference"/>
        </w:rPr>
        <w:annotationRef/>
      </w:r>
      <w:r>
        <w:t>We assessed only CCC criteria in this report.</w:t>
      </w:r>
    </w:p>
  </w:comment>
  <w:comment w:id="17" w:author="Apsens, Sarah" w:date="2020-12-28T12:10:00Z" w:initials="ASJ(">
    <w:p w14:paraId="504457F9" w14:textId="1FF61085" w:rsidR="00AC57B5" w:rsidRDefault="00AC57B5">
      <w:pPr>
        <w:pStyle w:val="CommentText"/>
      </w:pPr>
      <w:r>
        <w:rPr>
          <w:rStyle w:val="CommentReference"/>
        </w:rPr>
        <w:annotationRef/>
      </w:r>
      <w:r>
        <w:t>This is a bit wordy as is</w:t>
      </w:r>
    </w:p>
  </w:comment>
  <w:comment w:id="18" w:author="Benjamin Meyer" w:date="2021-01-18T07:30:00Z" w:initials="BM">
    <w:p w14:paraId="5BF513E4" w14:textId="34E59514" w:rsidR="00AC57B5" w:rsidRDefault="00AC57B5">
      <w:pPr>
        <w:pStyle w:val="CommentText"/>
      </w:pPr>
      <w:r>
        <w:rPr>
          <w:rStyle w:val="CommentReference"/>
        </w:rPr>
        <w:annotationRef/>
      </w:r>
      <w:r>
        <w:t>Rephrased</w:t>
      </w:r>
    </w:p>
  </w:comment>
  <w:comment w:id="33" w:author="Benjamin Meyer" w:date="2021-04-19T17:55:00Z" w:initials="BM">
    <w:p w14:paraId="64184F43" w14:textId="4B8E6682" w:rsidR="008B7218" w:rsidRDefault="008B7218">
      <w:pPr>
        <w:pStyle w:val="CommentText"/>
      </w:pPr>
      <w:r>
        <w:rPr>
          <w:rStyle w:val="CommentReference"/>
        </w:rPr>
        <w:annotationRef/>
      </w:r>
      <w:r>
        <w:t>Maybe describe why only compared to ccc values and not acute</w:t>
      </w:r>
    </w:p>
  </w:comment>
  <w:comment w:id="55" w:author="Benjamin Meyer" w:date="2021-02-22T13:21:00Z" w:initials="BM">
    <w:p w14:paraId="6335C3E8" w14:textId="054BF4BD" w:rsidR="00AC57B5" w:rsidRDefault="00AC57B5">
      <w:pPr>
        <w:pStyle w:val="CommentText"/>
      </w:pPr>
      <w:r>
        <w:rPr>
          <w:rStyle w:val="CommentReference"/>
        </w:rPr>
        <w:annotationRef/>
      </w:r>
      <w:r>
        <w:t>The bottles were not capped while still submerged according to Maggie</w:t>
      </w:r>
    </w:p>
  </w:comment>
  <w:comment w:id="56" w:author="Benjamin Meyer" w:date="2021-02-22T13:20:00Z" w:initials="BM">
    <w:p w14:paraId="713B17F2" w14:textId="643325A3" w:rsidR="00AC57B5" w:rsidRDefault="00AC57B5">
      <w:pPr>
        <w:pStyle w:val="CommentText"/>
      </w:pPr>
      <w:r>
        <w:rPr>
          <w:rStyle w:val="CommentReference"/>
        </w:rPr>
        <w:annotationRef/>
      </w:r>
      <w:r>
        <w:t>dsdsdsdd</w:t>
      </w:r>
    </w:p>
  </w:comment>
  <w:comment w:id="57" w:author="Apsens, Sarah" w:date="2020-12-30T09:42:00Z" w:initials="ASJ(">
    <w:p w14:paraId="23C4788C" w14:textId="2A47D365" w:rsidR="00AC57B5" w:rsidRDefault="00AC57B5">
      <w:pPr>
        <w:pStyle w:val="CommentText"/>
      </w:pPr>
      <w:r>
        <w:rPr>
          <w:rStyle w:val="CommentReference"/>
        </w:rPr>
        <w:annotationRef/>
      </w:r>
      <w:r>
        <w:t xml:space="preserve">Was the Ca/Mg analysis run by a different lab (Test America?), if so, please add this information.  </w:t>
      </w:r>
    </w:p>
  </w:comment>
  <w:comment w:id="58" w:author="Benjamin Meyer" w:date="2021-01-21T06:57:00Z" w:initials="BM">
    <w:p w14:paraId="4253AFAB" w14:textId="01885BDC" w:rsidR="00AC57B5" w:rsidRDefault="00AC57B5">
      <w:pPr>
        <w:pStyle w:val="CommentText"/>
      </w:pPr>
      <w:r>
        <w:rPr>
          <w:rStyle w:val="CommentReference"/>
        </w:rPr>
        <w:annotationRef/>
      </w:r>
      <w:r>
        <w:t>Added additional lab info</w:t>
      </w:r>
    </w:p>
  </w:comment>
  <w:comment w:id="60" w:author="Apsens, Sarah" w:date="2020-12-30T09:48:00Z" w:initials="ASJ(">
    <w:p w14:paraId="4C67EB2B" w14:textId="115999A9" w:rsidR="00AC57B5" w:rsidRDefault="00AC57B5">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61" w:author="Benjamin Meyer" w:date="2021-01-21T07:09:00Z" w:initials="BM">
    <w:p w14:paraId="0CC95098" w14:textId="104F156B" w:rsidR="00AC57B5" w:rsidRDefault="00AC57B5">
      <w:pPr>
        <w:pStyle w:val="CommentText"/>
      </w:pPr>
      <w:r>
        <w:rPr>
          <w:rStyle w:val="CommentReference"/>
        </w:rPr>
        <w:annotationRef/>
      </w:r>
      <w:r>
        <w:t>cited</w:t>
      </w:r>
    </w:p>
  </w:comment>
  <w:comment w:id="67" w:author="Apsens, Sarah" w:date="2020-12-30T09:55:00Z" w:initials="ASJ(">
    <w:p w14:paraId="35689DD2" w14:textId="2C4D2223" w:rsidR="00AC57B5" w:rsidRDefault="00AC57B5">
      <w:pPr>
        <w:pStyle w:val="CommentText"/>
      </w:pPr>
      <w:r>
        <w:rPr>
          <w:rStyle w:val="CommentReference"/>
        </w:rPr>
        <w:annotationRef/>
      </w:r>
      <w:r>
        <w:t xml:space="preserve">Same comment as above, needs proper citation(s). </w:t>
      </w:r>
    </w:p>
  </w:comment>
  <w:comment w:id="68" w:author="Benjamin Meyer" w:date="2021-01-21T07:10:00Z" w:initials="BM">
    <w:p w14:paraId="724EB5EA" w14:textId="17023E25" w:rsidR="00AC57B5" w:rsidRDefault="00AC57B5">
      <w:pPr>
        <w:pStyle w:val="CommentText"/>
      </w:pPr>
      <w:r>
        <w:rPr>
          <w:rStyle w:val="CommentReference"/>
        </w:rPr>
        <w:annotationRef/>
      </w:r>
      <w:r>
        <w:t>cited</w:t>
      </w:r>
    </w:p>
  </w:comment>
  <w:comment w:id="69" w:author="Apsens, Sarah" w:date="2020-12-30T10:04:00Z" w:initials="ASJ(">
    <w:p w14:paraId="71490C15" w14:textId="2E5EE816" w:rsidR="00AC57B5" w:rsidRDefault="00AC57B5">
      <w:pPr>
        <w:pStyle w:val="CommentText"/>
      </w:pPr>
      <w:r>
        <w:rPr>
          <w:rStyle w:val="CommentReference"/>
        </w:rPr>
        <w:annotationRef/>
      </w:r>
      <w:r>
        <w:t>Sample Accuracy and Precision – is really what this is about</w:t>
      </w:r>
    </w:p>
  </w:comment>
  <w:comment w:id="70" w:author="Benjamin Meyer" w:date="2021-01-21T07:38:00Z" w:initials="BM">
    <w:p w14:paraId="4A331AF8" w14:textId="62EA46CB" w:rsidR="00AC57B5" w:rsidRDefault="00AC57B5">
      <w:pPr>
        <w:pStyle w:val="CommentText"/>
      </w:pPr>
      <w:r>
        <w:rPr>
          <w:rStyle w:val="CommentReference"/>
        </w:rPr>
        <w:annotationRef/>
      </w:r>
      <w:r>
        <w:t>Changed section title</w:t>
      </w:r>
    </w:p>
  </w:comment>
  <w:comment w:id="74" w:author="Benjamin Meyer" w:date="2021-02-16T17:20:00Z" w:initials="BM">
    <w:p w14:paraId="7DE71F9E" w14:textId="00639F81" w:rsidR="00AC57B5" w:rsidRDefault="00AC57B5">
      <w:pPr>
        <w:pStyle w:val="CommentText"/>
      </w:pPr>
      <w:r>
        <w:rPr>
          <w:rStyle w:val="CommentReference"/>
        </w:rPr>
        <w:annotationRef/>
      </w:r>
      <w:r>
        <w:t>Explain that full data, including replicate values, available at github link</w:t>
      </w:r>
    </w:p>
  </w:comment>
  <w:comment w:id="76" w:author="Benjamin Meyer" w:date="2021-01-21T07:18:00Z" w:initials="BM">
    <w:p w14:paraId="7C489B78" w14:textId="0FCE3C00" w:rsidR="00AC57B5" w:rsidRDefault="00AC57B5">
      <w:pPr>
        <w:pStyle w:val="CommentText"/>
      </w:pPr>
      <w:r>
        <w:rPr>
          <w:rStyle w:val="CommentReference"/>
        </w:rPr>
        <w:annotationRef/>
      </w:r>
      <w:r>
        <w:t>Rephrased paragraph</w:t>
      </w:r>
    </w:p>
  </w:comment>
  <w:comment w:id="77" w:author="Apsens, Sarah" w:date="2020-12-30T10:07:00Z" w:initials="ASJ(">
    <w:p w14:paraId="53BB0917" w14:textId="04F3E854" w:rsidR="00AC57B5" w:rsidRDefault="00AC57B5">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78" w:author="Benjamin Meyer" w:date="2021-01-21T07:38:00Z" w:initials="BM">
    <w:p w14:paraId="1784C868" w14:textId="63397ACA" w:rsidR="00AC57B5" w:rsidRDefault="00AC57B5">
      <w:pPr>
        <w:pStyle w:val="CommentText"/>
      </w:pPr>
      <w:r>
        <w:rPr>
          <w:rStyle w:val="CommentReference"/>
        </w:rPr>
        <w:annotationRef/>
      </w:r>
      <w:r>
        <w:t>This was summary table I inherited.  See response to next comment for resolution.</w:t>
      </w:r>
    </w:p>
  </w:comment>
  <w:comment w:id="79" w:author="Apsens, Sarah" w:date="2020-12-28T12:51:00Z" w:initials="ASJ(">
    <w:p w14:paraId="1F9E63E6" w14:textId="08AB29BF" w:rsidR="00AC57B5" w:rsidRDefault="00AC57B5">
      <w:pPr>
        <w:pStyle w:val="CommentText"/>
      </w:pPr>
      <w:r>
        <w:rPr>
          <w:rStyle w:val="CommentReference"/>
        </w:rPr>
        <w:annotationRef/>
      </w:r>
      <w:r>
        <w:t xml:space="preserve">Why not with more recent (e.g., 2015-2018) data? Its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intervals/st. deviations? </w:t>
      </w:r>
    </w:p>
  </w:comment>
  <w:comment w:id="80" w:author="Benjamin Meyer" w:date="2021-01-21T07:19:00Z" w:initials="BM">
    <w:p w14:paraId="38CE5F9B" w14:textId="77777777" w:rsidR="00AC57B5" w:rsidRDefault="00AC57B5">
      <w:pPr>
        <w:pStyle w:val="CommentText"/>
      </w:pPr>
      <w:r>
        <w:rPr>
          <w:rStyle w:val="CommentReference"/>
        </w:rPr>
        <w:annotationRef/>
      </w:r>
    </w:p>
    <w:p w14:paraId="0996270F" w14:textId="65D0AFF0" w:rsidR="00AC57B5" w:rsidRDefault="00AC57B5">
      <w:pPr>
        <w:pStyle w:val="CommentText"/>
      </w:pPr>
      <w:r>
        <w:t xml:space="preserve">The EPA water quality database currently contains KRBWQM data only up to 2014.  As per our discussion last month, it is unclear why biannual wqx data was not submitted to the EPA database in those missing years. </w:t>
      </w:r>
    </w:p>
    <w:p w14:paraId="1D45F300" w14:textId="77777777" w:rsidR="00AC57B5" w:rsidRDefault="00AC57B5">
      <w:pPr>
        <w:pStyle w:val="CommentText"/>
      </w:pPr>
    </w:p>
    <w:p w14:paraId="05677E12" w14:textId="6402A882" w:rsidR="00AC57B5" w:rsidRDefault="00AC57B5">
      <w:pPr>
        <w:pStyle w:val="CommentText"/>
      </w:pPr>
      <w:r>
        <w:t>(I look forward to remedying this gap ASAP, but it’s beyond the scope of work for this report).  I presume that’s why the timeframe of 2000 – 2014 was used to create the table though.</w:t>
      </w:r>
    </w:p>
    <w:p w14:paraId="7908D1EA" w14:textId="70DF48FA" w:rsidR="00AC57B5" w:rsidRDefault="00AC57B5">
      <w:pPr>
        <w:pStyle w:val="CommentText"/>
      </w:pPr>
    </w:p>
    <w:p w14:paraId="7D57E1CC" w14:textId="0CA3EEAA" w:rsidR="00AC57B5" w:rsidRPr="008B7218" w:rsidRDefault="00AC57B5">
      <w:pPr>
        <w:pStyle w:val="CommentText"/>
        <w:rPr>
          <w:highlight w:val="yellow"/>
        </w:rPr>
      </w:pPr>
      <w:r w:rsidRPr="008B7218">
        <w:rPr>
          <w:highlight w:val="yellow"/>
        </w:rPr>
        <w:t>In the meantime, for this report, I have recreated a new table using all Ca/Mg data 2000 – 2019.</w:t>
      </w:r>
    </w:p>
    <w:p w14:paraId="68327065" w14:textId="07A611D6" w:rsidR="00AC57B5" w:rsidRPr="008B7218" w:rsidRDefault="00AC57B5">
      <w:pPr>
        <w:pStyle w:val="CommentText"/>
        <w:rPr>
          <w:highlight w:val="yellow"/>
        </w:rPr>
      </w:pPr>
    </w:p>
    <w:p w14:paraId="0906F538" w14:textId="3FBDBC51" w:rsidR="00AC57B5" w:rsidRPr="008B7218" w:rsidRDefault="00AC57B5">
      <w:pPr>
        <w:pStyle w:val="CommentText"/>
        <w:rPr>
          <w:highlight w:val="yellow"/>
        </w:rPr>
      </w:pPr>
      <w:r w:rsidRPr="008B7218">
        <w:rPr>
          <w:highlight w:val="yellow"/>
        </w:rPr>
        <w:t xml:space="preserve">I have created a figure placing the asynchronous hardness values in context of longer-term seasonal averages to gauge the appropriateness of </w:t>
      </w:r>
    </w:p>
    <w:p w14:paraId="36777242" w14:textId="6ED4211F" w:rsidR="00AC57B5" w:rsidRPr="008B7218" w:rsidRDefault="00AC57B5">
      <w:pPr>
        <w:pStyle w:val="CommentText"/>
        <w:rPr>
          <w:highlight w:val="yellow"/>
        </w:rPr>
      </w:pPr>
    </w:p>
    <w:p w14:paraId="5B079354" w14:textId="70852DE9" w:rsidR="00AC57B5" w:rsidRDefault="00AC57B5">
      <w:pPr>
        <w:pStyle w:val="CommentText"/>
      </w:pPr>
      <w:r w:rsidRPr="008B7218">
        <w:rPr>
          <w:highlight w:val="yellow"/>
        </w:rPr>
        <w:t>See link here for details, or see Table 6 for and Figure X</w:t>
      </w:r>
    </w:p>
  </w:comment>
  <w:comment w:id="81" w:author="Benjamin Meyer" w:date="2021-02-17T15:22:00Z" w:initials="BM">
    <w:p w14:paraId="2527252F" w14:textId="649A31DA" w:rsidR="00AC57B5" w:rsidRDefault="00AC57B5">
      <w:pPr>
        <w:pStyle w:val="CommentText"/>
      </w:pPr>
      <w:r>
        <w:rPr>
          <w:rStyle w:val="CommentReference"/>
        </w:rPr>
        <w:annotationRef/>
      </w:r>
      <w:r>
        <w:t>Note to self 2/17: still struggling somewhat to understand the relevance and/or necessity of this table.  If justification is apparent; regenerate with 2000 – 2018 values.</w:t>
      </w:r>
    </w:p>
  </w:comment>
  <w:comment w:id="84" w:author="Benjamin Meyer" w:date="2021-02-19T09:21:00Z" w:initials="BM">
    <w:p w14:paraId="3F8AEE5E" w14:textId="5B61F6FF" w:rsidR="00AC57B5" w:rsidRDefault="00AC57B5">
      <w:pPr>
        <w:pStyle w:val="CommentText"/>
      </w:pPr>
      <w:r>
        <w:rPr>
          <w:rStyle w:val="CommentReference"/>
        </w:rPr>
        <w:annotationRef/>
      </w:r>
      <w:r w:rsidR="008B7218">
        <w:t>I m</w:t>
      </w:r>
      <w:r>
        <w:t>odified the language in Mapping section for both Methods and Results to better match the deliverables in our Statement of Work agreement.</w:t>
      </w:r>
    </w:p>
  </w:comment>
  <w:comment w:id="86" w:author="Apsens, Sarah" w:date="2020-12-30T10:12:00Z" w:initials="ASJ(">
    <w:p w14:paraId="4774671F" w14:textId="0DB84A96" w:rsidR="00AC57B5" w:rsidRDefault="00AC57B5">
      <w:pPr>
        <w:pStyle w:val="CommentText"/>
      </w:pPr>
      <w:r>
        <w:rPr>
          <w:rStyle w:val="CommentReference"/>
        </w:rPr>
        <w:annotationRef/>
      </w:r>
      <w:r>
        <w:t xml:space="preserve">Add a sentence on next steps – How will the photos be used? </w:t>
      </w:r>
    </w:p>
  </w:comment>
  <w:comment w:id="87" w:author="Apsens, Sarah" w:date="2020-12-30T16:50:00Z" w:initials="ASJ(">
    <w:p w14:paraId="296D48DF" w14:textId="31034587" w:rsidR="00AC57B5" w:rsidRDefault="00AC57B5">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88" w:author="Benjamin Meyer" w:date="2021-02-17T15:24:00Z" w:initials="BM">
    <w:p w14:paraId="2EB5F450" w14:textId="33C6B4AD" w:rsidR="00AC57B5" w:rsidRDefault="00AC57B5">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AC57B5" w:rsidRDefault="00AC57B5">
      <w:pPr>
        <w:pStyle w:val="CommentText"/>
      </w:pPr>
    </w:p>
    <w:p w14:paraId="4C2821FD" w14:textId="6F78BA38" w:rsidR="00AC57B5" w:rsidRDefault="00AC57B5">
      <w:pPr>
        <w:pStyle w:val="CommentText"/>
      </w:pPr>
      <w:r>
        <w:t>Possible solution for future use: with ArcGIS Online, it is an option to make some map layers public and others private.</w:t>
      </w:r>
    </w:p>
  </w:comment>
  <w:comment w:id="101" w:author="Benjamin Meyer" w:date="2020-12-01T16:54:00Z" w:initials="BM">
    <w:p w14:paraId="36646A8D" w14:textId="2E635160" w:rsidR="00AC57B5" w:rsidRDefault="00AC57B5">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AC57B5" w:rsidRDefault="00AC57B5">
      <w:pPr>
        <w:pStyle w:val="CommentText"/>
      </w:pPr>
    </w:p>
    <w:p w14:paraId="57EBC5C0" w14:textId="4DABF334" w:rsidR="00AC57B5" w:rsidRDefault="00AC57B5">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AC57B5" w:rsidRDefault="00AC57B5">
      <w:pPr>
        <w:pStyle w:val="CommentText"/>
      </w:pPr>
    </w:p>
    <w:p w14:paraId="4922A0DD" w14:textId="4AE88CF0" w:rsidR="00AC57B5" w:rsidRDefault="00AC57B5">
      <w:pPr>
        <w:pStyle w:val="CommentText"/>
      </w:pPr>
      <w:r>
        <w:t>Thus In this current report I have instead separated results in to a “Copper” section and a “Zinc” section.</w:t>
      </w:r>
    </w:p>
    <w:p w14:paraId="59C1185F" w14:textId="0E2ABFC4" w:rsidR="00AC57B5" w:rsidRDefault="00AC57B5">
      <w:pPr>
        <w:pStyle w:val="CommentText"/>
      </w:pPr>
    </w:p>
    <w:p w14:paraId="190B8771" w14:textId="05C94EFE" w:rsidR="00AC57B5" w:rsidRDefault="00AC57B5">
      <w:pPr>
        <w:pStyle w:val="CommentText"/>
      </w:pPr>
      <w:r>
        <w:t>Additionally, when two sites exist within a tributary, I have renamed them as either “Upper” or “Lower” (e.g. Lower Slikok Creek)</w:t>
      </w:r>
    </w:p>
  </w:comment>
  <w:comment w:id="102" w:author="Apsens, Sarah" w:date="2020-12-28T17:15:00Z" w:initials="ASJ(">
    <w:p w14:paraId="04899940" w14:textId="77777777" w:rsidR="00AC57B5" w:rsidRDefault="00AC57B5">
      <w:pPr>
        <w:pStyle w:val="CommentText"/>
      </w:pPr>
      <w:r>
        <w:rPr>
          <w:rStyle w:val="CommentReference"/>
        </w:rPr>
        <w:annotationRef/>
      </w:r>
      <w:r>
        <w:t xml:space="preserve">The “upper” and “lower” terminology works. </w:t>
      </w:r>
    </w:p>
    <w:p w14:paraId="1088F9BC" w14:textId="77777777" w:rsidR="00AC57B5" w:rsidRDefault="00AC57B5">
      <w:pPr>
        <w:pStyle w:val="CommentText"/>
      </w:pPr>
    </w:p>
    <w:p w14:paraId="59D38E93" w14:textId="08F21FF8" w:rsidR="00AC57B5" w:rsidRDefault="00AC57B5">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03" w:author="Benjamin Meyer" w:date="2021-02-18T10:34:00Z" w:initials="BM">
    <w:p w14:paraId="5CD06A13" w14:textId="211411B5" w:rsidR="00AC57B5" w:rsidRDefault="00AC57B5">
      <w:pPr>
        <w:pStyle w:val="CommentText"/>
      </w:pPr>
      <w:r>
        <w:rPr>
          <w:rStyle w:val="CommentReference"/>
        </w:rPr>
        <w:annotationRef/>
      </w:r>
      <w:r>
        <w:t>Roger; thanks.</w:t>
      </w:r>
    </w:p>
  </w:comment>
  <w:comment w:id="105" w:author="Apsens, Sarah" w:date="2020-12-30T15:03:00Z" w:initials="ASJ(">
    <w:p w14:paraId="52656570" w14:textId="07551E0D" w:rsidR="00AC57B5" w:rsidRDefault="00AC57B5">
      <w:pPr>
        <w:pStyle w:val="CommentText"/>
      </w:pPr>
      <w:r>
        <w:rPr>
          <w:rStyle w:val="CommentReference"/>
        </w:rPr>
        <w:annotationRef/>
      </w:r>
      <w:r>
        <w:t xml:space="preserve">Are all these results as dissolved metals? Please state this somewhere. </w:t>
      </w:r>
    </w:p>
  </w:comment>
  <w:comment w:id="106" w:author="Benjamin Meyer" w:date="2021-02-18T09:35:00Z" w:initials="BM">
    <w:p w14:paraId="25DB17E8" w14:textId="6BBEB788" w:rsidR="00AC57B5" w:rsidRDefault="00AC57B5">
      <w:pPr>
        <w:pStyle w:val="CommentText"/>
      </w:pPr>
      <w:r>
        <w:rPr>
          <w:rStyle w:val="CommentReference"/>
        </w:rPr>
        <w:annotationRef/>
      </w:r>
      <w:r>
        <w:t>Does reporting results in the mg/L units indicate them as reported in dissolved form?  If not, I included a new sentence.</w:t>
      </w:r>
    </w:p>
  </w:comment>
  <w:comment w:id="110" w:author="Apsens, Sarah" w:date="2020-12-28T12:48:00Z" w:initials="ASJ(">
    <w:p w14:paraId="39EB03F5" w14:textId="504E4C32" w:rsidR="00AC57B5" w:rsidRDefault="00AC57B5">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111" w:author="Benjamin Meyer" w:date="2021-02-18T10:53:00Z" w:initials="BM">
    <w:p w14:paraId="3BE3A200" w14:textId="07645E89" w:rsidR="00AC57B5" w:rsidRDefault="00AC57B5">
      <w:pPr>
        <w:pStyle w:val="CommentText"/>
      </w:pPr>
      <w:r>
        <w:rPr>
          <w:rStyle w:val="CommentReference"/>
        </w:rPr>
        <w:annotationRef/>
      </w:r>
      <w:r>
        <w:t>Modified paragraph</w:t>
      </w:r>
      <w:r w:rsidR="008B7218">
        <w:t xml:space="preserve"> to clarify</w:t>
      </w:r>
      <w:r>
        <w:t>.</w:t>
      </w:r>
    </w:p>
  </w:comment>
  <w:comment w:id="115" w:author="Apsens, Sarah" w:date="2020-12-30T15:12:00Z" w:initials="ASJ(">
    <w:p w14:paraId="65FBA4A5" w14:textId="56948A60" w:rsidR="00AC57B5" w:rsidRDefault="00AC57B5">
      <w:pPr>
        <w:pStyle w:val="CommentText"/>
      </w:pPr>
      <w:r>
        <w:rPr>
          <w:rStyle w:val="CommentReference"/>
        </w:rPr>
        <w:annotationRef/>
      </w:r>
      <w:r>
        <w:t>How did you determine what constitutes typical data?</w:t>
      </w:r>
    </w:p>
  </w:comment>
  <w:comment w:id="116" w:author="Benjamin Meyer" w:date="2021-02-18T12:48:00Z" w:initials="BM">
    <w:p w14:paraId="6BF9AB47" w14:textId="384D977B" w:rsidR="00AC57B5" w:rsidRDefault="00AC57B5">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117" w:author="Apsens, Sarah" w:date="2020-12-30T15:14:00Z" w:initials="ASJ(">
    <w:p w14:paraId="1B8D5906" w14:textId="54CCCD46" w:rsidR="00AC57B5" w:rsidRDefault="00AC57B5">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18" w:author="Benjamin Meyer" w:date="2021-04-19T18:22:00Z" w:initials="BM">
    <w:p w14:paraId="00ADCBDD" w14:textId="18A6EB52" w:rsidR="004C44AE" w:rsidRDefault="004C44AE">
      <w:pPr>
        <w:pStyle w:val="CommentText"/>
      </w:pPr>
      <w:r>
        <w:rPr>
          <w:rStyle w:val="CommentReference"/>
        </w:rPr>
        <w:annotationRef/>
      </w:r>
      <w:r>
        <w:t>To do: describe this possible influence in discussion</w:t>
      </w:r>
    </w:p>
  </w:comment>
  <w:comment w:id="119" w:author="Apsens, Sarah" w:date="2020-12-30T11:20:00Z" w:initials="ASJ(">
    <w:p w14:paraId="5D3FD81C" w14:textId="6AEA0CD9" w:rsidR="00AC57B5" w:rsidRDefault="00AC57B5">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20" w:author="Benjamin Meyer" w:date="2021-02-18T13:39:00Z" w:initials="BM">
    <w:p w14:paraId="485E133B" w14:textId="7E0877AD" w:rsidR="00AC57B5" w:rsidRDefault="00AC57B5">
      <w:pPr>
        <w:pStyle w:val="CommentText"/>
      </w:pPr>
      <w:r>
        <w:rPr>
          <w:rStyle w:val="CommentReference"/>
        </w:rPr>
        <w:annotationRef/>
      </w:r>
      <w:r>
        <w:t>Roger that.  Modified statement accordingly.</w:t>
      </w:r>
    </w:p>
  </w:comment>
  <w:comment w:id="121" w:author="Apsens, Sarah" w:date="2020-12-28T12:58:00Z" w:initials="ASJ(">
    <w:p w14:paraId="6908BD7E" w14:textId="1E941972" w:rsidR="00AC57B5" w:rsidRDefault="00AC57B5">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22" w:author="Benjamin Meyer" w:date="2021-02-18T13:52:00Z" w:initials="BM">
    <w:p w14:paraId="2951344A" w14:textId="31F16E33" w:rsidR="00AC57B5" w:rsidRDefault="00AC57B5">
      <w:pPr>
        <w:pStyle w:val="CommentText"/>
      </w:pPr>
      <w:r>
        <w:rPr>
          <w:rStyle w:val="CommentReference"/>
        </w:rPr>
        <w:annotationRef/>
      </w:r>
      <w:r>
        <w:t>The three sites mentioned are further away and upstream from Kenai/Soldotna than most of the other sites.  The sites of Upper Slikok Creek, Upper Beaver Creek, and Upper Soldotna Creek are in closer proximity to Kenai/Soldotna.</w:t>
      </w:r>
    </w:p>
  </w:comment>
  <w:comment w:id="124" w:author="Apsens, Sarah" w:date="2020-12-28T12:59:00Z" w:initials="ASJ(">
    <w:p w14:paraId="0C96AFEC" w14:textId="1284B1A5" w:rsidR="00AC57B5" w:rsidRDefault="00AC57B5">
      <w:pPr>
        <w:pStyle w:val="CommentText"/>
      </w:pPr>
      <w:r>
        <w:rPr>
          <w:rStyle w:val="CommentReference"/>
        </w:rPr>
        <w:annotationRef/>
      </w:r>
      <w:r>
        <w:t xml:space="preserve">Specific number/percentage of events?  </w:t>
      </w:r>
    </w:p>
  </w:comment>
  <w:comment w:id="125" w:author="Benjamin Meyer" w:date="2021-02-18T15:25:00Z" w:initials="BM">
    <w:p w14:paraId="69BC9D2B" w14:textId="163D502E" w:rsidR="00AC57B5" w:rsidRDefault="00AC57B5">
      <w:pPr>
        <w:pStyle w:val="CommentText"/>
      </w:pPr>
      <w:r>
        <w:rPr>
          <w:rStyle w:val="CommentReference"/>
        </w:rPr>
        <w:annotationRef/>
      </w:r>
      <w:r>
        <w:t>Modified sentence</w:t>
      </w:r>
    </w:p>
  </w:comment>
  <w:comment w:id="134" w:author="Benjamin Meyer" w:date="2021-04-19T18:34:00Z" w:initials="BM">
    <w:p w14:paraId="506DFE03" w14:textId="29F431E8" w:rsidR="00CB56EC" w:rsidRDefault="00CB56EC">
      <w:pPr>
        <w:pStyle w:val="CommentText"/>
      </w:pPr>
      <w:r>
        <w:rPr>
          <w:rStyle w:val="CommentReference"/>
        </w:rPr>
        <w:annotationRef/>
      </w:r>
      <w:r>
        <w:t>Removed sentence describing detailed attribute table with parcel information.  Task is not descri</w:t>
      </w:r>
      <w:r>
        <w:t>bed in the work plan (Task #5).</w:t>
      </w:r>
    </w:p>
  </w:comment>
  <w:comment w:id="135" w:author="Eldred, Laura" w:date="2020-12-29T12:51:00Z" w:initials="EL">
    <w:p w14:paraId="2FDBDD3F" w14:textId="1DE19E6A" w:rsidR="00AC57B5" w:rsidRDefault="00AC57B5">
      <w:pPr>
        <w:pStyle w:val="CommentText"/>
      </w:pPr>
      <w:r>
        <w:rPr>
          <w:rStyle w:val="CommentReference"/>
        </w:rPr>
        <w:annotationRef/>
      </w:r>
      <w:r>
        <w:t>are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36" w:author="Benjamin Meyer" w:date="2021-02-19T09:57:00Z" w:initials="BM">
    <w:p w14:paraId="30D8C47F" w14:textId="4DD9382C" w:rsidR="00AC57B5" w:rsidRDefault="00AC57B5">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AC57B5" w:rsidRDefault="00AC57B5">
      <w:pPr>
        <w:pStyle w:val="CommentText"/>
      </w:pPr>
    </w:p>
    <w:p w14:paraId="6D2B9EFE" w14:textId="1E19D067" w:rsidR="00AC57B5" w:rsidRDefault="00AC57B5">
      <w:pPr>
        <w:pStyle w:val="CommentText"/>
      </w:pPr>
      <w:r>
        <w:t>Also included a sentence in the discussion about some of the caveats Laura describes.</w:t>
      </w:r>
    </w:p>
  </w:comment>
  <w:comment w:id="139" w:author="Benjamin Meyer" w:date="2021-04-19T18:35:00Z" w:initials="BM">
    <w:p w14:paraId="70EB60E6" w14:textId="66224284" w:rsidR="008A55EC" w:rsidRDefault="008A55EC">
      <w:pPr>
        <w:pStyle w:val="CommentText"/>
      </w:pPr>
      <w:r>
        <w:rPr>
          <w:rStyle w:val="CommentReference"/>
        </w:rPr>
        <w:annotationRef/>
      </w:r>
      <w:r>
        <w:t>Too specific?</w:t>
      </w:r>
    </w:p>
  </w:comment>
  <w:comment w:id="211" w:author="Eldred, Laura" w:date="2020-12-29T12:57:00Z" w:initials="EL">
    <w:p w14:paraId="19E5B7FB" w14:textId="456A8A1B" w:rsidR="00AC57B5" w:rsidRDefault="00AC57B5">
      <w:pPr>
        <w:pStyle w:val="CommentText"/>
      </w:pPr>
      <w:r>
        <w:rPr>
          <w:rStyle w:val="CommentReference"/>
        </w:rPr>
        <w:annotationRef/>
      </w:r>
      <w:r>
        <w:t>this still confuses me – why would it be an exceedance?</w:t>
      </w:r>
    </w:p>
  </w:comment>
  <w:comment w:id="212" w:author="Apsens, Sarah" w:date="2020-12-30T17:15:00Z" w:initials="ASJ(">
    <w:p w14:paraId="1817E642" w14:textId="2E1D0F2E" w:rsidR="00AC57B5" w:rsidRDefault="00AC57B5">
      <w:pPr>
        <w:pStyle w:val="CommentText"/>
      </w:pPr>
      <w:r>
        <w:rPr>
          <w:rStyle w:val="CommentReference"/>
        </w:rPr>
        <w:annotationRef/>
      </w:r>
      <w:r>
        <w:t>Ben – I think the sentence needs more clarification</w:t>
      </w:r>
    </w:p>
  </w:comment>
  <w:comment w:id="213" w:author="Benjamin Meyer" w:date="2021-02-19T11:40:00Z" w:initials="BM">
    <w:p w14:paraId="5915C468" w14:textId="37F99ACC" w:rsidR="00AC57B5" w:rsidRDefault="00AC57B5">
      <w:pPr>
        <w:pStyle w:val="CommentText"/>
        <w:rPr>
          <w:bCs/>
          <w:sz w:val="24"/>
          <w:szCs w:val="24"/>
        </w:rPr>
      </w:pPr>
      <w:r>
        <w:rPr>
          <w:rStyle w:val="CommentReference"/>
        </w:rPr>
        <w:annotationRef/>
      </w:r>
      <w:r>
        <w:t xml:space="preserve">A CCC value is not available on July 21, 2019 for the </w:t>
      </w:r>
      <w:r>
        <w:rPr>
          <w:bCs/>
          <w:sz w:val="24"/>
          <w:szCs w:val="24"/>
        </w:rPr>
        <w:t>Kenai River mainstem at the Slikok Creek confluence site.  A copper value of 8.16 ug/L was observed for this sampling event</w:t>
      </w:r>
    </w:p>
    <w:p w14:paraId="694F3635" w14:textId="77777777" w:rsidR="00AC57B5" w:rsidRDefault="00AC57B5">
      <w:pPr>
        <w:pStyle w:val="CommentText"/>
        <w:rPr>
          <w:bCs/>
          <w:sz w:val="24"/>
          <w:szCs w:val="24"/>
        </w:rPr>
      </w:pPr>
    </w:p>
    <w:p w14:paraId="3BF9F26D" w14:textId="2828721C" w:rsidR="00AC57B5" w:rsidRDefault="00AC57B5">
      <w:pPr>
        <w:pStyle w:val="CommentText"/>
        <w:rPr>
          <w:bCs/>
          <w:sz w:val="24"/>
          <w:szCs w:val="24"/>
        </w:rPr>
      </w:pPr>
      <w:r>
        <w:rPr>
          <w:bCs/>
          <w:sz w:val="24"/>
          <w:szCs w:val="24"/>
        </w:rPr>
        <w:t>The two nearest mainstem sites on that same day had CCC values of 4.55 and 4.52, respectively.</w:t>
      </w:r>
    </w:p>
    <w:p w14:paraId="32AE6095" w14:textId="7E54AA89" w:rsidR="00AC57B5" w:rsidRDefault="00AC57B5">
      <w:pPr>
        <w:pStyle w:val="CommentText"/>
        <w:rPr>
          <w:bCs/>
          <w:sz w:val="24"/>
          <w:szCs w:val="24"/>
        </w:rPr>
      </w:pPr>
    </w:p>
    <w:p w14:paraId="111F525E" w14:textId="36C40822" w:rsidR="00AC57B5" w:rsidRDefault="00AC57B5">
      <w:pPr>
        <w:pStyle w:val="CommentText"/>
      </w:pPr>
      <w:r>
        <w:rPr>
          <w:bCs/>
          <w:sz w:val="24"/>
          <w:szCs w:val="24"/>
        </w:rPr>
        <w:t xml:space="preserve">Open for suggestions on how to further clarify, move, or remove this sentence.  Sarah’s edits improved it </w:t>
      </w:r>
    </w:p>
  </w:comment>
  <w:comment w:id="214" w:author="Apsens, Sarah" w:date="2020-12-28T15:06:00Z" w:initials="ASJ(">
    <w:p w14:paraId="58213BF2" w14:textId="4064DD40" w:rsidR="00AC57B5" w:rsidRDefault="00AC57B5">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215" w:author="Benjamin Meyer" w:date="2021-02-19T11:48:00Z" w:initials="BM">
    <w:p w14:paraId="60177BC3" w14:textId="2EA10744" w:rsidR="00AC57B5" w:rsidRDefault="00AC57B5">
      <w:pPr>
        <w:pStyle w:val="CommentText"/>
      </w:pPr>
      <w:r>
        <w:rPr>
          <w:rStyle w:val="CommentReference"/>
        </w:rPr>
        <w:annotationRef/>
      </w:r>
      <w:r>
        <w:t>Modified sentence.</w:t>
      </w:r>
    </w:p>
  </w:comment>
  <w:comment w:id="216" w:author="Apsens, Sarah" w:date="2020-12-28T15:11:00Z" w:initials="ASJ(">
    <w:p w14:paraId="33081C85" w14:textId="0000953B" w:rsidR="00AC57B5" w:rsidRDefault="00AC57B5">
      <w:pPr>
        <w:pStyle w:val="CommentText"/>
      </w:pPr>
      <w:r>
        <w:rPr>
          <w:rStyle w:val="CommentReference"/>
        </w:rPr>
        <w:annotationRef/>
      </w:r>
      <w:r>
        <w:t xml:space="preserve">Have you looked at USGS gage data to identify the timing of freshet? </w:t>
      </w:r>
    </w:p>
  </w:comment>
  <w:comment w:id="217" w:author="Benjamin Meyer" w:date="2021-01-27T16:56:00Z" w:initials="BM">
    <w:p w14:paraId="7C3181CA" w14:textId="5BCBAFFB" w:rsidR="00AC57B5" w:rsidRDefault="00AC57B5">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218" w:author="Eldred, Laura" w:date="2020-12-29T12:58:00Z" w:initials="EL">
    <w:p w14:paraId="1CF96B67" w14:textId="77777777" w:rsidR="00AC57B5" w:rsidRDefault="00AC57B5" w:rsidP="006823C1">
      <w:pPr>
        <w:pStyle w:val="CommentText"/>
      </w:pPr>
      <w:r>
        <w:rPr>
          <w:rStyle w:val="CommentReference"/>
        </w:rPr>
        <w:annotationRef/>
      </w:r>
      <w:r>
        <w:t>if there are creosote pilings at the docks, warmer July temps could lead to increased leaching – another potential source</w:t>
      </w:r>
    </w:p>
  </w:comment>
  <w:comment w:id="219" w:author="Benjamin Meyer" w:date="2021-02-19T14:55:00Z" w:initials="BM">
    <w:p w14:paraId="736A0775" w14:textId="1DFEF4E1" w:rsidR="00AC57B5" w:rsidRDefault="00AC57B5">
      <w:pPr>
        <w:pStyle w:val="CommentText"/>
      </w:pPr>
      <w:r>
        <w:rPr>
          <w:rStyle w:val="CommentReference"/>
        </w:rPr>
        <w:annotationRef/>
      </w:r>
      <w:r>
        <w:t>modified paragraph</w:t>
      </w:r>
    </w:p>
  </w:comment>
  <w:comment w:id="221" w:author="Apsens, Sarah" w:date="2020-12-30T13:14:00Z" w:initials="ASJ(">
    <w:p w14:paraId="6F088C21" w14:textId="0F4BEEE2" w:rsidR="00AC57B5" w:rsidRDefault="00AC57B5">
      <w:pPr>
        <w:pStyle w:val="CommentText"/>
      </w:pPr>
      <w:r>
        <w:rPr>
          <w:rStyle w:val="CommentReference"/>
        </w:rPr>
        <w:annotationRef/>
      </w:r>
      <w:r>
        <w:t xml:space="preserve">Same as with Cu, do not count duplicates as they are not independent samples. </w:t>
      </w:r>
    </w:p>
  </w:comment>
  <w:comment w:id="222" w:author="Apsens, Sarah" w:date="2020-12-28T15:15:00Z" w:initials="ASJ(">
    <w:p w14:paraId="66FA2F70" w14:textId="4D65277C" w:rsidR="00AC57B5" w:rsidRDefault="00AC57B5">
      <w:pPr>
        <w:pStyle w:val="CommentText"/>
      </w:pPr>
      <w:r>
        <w:rPr>
          <w:rStyle w:val="CommentReference"/>
        </w:rPr>
        <w:annotationRef/>
      </w:r>
      <w:r>
        <w:t xml:space="preserve">Use CCC abbreviation? </w:t>
      </w:r>
    </w:p>
  </w:comment>
  <w:comment w:id="223" w:author="Apsens, Sarah" w:date="2020-12-28T15:23:00Z" w:initials="ASJ(">
    <w:p w14:paraId="72188CAF" w14:textId="10B789F7" w:rsidR="00AC57B5" w:rsidRDefault="00AC57B5">
      <w:pPr>
        <w:pStyle w:val="CommentText"/>
      </w:pPr>
      <w:r>
        <w:rPr>
          <w:rStyle w:val="CommentReference"/>
        </w:rPr>
        <w:annotationRef/>
      </w:r>
      <w:r>
        <w:t xml:space="preserve">Throughout implies the upstream sites also had exceedances (i.e., Jim landing, Skilak, etc…), were there elevated zinc levels at the upstream sites as well? Or just downstream of RM 23? – last sentence in this paragraph contradicts the opening sentence. </w:t>
      </w:r>
    </w:p>
  </w:comment>
  <w:comment w:id="224" w:author="Benjamin Meyer" w:date="2021-02-19T15:00:00Z" w:initials="BM">
    <w:p w14:paraId="2157FB9B" w14:textId="413FC553" w:rsidR="00AC57B5" w:rsidRDefault="00AC57B5">
      <w:pPr>
        <w:pStyle w:val="CommentText"/>
      </w:pPr>
      <w:r>
        <w:rPr>
          <w:rStyle w:val="CommentReference"/>
        </w:rPr>
        <w:annotationRef/>
      </w:r>
      <w:r>
        <w:t>Modified paragraph</w:t>
      </w:r>
    </w:p>
  </w:comment>
  <w:comment w:id="225" w:author="Apsens, Sarah" w:date="2020-12-30T11:45:00Z" w:initials="ASJ(">
    <w:p w14:paraId="44D0C959" w14:textId="3835F4D3" w:rsidR="00AC57B5" w:rsidRDefault="00AC57B5">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27" w:author="Apsens, Sarah" w:date="2020-12-28T15:22:00Z" w:initials="ASJ(">
    <w:p w14:paraId="61B35354" w14:textId="22A44998" w:rsidR="00AC57B5" w:rsidRDefault="00AC57B5">
      <w:pPr>
        <w:pStyle w:val="CommentText"/>
      </w:pPr>
      <w:r>
        <w:rPr>
          <w:rStyle w:val="CommentReference"/>
        </w:rPr>
        <w:annotationRef/>
      </w:r>
      <w:r>
        <w:t xml:space="preserve">Thought this sounded a bit odd as is. </w:t>
      </w:r>
    </w:p>
  </w:comment>
  <w:comment w:id="237" w:author="Apsens, Sarah" w:date="2020-12-30T11:51:00Z" w:initials="ASJ(">
    <w:p w14:paraId="3926ECC4" w14:textId="2BFF5FE4" w:rsidR="00AC57B5" w:rsidRDefault="00AC57B5">
      <w:pPr>
        <w:pStyle w:val="CommentText"/>
      </w:pPr>
      <w:r>
        <w:rPr>
          <w:rStyle w:val="CommentReference"/>
        </w:rPr>
        <w:annotationRef/>
      </w:r>
      <w:r>
        <w:t>this paragraph makes it sound like you’ve already determined the sources. Re-wording recommended, since it’s circumstantial still.</w:t>
      </w:r>
    </w:p>
  </w:comment>
  <w:comment w:id="238" w:author="Benjamin Meyer" w:date="2021-02-19T15:30:00Z" w:initials="BM">
    <w:p w14:paraId="20ABCA29" w14:textId="508D1FA8" w:rsidR="00AC57B5" w:rsidRDefault="00AC57B5">
      <w:pPr>
        <w:pStyle w:val="CommentText"/>
      </w:pPr>
      <w:r>
        <w:rPr>
          <w:rStyle w:val="CommentReference"/>
        </w:rPr>
        <w:annotationRef/>
      </w:r>
      <w:r>
        <w:t>Modified paragraph</w:t>
      </w:r>
    </w:p>
  </w:comment>
  <w:comment w:id="240" w:author="Apsens, Sarah" w:date="2020-12-28T15:58:00Z" w:initials="ASJ(">
    <w:p w14:paraId="62E7AAC3" w14:textId="3D3DE834" w:rsidR="00AC57B5" w:rsidRDefault="00AC57B5">
      <w:pPr>
        <w:pStyle w:val="CommentText"/>
      </w:pPr>
      <w:r>
        <w:rPr>
          <w:rStyle w:val="CommentReference"/>
        </w:rPr>
        <w:annotationRef/>
      </w:r>
      <w:r>
        <w:t xml:space="preserve">Should reference the project QAPP somewhere in this paragraph as well as the RPD threshold. </w:t>
      </w:r>
    </w:p>
  </w:comment>
  <w:comment w:id="241" w:author="Benjamin Meyer" w:date="2021-02-19T17:04:00Z" w:initials="BM">
    <w:p w14:paraId="0B297355" w14:textId="51C18C38" w:rsidR="00AC57B5" w:rsidRDefault="00AC57B5">
      <w:pPr>
        <w:pStyle w:val="CommentText"/>
      </w:pPr>
      <w:r>
        <w:rPr>
          <w:rStyle w:val="CommentReference"/>
        </w:rPr>
        <w:annotationRef/>
      </w:r>
      <w:r>
        <w:t>cited</w:t>
      </w:r>
    </w:p>
  </w:comment>
  <w:comment w:id="243" w:author="Eldred, Laura" w:date="2020-12-29T13:07:00Z" w:initials="EL">
    <w:p w14:paraId="1426E72F" w14:textId="6E5CFC2A" w:rsidR="00AC57B5" w:rsidRDefault="00AC57B5">
      <w:pPr>
        <w:pStyle w:val="CommentText"/>
      </w:pPr>
      <w:r>
        <w:rPr>
          <w:rStyle w:val="CommentReference"/>
        </w:rPr>
        <w:annotationRef/>
      </w:r>
      <w:r>
        <w:t>at a minimum this data should flagged or not used for now since it does not meet data quality objectives and we don’t know why yet</w:t>
      </w:r>
    </w:p>
  </w:comment>
  <w:comment w:id="244" w:author="Apsens, Sarah" w:date="2020-12-30T17:16:00Z" w:initials="ASJ(">
    <w:p w14:paraId="7A2CC1D6" w14:textId="09A6711B" w:rsidR="00AC57B5" w:rsidRDefault="00AC57B5">
      <w:pPr>
        <w:pStyle w:val="CommentText"/>
      </w:pPr>
      <w:r>
        <w:rPr>
          <w:rStyle w:val="CommentReference"/>
        </w:rPr>
        <w:annotationRef/>
      </w:r>
      <w:r>
        <w:t xml:space="preserve">Ben – The above comment is from DECs perspective - we cannot use questionable data to make management decisions.   </w:t>
      </w:r>
    </w:p>
  </w:comment>
  <w:comment w:id="245" w:author="Benjamin Meyer" w:date="2021-02-19T17:04:00Z" w:initials="BM">
    <w:p w14:paraId="36FDA0E7" w14:textId="5F9ACB79" w:rsidR="00AC57B5" w:rsidRDefault="00AC57B5">
      <w:pPr>
        <w:pStyle w:val="CommentText"/>
      </w:pPr>
      <w:r>
        <w:rPr>
          <w:rStyle w:val="CommentReference"/>
        </w:rPr>
        <w:annotationRef/>
      </w:r>
      <w:r>
        <w:t>Agreed.  Modified paragraph.</w:t>
      </w:r>
      <w:r w:rsidR="00C009DD">
        <w:t xml:space="preserve"> I interpret it less as data being questionable though, and instead meaning that a.) the QAPP may need auditing  and updating and b.) the data should be interpreted in the context of sampling error values, which are expected for any quantitative analytical measurement.</w:t>
      </w:r>
    </w:p>
  </w:comment>
  <w:comment w:id="246" w:author="Apsens, Sarah" w:date="2020-12-28T15:32:00Z" w:initials="ASJ(">
    <w:p w14:paraId="07AF8809" w14:textId="433D1419" w:rsidR="00AC57B5" w:rsidRDefault="00AC57B5">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47" w:author="Benjamin Meyer" w:date="2021-02-19T17:48:00Z" w:initials="BM">
    <w:p w14:paraId="5398969D" w14:textId="04BB1919" w:rsidR="00AC57B5" w:rsidRDefault="00AC57B5">
      <w:pPr>
        <w:pStyle w:val="CommentText"/>
      </w:pPr>
      <w:r>
        <w:rPr>
          <w:rStyle w:val="CommentReference"/>
        </w:rPr>
        <w:annotationRef/>
      </w:r>
      <w:r>
        <w:t>Modified paragraph</w:t>
      </w:r>
    </w:p>
  </w:comment>
  <w:comment w:id="255" w:author="Eldred, Laura" w:date="2020-12-29T13:17:00Z" w:initials="EL">
    <w:p w14:paraId="760F86D1" w14:textId="79E5664B" w:rsidR="00AC57B5" w:rsidRDefault="00AC57B5">
      <w:pPr>
        <w:pStyle w:val="CommentText"/>
      </w:pPr>
      <w:r>
        <w:rPr>
          <w:rStyle w:val="CommentReference"/>
        </w:rPr>
        <w:annotationRef/>
      </w:r>
      <w:r>
        <w:t>this section seems like a combination of information and also recommendations. Maybe split it up like that?</w:t>
      </w:r>
    </w:p>
  </w:comment>
  <w:comment w:id="257" w:author="Apsens, Sarah" w:date="2020-12-28T16:13:00Z" w:initials="ASJ(">
    <w:p w14:paraId="08342BFA" w14:textId="662700BC" w:rsidR="00AC57B5" w:rsidRDefault="00AC57B5">
      <w:pPr>
        <w:pStyle w:val="CommentText"/>
      </w:pPr>
      <w:r>
        <w:rPr>
          <w:rStyle w:val="CommentReference"/>
        </w:rPr>
        <w:annotationRef/>
      </w:r>
      <w:r>
        <w:t xml:space="preserve">Start new paragraph? </w:t>
      </w:r>
    </w:p>
  </w:comment>
  <w:comment w:id="258" w:author="Apsens, Sarah" w:date="2020-12-28T16:10:00Z" w:initials="ASJ(">
    <w:p w14:paraId="0B01DD99" w14:textId="25494DA3" w:rsidR="00AC57B5" w:rsidRDefault="00AC57B5">
      <w:pPr>
        <w:pStyle w:val="CommentText"/>
      </w:pPr>
      <w:r>
        <w:rPr>
          <w:rStyle w:val="CommentReference"/>
        </w:rPr>
        <w:annotationRef/>
      </w:r>
      <w:r>
        <w:t>Re-word, not sure what’s being said</w:t>
      </w:r>
    </w:p>
  </w:comment>
  <w:comment w:id="259" w:author="Benjamin Meyer" w:date="2021-02-19T17:50:00Z" w:initials="BM">
    <w:p w14:paraId="3BB0D040" w14:textId="604855EB" w:rsidR="00AC57B5" w:rsidRDefault="00AC57B5">
      <w:pPr>
        <w:pStyle w:val="CommentText"/>
      </w:pPr>
      <w:r>
        <w:rPr>
          <w:rStyle w:val="CommentReference"/>
        </w:rPr>
        <w:annotationRef/>
      </w:r>
      <w:r>
        <w:t>Typo on my end.  Modified sentence.</w:t>
      </w:r>
    </w:p>
  </w:comment>
  <w:comment w:id="260" w:author="Apsens, Sarah" w:date="2020-12-28T16:13:00Z" w:initials="ASJ(">
    <w:p w14:paraId="015410B4" w14:textId="5648E7F0" w:rsidR="00AC57B5" w:rsidRDefault="00AC57B5">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61" w:author="Benjamin Meyer" w:date="2021-02-19T18:12:00Z" w:initials="BM">
    <w:p w14:paraId="7A4A88A8" w14:textId="625A9BF4" w:rsidR="00AC57B5" w:rsidRDefault="00AC57B5">
      <w:pPr>
        <w:pStyle w:val="CommentText"/>
      </w:pPr>
      <w:r>
        <w:rPr>
          <w:rStyle w:val="CommentReference"/>
        </w:rPr>
        <w:annotationRef/>
      </w:r>
      <w:r>
        <w:t>Modified sentence.</w:t>
      </w:r>
    </w:p>
  </w:comment>
  <w:comment w:id="262" w:author="Eldred, Laura" w:date="2020-12-29T13:09:00Z" w:initials="EL">
    <w:p w14:paraId="0F267779" w14:textId="644AD8D8" w:rsidR="00AC57B5" w:rsidRDefault="00AC57B5">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63" w:author="Benjamin Meyer" w:date="2021-02-19T18:21:00Z" w:initials="BM">
    <w:p w14:paraId="6366026A" w14:textId="6839B822" w:rsidR="00AC57B5" w:rsidRDefault="00AC57B5">
      <w:pPr>
        <w:pStyle w:val="CommentText"/>
      </w:pPr>
      <w:r>
        <w:rPr>
          <w:rStyle w:val="CommentReference"/>
        </w:rPr>
        <w:annotationRef/>
      </w:r>
      <w:r>
        <w:t xml:space="preserve">Thanks Laura, these are great ideas.  We are aspiring to do an analysis of complete data 2000 – 2020 to examine just these sorts of questions and trends.  I will keep this idea in mind if we get the chance to do that project. </w:t>
      </w:r>
    </w:p>
  </w:comment>
  <w:comment w:id="264" w:author="Apsens, Sarah" w:date="2020-12-28T16:18:00Z" w:initials="ASJ(">
    <w:p w14:paraId="65D15C5D" w14:textId="740E821F" w:rsidR="00AC57B5" w:rsidRDefault="00AC57B5">
      <w:pPr>
        <w:pStyle w:val="CommentText"/>
      </w:pPr>
      <w:r>
        <w:rPr>
          <w:rStyle w:val="CommentReference"/>
        </w:rPr>
        <w:annotationRef/>
      </w:r>
      <w:r>
        <w:t xml:space="preserve">This would be great! </w:t>
      </w:r>
    </w:p>
  </w:comment>
  <w:comment w:id="265" w:author="Eldred, Laura" w:date="2020-12-29T13:12:00Z" w:initials="EL">
    <w:p w14:paraId="266DBA46" w14:textId="1B5A19AD" w:rsidR="00AC57B5" w:rsidRDefault="00AC57B5">
      <w:pPr>
        <w:pStyle w:val="CommentText"/>
      </w:pPr>
      <w:r>
        <w:rPr>
          <w:rStyle w:val="CommentReference"/>
        </w:rPr>
        <w:annotationRef/>
      </w:r>
      <w:r>
        <w:t>has this been done? If not please clarify in the paragraph that it could provide info if completed</w:t>
      </w:r>
    </w:p>
  </w:comment>
  <w:comment w:id="266" w:author="Benjamin Meyer" w:date="2021-02-19T19:04:00Z" w:initials="BM">
    <w:p w14:paraId="78206881" w14:textId="63BC527F" w:rsidR="00AC57B5" w:rsidRDefault="00AC57B5">
      <w:pPr>
        <w:pStyle w:val="CommentText"/>
      </w:pPr>
      <w:r>
        <w:rPr>
          <w:rStyle w:val="CommentReference"/>
        </w:rPr>
        <w:annotationRef/>
      </w:r>
      <w:r>
        <w:t>This type of study has not yet been performed.</w:t>
      </w:r>
    </w:p>
  </w:comment>
  <w:comment w:id="267" w:author="Apsens, Sarah" w:date="2020-12-28T16:25:00Z" w:initials="ASJ(">
    <w:p w14:paraId="43BBC0DB" w14:textId="77777777" w:rsidR="00AC57B5" w:rsidRDefault="00AC57B5"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68" w:author="Benjamin Meyer" w:date="2021-02-19T19:07:00Z" w:initials="BM">
    <w:p w14:paraId="14E26EFF" w14:textId="77777777" w:rsidR="00AC57B5" w:rsidRDefault="00AC57B5" w:rsidP="004E3621">
      <w:pPr>
        <w:pStyle w:val="CommentText"/>
      </w:pPr>
      <w:r>
        <w:rPr>
          <w:rStyle w:val="CommentReference"/>
        </w:rPr>
        <w:annotationRef/>
      </w:r>
      <w:r>
        <w:t>Note to self; perform if time allows.</w:t>
      </w:r>
    </w:p>
  </w:comment>
  <w:comment w:id="269" w:author="Apsens, Sarah" w:date="2020-12-30T13:21:00Z" w:initials="ASJ(">
    <w:p w14:paraId="4DC8F385" w14:textId="77777777" w:rsidR="00AC57B5" w:rsidRDefault="00AC57B5"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70" w:author="Benjamin Meyer" w:date="2021-02-19T19:17:00Z" w:initials="BM">
    <w:p w14:paraId="313308B6" w14:textId="77777777" w:rsidR="00AC57B5" w:rsidRDefault="00AC57B5"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271" w:author="Benjamin Meyer" w:date="2021-02-19T19:18:00Z" w:initials="BM">
    <w:p w14:paraId="0DE20E54" w14:textId="77777777" w:rsidR="00AC57B5" w:rsidRDefault="00AC57B5" w:rsidP="004E3621">
      <w:pPr>
        <w:pStyle w:val="CommentText"/>
      </w:pPr>
      <w:r>
        <w:rPr>
          <w:rStyle w:val="CommentReference"/>
        </w:rPr>
        <w:annotationRef/>
      </w:r>
      <w:r>
        <w:t>I would be fine with removing this paragraph if reads as too oriented towards conjecture.</w:t>
      </w:r>
    </w:p>
  </w:comment>
  <w:comment w:id="272" w:author="Eldred, Laura" w:date="2020-12-29T13:15:00Z" w:initials="EL">
    <w:p w14:paraId="3BF9EC74" w14:textId="1FC8D13B" w:rsidR="00AC57B5" w:rsidRDefault="00AC57B5">
      <w:pPr>
        <w:pStyle w:val="CommentText"/>
      </w:pPr>
      <w:r>
        <w:rPr>
          <w:rStyle w:val="CommentReference"/>
        </w:rPr>
        <w:annotationRef/>
      </w:r>
      <w:r>
        <w:t>this paragraph may fit better under recommendations section</w:t>
      </w:r>
    </w:p>
  </w:comment>
  <w:comment w:id="273" w:author="Apsens, Sarah" w:date="2020-12-30T13:25:00Z" w:initials="ASJ(">
    <w:p w14:paraId="49734EC8" w14:textId="4F1B8497" w:rsidR="00AC57B5" w:rsidRDefault="00AC57B5">
      <w:pPr>
        <w:pStyle w:val="CommentText"/>
      </w:pPr>
      <w:r>
        <w:rPr>
          <w:rStyle w:val="CommentReference"/>
        </w:rPr>
        <w:annotationRef/>
      </w:r>
      <w:r>
        <w:t>Agreed</w:t>
      </w:r>
    </w:p>
  </w:comment>
  <w:comment w:id="274" w:author="Benjamin Meyer" w:date="2021-02-19T19:19:00Z" w:initials="BM">
    <w:p w14:paraId="69344187" w14:textId="68DB8D82" w:rsidR="00AC57B5" w:rsidRDefault="00AC57B5">
      <w:pPr>
        <w:pStyle w:val="CommentText"/>
      </w:pPr>
      <w:r>
        <w:rPr>
          <w:rStyle w:val="CommentReference"/>
        </w:rPr>
        <w:annotationRef/>
      </w:r>
      <w:r>
        <w:rPr>
          <w:rStyle w:val="CommentReference"/>
        </w:rPr>
        <w:t>Moved paragraph to new section.</w:t>
      </w:r>
    </w:p>
  </w:comment>
  <w:comment w:id="275" w:author="Apsens, Sarah" w:date="2020-12-28T16:28:00Z" w:initials="ASJ(">
    <w:p w14:paraId="25D6FA45" w14:textId="750B95AE" w:rsidR="00AC57B5" w:rsidRDefault="00AC57B5">
      <w:pPr>
        <w:pStyle w:val="CommentText"/>
      </w:pPr>
      <w:r>
        <w:rPr>
          <w:rStyle w:val="CommentReference"/>
        </w:rPr>
        <w:annotationRef/>
      </w:r>
      <w:r>
        <w:t xml:space="preserve">Cool idea/I like it – how would you select said site? </w:t>
      </w:r>
    </w:p>
  </w:comment>
  <w:comment w:id="276" w:author="Benjamin Meyer" w:date="2021-02-19T19:42:00Z" w:initials="BM">
    <w:p w14:paraId="52775C0B" w14:textId="58D2EDC4" w:rsidR="00AC57B5" w:rsidRDefault="00AC57B5">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77" w:author="Apsens, Sarah" w:date="2020-12-28T16:29:00Z" w:initials="ASJ(">
    <w:p w14:paraId="587A341D" w14:textId="3106D05B" w:rsidR="00AC57B5" w:rsidRDefault="00AC57B5">
      <w:pPr>
        <w:pStyle w:val="CommentText"/>
      </w:pPr>
      <w:r>
        <w:rPr>
          <w:rStyle w:val="CommentReference"/>
        </w:rPr>
        <w:annotationRef/>
      </w:r>
      <w:r>
        <w:t>Could be a great option for long-term monitoring but would still need occasional grab samples for assessment against state WQ criteria.</w:t>
      </w:r>
    </w:p>
  </w:comment>
  <w:comment w:id="278" w:author="Benjamin Meyer" w:date="2021-02-19T19:26:00Z" w:initials="BM">
    <w:p w14:paraId="5178B88A" w14:textId="142AB9BA" w:rsidR="00AC57B5" w:rsidRDefault="00AC57B5">
      <w:pPr>
        <w:pStyle w:val="CommentText"/>
      </w:pPr>
      <w:r>
        <w:rPr>
          <w:rStyle w:val="CommentReference"/>
        </w:rPr>
        <w:annotationRef/>
      </w:r>
      <w:r>
        <w:t>Agreed.</w:t>
      </w:r>
    </w:p>
  </w:comment>
  <w:comment w:id="279" w:author="Apsens, Sarah" w:date="2020-12-28T16:31:00Z" w:initials="ASJ(">
    <w:p w14:paraId="01677580" w14:textId="552AA504" w:rsidR="00AC57B5" w:rsidRDefault="00AC57B5">
      <w:pPr>
        <w:pStyle w:val="CommentText"/>
      </w:pPr>
      <w:r>
        <w:rPr>
          <w:rStyle w:val="CommentReference"/>
        </w:rPr>
        <w:annotationRef/>
      </w:r>
      <w:r>
        <w:t xml:space="preserve">So KWF used to have hydrolabs deployed during the summer. Do you know why they stopped? </w:t>
      </w:r>
    </w:p>
  </w:comment>
  <w:comment w:id="280" w:author="Benjamin Meyer" w:date="2021-02-19T19:09:00Z" w:initials="BM">
    <w:p w14:paraId="4CEA0D10" w14:textId="76D95C78" w:rsidR="00AC57B5" w:rsidRDefault="00AC57B5">
      <w:pPr>
        <w:pStyle w:val="CommentText"/>
      </w:pPr>
      <w:r>
        <w:rPr>
          <w:rStyle w:val="CommentReference"/>
        </w:rPr>
        <w:annotationRef/>
      </w:r>
      <w:r>
        <w:t>In the past we’ve employed hydrolabs for specific studies in the main stem (e.g. turbidity) and to collect continuous baseline water quality data in tributaries (</w:t>
      </w:r>
      <w:hyperlink r:id="rId4" w:history="1">
        <w:r w:rsidRPr="00F93D51">
          <w:rPr>
            <w:rStyle w:val="Hyperlink"/>
          </w:rPr>
          <w:t>2015-2016; summary linked here</w:t>
        </w:r>
      </w:hyperlink>
      <w:r>
        <w:t>). Hydrolabs take more effort to maintain and keep deployed than collecting grab samples, so in general they are associated with specific projects in more limited time frames as funding permits.</w:t>
      </w:r>
    </w:p>
  </w:comment>
  <w:comment w:id="282" w:author="Eldred, Laura" w:date="2020-12-29T13:18:00Z" w:initials="EL">
    <w:p w14:paraId="2B068550" w14:textId="0441F34D" w:rsidR="00AC57B5" w:rsidRDefault="00AC57B5">
      <w:pPr>
        <w:pStyle w:val="CommentText"/>
      </w:pPr>
      <w:r>
        <w:rPr>
          <w:rStyle w:val="CommentReference"/>
        </w:rPr>
        <w:annotationRef/>
      </w:r>
      <w:r>
        <w:t>will it provide any ranking of priority sites to examine further?</w:t>
      </w:r>
    </w:p>
  </w:comment>
  <w:comment w:id="283" w:author="Apsens, Sarah" w:date="2020-12-30T17:07:00Z" w:initials="ASJ(">
    <w:p w14:paraId="1477FDF3" w14:textId="37915B47" w:rsidR="00AC57B5" w:rsidRDefault="00AC57B5">
      <w:pPr>
        <w:pStyle w:val="CommentText"/>
      </w:pPr>
      <w:r>
        <w:rPr>
          <w:rStyle w:val="CommentReference"/>
        </w:rPr>
        <w:annotationRef/>
      </w:r>
      <w:r>
        <w:t xml:space="preserve">Ben – Incorporating some sort of prioritization tool in the mapping product could be really useful. </w:t>
      </w:r>
    </w:p>
  </w:comment>
  <w:comment w:id="284" w:author="Benjamin Meyer" w:date="2021-02-19T19:45:00Z" w:initials="BM">
    <w:p w14:paraId="171D6922" w14:textId="69412BCD" w:rsidR="00AC57B5" w:rsidRDefault="00AC57B5">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286" w:author="Apsens, Sarah" w:date="2020-12-28T16:35:00Z" w:initials="ASJ(">
    <w:p w14:paraId="60097FCA" w14:textId="2FB569F8" w:rsidR="00AC57B5" w:rsidRDefault="00AC57B5">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87" w:author="Eldred, Laura" w:date="2020-12-29T13:19:00Z" w:initials="EL">
    <w:p w14:paraId="711F8199" w14:textId="1EB5BA53" w:rsidR="00AC57B5" w:rsidRDefault="00AC57B5">
      <w:pPr>
        <w:pStyle w:val="CommentText"/>
      </w:pPr>
      <w:r>
        <w:rPr>
          <w:rStyle w:val="CommentReference"/>
        </w:rPr>
        <w:annotationRef/>
      </w:r>
      <w:r>
        <w:t>or even drone technology</w:t>
      </w:r>
    </w:p>
  </w:comment>
  <w:comment w:id="288" w:author="Benjamin Meyer" w:date="2021-04-15T18:55:00Z" w:initials="BM">
    <w:p w14:paraId="1DA15DE0" w14:textId="5753685F" w:rsidR="00AC57B5" w:rsidRDefault="00AC57B5">
      <w:pPr>
        <w:pStyle w:val="CommentText"/>
      </w:pPr>
      <w:r>
        <w:rPr>
          <w:rStyle w:val="CommentReference"/>
        </w:rPr>
        <w:annotationRef/>
      </w:r>
      <w:r>
        <w:t>good points; suggest these as options also</w:t>
      </w:r>
    </w:p>
  </w:comment>
  <w:comment w:id="293" w:author="Eldred, Laura" w:date="2020-12-29T13:20:00Z" w:initials="EL">
    <w:p w14:paraId="3CB9C224" w14:textId="513AEDAC" w:rsidR="00AC57B5" w:rsidRDefault="00AC57B5">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95" w:author="Apsens, Sarah" w:date="2020-12-28T16:44:00Z" w:initials="ASJ(">
    <w:p w14:paraId="14E4E668" w14:textId="17DF8500" w:rsidR="00AC57B5" w:rsidRDefault="00AC57B5">
      <w:pPr>
        <w:pStyle w:val="CommentText"/>
      </w:pPr>
      <w:r>
        <w:rPr>
          <w:rStyle w:val="CommentReference"/>
        </w:rPr>
        <w:annotationRef/>
      </w:r>
      <w:r>
        <w:t>Yes, we need a proper (and statistically rigorous) trend analysis of Cu and Zn over time</w:t>
      </w:r>
    </w:p>
  </w:comment>
  <w:comment w:id="296" w:author="Eldred, Laura" w:date="2020-12-29T13:24:00Z" w:initials="EL">
    <w:p w14:paraId="1D1288A5" w14:textId="6AB4B037" w:rsidR="00AC57B5" w:rsidRDefault="00AC57B5">
      <w:pPr>
        <w:pStyle w:val="CommentText"/>
      </w:pPr>
      <w:r>
        <w:rPr>
          <w:rStyle w:val="CommentReference"/>
        </w:rPr>
        <w:annotationRef/>
      </w:r>
      <w:r>
        <w:t>in our regulatory world “point” often equates to “pipe” and I don’t think that’s what you mean here so I suggested using “discrete”</w:t>
      </w:r>
    </w:p>
  </w:comment>
  <w:comment w:id="300" w:author="Apsens, Sarah" w:date="2020-12-28T16:46:00Z" w:initials="ASJ(">
    <w:p w14:paraId="42A9DACD" w14:textId="647B978F" w:rsidR="00AC57B5" w:rsidRDefault="00AC57B5">
      <w:pPr>
        <w:pStyle w:val="CommentText"/>
      </w:pPr>
      <w:r>
        <w:rPr>
          <w:rStyle w:val="CommentReference"/>
        </w:rPr>
        <w:annotationRef/>
      </w:r>
      <w:r>
        <w:t>Under ice sampling?</w:t>
      </w:r>
    </w:p>
  </w:comment>
  <w:comment w:id="310" w:author="Apsens, Sarah" w:date="2020-12-30T14:28:00Z" w:initials="ASJ(">
    <w:p w14:paraId="1153BF9D" w14:textId="3458EA67" w:rsidR="00AC57B5" w:rsidRDefault="00AC57B5">
      <w:pPr>
        <w:pStyle w:val="CommentText"/>
      </w:pPr>
      <w:r>
        <w:rPr>
          <w:rStyle w:val="CommentReference"/>
        </w:rPr>
        <w:annotationRef/>
      </w:r>
      <w:r>
        <w:t xml:space="preserve">Ideally GIS mapping tool will aid in prioritization of potential GI sites </w:t>
      </w:r>
    </w:p>
  </w:comment>
  <w:comment w:id="319" w:author="Apsens, Sarah" w:date="2020-12-30T13:12:00Z" w:initials="ASJ(">
    <w:p w14:paraId="53FA9A17" w14:textId="77777777" w:rsidR="00AC57B5" w:rsidRDefault="00AC57B5"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329" w:author="Benjamin Meyer" w:date="2021-04-19T15:05:00Z" w:initials="BM">
    <w:p w14:paraId="23C4D4DE" w14:textId="6B8043DA" w:rsidR="006414B8" w:rsidRDefault="006414B8">
      <w:pPr>
        <w:pStyle w:val="CommentText"/>
      </w:pPr>
      <w:r>
        <w:rPr>
          <w:rStyle w:val="CommentReference"/>
        </w:rPr>
        <w:annotationRef/>
      </w:r>
      <w:r>
        <w:t xml:space="preserve">Missing 3 sites: </w:t>
      </w:r>
    </w:p>
  </w:comment>
  <w:comment w:id="332" w:author="Apsens, Sarah" w:date="2020-12-30T17:09:00Z" w:initials="ASJ(">
    <w:p w14:paraId="0AD09313" w14:textId="7725647D" w:rsidR="00AC57B5" w:rsidRDefault="00AC57B5">
      <w:pPr>
        <w:pStyle w:val="CommentText"/>
      </w:pPr>
      <w:r>
        <w:rPr>
          <w:rStyle w:val="CommentReference"/>
        </w:rPr>
        <w:annotationRef/>
      </w:r>
      <w:r w:rsidR="006414B8">
        <w:t>jims, skilak.. and why nothing between those 2?</w:t>
      </w:r>
      <w:r>
        <w:t xml:space="preserve">Nice job on the graphs. I like this format a lot. </w:t>
      </w:r>
    </w:p>
  </w:comment>
  <w:comment w:id="335" w:author="Apsens, Sarah" w:date="2020-12-28T16:51:00Z" w:initials="ASJ(">
    <w:p w14:paraId="47630821" w14:textId="544B7439" w:rsidR="00AC57B5" w:rsidRDefault="00AC57B5">
      <w:pPr>
        <w:pStyle w:val="CommentText"/>
      </w:pPr>
      <w:r>
        <w:rPr>
          <w:rStyle w:val="CommentReference"/>
        </w:rPr>
        <w:annotationRef/>
      </w:r>
      <w:r>
        <w:t xml:space="preserve">Any idea(s) why the exceedances occurred in spring 2019 but not spring 2020? </w:t>
      </w:r>
    </w:p>
  </w:comment>
  <w:comment w:id="336" w:author="Benjamin Meyer" w:date="2021-01-04T09:23:00Z" w:initials="BM">
    <w:p w14:paraId="6AE70AB9" w14:textId="61D10070" w:rsidR="00AC57B5" w:rsidRDefault="00AC57B5">
      <w:pPr>
        <w:pStyle w:val="CommentText"/>
      </w:pPr>
      <w:r>
        <w:rPr>
          <w:rStyle w:val="CommentReference"/>
        </w:rPr>
        <w:annotationRef/>
      </w:r>
      <w:r>
        <w:t xml:space="preserve">Sampling was cancelled in spring 2020 </w:t>
      </w:r>
      <w:r>
        <w:sym w:font="Wingdings" w:char="F04C"/>
      </w:r>
    </w:p>
  </w:comment>
  <w:comment w:id="340" w:author="Apsens, Sarah" w:date="2020-12-28T16:53:00Z" w:initials="ASJ(">
    <w:p w14:paraId="6DB688FE" w14:textId="266ED599" w:rsidR="00AC57B5" w:rsidRDefault="00AC57B5">
      <w:pPr>
        <w:pStyle w:val="CommentText"/>
      </w:pPr>
      <w:r>
        <w:rPr>
          <w:rStyle w:val="CommentReference"/>
        </w:rPr>
        <w:annotationRef/>
      </w:r>
      <w:r>
        <w:t xml:space="preserve">Did you look at the acute criteria? </w:t>
      </w:r>
    </w:p>
  </w:comment>
  <w:comment w:id="344" w:author="Apsens, Sarah" w:date="2020-12-28T16:55:00Z" w:initials="ASJ(">
    <w:p w14:paraId="57661674" w14:textId="77777777" w:rsidR="00AC57B5" w:rsidRDefault="00AC57B5" w:rsidP="00DB281F">
      <w:pPr>
        <w:pStyle w:val="CommentText"/>
      </w:pPr>
      <w:r>
        <w:rPr>
          <w:rStyle w:val="CommentReference"/>
        </w:rPr>
        <w:annotationRef/>
      </w:r>
      <w:r>
        <w:t xml:space="preserve">Table is okay, but a little difficult to interpret </w:t>
      </w:r>
    </w:p>
  </w:comment>
  <w:comment w:id="345" w:author="Benjamin Meyer" w:date="2021-01-28T08:35:00Z" w:initials="BM">
    <w:p w14:paraId="67813A96" w14:textId="132BB6C7" w:rsidR="00AC57B5" w:rsidRDefault="00AC57B5">
      <w:pPr>
        <w:pStyle w:val="CommentText"/>
      </w:pPr>
      <w:r>
        <w:rPr>
          <w:rStyle w:val="CommentReference"/>
        </w:rPr>
        <w:annotationRef/>
      </w:r>
      <w:r>
        <w:t>Modified table</w:t>
      </w:r>
    </w:p>
  </w:comment>
  <w:comment w:id="347" w:author="Eldred, Laura" w:date="2020-12-29T13:31:00Z" w:initials="EL">
    <w:p w14:paraId="24DDDBCC" w14:textId="08D3C657" w:rsidR="00AC57B5" w:rsidRDefault="00AC57B5">
      <w:pPr>
        <w:pStyle w:val="CommentText"/>
      </w:pPr>
      <w:r>
        <w:rPr>
          <w:rStyle w:val="CommentReference"/>
        </w:rPr>
        <w:annotationRef/>
      </w:r>
      <w:r>
        <w:t>replicate/duplicate results should not be presented in this table</w:t>
      </w:r>
    </w:p>
  </w:comment>
  <w:comment w:id="348" w:author="Apsens, Sarah" w:date="2020-12-30T17:10:00Z" w:initials="ASJ(">
    <w:p w14:paraId="48A00B6F" w14:textId="7FD83C09" w:rsidR="00AC57B5" w:rsidRDefault="00AC57B5">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49" w:author="Benjamin Meyer" w:date="2021-01-28T07:52:00Z" w:initials="BM">
    <w:p w14:paraId="44B60715" w14:textId="77777777" w:rsidR="00AC57B5" w:rsidRDefault="00AC57B5">
      <w:pPr>
        <w:pStyle w:val="CommentText"/>
      </w:pPr>
      <w:r>
        <w:rPr>
          <w:rStyle w:val="CommentReference"/>
        </w:rPr>
        <w:annotationRef/>
      </w:r>
      <w:r>
        <w:t xml:space="preserve">Agreed.  </w:t>
      </w:r>
    </w:p>
    <w:p w14:paraId="253E7D1C" w14:textId="77777777" w:rsidR="00AC57B5" w:rsidRDefault="00AC57B5">
      <w:pPr>
        <w:pStyle w:val="CommentText"/>
      </w:pPr>
    </w:p>
    <w:p w14:paraId="3AF4A2F0" w14:textId="25996AF3" w:rsidR="00AC57B5" w:rsidRDefault="00AC57B5">
      <w:pPr>
        <w:pStyle w:val="CommentText"/>
      </w:pPr>
      <w:r>
        <w:t xml:space="preserve">The previous version of the table is not how I would usually create tables either.  It is the format I inherited from a partial draft; and I format I saw published in some past published reports, so I aimed to follow the example (eg </w:t>
      </w:r>
      <w:hyperlink r:id="rId5" w:history="1">
        <w:r w:rsidRPr="00ED1D12">
          <w:rPr>
            <w:rStyle w:val="Hyperlink"/>
          </w:rPr>
          <w:t>Table 6, pg 19</w:t>
        </w:r>
      </w:hyperlink>
      <w:r>
        <w:t>)</w:t>
      </w:r>
    </w:p>
    <w:p w14:paraId="4C8A23D0" w14:textId="11215484" w:rsidR="00AC57B5" w:rsidRDefault="00AC57B5">
      <w:pPr>
        <w:pStyle w:val="CommentText"/>
      </w:pPr>
    </w:p>
    <w:p w14:paraId="117A2555" w14:textId="18C14770" w:rsidR="00AC57B5" w:rsidRDefault="00AC57B5" w:rsidP="00023CC3">
      <w:pPr>
        <w:pStyle w:val="CommentText"/>
      </w:pPr>
      <w:r>
        <w:t>New version of the table is inserted.  This version includes only the designated “sample” value and not the paired “replicate” value.  Replicate RDL values are still reported in Table 5.</w:t>
      </w:r>
    </w:p>
  </w:comment>
  <w:comment w:id="351" w:author="Apsens, Sarah" w:date="2020-12-28T17:01:00Z" w:initials="ASJ(">
    <w:p w14:paraId="316FB957" w14:textId="11349D41" w:rsidR="00AC57B5" w:rsidRDefault="00AC57B5">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52" w:author="Benjamin Meyer" w:date="2021-01-28T09:08:00Z" w:initials="BM">
    <w:p w14:paraId="5071987B" w14:textId="40E1F903" w:rsidR="00AC57B5" w:rsidRDefault="00AC57B5">
      <w:pPr>
        <w:pStyle w:val="CommentText"/>
      </w:pPr>
      <w:r>
        <w:rPr>
          <w:rStyle w:val="CommentReference"/>
        </w:rPr>
        <w:annotationRef/>
      </w:r>
      <w:r>
        <w:t>Modified Table as requested</w:t>
      </w:r>
    </w:p>
  </w:comment>
  <w:comment w:id="353" w:author="Benjamin Meyer" w:date="2021-02-16T17:12:00Z" w:initials="BM">
    <w:p w14:paraId="2E7987CE" w14:textId="137709A2" w:rsidR="00AC57B5" w:rsidRDefault="00AC57B5">
      <w:pPr>
        <w:pStyle w:val="CommentText"/>
      </w:pPr>
      <w:r>
        <w:rPr>
          <w:rStyle w:val="CommentReference"/>
        </w:rPr>
        <w:annotationRef/>
      </w:r>
      <w:r>
        <w:t>Note to self… would be ideal ift his table has rpd values for ca and mg too… but; based on the format the raw data is in, would take some re-munging; and sarah didn’t ask for it explicitly; so… go with it as is?!</w:t>
      </w:r>
    </w:p>
  </w:comment>
  <w:comment w:id="355" w:author="Benjamin Meyer" w:date="2020-12-07T07:12:00Z" w:initials="BM">
    <w:p w14:paraId="3B7C6C0E" w14:textId="77777777" w:rsidR="00AC57B5" w:rsidRDefault="00AC57B5"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AC57B5" w:rsidRDefault="00AC57B5" w:rsidP="00E164AF">
      <w:pPr>
        <w:pStyle w:val="CommentText"/>
      </w:pPr>
    </w:p>
    <w:p w14:paraId="49538A29" w14:textId="77777777" w:rsidR="00AC57B5" w:rsidRDefault="00AC57B5"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AC57B5" w:rsidRDefault="00AC57B5">
      <w:pPr>
        <w:pStyle w:val="CommentText"/>
      </w:pPr>
    </w:p>
  </w:comment>
  <w:comment w:id="356" w:author="Apsens, Sarah" w:date="2020-12-28T17:02:00Z" w:initials="ASJ(">
    <w:p w14:paraId="2E048157" w14:textId="0697E5C6" w:rsidR="00AC57B5" w:rsidRDefault="00AC57B5">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57" w:author="Benjamin Meyer" w:date="2021-01-27T12:01:00Z" w:initials="BM">
    <w:p w14:paraId="5E522CF4" w14:textId="7694CC02" w:rsidR="00AC57B5" w:rsidRDefault="00AC57B5">
      <w:pPr>
        <w:pStyle w:val="CommentText"/>
      </w:pPr>
      <w:r>
        <w:rPr>
          <w:rStyle w:val="CommentReference"/>
        </w:rPr>
        <w:annotationRef/>
      </w:r>
      <w:r>
        <w:t>I have re-generated the table that was here previously using a query to the waterqualitydata.us EPA database (2000 – 2013), as well the unsubmitted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64184F43" w15:done="0"/>
  <w15:commentEx w15:paraId="6335C3E8" w15:done="0"/>
  <w15:commentEx w15:paraId="713B17F2"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506DFE03" w15:done="0"/>
  <w15:commentEx w15:paraId="2FDBDD3F" w15:done="0"/>
  <w15:commentEx w15:paraId="6D2B9EFE" w15:paraIdParent="2FDBDD3F" w15:done="0"/>
  <w15:commentEx w15:paraId="70EB60E6"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CF96B67" w15:done="0"/>
  <w15:commentEx w15:paraId="736A0775" w15:paraIdParent="1CF96B67" w15:done="0"/>
  <w15:commentEx w15:paraId="6F088C21" w15:done="0"/>
  <w15:commentEx w15:paraId="66FA2F70" w15:done="1"/>
  <w15:commentEx w15:paraId="72188CAF" w15:done="0"/>
  <w15:commentEx w15:paraId="2157FB9B" w15:paraIdParent="72188CAF"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23C4D4DE"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7468B" w14:textId="77777777" w:rsidR="009B52D0" w:rsidRDefault="009B52D0">
      <w:r>
        <w:separator/>
      </w:r>
    </w:p>
  </w:endnote>
  <w:endnote w:type="continuationSeparator" w:id="0">
    <w:p w14:paraId="09E96ACE" w14:textId="77777777" w:rsidR="009B52D0" w:rsidRDefault="009B5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AC57B5" w:rsidRDefault="00AC57B5"/>
  <w:p w14:paraId="2935DDFE" w14:textId="1D2DE703" w:rsidR="00AC57B5" w:rsidRDefault="00AC57B5" w:rsidP="005F7DDC">
    <w:pPr>
      <w:pStyle w:val="FooterEven"/>
      <w:jc w:val="right"/>
    </w:pPr>
    <w:r>
      <w:fldChar w:fldCharType="begin"/>
    </w:r>
    <w:r>
      <w:instrText xml:space="preserve"> PAGE   \* MERGEFORMAT </w:instrText>
    </w:r>
    <w:r>
      <w:fldChar w:fldCharType="separate"/>
    </w:r>
    <w:r w:rsidR="00257C1B" w:rsidRPr="00257C1B">
      <w:rPr>
        <w:noProof/>
        <w:sz w:val="24"/>
        <w:szCs w:val="24"/>
      </w:rPr>
      <w:t>22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AC57B5" w:rsidRDefault="00AC57B5"/>
  <w:p w14:paraId="3F9B4C0F" w14:textId="08CC51B9" w:rsidR="00AC57B5" w:rsidRDefault="00AC57B5" w:rsidP="005F7DDC">
    <w:pPr>
      <w:pStyle w:val="FooterOdd"/>
    </w:pPr>
    <w:r>
      <w:fldChar w:fldCharType="begin"/>
    </w:r>
    <w:r>
      <w:instrText xml:space="preserve"> PAGE   \* MERGEFORMAT </w:instrText>
    </w:r>
    <w:r>
      <w:fldChar w:fldCharType="separate"/>
    </w:r>
    <w:r w:rsidR="00257C1B" w:rsidRPr="00257C1B">
      <w:rPr>
        <w:noProof/>
        <w:sz w:val="24"/>
        <w:szCs w:val="24"/>
      </w:rPr>
      <w:t>23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0FF32E9" w:rsidR="00AC57B5" w:rsidRDefault="00AC57B5" w:rsidP="005F7DDC">
    <w:pPr>
      <w:pStyle w:val="FooterEven"/>
      <w:jc w:val="right"/>
    </w:pPr>
    <w:r>
      <w:fldChar w:fldCharType="begin"/>
    </w:r>
    <w:r>
      <w:instrText xml:space="preserve"> PAGE   \* MERGEFORMAT </w:instrText>
    </w:r>
    <w:r>
      <w:fldChar w:fldCharType="separate"/>
    </w:r>
    <w:r w:rsidR="00257C1B" w:rsidRPr="00257C1B">
      <w:rPr>
        <w:noProof/>
        <w:sz w:val="24"/>
        <w:szCs w:val="24"/>
      </w:rPr>
      <w:t>21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76873" w14:textId="77777777" w:rsidR="009B52D0" w:rsidRDefault="009B52D0">
      <w:r>
        <w:separator/>
      </w:r>
    </w:p>
  </w:footnote>
  <w:footnote w:type="continuationSeparator" w:id="0">
    <w:p w14:paraId="718D9974" w14:textId="77777777" w:rsidR="009B52D0" w:rsidRDefault="009B5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AC57B5" w:rsidRDefault="00AC57B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AC57B5" w:rsidRDefault="00AC57B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AC57B5" w:rsidRDefault="00AC57B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1"/>
  </w:num>
  <w:num w:numId="10">
    <w:abstractNumId w:val="17"/>
  </w:num>
  <w:num w:numId="11">
    <w:abstractNumId w:val="22"/>
  </w:num>
  <w:num w:numId="12">
    <w:abstractNumId w:val="20"/>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9"/>
  </w:num>
  <w:num w:numId="20">
    <w:abstractNumId w:val="10"/>
  </w:num>
  <w:num w:numId="21">
    <w:abstractNumId w:val="11"/>
  </w:num>
  <w:num w:numId="22">
    <w:abstractNumId w:val="7"/>
  </w:num>
  <w:num w:numId="23">
    <w:abstractNumId w:val="1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N396A355W746U467"/>
    <w:docVar w:name="paperpile-doc-name" w:val="DRAFT_CopperZincFieldReport_2019_2020_v2.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6DD5"/>
    <w:rsid w:val="00127198"/>
    <w:rsid w:val="0013057F"/>
    <w:rsid w:val="00135F04"/>
    <w:rsid w:val="00136C16"/>
    <w:rsid w:val="001411CE"/>
    <w:rsid w:val="00141744"/>
    <w:rsid w:val="001456D5"/>
    <w:rsid w:val="00146038"/>
    <w:rsid w:val="0014728F"/>
    <w:rsid w:val="0014744C"/>
    <w:rsid w:val="00147B45"/>
    <w:rsid w:val="00150511"/>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57C1B"/>
    <w:rsid w:val="002604F9"/>
    <w:rsid w:val="00261E5F"/>
    <w:rsid w:val="0026450A"/>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2F605C"/>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47BA"/>
    <w:rsid w:val="00365D7C"/>
    <w:rsid w:val="00366549"/>
    <w:rsid w:val="00370393"/>
    <w:rsid w:val="00370AB4"/>
    <w:rsid w:val="00376BAC"/>
    <w:rsid w:val="0037719A"/>
    <w:rsid w:val="003813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246"/>
    <w:rsid w:val="004177CB"/>
    <w:rsid w:val="00420947"/>
    <w:rsid w:val="00423830"/>
    <w:rsid w:val="0042493D"/>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5235"/>
    <w:rsid w:val="0046607C"/>
    <w:rsid w:val="00467BA8"/>
    <w:rsid w:val="00467FB3"/>
    <w:rsid w:val="004701F9"/>
    <w:rsid w:val="004710D6"/>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1216"/>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55EC"/>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9F4"/>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0F25"/>
    <w:rsid w:val="00AB3035"/>
    <w:rsid w:val="00AB3068"/>
    <w:rsid w:val="00AB33D0"/>
    <w:rsid w:val="00AB3697"/>
    <w:rsid w:val="00AB44FB"/>
    <w:rsid w:val="00AB56AA"/>
    <w:rsid w:val="00AB59EF"/>
    <w:rsid w:val="00AC2FA4"/>
    <w:rsid w:val="00AC4CEC"/>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12BE"/>
    <w:rsid w:val="00C46320"/>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71326"/>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22A71B81-0D28-4771-8DE9-FDB229C67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15797</TotalTime>
  <Pages>34</Pages>
  <Words>11126</Words>
  <Characters>63980</Characters>
  <Application>Microsoft Office Word</Application>
  <DocSecurity>0</DocSecurity>
  <Lines>2781</Lines>
  <Paragraphs>1669</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138</cp:revision>
  <cp:lastPrinted>2019-11-29T23:21:00Z</cp:lastPrinted>
  <dcterms:created xsi:type="dcterms:W3CDTF">2021-01-04T18:25:00Z</dcterms:created>
  <dcterms:modified xsi:type="dcterms:W3CDTF">2021-04-20T02:54:00Z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
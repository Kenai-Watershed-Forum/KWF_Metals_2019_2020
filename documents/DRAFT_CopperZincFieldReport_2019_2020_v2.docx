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0B2B23"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39CAB62C" w:rsidR="00A906E9" w:rsidRDefault="000B2B23"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1-02-28T00:00:00Z">
                      <w:dateFormat w:val="M/d/yyyy"/>
                      <w:lid w:val="en-US"/>
                      <w:storeMappedDataAs w:val="dateTime"/>
                      <w:calendar w:val="gregorian"/>
                    </w:date>
                  </w:sdtPr>
                  <w:sdtContent>
                    <w:r w:rsidR="004740A2">
                      <w:rPr>
                        <w:rFonts w:ascii="Times New Roman" w:hAnsi="Times New Roman"/>
                        <w:color w:val="FFFFFF" w:themeColor="background1"/>
                        <w:sz w:val="32"/>
                        <w:szCs w:val="32"/>
                      </w:rPr>
                      <w:t>2/28/2021</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0B2B23"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64271413" w:history="1">
            <w:r w:rsidR="00430E3E" w:rsidRPr="00ED2DDE">
              <w:rPr>
                <w:rStyle w:val="Hyperlink"/>
              </w:rPr>
              <w:t>list of figures</w:t>
            </w:r>
            <w:r w:rsidR="00430E3E">
              <w:rPr>
                <w:webHidden/>
              </w:rPr>
              <w:tab/>
            </w:r>
            <w:r w:rsidR="00430E3E">
              <w:rPr>
                <w:webHidden/>
              </w:rPr>
              <w:fldChar w:fldCharType="begin"/>
            </w:r>
            <w:r w:rsidR="00430E3E">
              <w:rPr>
                <w:webHidden/>
              </w:rPr>
              <w:instrText xml:space="preserve"> PAGEREF _Toc64271413 \h </w:instrText>
            </w:r>
            <w:r w:rsidR="00430E3E">
              <w:rPr>
                <w:webHidden/>
              </w:rPr>
            </w:r>
            <w:r w:rsidR="00430E3E">
              <w:rPr>
                <w:webHidden/>
              </w:rPr>
              <w:fldChar w:fldCharType="separate"/>
            </w:r>
            <w:r w:rsidR="00430E3E">
              <w:rPr>
                <w:webHidden/>
              </w:rPr>
              <w:t>iii</w:t>
            </w:r>
            <w:r w:rsidR="00430E3E">
              <w:rPr>
                <w:webHidden/>
              </w:rPr>
              <w:fldChar w:fldCharType="end"/>
            </w:r>
          </w:hyperlink>
        </w:p>
        <w:p w14:paraId="12E9C0F2" w14:textId="7879BB24" w:rsidR="00430E3E" w:rsidRDefault="000B2B23">
          <w:pPr>
            <w:pStyle w:val="TOC1"/>
            <w:rPr>
              <w:rFonts w:eastAsiaTheme="minorEastAsia" w:cstheme="minorBidi"/>
              <w:b w:val="0"/>
              <w:caps w:val="0"/>
              <w:color w:val="auto"/>
              <w:kern w:val="0"/>
              <w:sz w:val="22"/>
              <w:szCs w:val="22"/>
              <w:lang w:eastAsia="en-US"/>
            </w:rPr>
          </w:pPr>
          <w:hyperlink w:anchor="_Toc64271414" w:history="1">
            <w:r w:rsidR="00430E3E" w:rsidRPr="00ED2DDE">
              <w:rPr>
                <w:rStyle w:val="Hyperlink"/>
              </w:rPr>
              <w:t>list of Tables</w:t>
            </w:r>
            <w:r w:rsidR="00430E3E">
              <w:rPr>
                <w:webHidden/>
              </w:rPr>
              <w:tab/>
            </w:r>
            <w:r w:rsidR="00430E3E">
              <w:rPr>
                <w:webHidden/>
              </w:rPr>
              <w:fldChar w:fldCharType="begin"/>
            </w:r>
            <w:r w:rsidR="00430E3E">
              <w:rPr>
                <w:webHidden/>
              </w:rPr>
              <w:instrText xml:space="preserve"> PAGEREF _Toc64271414 \h </w:instrText>
            </w:r>
            <w:r w:rsidR="00430E3E">
              <w:rPr>
                <w:webHidden/>
              </w:rPr>
            </w:r>
            <w:r w:rsidR="00430E3E">
              <w:rPr>
                <w:webHidden/>
              </w:rPr>
              <w:fldChar w:fldCharType="separate"/>
            </w:r>
            <w:r w:rsidR="00430E3E">
              <w:rPr>
                <w:webHidden/>
              </w:rPr>
              <w:t>iii</w:t>
            </w:r>
            <w:r w:rsidR="00430E3E">
              <w:rPr>
                <w:webHidden/>
              </w:rPr>
              <w:fldChar w:fldCharType="end"/>
            </w:r>
          </w:hyperlink>
        </w:p>
        <w:p w14:paraId="2C9BC82D" w14:textId="49EE5BC3" w:rsidR="00430E3E" w:rsidRDefault="000B2B23">
          <w:pPr>
            <w:pStyle w:val="TOC1"/>
            <w:rPr>
              <w:rFonts w:eastAsiaTheme="minorEastAsia" w:cstheme="minorBidi"/>
              <w:b w:val="0"/>
              <w:caps w:val="0"/>
              <w:color w:val="auto"/>
              <w:kern w:val="0"/>
              <w:sz w:val="22"/>
              <w:szCs w:val="22"/>
              <w:lang w:eastAsia="en-US"/>
            </w:rPr>
          </w:pPr>
          <w:hyperlink w:anchor="_Toc64271415" w:history="1">
            <w:r w:rsidR="00430E3E" w:rsidRPr="00ED2DDE">
              <w:rPr>
                <w:rStyle w:val="Hyperlink"/>
              </w:rPr>
              <w:t>Purpose</w:t>
            </w:r>
            <w:r w:rsidR="00430E3E">
              <w:rPr>
                <w:webHidden/>
              </w:rPr>
              <w:tab/>
            </w:r>
            <w:r w:rsidR="00430E3E">
              <w:rPr>
                <w:webHidden/>
              </w:rPr>
              <w:fldChar w:fldCharType="begin"/>
            </w:r>
            <w:r w:rsidR="00430E3E">
              <w:rPr>
                <w:webHidden/>
              </w:rPr>
              <w:instrText xml:space="preserve"> PAGEREF _Toc64271415 \h </w:instrText>
            </w:r>
            <w:r w:rsidR="00430E3E">
              <w:rPr>
                <w:webHidden/>
              </w:rPr>
            </w:r>
            <w:r w:rsidR="00430E3E">
              <w:rPr>
                <w:webHidden/>
              </w:rPr>
              <w:fldChar w:fldCharType="separate"/>
            </w:r>
            <w:r w:rsidR="00430E3E">
              <w:rPr>
                <w:webHidden/>
              </w:rPr>
              <w:t>4</w:t>
            </w:r>
            <w:r w:rsidR="00430E3E">
              <w:rPr>
                <w:webHidden/>
              </w:rPr>
              <w:fldChar w:fldCharType="end"/>
            </w:r>
          </w:hyperlink>
        </w:p>
        <w:p w14:paraId="6F5B2C07" w14:textId="50476E0A" w:rsidR="00430E3E" w:rsidRDefault="000B2B23">
          <w:pPr>
            <w:pStyle w:val="TOC2"/>
            <w:rPr>
              <w:rFonts w:eastAsiaTheme="minorEastAsia" w:cstheme="minorBidi"/>
              <w:kern w:val="0"/>
              <w:sz w:val="22"/>
              <w:szCs w:val="22"/>
              <w:lang w:eastAsia="en-US"/>
            </w:rPr>
          </w:pPr>
          <w:hyperlink w:anchor="_Toc64271416" w:history="1">
            <w:r w:rsidR="00430E3E" w:rsidRPr="00ED2DDE">
              <w:rPr>
                <w:rStyle w:val="Hyperlink"/>
                <w:bCs/>
              </w:rPr>
              <w:t>Acronyms &amp; Abbreviations</w:t>
            </w:r>
            <w:r w:rsidR="00430E3E">
              <w:rPr>
                <w:webHidden/>
              </w:rPr>
              <w:tab/>
            </w:r>
            <w:r w:rsidR="00430E3E">
              <w:rPr>
                <w:webHidden/>
              </w:rPr>
              <w:fldChar w:fldCharType="begin"/>
            </w:r>
            <w:r w:rsidR="00430E3E">
              <w:rPr>
                <w:webHidden/>
              </w:rPr>
              <w:instrText xml:space="preserve"> PAGEREF _Toc64271416 \h </w:instrText>
            </w:r>
            <w:r w:rsidR="00430E3E">
              <w:rPr>
                <w:webHidden/>
              </w:rPr>
            </w:r>
            <w:r w:rsidR="00430E3E">
              <w:rPr>
                <w:webHidden/>
              </w:rPr>
              <w:fldChar w:fldCharType="separate"/>
            </w:r>
            <w:r w:rsidR="00430E3E">
              <w:rPr>
                <w:webHidden/>
              </w:rPr>
              <w:t>5</w:t>
            </w:r>
            <w:r w:rsidR="00430E3E">
              <w:rPr>
                <w:webHidden/>
              </w:rPr>
              <w:fldChar w:fldCharType="end"/>
            </w:r>
          </w:hyperlink>
        </w:p>
        <w:p w14:paraId="17B505E7" w14:textId="5CA8BFE4" w:rsidR="00430E3E" w:rsidRDefault="000B2B23">
          <w:pPr>
            <w:pStyle w:val="TOC1"/>
            <w:rPr>
              <w:rFonts w:eastAsiaTheme="minorEastAsia" w:cstheme="minorBidi"/>
              <w:b w:val="0"/>
              <w:caps w:val="0"/>
              <w:color w:val="auto"/>
              <w:kern w:val="0"/>
              <w:sz w:val="22"/>
              <w:szCs w:val="22"/>
              <w:lang w:eastAsia="en-US"/>
            </w:rPr>
          </w:pPr>
          <w:hyperlink w:anchor="_Toc64271417" w:history="1">
            <w:r w:rsidR="00430E3E" w:rsidRPr="00ED2DDE">
              <w:rPr>
                <w:rStyle w:val="Hyperlink"/>
                <w:bCs/>
              </w:rPr>
              <w:t>Introduction</w:t>
            </w:r>
            <w:r w:rsidR="00430E3E">
              <w:rPr>
                <w:webHidden/>
              </w:rPr>
              <w:tab/>
            </w:r>
            <w:r w:rsidR="00430E3E">
              <w:rPr>
                <w:webHidden/>
              </w:rPr>
              <w:fldChar w:fldCharType="begin"/>
            </w:r>
            <w:r w:rsidR="00430E3E">
              <w:rPr>
                <w:webHidden/>
              </w:rPr>
              <w:instrText xml:space="preserve"> PAGEREF _Toc64271417 \h </w:instrText>
            </w:r>
            <w:r w:rsidR="00430E3E">
              <w:rPr>
                <w:webHidden/>
              </w:rPr>
            </w:r>
            <w:r w:rsidR="00430E3E">
              <w:rPr>
                <w:webHidden/>
              </w:rPr>
              <w:fldChar w:fldCharType="separate"/>
            </w:r>
            <w:r w:rsidR="00430E3E">
              <w:rPr>
                <w:webHidden/>
              </w:rPr>
              <w:t>6</w:t>
            </w:r>
            <w:r w:rsidR="00430E3E">
              <w:rPr>
                <w:webHidden/>
              </w:rPr>
              <w:fldChar w:fldCharType="end"/>
            </w:r>
          </w:hyperlink>
        </w:p>
        <w:p w14:paraId="16B01E0D" w14:textId="3DE7F7E1" w:rsidR="00430E3E" w:rsidRDefault="000B2B23">
          <w:pPr>
            <w:pStyle w:val="TOC1"/>
            <w:rPr>
              <w:rFonts w:eastAsiaTheme="minorEastAsia" w:cstheme="minorBidi"/>
              <w:b w:val="0"/>
              <w:caps w:val="0"/>
              <w:color w:val="auto"/>
              <w:kern w:val="0"/>
              <w:sz w:val="22"/>
              <w:szCs w:val="22"/>
              <w:lang w:eastAsia="en-US"/>
            </w:rPr>
          </w:pPr>
          <w:hyperlink w:anchor="_Toc64271418" w:history="1">
            <w:r w:rsidR="00430E3E" w:rsidRPr="00ED2DDE">
              <w:rPr>
                <w:rStyle w:val="Hyperlink"/>
                <w:bCs/>
              </w:rPr>
              <w:t>Methods</w:t>
            </w:r>
            <w:r w:rsidR="00430E3E">
              <w:rPr>
                <w:webHidden/>
              </w:rPr>
              <w:tab/>
            </w:r>
            <w:r w:rsidR="00430E3E">
              <w:rPr>
                <w:webHidden/>
              </w:rPr>
              <w:fldChar w:fldCharType="begin"/>
            </w:r>
            <w:r w:rsidR="00430E3E">
              <w:rPr>
                <w:webHidden/>
              </w:rPr>
              <w:instrText xml:space="preserve"> PAGEREF _Toc64271418 \h </w:instrText>
            </w:r>
            <w:r w:rsidR="00430E3E">
              <w:rPr>
                <w:webHidden/>
              </w:rPr>
            </w:r>
            <w:r w:rsidR="00430E3E">
              <w:rPr>
                <w:webHidden/>
              </w:rPr>
              <w:fldChar w:fldCharType="separate"/>
            </w:r>
            <w:r w:rsidR="00430E3E">
              <w:rPr>
                <w:webHidden/>
              </w:rPr>
              <w:t>7</w:t>
            </w:r>
            <w:r w:rsidR="00430E3E">
              <w:rPr>
                <w:webHidden/>
              </w:rPr>
              <w:fldChar w:fldCharType="end"/>
            </w:r>
          </w:hyperlink>
        </w:p>
        <w:p w14:paraId="7D7D95DC" w14:textId="3F36425E" w:rsidR="00430E3E" w:rsidRDefault="000B2B23">
          <w:pPr>
            <w:pStyle w:val="TOC2"/>
            <w:rPr>
              <w:rFonts w:eastAsiaTheme="minorEastAsia" w:cstheme="minorBidi"/>
              <w:kern w:val="0"/>
              <w:sz w:val="22"/>
              <w:szCs w:val="22"/>
              <w:lang w:eastAsia="en-US"/>
            </w:rPr>
          </w:pPr>
          <w:hyperlink w:anchor="_Toc64271419"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_Toc64271419 \h </w:instrText>
            </w:r>
            <w:r w:rsidR="00430E3E">
              <w:rPr>
                <w:webHidden/>
              </w:rPr>
            </w:r>
            <w:r w:rsidR="00430E3E">
              <w:rPr>
                <w:webHidden/>
              </w:rPr>
              <w:fldChar w:fldCharType="separate"/>
            </w:r>
            <w:r w:rsidR="00430E3E">
              <w:rPr>
                <w:webHidden/>
              </w:rPr>
              <w:t>7</w:t>
            </w:r>
            <w:r w:rsidR="00430E3E">
              <w:rPr>
                <w:webHidden/>
              </w:rPr>
              <w:fldChar w:fldCharType="end"/>
            </w:r>
          </w:hyperlink>
        </w:p>
        <w:p w14:paraId="55EB2184" w14:textId="3BFD3A6B" w:rsidR="00430E3E" w:rsidRDefault="000B2B23">
          <w:pPr>
            <w:pStyle w:val="TOC3"/>
            <w:rPr>
              <w:rFonts w:eastAsiaTheme="minorEastAsia" w:cstheme="minorBidi"/>
              <w:kern w:val="0"/>
              <w:sz w:val="22"/>
              <w:szCs w:val="22"/>
              <w:lang w:eastAsia="en-US"/>
            </w:rPr>
          </w:pPr>
          <w:hyperlink w:anchor="_Toc64271420" w:history="1">
            <w:r w:rsidR="00430E3E" w:rsidRPr="00ED2DDE">
              <w:rPr>
                <w:rStyle w:val="Hyperlink"/>
              </w:rPr>
              <w:t>Kenai River Baseline Water Quality Monitoring (KRBWQM)</w:t>
            </w:r>
            <w:r w:rsidR="00430E3E">
              <w:rPr>
                <w:webHidden/>
              </w:rPr>
              <w:tab/>
            </w:r>
            <w:r w:rsidR="00430E3E">
              <w:rPr>
                <w:webHidden/>
              </w:rPr>
              <w:fldChar w:fldCharType="begin"/>
            </w:r>
            <w:r w:rsidR="00430E3E">
              <w:rPr>
                <w:webHidden/>
              </w:rPr>
              <w:instrText xml:space="preserve"> PAGEREF _Toc64271420 \h </w:instrText>
            </w:r>
            <w:r w:rsidR="00430E3E">
              <w:rPr>
                <w:webHidden/>
              </w:rPr>
            </w:r>
            <w:r w:rsidR="00430E3E">
              <w:rPr>
                <w:webHidden/>
              </w:rPr>
              <w:fldChar w:fldCharType="separate"/>
            </w:r>
            <w:r w:rsidR="00430E3E">
              <w:rPr>
                <w:webHidden/>
              </w:rPr>
              <w:t>7</w:t>
            </w:r>
            <w:r w:rsidR="00430E3E">
              <w:rPr>
                <w:webHidden/>
              </w:rPr>
              <w:fldChar w:fldCharType="end"/>
            </w:r>
          </w:hyperlink>
        </w:p>
        <w:p w14:paraId="3871A3E3" w14:textId="2D6A2C8D" w:rsidR="00430E3E" w:rsidRDefault="000B2B23">
          <w:pPr>
            <w:pStyle w:val="TOC3"/>
            <w:rPr>
              <w:rFonts w:eastAsiaTheme="minorEastAsia" w:cstheme="minorBidi"/>
              <w:kern w:val="0"/>
              <w:sz w:val="22"/>
              <w:szCs w:val="22"/>
              <w:lang w:eastAsia="en-US"/>
            </w:rPr>
          </w:pPr>
          <w:hyperlink w:anchor="_Toc64271421" w:history="1">
            <w:r w:rsidR="00430E3E" w:rsidRPr="00ED2DDE">
              <w:rPr>
                <w:rStyle w:val="Hyperlink"/>
              </w:rPr>
              <w:t>Copper and zinc-specific sampling events</w:t>
            </w:r>
            <w:r w:rsidR="00430E3E">
              <w:rPr>
                <w:webHidden/>
              </w:rPr>
              <w:tab/>
            </w:r>
            <w:r w:rsidR="00430E3E">
              <w:rPr>
                <w:webHidden/>
              </w:rPr>
              <w:fldChar w:fldCharType="begin"/>
            </w:r>
            <w:r w:rsidR="00430E3E">
              <w:rPr>
                <w:webHidden/>
              </w:rPr>
              <w:instrText xml:space="preserve"> PAGEREF _Toc64271421 \h </w:instrText>
            </w:r>
            <w:r w:rsidR="00430E3E">
              <w:rPr>
                <w:webHidden/>
              </w:rPr>
            </w:r>
            <w:r w:rsidR="00430E3E">
              <w:rPr>
                <w:webHidden/>
              </w:rPr>
              <w:fldChar w:fldCharType="separate"/>
            </w:r>
            <w:r w:rsidR="00430E3E">
              <w:rPr>
                <w:webHidden/>
              </w:rPr>
              <w:t>8</w:t>
            </w:r>
            <w:r w:rsidR="00430E3E">
              <w:rPr>
                <w:webHidden/>
              </w:rPr>
              <w:fldChar w:fldCharType="end"/>
            </w:r>
          </w:hyperlink>
        </w:p>
        <w:p w14:paraId="7AA91A9F" w14:textId="64623D6C" w:rsidR="00430E3E" w:rsidRDefault="000B2B23">
          <w:pPr>
            <w:pStyle w:val="TOC3"/>
            <w:rPr>
              <w:rFonts w:eastAsiaTheme="minorEastAsia" w:cstheme="minorBidi"/>
              <w:kern w:val="0"/>
              <w:sz w:val="22"/>
              <w:szCs w:val="22"/>
              <w:lang w:eastAsia="en-US"/>
            </w:rPr>
          </w:pPr>
          <w:hyperlink w:anchor="_Toc64271422" w:history="1">
            <w:r w:rsidR="00430E3E" w:rsidRPr="00ED2DDE">
              <w:rPr>
                <w:rStyle w:val="Hyperlink"/>
              </w:rPr>
              <w:t>Sample Accuracy and Precision</w:t>
            </w:r>
            <w:r w:rsidR="00430E3E">
              <w:rPr>
                <w:webHidden/>
              </w:rPr>
              <w:tab/>
            </w:r>
            <w:r w:rsidR="00430E3E">
              <w:rPr>
                <w:webHidden/>
              </w:rPr>
              <w:fldChar w:fldCharType="begin"/>
            </w:r>
            <w:r w:rsidR="00430E3E">
              <w:rPr>
                <w:webHidden/>
              </w:rPr>
              <w:instrText xml:space="preserve"> PAGEREF _Toc64271422 \h </w:instrText>
            </w:r>
            <w:r w:rsidR="00430E3E">
              <w:rPr>
                <w:webHidden/>
              </w:rPr>
            </w:r>
            <w:r w:rsidR="00430E3E">
              <w:rPr>
                <w:webHidden/>
              </w:rPr>
              <w:fldChar w:fldCharType="separate"/>
            </w:r>
            <w:r w:rsidR="00430E3E">
              <w:rPr>
                <w:webHidden/>
              </w:rPr>
              <w:t>8</w:t>
            </w:r>
            <w:r w:rsidR="00430E3E">
              <w:rPr>
                <w:webHidden/>
              </w:rPr>
              <w:fldChar w:fldCharType="end"/>
            </w:r>
          </w:hyperlink>
        </w:p>
        <w:p w14:paraId="446F39D3" w14:textId="6F4DD535" w:rsidR="00430E3E" w:rsidRDefault="000B2B23">
          <w:pPr>
            <w:pStyle w:val="TOC3"/>
            <w:rPr>
              <w:rFonts w:eastAsiaTheme="minorEastAsia" w:cstheme="minorBidi"/>
              <w:kern w:val="0"/>
              <w:sz w:val="22"/>
              <w:szCs w:val="22"/>
              <w:lang w:eastAsia="en-US"/>
            </w:rPr>
          </w:pPr>
          <w:hyperlink w:anchor="_Toc64271423" w:history="1">
            <w:r w:rsidR="00430E3E" w:rsidRPr="00ED2DDE">
              <w:rPr>
                <w:rStyle w:val="Hyperlink"/>
              </w:rPr>
              <w:t>2019 Hardness values</w:t>
            </w:r>
            <w:r w:rsidR="00430E3E">
              <w:rPr>
                <w:webHidden/>
              </w:rPr>
              <w:tab/>
            </w:r>
            <w:r w:rsidR="00430E3E">
              <w:rPr>
                <w:webHidden/>
              </w:rPr>
              <w:fldChar w:fldCharType="begin"/>
            </w:r>
            <w:r w:rsidR="00430E3E">
              <w:rPr>
                <w:webHidden/>
              </w:rPr>
              <w:instrText xml:space="preserve"> PAGEREF _Toc64271423 \h </w:instrText>
            </w:r>
            <w:r w:rsidR="00430E3E">
              <w:rPr>
                <w:webHidden/>
              </w:rPr>
            </w:r>
            <w:r w:rsidR="00430E3E">
              <w:rPr>
                <w:webHidden/>
              </w:rPr>
              <w:fldChar w:fldCharType="separate"/>
            </w:r>
            <w:r w:rsidR="00430E3E">
              <w:rPr>
                <w:webHidden/>
              </w:rPr>
              <w:t>8</w:t>
            </w:r>
            <w:r w:rsidR="00430E3E">
              <w:rPr>
                <w:webHidden/>
              </w:rPr>
              <w:fldChar w:fldCharType="end"/>
            </w:r>
          </w:hyperlink>
        </w:p>
        <w:p w14:paraId="7A0A3B6D" w14:textId="408AB05C" w:rsidR="00430E3E" w:rsidRDefault="000B2B23">
          <w:pPr>
            <w:pStyle w:val="TOC2"/>
            <w:rPr>
              <w:rFonts w:eastAsiaTheme="minorEastAsia" w:cstheme="minorBidi"/>
              <w:kern w:val="0"/>
              <w:sz w:val="22"/>
              <w:szCs w:val="22"/>
              <w:lang w:eastAsia="en-US"/>
            </w:rPr>
          </w:pPr>
          <w:hyperlink w:anchor="_Toc64271424"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_Toc64271424 \h </w:instrText>
            </w:r>
            <w:r w:rsidR="00430E3E">
              <w:rPr>
                <w:webHidden/>
              </w:rPr>
            </w:r>
            <w:r w:rsidR="00430E3E">
              <w:rPr>
                <w:webHidden/>
              </w:rPr>
              <w:fldChar w:fldCharType="separate"/>
            </w:r>
            <w:r w:rsidR="00430E3E">
              <w:rPr>
                <w:webHidden/>
              </w:rPr>
              <w:t>9</w:t>
            </w:r>
            <w:r w:rsidR="00430E3E">
              <w:rPr>
                <w:webHidden/>
              </w:rPr>
              <w:fldChar w:fldCharType="end"/>
            </w:r>
          </w:hyperlink>
        </w:p>
        <w:p w14:paraId="7596B463" w14:textId="16FF45C7" w:rsidR="00430E3E" w:rsidRDefault="000B2B23">
          <w:pPr>
            <w:pStyle w:val="TOC3"/>
            <w:rPr>
              <w:rFonts w:eastAsiaTheme="minorEastAsia" w:cstheme="minorBidi"/>
              <w:kern w:val="0"/>
              <w:sz w:val="22"/>
              <w:szCs w:val="22"/>
              <w:lang w:eastAsia="en-US"/>
            </w:rPr>
          </w:pPr>
          <w:hyperlink w:anchor="_Toc64271425" w:history="1">
            <w:r w:rsidR="00430E3E" w:rsidRPr="00ED2DDE">
              <w:rPr>
                <w:rStyle w:val="Hyperlink"/>
              </w:rPr>
              <w:t>Potential sources on the Kenai River</w:t>
            </w:r>
            <w:r w:rsidR="00430E3E">
              <w:rPr>
                <w:webHidden/>
              </w:rPr>
              <w:tab/>
            </w:r>
            <w:r w:rsidR="00430E3E">
              <w:rPr>
                <w:webHidden/>
              </w:rPr>
              <w:fldChar w:fldCharType="begin"/>
            </w:r>
            <w:r w:rsidR="00430E3E">
              <w:rPr>
                <w:webHidden/>
              </w:rPr>
              <w:instrText xml:space="preserve"> PAGEREF _Toc64271425 \h </w:instrText>
            </w:r>
            <w:r w:rsidR="00430E3E">
              <w:rPr>
                <w:webHidden/>
              </w:rPr>
            </w:r>
            <w:r w:rsidR="00430E3E">
              <w:rPr>
                <w:webHidden/>
              </w:rPr>
              <w:fldChar w:fldCharType="separate"/>
            </w:r>
            <w:r w:rsidR="00430E3E">
              <w:rPr>
                <w:webHidden/>
              </w:rPr>
              <w:t>9</w:t>
            </w:r>
            <w:r w:rsidR="00430E3E">
              <w:rPr>
                <w:webHidden/>
              </w:rPr>
              <w:fldChar w:fldCharType="end"/>
            </w:r>
          </w:hyperlink>
        </w:p>
        <w:p w14:paraId="31933A78" w14:textId="5D9436DC" w:rsidR="00430E3E" w:rsidRDefault="000B2B23">
          <w:pPr>
            <w:pStyle w:val="TOC3"/>
            <w:rPr>
              <w:rFonts w:eastAsiaTheme="minorEastAsia" w:cstheme="minorBidi"/>
              <w:kern w:val="0"/>
              <w:sz w:val="22"/>
              <w:szCs w:val="22"/>
              <w:lang w:eastAsia="en-US"/>
            </w:rPr>
          </w:pPr>
          <w:hyperlink w:anchor="_Toc64271426"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_Toc64271426 \h </w:instrText>
            </w:r>
            <w:r w:rsidR="00430E3E">
              <w:rPr>
                <w:webHidden/>
              </w:rPr>
            </w:r>
            <w:r w:rsidR="00430E3E">
              <w:rPr>
                <w:webHidden/>
              </w:rPr>
              <w:fldChar w:fldCharType="separate"/>
            </w:r>
            <w:r w:rsidR="00430E3E">
              <w:rPr>
                <w:webHidden/>
              </w:rPr>
              <w:t>9</w:t>
            </w:r>
            <w:r w:rsidR="00430E3E">
              <w:rPr>
                <w:webHidden/>
              </w:rPr>
              <w:fldChar w:fldCharType="end"/>
            </w:r>
          </w:hyperlink>
        </w:p>
        <w:p w14:paraId="7836D4D9" w14:textId="42C2482E" w:rsidR="00430E3E" w:rsidRDefault="000B2B23">
          <w:pPr>
            <w:pStyle w:val="TOC1"/>
            <w:rPr>
              <w:rFonts w:eastAsiaTheme="minorEastAsia" w:cstheme="minorBidi"/>
              <w:b w:val="0"/>
              <w:caps w:val="0"/>
              <w:color w:val="auto"/>
              <w:kern w:val="0"/>
              <w:sz w:val="22"/>
              <w:szCs w:val="22"/>
              <w:lang w:eastAsia="en-US"/>
            </w:rPr>
          </w:pPr>
          <w:hyperlink w:anchor="_Toc64271427" w:history="1">
            <w:r w:rsidR="00430E3E" w:rsidRPr="00ED2DDE">
              <w:rPr>
                <w:rStyle w:val="Hyperlink"/>
              </w:rPr>
              <w:t>RESULTS</w:t>
            </w:r>
            <w:r w:rsidR="00430E3E">
              <w:rPr>
                <w:webHidden/>
              </w:rPr>
              <w:tab/>
            </w:r>
            <w:r w:rsidR="00430E3E">
              <w:rPr>
                <w:webHidden/>
              </w:rPr>
              <w:fldChar w:fldCharType="begin"/>
            </w:r>
            <w:r w:rsidR="00430E3E">
              <w:rPr>
                <w:webHidden/>
              </w:rPr>
              <w:instrText xml:space="preserve"> PAGEREF _Toc64271427 \h </w:instrText>
            </w:r>
            <w:r w:rsidR="00430E3E">
              <w:rPr>
                <w:webHidden/>
              </w:rPr>
            </w:r>
            <w:r w:rsidR="00430E3E">
              <w:rPr>
                <w:webHidden/>
              </w:rPr>
              <w:fldChar w:fldCharType="separate"/>
            </w:r>
            <w:r w:rsidR="00430E3E">
              <w:rPr>
                <w:webHidden/>
              </w:rPr>
              <w:t>9</w:t>
            </w:r>
            <w:r w:rsidR="00430E3E">
              <w:rPr>
                <w:webHidden/>
              </w:rPr>
              <w:fldChar w:fldCharType="end"/>
            </w:r>
          </w:hyperlink>
        </w:p>
        <w:p w14:paraId="6A907F11" w14:textId="17917374" w:rsidR="00430E3E" w:rsidRDefault="000B2B23">
          <w:pPr>
            <w:pStyle w:val="TOC2"/>
            <w:rPr>
              <w:rFonts w:eastAsiaTheme="minorEastAsia" w:cstheme="minorBidi"/>
              <w:kern w:val="0"/>
              <w:sz w:val="22"/>
              <w:szCs w:val="22"/>
              <w:lang w:eastAsia="en-US"/>
            </w:rPr>
          </w:pPr>
          <w:hyperlink w:anchor="_Toc64271428"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_Toc64271428 \h </w:instrText>
            </w:r>
            <w:r w:rsidR="00430E3E">
              <w:rPr>
                <w:webHidden/>
              </w:rPr>
            </w:r>
            <w:r w:rsidR="00430E3E">
              <w:rPr>
                <w:webHidden/>
              </w:rPr>
              <w:fldChar w:fldCharType="separate"/>
            </w:r>
            <w:r w:rsidR="00430E3E">
              <w:rPr>
                <w:webHidden/>
              </w:rPr>
              <w:t>9</w:t>
            </w:r>
            <w:r w:rsidR="00430E3E">
              <w:rPr>
                <w:webHidden/>
              </w:rPr>
              <w:fldChar w:fldCharType="end"/>
            </w:r>
          </w:hyperlink>
        </w:p>
        <w:p w14:paraId="4467A14B" w14:textId="37EB22D4" w:rsidR="00430E3E" w:rsidRDefault="000B2B23">
          <w:pPr>
            <w:pStyle w:val="TOC3"/>
            <w:rPr>
              <w:rFonts w:eastAsiaTheme="minorEastAsia" w:cstheme="minorBidi"/>
              <w:kern w:val="0"/>
              <w:sz w:val="22"/>
              <w:szCs w:val="22"/>
              <w:lang w:eastAsia="en-US"/>
            </w:rPr>
          </w:pPr>
          <w:hyperlink w:anchor="_Toc64271429" w:history="1">
            <w:r w:rsidR="00430E3E" w:rsidRPr="00ED2DDE">
              <w:rPr>
                <w:rStyle w:val="Hyperlink"/>
              </w:rPr>
              <w:t>Copper</w:t>
            </w:r>
            <w:r w:rsidR="00430E3E">
              <w:rPr>
                <w:webHidden/>
              </w:rPr>
              <w:tab/>
            </w:r>
            <w:r w:rsidR="00430E3E">
              <w:rPr>
                <w:webHidden/>
              </w:rPr>
              <w:fldChar w:fldCharType="begin"/>
            </w:r>
            <w:r w:rsidR="00430E3E">
              <w:rPr>
                <w:webHidden/>
              </w:rPr>
              <w:instrText xml:space="preserve"> PAGEREF _Toc64271429 \h </w:instrText>
            </w:r>
            <w:r w:rsidR="00430E3E">
              <w:rPr>
                <w:webHidden/>
              </w:rPr>
            </w:r>
            <w:r w:rsidR="00430E3E">
              <w:rPr>
                <w:webHidden/>
              </w:rPr>
              <w:fldChar w:fldCharType="separate"/>
            </w:r>
            <w:r w:rsidR="00430E3E">
              <w:rPr>
                <w:webHidden/>
              </w:rPr>
              <w:t>9</w:t>
            </w:r>
            <w:r w:rsidR="00430E3E">
              <w:rPr>
                <w:webHidden/>
              </w:rPr>
              <w:fldChar w:fldCharType="end"/>
            </w:r>
          </w:hyperlink>
        </w:p>
        <w:p w14:paraId="56A38639" w14:textId="4962E248" w:rsidR="00430E3E" w:rsidRDefault="000B2B23">
          <w:pPr>
            <w:pStyle w:val="TOC3"/>
            <w:rPr>
              <w:rFonts w:eastAsiaTheme="minorEastAsia" w:cstheme="minorBidi"/>
              <w:kern w:val="0"/>
              <w:sz w:val="22"/>
              <w:szCs w:val="22"/>
              <w:lang w:eastAsia="en-US"/>
            </w:rPr>
          </w:pPr>
          <w:hyperlink w:anchor="_Toc64271430" w:history="1">
            <w:r w:rsidR="00430E3E" w:rsidRPr="00ED2DDE">
              <w:rPr>
                <w:rStyle w:val="Hyperlink"/>
              </w:rPr>
              <w:t>Zinc</w:t>
            </w:r>
            <w:r w:rsidR="00430E3E">
              <w:rPr>
                <w:webHidden/>
              </w:rPr>
              <w:tab/>
            </w:r>
            <w:r w:rsidR="00430E3E">
              <w:rPr>
                <w:webHidden/>
              </w:rPr>
              <w:fldChar w:fldCharType="begin"/>
            </w:r>
            <w:r w:rsidR="00430E3E">
              <w:rPr>
                <w:webHidden/>
              </w:rPr>
              <w:instrText xml:space="preserve"> PAGEREF _Toc64271430 \h </w:instrText>
            </w:r>
            <w:r w:rsidR="00430E3E">
              <w:rPr>
                <w:webHidden/>
              </w:rPr>
            </w:r>
            <w:r w:rsidR="00430E3E">
              <w:rPr>
                <w:webHidden/>
              </w:rPr>
              <w:fldChar w:fldCharType="separate"/>
            </w:r>
            <w:r w:rsidR="00430E3E">
              <w:rPr>
                <w:webHidden/>
              </w:rPr>
              <w:t>10</w:t>
            </w:r>
            <w:r w:rsidR="00430E3E">
              <w:rPr>
                <w:webHidden/>
              </w:rPr>
              <w:fldChar w:fldCharType="end"/>
            </w:r>
          </w:hyperlink>
        </w:p>
        <w:p w14:paraId="5A611997" w14:textId="6BA687FC" w:rsidR="00430E3E" w:rsidRDefault="000B2B23">
          <w:pPr>
            <w:pStyle w:val="TOC3"/>
            <w:rPr>
              <w:rFonts w:eastAsiaTheme="minorEastAsia" w:cstheme="minorBidi"/>
              <w:kern w:val="0"/>
              <w:sz w:val="22"/>
              <w:szCs w:val="22"/>
              <w:lang w:eastAsia="en-US"/>
            </w:rPr>
          </w:pPr>
          <w:hyperlink w:anchor="_Toc64271431" w:history="1">
            <w:r w:rsidR="00430E3E" w:rsidRPr="00ED2DDE">
              <w:rPr>
                <w:rStyle w:val="Hyperlink"/>
              </w:rPr>
              <w:t>Variation among replicate samples</w:t>
            </w:r>
            <w:r w:rsidR="00430E3E">
              <w:rPr>
                <w:webHidden/>
              </w:rPr>
              <w:tab/>
            </w:r>
            <w:r w:rsidR="00430E3E">
              <w:rPr>
                <w:webHidden/>
              </w:rPr>
              <w:fldChar w:fldCharType="begin"/>
            </w:r>
            <w:r w:rsidR="00430E3E">
              <w:rPr>
                <w:webHidden/>
              </w:rPr>
              <w:instrText xml:space="preserve"> PAGEREF _Toc64271431 \h </w:instrText>
            </w:r>
            <w:r w:rsidR="00430E3E">
              <w:rPr>
                <w:webHidden/>
              </w:rPr>
            </w:r>
            <w:r w:rsidR="00430E3E">
              <w:rPr>
                <w:webHidden/>
              </w:rPr>
              <w:fldChar w:fldCharType="separate"/>
            </w:r>
            <w:r w:rsidR="00430E3E">
              <w:rPr>
                <w:webHidden/>
              </w:rPr>
              <w:t>10</w:t>
            </w:r>
            <w:r w:rsidR="00430E3E">
              <w:rPr>
                <w:webHidden/>
              </w:rPr>
              <w:fldChar w:fldCharType="end"/>
            </w:r>
          </w:hyperlink>
        </w:p>
        <w:p w14:paraId="5A1F8A60" w14:textId="43C6EDEA" w:rsidR="00430E3E" w:rsidRDefault="000B2B23">
          <w:pPr>
            <w:pStyle w:val="TOC2"/>
            <w:rPr>
              <w:rFonts w:eastAsiaTheme="minorEastAsia" w:cstheme="minorBidi"/>
              <w:kern w:val="0"/>
              <w:sz w:val="22"/>
              <w:szCs w:val="22"/>
              <w:lang w:eastAsia="en-US"/>
            </w:rPr>
          </w:pPr>
          <w:hyperlink w:anchor="_Toc64271432"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_Toc64271432 \h </w:instrText>
            </w:r>
            <w:r w:rsidR="00430E3E">
              <w:rPr>
                <w:webHidden/>
              </w:rPr>
            </w:r>
            <w:r w:rsidR="00430E3E">
              <w:rPr>
                <w:webHidden/>
              </w:rPr>
              <w:fldChar w:fldCharType="separate"/>
            </w:r>
            <w:r w:rsidR="00430E3E">
              <w:rPr>
                <w:webHidden/>
              </w:rPr>
              <w:t>10</w:t>
            </w:r>
            <w:r w:rsidR="00430E3E">
              <w:rPr>
                <w:webHidden/>
              </w:rPr>
              <w:fldChar w:fldCharType="end"/>
            </w:r>
          </w:hyperlink>
        </w:p>
        <w:p w14:paraId="070C5A86" w14:textId="066F32CA" w:rsidR="00430E3E" w:rsidRDefault="000B2B23">
          <w:pPr>
            <w:pStyle w:val="TOC3"/>
            <w:rPr>
              <w:rFonts w:eastAsiaTheme="minorEastAsia" w:cstheme="minorBidi"/>
              <w:kern w:val="0"/>
              <w:sz w:val="22"/>
              <w:szCs w:val="22"/>
              <w:lang w:eastAsia="en-US"/>
            </w:rPr>
          </w:pPr>
          <w:hyperlink w:anchor="_Toc64271433" w:history="1">
            <w:r w:rsidR="00430E3E" w:rsidRPr="00ED2DDE">
              <w:rPr>
                <w:rStyle w:val="Hyperlink"/>
              </w:rPr>
              <w:t>Potential sources on the Kenai River mainstem</w:t>
            </w:r>
            <w:r w:rsidR="00430E3E">
              <w:rPr>
                <w:webHidden/>
              </w:rPr>
              <w:tab/>
            </w:r>
            <w:r w:rsidR="00430E3E">
              <w:rPr>
                <w:webHidden/>
              </w:rPr>
              <w:fldChar w:fldCharType="begin"/>
            </w:r>
            <w:r w:rsidR="00430E3E">
              <w:rPr>
                <w:webHidden/>
              </w:rPr>
              <w:instrText xml:space="preserve"> PAGEREF _Toc64271433 \h </w:instrText>
            </w:r>
            <w:r w:rsidR="00430E3E">
              <w:rPr>
                <w:webHidden/>
              </w:rPr>
            </w:r>
            <w:r w:rsidR="00430E3E">
              <w:rPr>
                <w:webHidden/>
              </w:rPr>
              <w:fldChar w:fldCharType="separate"/>
            </w:r>
            <w:r w:rsidR="00430E3E">
              <w:rPr>
                <w:webHidden/>
              </w:rPr>
              <w:t>10</w:t>
            </w:r>
            <w:r w:rsidR="00430E3E">
              <w:rPr>
                <w:webHidden/>
              </w:rPr>
              <w:fldChar w:fldCharType="end"/>
            </w:r>
          </w:hyperlink>
        </w:p>
        <w:p w14:paraId="7FF96B64" w14:textId="6545BA78" w:rsidR="00430E3E" w:rsidRDefault="000B2B23">
          <w:pPr>
            <w:pStyle w:val="TOC3"/>
            <w:rPr>
              <w:rFonts w:eastAsiaTheme="minorEastAsia" w:cstheme="minorBidi"/>
              <w:kern w:val="0"/>
              <w:sz w:val="22"/>
              <w:szCs w:val="22"/>
              <w:lang w:eastAsia="en-US"/>
            </w:rPr>
          </w:pPr>
          <w:hyperlink w:anchor="_Toc64271434"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_Toc64271434 \h </w:instrText>
            </w:r>
            <w:r w:rsidR="00430E3E">
              <w:rPr>
                <w:webHidden/>
              </w:rPr>
            </w:r>
            <w:r w:rsidR="00430E3E">
              <w:rPr>
                <w:webHidden/>
              </w:rPr>
              <w:fldChar w:fldCharType="separate"/>
            </w:r>
            <w:r w:rsidR="00430E3E">
              <w:rPr>
                <w:webHidden/>
              </w:rPr>
              <w:t>10</w:t>
            </w:r>
            <w:r w:rsidR="00430E3E">
              <w:rPr>
                <w:webHidden/>
              </w:rPr>
              <w:fldChar w:fldCharType="end"/>
            </w:r>
          </w:hyperlink>
        </w:p>
        <w:p w14:paraId="1E99DBAF" w14:textId="628640C3" w:rsidR="00430E3E" w:rsidRDefault="000B2B23">
          <w:pPr>
            <w:pStyle w:val="TOC1"/>
            <w:rPr>
              <w:rFonts w:eastAsiaTheme="minorEastAsia" w:cstheme="minorBidi"/>
              <w:b w:val="0"/>
              <w:caps w:val="0"/>
              <w:color w:val="auto"/>
              <w:kern w:val="0"/>
              <w:sz w:val="22"/>
              <w:szCs w:val="22"/>
              <w:lang w:eastAsia="en-US"/>
            </w:rPr>
          </w:pPr>
          <w:hyperlink w:anchor="_Toc64271435" w:history="1">
            <w:r w:rsidR="00430E3E" w:rsidRPr="00ED2DDE">
              <w:rPr>
                <w:rStyle w:val="Hyperlink"/>
              </w:rPr>
              <w:t>DISCUSSION</w:t>
            </w:r>
            <w:r w:rsidR="00430E3E">
              <w:rPr>
                <w:webHidden/>
              </w:rPr>
              <w:tab/>
            </w:r>
            <w:r w:rsidR="00430E3E">
              <w:rPr>
                <w:webHidden/>
              </w:rPr>
              <w:fldChar w:fldCharType="begin"/>
            </w:r>
            <w:r w:rsidR="00430E3E">
              <w:rPr>
                <w:webHidden/>
              </w:rPr>
              <w:instrText xml:space="preserve"> PAGEREF _Toc64271435 \h </w:instrText>
            </w:r>
            <w:r w:rsidR="00430E3E">
              <w:rPr>
                <w:webHidden/>
              </w:rPr>
            </w:r>
            <w:r w:rsidR="00430E3E">
              <w:rPr>
                <w:webHidden/>
              </w:rPr>
              <w:fldChar w:fldCharType="separate"/>
            </w:r>
            <w:r w:rsidR="00430E3E">
              <w:rPr>
                <w:webHidden/>
              </w:rPr>
              <w:t>11</w:t>
            </w:r>
            <w:r w:rsidR="00430E3E">
              <w:rPr>
                <w:webHidden/>
              </w:rPr>
              <w:fldChar w:fldCharType="end"/>
            </w:r>
          </w:hyperlink>
        </w:p>
        <w:p w14:paraId="0F8D81E6" w14:textId="465A8D00" w:rsidR="00430E3E" w:rsidRDefault="000B2B23">
          <w:pPr>
            <w:pStyle w:val="TOC2"/>
            <w:rPr>
              <w:rFonts w:eastAsiaTheme="minorEastAsia" w:cstheme="minorBidi"/>
              <w:kern w:val="0"/>
              <w:sz w:val="22"/>
              <w:szCs w:val="22"/>
              <w:lang w:eastAsia="en-US"/>
            </w:rPr>
          </w:pPr>
          <w:hyperlink w:anchor="_Toc64271436"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_Toc64271436 \h </w:instrText>
            </w:r>
            <w:r w:rsidR="00430E3E">
              <w:rPr>
                <w:webHidden/>
              </w:rPr>
            </w:r>
            <w:r w:rsidR="00430E3E">
              <w:rPr>
                <w:webHidden/>
              </w:rPr>
              <w:fldChar w:fldCharType="separate"/>
            </w:r>
            <w:r w:rsidR="00430E3E">
              <w:rPr>
                <w:webHidden/>
              </w:rPr>
              <w:t>11</w:t>
            </w:r>
            <w:r w:rsidR="00430E3E">
              <w:rPr>
                <w:webHidden/>
              </w:rPr>
              <w:fldChar w:fldCharType="end"/>
            </w:r>
          </w:hyperlink>
        </w:p>
        <w:p w14:paraId="42BD064F" w14:textId="183354E2" w:rsidR="00430E3E" w:rsidRDefault="000B2B23">
          <w:pPr>
            <w:pStyle w:val="TOC3"/>
            <w:rPr>
              <w:rFonts w:eastAsiaTheme="minorEastAsia" w:cstheme="minorBidi"/>
              <w:kern w:val="0"/>
              <w:sz w:val="22"/>
              <w:szCs w:val="22"/>
              <w:lang w:eastAsia="en-US"/>
            </w:rPr>
          </w:pPr>
          <w:hyperlink w:anchor="_Toc64271437" w:history="1">
            <w:r w:rsidR="00430E3E" w:rsidRPr="00ED2DDE">
              <w:rPr>
                <w:rStyle w:val="Hyperlink"/>
              </w:rPr>
              <w:t>Copper</w:t>
            </w:r>
            <w:r w:rsidR="00430E3E">
              <w:rPr>
                <w:webHidden/>
              </w:rPr>
              <w:tab/>
            </w:r>
            <w:r w:rsidR="00430E3E">
              <w:rPr>
                <w:webHidden/>
              </w:rPr>
              <w:fldChar w:fldCharType="begin"/>
            </w:r>
            <w:r w:rsidR="00430E3E">
              <w:rPr>
                <w:webHidden/>
              </w:rPr>
              <w:instrText xml:space="preserve"> PAGEREF _Toc64271437 \h </w:instrText>
            </w:r>
            <w:r w:rsidR="00430E3E">
              <w:rPr>
                <w:webHidden/>
              </w:rPr>
            </w:r>
            <w:r w:rsidR="00430E3E">
              <w:rPr>
                <w:webHidden/>
              </w:rPr>
              <w:fldChar w:fldCharType="separate"/>
            </w:r>
            <w:r w:rsidR="00430E3E">
              <w:rPr>
                <w:webHidden/>
              </w:rPr>
              <w:t>11</w:t>
            </w:r>
            <w:r w:rsidR="00430E3E">
              <w:rPr>
                <w:webHidden/>
              </w:rPr>
              <w:fldChar w:fldCharType="end"/>
            </w:r>
          </w:hyperlink>
        </w:p>
        <w:p w14:paraId="68A7CF8D" w14:textId="55D2569B" w:rsidR="00430E3E" w:rsidRDefault="000B2B23">
          <w:pPr>
            <w:pStyle w:val="TOC3"/>
            <w:rPr>
              <w:rFonts w:eastAsiaTheme="minorEastAsia" w:cstheme="minorBidi"/>
              <w:kern w:val="0"/>
              <w:sz w:val="22"/>
              <w:szCs w:val="22"/>
              <w:lang w:eastAsia="en-US"/>
            </w:rPr>
          </w:pPr>
          <w:hyperlink w:anchor="_Toc64271438" w:history="1">
            <w:r w:rsidR="00430E3E" w:rsidRPr="00ED2DDE">
              <w:rPr>
                <w:rStyle w:val="Hyperlink"/>
              </w:rPr>
              <w:t>Zinc</w:t>
            </w:r>
            <w:r w:rsidR="00430E3E">
              <w:rPr>
                <w:webHidden/>
              </w:rPr>
              <w:tab/>
            </w:r>
            <w:r w:rsidR="00430E3E">
              <w:rPr>
                <w:webHidden/>
              </w:rPr>
              <w:fldChar w:fldCharType="begin"/>
            </w:r>
            <w:r w:rsidR="00430E3E">
              <w:rPr>
                <w:webHidden/>
              </w:rPr>
              <w:instrText xml:space="preserve"> PAGEREF _Toc64271438 \h </w:instrText>
            </w:r>
            <w:r w:rsidR="00430E3E">
              <w:rPr>
                <w:webHidden/>
              </w:rPr>
            </w:r>
            <w:r w:rsidR="00430E3E">
              <w:rPr>
                <w:webHidden/>
              </w:rPr>
              <w:fldChar w:fldCharType="separate"/>
            </w:r>
            <w:r w:rsidR="00430E3E">
              <w:rPr>
                <w:webHidden/>
              </w:rPr>
              <w:t>11</w:t>
            </w:r>
            <w:r w:rsidR="00430E3E">
              <w:rPr>
                <w:webHidden/>
              </w:rPr>
              <w:fldChar w:fldCharType="end"/>
            </w:r>
          </w:hyperlink>
        </w:p>
        <w:p w14:paraId="08D23FAC" w14:textId="245832E6" w:rsidR="00430E3E" w:rsidRDefault="000B2B23">
          <w:pPr>
            <w:pStyle w:val="TOC3"/>
            <w:rPr>
              <w:rFonts w:eastAsiaTheme="minorEastAsia" w:cstheme="minorBidi"/>
              <w:kern w:val="0"/>
              <w:sz w:val="22"/>
              <w:szCs w:val="22"/>
              <w:lang w:eastAsia="en-US"/>
            </w:rPr>
          </w:pPr>
          <w:hyperlink w:anchor="_Toc64271439" w:history="1">
            <w:r w:rsidR="00430E3E" w:rsidRPr="00ED2DDE">
              <w:rPr>
                <w:rStyle w:val="Hyperlink"/>
              </w:rPr>
              <w:t>Variation among replicate samples</w:t>
            </w:r>
            <w:r w:rsidR="00430E3E">
              <w:rPr>
                <w:webHidden/>
              </w:rPr>
              <w:tab/>
            </w:r>
            <w:r w:rsidR="00430E3E">
              <w:rPr>
                <w:webHidden/>
              </w:rPr>
              <w:fldChar w:fldCharType="begin"/>
            </w:r>
            <w:r w:rsidR="00430E3E">
              <w:rPr>
                <w:webHidden/>
              </w:rPr>
              <w:instrText xml:space="preserve"> PAGEREF _Toc64271439 \h </w:instrText>
            </w:r>
            <w:r w:rsidR="00430E3E">
              <w:rPr>
                <w:webHidden/>
              </w:rPr>
            </w:r>
            <w:r w:rsidR="00430E3E">
              <w:rPr>
                <w:webHidden/>
              </w:rPr>
              <w:fldChar w:fldCharType="separate"/>
            </w:r>
            <w:r w:rsidR="00430E3E">
              <w:rPr>
                <w:webHidden/>
              </w:rPr>
              <w:t>12</w:t>
            </w:r>
            <w:r w:rsidR="00430E3E">
              <w:rPr>
                <w:webHidden/>
              </w:rPr>
              <w:fldChar w:fldCharType="end"/>
            </w:r>
          </w:hyperlink>
        </w:p>
        <w:p w14:paraId="04E16F19" w14:textId="147EE6C2" w:rsidR="00430E3E" w:rsidRDefault="000B2B23">
          <w:pPr>
            <w:pStyle w:val="TOC3"/>
            <w:rPr>
              <w:rFonts w:eastAsiaTheme="minorEastAsia" w:cstheme="minorBidi"/>
              <w:kern w:val="0"/>
              <w:sz w:val="22"/>
              <w:szCs w:val="22"/>
              <w:lang w:eastAsia="en-US"/>
            </w:rPr>
          </w:pPr>
          <w:hyperlink w:anchor="_Toc64271440" w:history="1">
            <w:r w:rsidR="00430E3E" w:rsidRPr="00ED2DDE">
              <w:rPr>
                <w:rStyle w:val="Hyperlink"/>
              </w:rPr>
              <w:t>Potential Drivers of copper and zinc exceedances</w:t>
            </w:r>
            <w:r w:rsidR="00430E3E">
              <w:rPr>
                <w:webHidden/>
              </w:rPr>
              <w:tab/>
            </w:r>
            <w:r w:rsidR="00430E3E">
              <w:rPr>
                <w:webHidden/>
              </w:rPr>
              <w:fldChar w:fldCharType="begin"/>
            </w:r>
            <w:r w:rsidR="00430E3E">
              <w:rPr>
                <w:webHidden/>
              </w:rPr>
              <w:instrText xml:space="preserve"> PAGEREF _Toc64271440 \h </w:instrText>
            </w:r>
            <w:r w:rsidR="00430E3E">
              <w:rPr>
                <w:webHidden/>
              </w:rPr>
            </w:r>
            <w:r w:rsidR="00430E3E">
              <w:rPr>
                <w:webHidden/>
              </w:rPr>
              <w:fldChar w:fldCharType="separate"/>
            </w:r>
            <w:r w:rsidR="00430E3E">
              <w:rPr>
                <w:webHidden/>
              </w:rPr>
              <w:t>12</w:t>
            </w:r>
            <w:r w:rsidR="00430E3E">
              <w:rPr>
                <w:webHidden/>
              </w:rPr>
              <w:fldChar w:fldCharType="end"/>
            </w:r>
          </w:hyperlink>
        </w:p>
        <w:p w14:paraId="576FBBBE" w14:textId="4ECCC495" w:rsidR="00430E3E" w:rsidRDefault="000B2B23">
          <w:pPr>
            <w:pStyle w:val="TOC3"/>
            <w:rPr>
              <w:rFonts w:eastAsiaTheme="minorEastAsia" w:cstheme="minorBidi"/>
              <w:kern w:val="0"/>
              <w:sz w:val="22"/>
              <w:szCs w:val="22"/>
              <w:lang w:eastAsia="en-US"/>
            </w:rPr>
          </w:pPr>
          <w:hyperlink w:anchor="_Toc64271441"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_Toc64271441 \h </w:instrText>
            </w:r>
            <w:r w:rsidR="00430E3E">
              <w:rPr>
                <w:webHidden/>
              </w:rPr>
            </w:r>
            <w:r w:rsidR="00430E3E">
              <w:rPr>
                <w:webHidden/>
              </w:rPr>
              <w:fldChar w:fldCharType="separate"/>
            </w:r>
            <w:r w:rsidR="00430E3E">
              <w:rPr>
                <w:webHidden/>
              </w:rPr>
              <w:t>13</w:t>
            </w:r>
            <w:r w:rsidR="00430E3E">
              <w:rPr>
                <w:webHidden/>
              </w:rPr>
              <w:fldChar w:fldCharType="end"/>
            </w:r>
          </w:hyperlink>
        </w:p>
        <w:p w14:paraId="7482418F" w14:textId="6D5F16AD" w:rsidR="00430E3E" w:rsidRDefault="000B2B23">
          <w:pPr>
            <w:pStyle w:val="TOC3"/>
            <w:rPr>
              <w:rFonts w:eastAsiaTheme="minorEastAsia" w:cstheme="minorBidi"/>
              <w:kern w:val="0"/>
              <w:sz w:val="22"/>
              <w:szCs w:val="22"/>
              <w:lang w:eastAsia="en-US"/>
            </w:rPr>
          </w:pPr>
          <w:hyperlink w:anchor="_Toc64271442" w:history="1">
            <w:r w:rsidR="00430E3E" w:rsidRPr="00ED2DDE">
              <w:rPr>
                <w:rStyle w:val="Hyperlink"/>
              </w:rPr>
              <w:t>Potential sources on the Kenai River</w:t>
            </w:r>
            <w:r w:rsidR="00430E3E">
              <w:rPr>
                <w:webHidden/>
              </w:rPr>
              <w:tab/>
            </w:r>
            <w:r w:rsidR="00430E3E">
              <w:rPr>
                <w:webHidden/>
              </w:rPr>
              <w:fldChar w:fldCharType="begin"/>
            </w:r>
            <w:r w:rsidR="00430E3E">
              <w:rPr>
                <w:webHidden/>
              </w:rPr>
              <w:instrText xml:space="preserve"> PAGEREF _Toc64271442 \h </w:instrText>
            </w:r>
            <w:r w:rsidR="00430E3E">
              <w:rPr>
                <w:webHidden/>
              </w:rPr>
            </w:r>
            <w:r w:rsidR="00430E3E">
              <w:rPr>
                <w:webHidden/>
              </w:rPr>
              <w:fldChar w:fldCharType="separate"/>
            </w:r>
            <w:r w:rsidR="00430E3E">
              <w:rPr>
                <w:webHidden/>
              </w:rPr>
              <w:t>13</w:t>
            </w:r>
            <w:r w:rsidR="00430E3E">
              <w:rPr>
                <w:webHidden/>
              </w:rPr>
              <w:fldChar w:fldCharType="end"/>
            </w:r>
          </w:hyperlink>
        </w:p>
        <w:p w14:paraId="441A0D79" w14:textId="7F634592" w:rsidR="00430E3E" w:rsidRDefault="000B2B23">
          <w:pPr>
            <w:pStyle w:val="TOC3"/>
            <w:rPr>
              <w:rFonts w:eastAsiaTheme="minorEastAsia" w:cstheme="minorBidi"/>
              <w:kern w:val="0"/>
              <w:sz w:val="22"/>
              <w:szCs w:val="22"/>
              <w:lang w:eastAsia="en-US"/>
            </w:rPr>
          </w:pPr>
          <w:hyperlink w:anchor="_Toc64271443"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_Toc64271443 \h </w:instrText>
            </w:r>
            <w:r w:rsidR="00430E3E">
              <w:rPr>
                <w:webHidden/>
              </w:rPr>
            </w:r>
            <w:r w:rsidR="00430E3E">
              <w:rPr>
                <w:webHidden/>
              </w:rPr>
              <w:fldChar w:fldCharType="separate"/>
            </w:r>
            <w:r w:rsidR="00430E3E">
              <w:rPr>
                <w:webHidden/>
              </w:rPr>
              <w:t>14</w:t>
            </w:r>
            <w:r w:rsidR="00430E3E">
              <w:rPr>
                <w:webHidden/>
              </w:rPr>
              <w:fldChar w:fldCharType="end"/>
            </w:r>
          </w:hyperlink>
        </w:p>
        <w:p w14:paraId="3683C4FB" w14:textId="3501DB9D" w:rsidR="00430E3E" w:rsidRDefault="000B2B23">
          <w:pPr>
            <w:pStyle w:val="TOC1"/>
            <w:rPr>
              <w:rFonts w:eastAsiaTheme="minorEastAsia" w:cstheme="minorBidi"/>
              <w:b w:val="0"/>
              <w:caps w:val="0"/>
              <w:color w:val="auto"/>
              <w:kern w:val="0"/>
              <w:sz w:val="22"/>
              <w:szCs w:val="22"/>
              <w:lang w:eastAsia="en-US"/>
            </w:rPr>
          </w:pPr>
          <w:hyperlink w:anchor="_Toc64271444" w:history="1">
            <w:r w:rsidR="00430E3E" w:rsidRPr="00ED2DDE">
              <w:rPr>
                <w:rStyle w:val="Hyperlink"/>
              </w:rPr>
              <w:t>CONCLUSION</w:t>
            </w:r>
            <w:r w:rsidR="00430E3E">
              <w:rPr>
                <w:webHidden/>
              </w:rPr>
              <w:tab/>
            </w:r>
            <w:r w:rsidR="00430E3E">
              <w:rPr>
                <w:webHidden/>
              </w:rPr>
              <w:fldChar w:fldCharType="begin"/>
            </w:r>
            <w:r w:rsidR="00430E3E">
              <w:rPr>
                <w:webHidden/>
              </w:rPr>
              <w:instrText xml:space="preserve"> PAGEREF _Toc64271444 \h </w:instrText>
            </w:r>
            <w:r w:rsidR="00430E3E">
              <w:rPr>
                <w:webHidden/>
              </w:rPr>
            </w:r>
            <w:r w:rsidR="00430E3E">
              <w:rPr>
                <w:webHidden/>
              </w:rPr>
              <w:fldChar w:fldCharType="separate"/>
            </w:r>
            <w:r w:rsidR="00430E3E">
              <w:rPr>
                <w:webHidden/>
              </w:rPr>
              <w:t>14</w:t>
            </w:r>
            <w:r w:rsidR="00430E3E">
              <w:rPr>
                <w:webHidden/>
              </w:rPr>
              <w:fldChar w:fldCharType="end"/>
            </w:r>
          </w:hyperlink>
        </w:p>
        <w:p w14:paraId="7828ABD8" w14:textId="37FAD290" w:rsidR="00430E3E" w:rsidRDefault="000B2B23">
          <w:pPr>
            <w:pStyle w:val="TOC3"/>
            <w:rPr>
              <w:rFonts w:eastAsiaTheme="minorEastAsia" w:cstheme="minorBidi"/>
              <w:kern w:val="0"/>
              <w:sz w:val="22"/>
              <w:szCs w:val="22"/>
              <w:lang w:eastAsia="en-US"/>
            </w:rPr>
          </w:pPr>
          <w:hyperlink w:anchor="_Toc64271445" w:history="1">
            <w:r w:rsidR="00430E3E" w:rsidRPr="00ED2DDE">
              <w:rPr>
                <w:rStyle w:val="Hyperlink"/>
              </w:rPr>
              <w:t>From information to action</w:t>
            </w:r>
            <w:r w:rsidR="00430E3E">
              <w:rPr>
                <w:webHidden/>
              </w:rPr>
              <w:tab/>
            </w:r>
            <w:r w:rsidR="00430E3E">
              <w:rPr>
                <w:webHidden/>
              </w:rPr>
              <w:fldChar w:fldCharType="begin"/>
            </w:r>
            <w:r w:rsidR="00430E3E">
              <w:rPr>
                <w:webHidden/>
              </w:rPr>
              <w:instrText xml:space="preserve"> PAGEREF _Toc64271445 \h </w:instrText>
            </w:r>
            <w:r w:rsidR="00430E3E">
              <w:rPr>
                <w:webHidden/>
              </w:rPr>
            </w:r>
            <w:r w:rsidR="00430E3E">
              <w:rPr>
                <w:webHidden/>
              </w:rPr>
              <w:fldChar w:fldCharType="separate"/>
            </w:r>
            <w:r w:rsidR="00430E3E">
              <w:rPr>
                <w:webHidden/>
              </w:rPr>
              <w:t>15</w:t>
            </w:r>
            <w:r w:rsidR="00430E3E">
              <w:rPr>
                <w:webHidden/>
              </w:rPr>
              <w:fldChar w:fldCharType="end"/>
            </w:r>
          </w:hyperlink>
        </w:p>
        <w:p w14:paraId="4B55756E" w14:textId="1952B45A" w:rsidR="00430E3E" w:rsidRDefault="000B2B23">
          <w:pPr>
            <w:pStyle w:val="TOC1"/>
            <w:rPr>
              <w:rFonts w:eastAsiaTheme="minorEastAsia" w:cstheme="minorBidi"/>
              <w:b w:val="0"/>
              <w:caps w:val="0"/>
              <w:color w:val="auto"/>
              <w:kern w:val="0"/>
              <w:sz w:val="22"/>
              <w:szCs w:val="22"/>
              <w:lang w:eastAsia="en-US"/>
            </w:rPr>
          </w:pPr>
          <w:hyperlink w:anchor="_Toc64271446" w:history="1">
            <w:r w:rsidR="00430E3E" w:rsidRPr="00ED2DDE">
              <w:rPr>
                <w:rStyle w:val="Hyperlink"/>
              </w:rPr>
              <w:t>Data availability</w:t>
            </w:r>
            <w:r w:rsidR="00430E3E">
              <w:rPr>
                <w:webHidden/>
              </w:rPr>
              <w:tab/>
            </w:r>
            <w:r w:rsidR="00430E3E">
              <w:rPr>
                <w:webHidden/>
              </w:rPr>
              <w:fldChar w:fldCharType="begin"/>
            </w:r>
            <w:r w:rsidR="00430E3E">
              <w:rPr>
                <w:webHidden/>
              </w:rPr>
              <w:instrText xml:space="preserve"> PAGEREF _Toc64271446 \h </w:instrText>
            </w:r>
            <w:r w:rsidR="00430E3E">
              <w:rPr>
                <w:webHidden/>
              </w:rPr>
            </w:r>
            <w:r w:rsidR="00430E3E">
              <w:rPr>
                <w:webHidden/>
              </w:rPr>
              <w:fldChar w:fldCharType="separate"/>
            </w:r>
            <w:r w:rsidR="00430E3E">
              <w:rPr>
                <w:webHidden/>
              </w:rPr>
              <w:t>15</w:t>
            </w:r>
            <w:r w:rsidR="00430E3E">
              <w:rPr>
                <w:webHidden/>
              </w:rPr>
              <w:fldChar w:fldCharType="end"/>
            </w:r>
          </w:hyperlink>
        </w:p>
        <w:p w14:paraId="2886CF75" w14:textId="0107E6AE" w:rsidR="00430E3E" w:rsidRDefault="000B2B23">
          <w:pPr>
            <w:pStyle w:val="TOC1"/>
            <w:rPr>
              <w:rFonts w:eastAsiaTheme="minorEastAsia" w:cstheme="minorBidi"/>
              <w:b w:val="0"/>
              <w:caps w:val="0"/>
              <w:color w:val="auto"/>
              <w:kern w:val="0"/>
              <w:sz w:val="22"/>
              <w:szCs w:val="22"/>
              <w:lang w:eastAsia="en-US"/>
            </w:rPr>
          </w:pPr>
          <w:hyperlink w:anchor="_Toc64271447" w:history="1">
            <w:r w:rsidR="00430E3E" w:rsidRPr="00ED2DDE">
              <w:rPr>
                <w:rStyle w:val="Hyperlink"/>
              </w:rPr>
              <w:t>References</w:t>
            </w:r>
            <w:r w:rsidR="00430E3E">
              <w:rPr>
                <w:webHidden/>
              </w:rPr>
              <w:tab/>
            </w:r>
            <w:r w:rsidR="00430E3E">
              <w:rPr>
                <w:webHidden/>
              </w:rPr>
              <w:fldChar w:fldCharType="begin"/>
            </w:r>
            <w:r w:rsidR="00430E3E">
              <w:rPr>
                <w:webHidden/>
              </w:rPr>
              <w:instrText xml:space="preserve"> PAGEREF _Toc64271447 \h </w:instrText>
            </w:r>
            <w:r w:rsidR="00430E3E">
              <w:rPr>
                <w:webHidden/>
              </w:rPr>
            </w:r>
            <w:r w:rsidR="00430E3E">
              <w:rPr>
                <w:webHidden/>
              </w:rPr>
              <w:fldChar w:fldCharType="separate"/>
            </w:r>
            <w:r w:rsidR="00430E3E">
              <w:rPr>
                <w:webHidden/>
              </w:rPr>
              <w:t>16</w:t>
            </w:r>
            <w:r w:rsidR="00430E3E">
              <w:rPr>
                <w:webHidden/>
              </w:rPr>
              <w:fldChar w:fldCharType="end"/>
            </w:r>
          </w:hyperlink>
        </w:p>
        <w:p w14:paraId="56D194D1" w14:textId="26FB7D6C" w:rsidR="00430E3E" w:rsidRDefault="000B2B23">
          <w:pPr>
            <w:pStyle w:val="TOC1"/>
            <w:rPr>
              <w:rFonts w:eastAsiaTheme="minorEastAsia" w:cstheme="minorBidi"/>
              <w:b w:val="0"/>
              <w:caps w:val="0"/>
              <w:color w:val="auto"/>
              <w:kern w:val="0"/>
              <w:sz w:val="22"/>
              <w:szCs w:val="22"/>
              <w:lang w:eastAsia="en-US"/>
            </w:rPr>
          </w:pPr>
          <w:hyperlink w:anchor="_Toc64271448" w:history="1">
            <w:r w:rsidR="00430E3E" w:rsidRPr="00ED2DDE">
              <w:rPr>
                <w:rStyle w:val="Hyperlink"/>
              </w:rPr>
              <w:t>appendix a: figures</w:t>
            </w:r>
            <w:r w:rsidR="00430E3E">
              <w:rPr>
                <w:webHidden/>
              </w:rPr>
              <w:tab/>
            </w:r>
            <w:r w:rsidR="00430E3E">
              <w:rPr>
                <w:webHidden/>
              </w:rPr>
              <w:fldChar w:fldCharType="begin"/>
            </w:r>
            <w:r w:rsidR="00430E3E">
              <w:rPr>
                <w:webHidden/>
              </w:rPr>
              <w:instrText xml:space="preserve"> PAGEREF _Toc64271448 \h </w:instrText>
            </w:r>
            <w:r w:rsidR="00430E3E">
              <w:rPr>
                <w:webHidden/>
              </w:rPr>
            </w:r>
            <w:r w:rsidR="00430E3E">
              <w:rPr>
                <w:webHidden/>
              </w:rPr>
              <w:fldChar w:fldCharType="separate"/>
            </w:r>
            <w:r w:rsidR="00430E3E">
              <w:rPr>
                <w:webHidden/>
              </w:rPr>
              <w:t>17</w:t>
            </w:r>
            <w:r w:rsidR="00430E3E">
              <w:rPr>
                <w:webHidden/>
              </w:rPr>
              <w:fldChar w:fldCharType="end"/>
            </w:r>
          </w:hyperlink>
        </w:p>
        <w:p w14:paraId="4147038C" w14:textId="36109B51" w:rsidR="00430E3E" w:rsidRDefault="000B2B23">
          <w:pPr>
            <w:pStyle w:val="TOC1"/>
            <w:rPr>
              <w:rFonts w:eastAsiaTheme="minorEastAsia" w:cstheme="minorBidi"/>
              <w:b w:val="0"/>
              <w:caps w:val="0"/>
              <w:color w:val="auto"/>
              <w:kern w:val="0"/>
              <w:sz w:val="22"/>
              <w:szCs w:val="22"/>
              <w:lang w:eastAsia="en-US"/>
            </w:rPr>
          </w:pPr>
          <w:hyperlink w:anchor="_Toc64271449" w:history="1">
            <w:r w:rsidR="00430E3E" w:rsidRPr="00ED2DDE">
              <w:rPr>
                <w:rStyle w:val="Hyperlink"/>
              </w:rPr>
              <w:t>appendix B: Tables</w:t>
            </w:r>
            <w:r w:rsidR="00430E3E">
              <w:rPr>
                <w:webHidden/>
              </w:rPr>
              <w:tab/>
            </w:r>
            <w:r w:rsidR="00430E3E">
              <w:rPr>
                <w:webHidden/>
              </w:rPr>
              <w:fldChar w:fldCharType="begin"/>
            </w:r>
            <w:r w:rsidR="00430E3E">
              <w:rPr>
                <w:webHidden/>
              </w:rPr>
              <w:instrText xml:space="preserve"> PAGEREF _Toc64271449 \h </w:instrText>
            </w:r>
            <w:r w:rsidR="00430E3E">
              <w:rPr>
                <w:webHidden/>
              </w:rPr>
            </w:r>
            <w:r w:rsidR="00430E3E">
              <w:rPr>
                <w:webHidden/>
              </w:rPr>
              <w:fldChar w:fldCharType="separate"/>
            </w:r>
            <w:r w:rsidR="00430E3E">
              <w:rPr>
                <w:webHidden/>
              </w:rPr>
              <w:t>23</w:t>
            </w:r>
            <w:r w:rsidR="00430E3E">
              <w:rPr>
                <w:webHidden/>
              </w:rPr>
              <w:fldChar w:fldCharType="end"/>
            </w:r>
          </w:hyperlink>
        </w:p>
        <w:p w14:paraId="2D410F6C" w14:textId="565A9B28"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Default="00514749">
      <w:pPr>
        <w:pStyle w:val="TableofFigures"/>
        <w:tabs>
          <w:tab w:val="right" w:leader="dot" w:pos="10070"/>
        </w:tabs>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57830637" w:history="1">
        <w:r w:rsidR="00675E59" w:rsidRPr="00D7495B">
          <w:rPr>
            <w:rStyle w:val="Hyperlink"/>
            <w:noProof/>
          </w:rPr>
          <w:t>Figure 1. Division of the Kenai River watershed (lower, middle, and upper Kenai River)</w:t>
        </w:r>
        <w:r w:rsidR="00675E59">
          <w:rPr>
            <w:noProof/>
            <w:webHidden/>
          </w:rPr>
          <w:tab/>
        </w:r>
        <w:r w:rsidR="00675E59">
          <w:rPr>
            <w:noProof/>
            <w:webHidden/>
          </w:rPr>
          <w:fldChar w:fldCharType="begin"/>
        </w:r>
        <w:r w:rsidR="00675E59">
          <w:rPr>
            <w:noProof/>
            <w:webHidden/>
          </w:rPr>
          <w:instrText xml:space="preserve"> PAGEREF _Toc57830637 \h </w:instrText>
        </w:r>
        <w:r w:rsidR="00675E59">
          <w:rPr>
            <w:noProof/>
            <w:webHidden/>
          </w:rPr>
        </w:r>
        <w:r w:rsidR="00675E59">
          <w:rPr>
            <w:noProof/>
            <w:webHidden/>
          </w:rPr>
          <w:fldChar w:fldCharType="separate"/>
        </w:r>
        <w:r w:rsidR="00675E59">
          <w:rPr>
            <w:noProof/>
            <w:webHidden/>
          </w:rPr>
          <w:t>15</w:t>
        </w:r>
        <w:r w:rsidR="00675E59">
          <w:rPr>
            <w:noProof/>
            <w:webHidden/>
          </w:rPr>
          <w:fldChar w:fldCharType="end"/>
        </w:r>
      </w:hyperlink>
    </w:p>
    <w:p w14:paraId="76EDA8D1" w14:textId="785BA6A2"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38" w:history="1">
        <w:r w:rsidR="00675E59" w:rsidRPr="00D7495B">
          <w:rPr>
            <w:rStyle w:val="Hyperlink"/>
            <w:noProof/>
          </w:rPr>
          <w:t>Figure 2.</w:t>
        </w:r>
        <w:r w:rsidR="00C64020">
          <w:rPr>
            <w:rStyle w:val="Hyperlink"/>
            <w:noProof/>
          </w:rPr>
          <w:t xml:space="preserve"> 2019-2020 sampling locations</w:t>
        </w:r>
        <w:r w:rsidR="00675E59">
          <w:rPr>
            <w:noProof/>
            <w:webHidden/>
          </w:rPr>
          <w:tab/>
        </w:r>
        <w:r w:rsidR="00675E59">
          <w:rPr>
            <w:noProof/>
            <w:webHidden/>
          </w:rPr>
          <w:fldChar w:fldCharType="begin"/>
        </w:r>
        <w:r w:rsidR="00675E59">
          <w:rPr>
            <w:noProof/>
            <w:webHidden/>
          </w:rPr>
          <w:instrText xml:space="preserve"> PAGEREF _Toc57830638 \h </w:instrText>
        </w:r>
        <w:r w:rsidR="00675E59">
          <w:rPr>
            <w:noProof/>
            <w:webHidden/>
          </w:rPr>
        </w:r>
        <w:r w:rsidR="00675E59">
          <w:rPr>
            <w:noProof/>
            <w:webHidden/>
          </w:rPr>
          <w:fldChar w:fldCharType="separate"/>
        </w:r>
        <w:r w:rsidR="00675E59">
          <w:rPr>
            <w:noProof/>
            <w:webHidden/>
          </w:rPr>
          <w:t>16</w:t>
        </w:r>
        <w:r w:rsidR="00675E59">
          <w:rPr>
            <w:noProof/>
            <w:webHidden/>
          </w:rPr>
          <w:fldChar w:fldCharType="end"/>
        </w:r>
      </w:hyperlink>
    </w:p>
    <w:p w14:paraId="1672448D" w14:textId="52147286"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39" w:history="1">
        <w:r w:rsidR="00C64020">
          <w:rPr>
            <w:rStyle w:val="Hyperlink"/>
            <w:noProof/>
          </w:rPr>
          <w:t>Figure 3. Kenai River m</w:t>
        </w:r>
        <w:r w:rsidR="00675E59" w:rsidRPr="00D7495B">
          <w:rPr>
            <w:rStyle w:val="Hyperlink"/>
            <w:noProof/>
          </w:rPr>
          <w:t>ainstem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_Toc57830639 \h </w:instrText>
        </w:r>
        <w:r w:rsidR="00675E59">
          <w:rPr>
            <w:noProof/>
            <w:webHidden/>
          </w:rPr>
        </w:r>
        <w:r w:rsidR="00675E59">
          <w:rPr>
            <w:noProof/>
            <w:webHidden/>
          </w:rPr>
          <w:fldChar w:fldCharType="separate"/>
        </w:r>
        <w:r w:rsidR="00675E59">
          <w:rPr>
            <w:noProof/>
            <w:webHidden/>
          </w:rPr>
          <w:t>17</w:t>
        </w:r>
        <w:r w:rsidR="00675E59">
          <w:rPr>
            <w:noProof/>
            <w:webHidden/>
          </w:rPr>
          <w:fldChar w:fldCharType="end"/>
        </w:r>
      </w:hyperlink>
    </w:p>
    <w:p w14:paraId="38BC9AFB" w14:textId="68B84B24"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0" w:history="1">
        <w:r w:rsidR="00C64020">
          <w:rPr>
            <w:rStyle w:val="Hyperlink"/>
            <w:noProof/>
          </w:rPr>
          <w:t>Figure 4. Kenai R</w:t>
        </w:r>
        <w:r w:rsidR="00675E59" w:rsidRPr="00D7495B">
          <w:rPr>
            <w:rStyle w:val="Hyperlink"/>
            <w:noProof/>
          </w:rPr>
          <w:t>iver tributary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_Toc57830640 \h </w:instrText>
        </w:r>
        <w:r w:rsidR="00675E59">
          <w:rPr>
            <w:noProof/>
            <w:webHidden/>
          </w:rPr>
        </w:r>
        <w:r w:rsidR="00675E59">
          <w:rPr>
            <w:noProof/>
            <w:webHidden/>
          </w:rPr>
          <w:fldChar w:fldCharType="separate"/>
        </w:r>
        <w:r w:rsidR="00675E59">
          <w:rPr>
            <w:noProof/>
            <w:webHidden/>
          </w:rPr>
          <w:t>18</w:t>
        </w:r>
        <w:r w:rsidR="00675E59">
          <w:rPr>
            <w:noProof/>
            <w:webHidden/>
          </w:rPr>
          <w:fldChar w:fldCharType="end"/>
        </w:r>
      </w:hyperlink>
    </w:p>
    <w:p w14:paraId="36926D25" w14:textId="59DC696E"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1" w:history="1">
        <w:r w:rsidR="00C64020">
          <w:rPr>
            <w:rStyle w:val="Hyperlink"/>
            <w:noProof/>
          </w:rPr>
          <w:t xml:space="preserve">Figure 5. </w:t>
        </w:r>
        <w:r w:rsidR="00675E59" w:rsidRPr="00D7495B">
          <w:rPr>
            <w:rStyle w:val="Hyperlink"/>
            <w:noProof/>
          </w:rPr>
          <w:t>Kenai River mainstem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_Toc57830641 \h </w:instrText>
        </w:r>
        <w:r w:rsidR="00675E59">
          <w:rPr>
            <w:noProof/>
            <w:webHidden/>
          </w:rPr>
        </w:r>
        <w:r w:rsidR="00675E59">
          <w:rPr>
            <w:noProof/>
            <w:webHidden/>
          </w:rPr>
          <w:fldChar w:fldCharType="separate"/>
        </w:r>
        <w:r w:rsidR="00675E59">
          <w:rPr>
            <w:noProof/>
            <w:webHidden/>
          </w:rPr>
          <w:t>19</w:t>
        </w:r>
        <w:r w:rsidR="00675E59">
          <w:rPr>
            <w:noProof/>
            <w:webHidden/>
          </w:rPr>
          <w:fldChar w:fldCharType="end"/>
        </w:r>
      </w:hyperlink>
    </w:p>
    <w:p w14:paraId="2A71F5BE" w14:textId="2A7A9334"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2" w:history="1">
        <w:r w:rsidR="00C64020">
          <w:rPr>
            <w:rStyle w:val="Hyperlink"/>
            <w:noProof/>
          </w:rPr>
          <w:t>Figure 6. Kenai Ri</w:t>
        </w:r>
        <w:r w:rsidR="00675E59" w:rsidRPr="00D7495B">
          <w:rPr>
            <w:rStyle w:val="Hyperlink"/>
            <w:noProof/>
          </w:rPr>
          <w:t>ver tributary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_Toc57830642 \h </w:instrText>
        </w:r>
        <w:r w:rsidR="00675E59">
          <w:rPr>
            <w:noProof/>
            <w:webHidden/>
          </w:rPr>
        </w:r>
        <w:r w:rsidR="00675E59">
          <w:rPr>
            <w:noProof/>
            <w:webHidden/>
          </w:rPr>
          <w:fldChar w:fldCharType="separate"/>
        </w:r>
        <w:r w:rsidR="00675E59">
          <w:rPr>
            <w:noProof/>
            <w:webHidden/>
          </w:rPr>
          <w:t>20</w:t>
        </w:r>
        <w:r w:rsidR="00675E59">
          <w:rPr>
            <w:noProof/>
            <w:webHidden/>
          </w:rPr>
          <w:fldChar w:fldCharType="end"/>
        </w:r>
      </w:hyperlink>
    </w:p>
    <w:p w14:paraId="4B89E2CD" w14:textId="62B5B407" w:rsidR="005758E6" w:rsidRPr="005758E6" w:rsidRDefault="00514749" w:rsidP="005758E6">
      <w:pPr>
        <w:pStyle w:val="TableofFigures"/>
        <w:tabs>
          <w:tab w:val="right" w:leader="dot" w:pos="10070"/>
        </w:tabs>
      </w:pPr>
      <w:r w:rsidRPr="005758E6">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Pr>
            <w:rStyle w:val="Hyperlink"/>
            <w:noProof/>
          </w:rPr>
          <w:t xml:space="preserve">Table 1. ADEC </w:t>
        </w:r>
        <w:r w:rsidR="00F524A8">
          <w:rPr>
            <w:rStyle w:val="Hyperlink"/>
            <w:noProof/>
          </w:rPr>
          <w:t>water quality standards and</w:t>
        </w:r>
        <w:r w:rsidR="00C64020">
          <w:rPr>
            <w:rStyle w:val="Hyperlink"/>
            <w:noProof/>
          </w:rPr>
          <w:t xml:space="preserve"> calculations.</w:t>
        </w:r>
        <w:r w:rsidR="00C64020" w:rsidRPr="00AC4C89">
          <w:rPr>
            <w:rStyle w:val="Hyperlink"/>
            <w:noProof/>
          </w:rPr>
          <w:t>.</w:t>
        </w:r>
        <w:r w:rsidR="00C64020">
          <w:rPr>
            <w:noProof/>
            <w:webHidden/>
          </w:rPr>
          <w:tab/>
        </w:r>
        <w:r w:rsidR="00C64020">
          <w:rPr>
            <w:noProof/>
            <w:webHidden/>
          </w:rPr>
          <w:fldChar w:fldCharType="begin"/>
        </w:r>
        <w:r w:rsidR="00C64020">
          <w:rPr>
            <w:noProof/>
            <w:webHidden/>
          </w:rPr>
          <w:instrText xml:space="preserve"> PAGEREF _Toc58231538 \h </w:instrText>
        </w:r>
        <w:r w:rsidR="00C64020">
          <w:rPr>
            <w:noProof/>
            <w:webHidden/>
          </w:rPr>
        </w:r>
        <w:r w:rsidR="00C64020">
          <w:rPr>
            <w:noProof/>
            <w:webHidden/>
          </w:rPr>
          <w:fldChar w:fldCharType="separate"/>
        </w:r>
        <w:r w:rsidR="00C64020">
          <w:rPr>
            <w:noProof/>
            <w:webHidden/>
          </w:rPr>
          <w:t>22</w:t>
        </w:r>
        <w:r w:rsidR="00C64020">
          <w:rPr>
            <w:noProof/>
            <w:webHidden/>
          </w:rPr>
          <w:fldChar w:fldCharType="end"/>
        </w:r>
      </w:hyperlink>
    </w:p>
    <w:p w14:paraId="10061A31" w14:textId="0C676FA1"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39" w:history="1">
        <w:r w:rsidR="00C64020" w:rsidRPr="00AC4C89">
          <w:rPr>
            <w:rStyle w:val="Hyperlink"/>
            <w:noProof/>
          </w:rPr>
          <w:t>Tab</w:t>
        </w:r>
        <w:r w:rsidR="002A3367">
          <w:rPr>
            <w:rStyle w:val="Hyperlink"/>
            <w:noProof/>
          </w:rPr>
          <w:t>le 2. Sampling site coordinates</w:t>
        </w:r>
        <w:r w:rsidR="00C64020">
          <w:rPr>
            <w:noProof/>
            <w:webHidden/>
          </w:rPr>
          <w:tab/>
        </w:r>
        <w:r w:rsidR="00C64020">
          <w:rPr>
            <w:noProof/>
            <w:webHidden/>
          </w:rPr>
          <w:fldChar w:fldCharType="begin"/>
        </w:r>
        <w:r w:rsidR="00C64020">
          <w:rPr>
            <w:noProof/>
            <w:webHidden/>
          </w:rPr>
          <w:instrText xml:space="preserve"> PAGEREF _Toc58231539 \h </w:instrText>
        </w:r>
        <w:r w:rsidR="00C64020">
          <w:rPr>
            <w:noProof/>
            <w:webHidden/>
          </w:rPr>
        </w:r>
        <w:r w:rsidR="00C64020">
          <w:rPr>
            <w:noProof/>
            <w:webHidden/>
          </w:rPr>
          <w:fldChar w:fldCharType="separate"/>
        </w:r>
        <w:r w:rsidR="00C64020">
          <w:rPr>
            <w:noProof/>
            <w:webHidden/>
          </w:rPr>
          <w:t>23</w:t>
        </w:r>
        <w:r w:rsidR="00C64020">
          <w:rPr>
            <w:noProof/>
            <w:webHidden/>
          </w:rPr>
          <w:fldChar w:fldCharType="end"/>
        </w:r>
      </w:hyperlink>
    </w:p>
    <w:p w14:paraId="5527903B" w14:textId="34DD2DD3"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0" w:history="1">
        <w:r w:rsidR="00C64020">
          <w:rPr>
            <w:rStyle w:val="Hyperlink"/>
            <w:noProof/>
          </w:rPr>
          <w:t xml:space="preserve">Table 3. </w:t>
        </w:r>
        <w:r w:rsidR="00C64020" w:rsidRPr="00AC4C89">
          <w:rPr>
            <w:rStyle w:val="Hyperlink"/>
            <w:noProof/>
          </w:rPr>
          <w:t>Instances where zinc</w:t>
        </w:r>
        <w:r w:rsidR="00F524A8">
          <w:rPr>
            <w:rStyle w:val="Hyperlink"/>
            <w:noProof/>
          </w:rPr>
          <w:t xml:space="preserve"> and copper data differs from pa</w:t>
        </w:r>
        <w:r w:rsidR="00C64020" w:rsidRPr="00AC4C89">
          <w:rPr>
            <w:rStyle w:val="Hyperlink"/>
            <w:noProof/>
          </w:rPr>
          <w:t>ired calcium and magnesium data.</w:t>
        </w:r>
        <w:r w:rsidR="00C64020">
          <w:rPr>
            <w:noProof/>
            <w:webHidden/>
          </w:rPr>
          <w:tab/>
        </w:r>
        <w:r w:rsidR="00C64020">
          <w:rPr>
            <w:noProof/>
            <w:webHidden/>
          </w:rPr>
          <w:fldChar w:fldCharType="begin"/>
        </w:r>
        <w:r w:rsidR="00C64020">
          <w:rPr>
            <w:noProof/>
            <w:webHidden/>
          </w:rPr>
          <w:instrText xml:space="preserve"> PAGEREF _Toc58231540 \h </w:instrText>
        </w:r>
        <w:r w:rsidR="00C64020">
          <w:rPr>
            <w:noProof/>
            <w:webHidden/>
          </w:rPr>
        </w:r>
        <w:r w:rsidR="00C64020">
          <w:rPr>
            <w:noProof/>
            <w:webHidden/>
          </w:rPr>
          <w:fldChar w:fldCharType="separate"/>
        </w:r>
        <w:r w:rsidR="00C64020">
          <w:rPr>
            <w:noProof/>
            <w:webHidden/>
          </w:rPr>
          <w:t>24</w:t>
        </w:r>
        <w:r w:rsidR="00C64020">
          <w:rPr>
            <w:noProof/>
            <w:webHidden/>
          </w:rPr>
          <w:fldChar w:fldCharType="end"/>
        </w:r>
      </w:hyperlink>
    </w:p>
    <w:p w14:paraId="69D51DBE" w14:textId="379B1490"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1" w:history="1">
        <w:r w:rsidR="00C64020">
          <w:rPr>
            <w:rStyle w:val="Hyperlink"/>
            <w:noProof/>
          </w:rPr>
          <w:t xml:space="preserve">Table 4. </w:t>
        </w:r>
        <w:r w:rsidR="00C64020" w:rsidRPr="00AC4C89">
          <w:rPr>
            <w:rStyle w:val="Hyperlink"/>
            <w:noProof/>
          </w:rPr>
          <w:t>Copper and zinc levels and hardness-dependent criterion standards.</w:t>
        </w:r>
        <w:r w:rsidR="00C64020">
          <w:rPr>
            <w:noProof/>
            <w:webHidden/>
          </w:rPr>
          <w:tab/>
        </w:r>
        <w:r w:rsidR="00C64020">
          <w:rPr>
            <w:noProof/>
            <w:webHidden/>
          </w:rPr>
          <w:fldChar w:fldCharType="begin"/>
        </w:r>
        <w:r w:rsidR="00C64020">
          <w:rPr>
            <w:noProof/>
            <w:webHidden/>
          </w:rPr>
          <w:instrText xml:space="preserve"> PAGEREF _Toc58231541 \h </w:instrText>
        </w:r>
        <w:r w:rsidR="00C64020">
          <w:rPr>
            <w:noProof/>
            <w:webHidden/>
          </w:rPr>
        </w:r>
        <w:r w:rsidR="00C64020">
          <w:rPr>
            <w:noProof/>
            <w:webHidden/>
          </w:rPr>
          <w:fldChar w:fldCharType="separate"/>
        </w:r>
        <w:r w:rsidR="00C64020">
          <w:rPr>
            <w:noProof/>
            <w:webHidden/>
          </w:rPr>
          <w:t>25</w:t>
        </w:r>
        <w:r w:rsidR="00C64020">
          <w:rPr>
            <w:noProof/>
            <w:webHidden/>
          </w:rPr>
          <w:fldChar w:fldCharType="end"/>
        </w:r>
      </w:hyperlink>
    </w:p>
    <w:p w14:paraId="2FE2FAF6" w14:textId="77A0C021"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2" w:history="1">
        <w:r w:rsidR="00C64020" w:rsidRPr="00AC4C89">
          <w:rPr>
            <w:rStyle w:val="Hyperlink"/>
            <w:noProof/>
          </w:rPr>
          <w:t>Table 5. Relative difference levels of dup</w:t>
        </w:r>
        <w:r w:rsidR="00C64020">
          <w:rPr>
            <w:rStyle w:val="Hyperlink"/>
            <w:noProof/>
          </w:rPr>
          <w:t>licate samples by site and date</w:t>
        </w:r>
        <w:r w:rsidR="00C64020">
          <w:rPr>
            <w:noProof/>
            <w:webHidden/>
          </w:rPr>
          <w:tab/>
        </w:r>
        <w:r w:rsidR="00C64020">
          <w:rPr>
            <w:noProof/>
            <w:webHidden/>
          </w:rPr>
          <w:fldChar w:fldCharType="begin"/>
        </w:r>
        <w:r w:rsidR="00C64020">
          <w:rPr>
            <w:noProof/>
            <w:webHidden/>
          </w:rPr>
          <w:instrText xml:space="preserve"> PAGEREF _Toc58231542 \h </w:instrText>
        </w:r>
        <w:r w:rsidR="00C64020">
          <w:rPr>
            <w:noProof/>
            <w:webHidden/>
          </w:rPr>
        </w:r>
        <w:r w:rsidR="00C64020">
          <w:rPr>
            <w:noProof/>
            <w:webHidden/>
          </w:rPr>
          <w:fldChar w:fldCharType="separate"/>
        </w:r>
        <w:r w:rsidR="00C64020">
          <w:rPr>
            <w:noProof/>
            <w:webHidden/>
          </w:rPr>
          <w:t>28</w:t>
        </w:r>
        <w:r w:rsidR="00C64020">
          <w:rPr>
            <w:noProof/>
            <w:webHidden/>
          </w:rPr>
          <w:fldChar w:fldCharType="end"/>
        </w:r>
      </w:hyperlink>
    </w:p>
    <w:p w14:paraId="31C2694A" w14:textId="2FD99F1E"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3" w:history="1">
        <w:r w:rsidR="00C64020" w:rsidRPr="00AC4C89">
          <w:rPr>
            <w:rStyle w:val="Hyperlink"/>
            <w:noProof/>
          </w:rPr>
          <w:t>Table 6. Average hardness values for</w:t>
        </w:r>
        <w:r w:rsidR="00C64020">
          <w:rPr>
            <w:rStyle w:val="Hyperlink"/>
            <w:noProof/>
          </w:rPr>
          <w:t xml:space="preserve"> 2000 – 2014</w:t>
        </w:r>
        <w:r w:rsidR="00C64020">
          <w:rPr>
            <w:noProof/>
            <w:webHidden/>
          </w:rPr>
          <w:tab/>
        </w:r>
        <w:r w:rsidR="00C64020">
          <w:rPr>
            <w:noProof/>
            <w:webHidden/>
          </w:rPr>
          <w:fldChar w:fldCharType="begin"/>
        </w:r>
        <w:r w:rsidR="00C64020">
          <w:rPr>
            <w:noProof/>
            <w:webHidden/>
          </w:rPr>
          <w:instrText xml:space="preserve"> PAGEREF _Toc58231543 \h </w:instrText>
        </w:r>
        <w:r w:rsidR="00C64020">
          <w:rPr>
            <w:noProof/>
            <w:webHidden/>
          </w:rPr>
        </w:r>
        <w:r w:rsidR="00C64020">
          <w:rPr>
            <w:noProof/>
            <w:webHidden/>
          </w:rPr>
          <w:fldChar w:fldCharType="separate"/>
        </w:r>
        <w:r w:rsidR="00C64020">
          <w:rPr>
            <w:noProof/>
            <w:webHidden/>
          </w:rPr>
          <w:t>29</w:t>
        </w:r>
        <w:r w:rsidR="00C64020">
          <w:rPr>
            <w:noProof/>
            <w:webHidden/>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ADF&amp;G</w:t>
      </w:r>
      <w:r w:rsidRPr="005C43BA">
        <w:rPr>
          <w:rFonts w:asciiTheme="minorHAnsi" w:hAnsiTheme="minorHAnsi"/>
          <w:color w:val="000000"/>
        </w:rPr>
        <w:t xml:space="preserve"> - Alaska Department of Fish &amp; Game</w:t>
      </w:r>
    </w:p>
    <w:p w14:paraId="5ECA0A11" w14:textId="77777777" w:rsidR="001F5D99" w:rsidRPr="005C43BA" w:rsidRDefault="00430E3E" w:rsidP="00430E3E">
      <w:pPr>
        <w:pStyle w:val="NormalWeb"/>
        <w:spacing w:before="0" w:beforeAutospacing="0" w:after="0" w:afterAutospacing="0"/>
        <w:rPr>
          <w:ins w:id="2" w:author="Benjamin Meyer" w:date="2021-02-19T16:13:00Z"/>
          <w:rFonts w:asciiTheme="minorHAnsi" w:hAnsiTheme="minorHAnsi"/>
          <w:color w:val="000000"/>
        </w:rPr>
      </w:pPr>
      <w:r w:rsidRPr="005C43BA">
        <w:rPr>
          <w:rFonts w:asciiTheme="minorHAnsi" w:hAnsiTheme="minorHAnsi"/>
          <w:b/>
          <w:bCs/>
          <w:color w:val="000000"/>
        </w:rPr>
        <w:t>ADEC</w:t>
      </w:r>
      <w:r w:rsidRPr="005C43BA">
        <w:rPr>
          <w:rFonts w:asciiTheme="minorHAnsi" w:hAnsiTheme="minorHAnsi"/>
          <w:color w:val="000000"/>
        </w:rPr>
        <w:t xml:space="preserve"> - Alaska Department of Environmental Conservation</w:t>
      </w:r>
    </w:p>
    <w:p w14:paraId="3700A76F" w14:textId="66D3C070" w:rsidR="00430E3E" w:rsidRPr="005C43BA" w:rsidRDefault="001F5D99" w:rsidP="00430E3E">
      <w:pPr>
        <w:pStyle w:val="NormalWeb"/>
        <w:spacing w:before="0" w:beforeAutospacing="0" w:after="0" w:afterAutospacing="0"/>
        <w:rPr>
          <w:rFonts w:asciiTheme="minorHAnsi" w:hAnsiTheme="minorHAnsi"/>
        </w:rPr>
      </w:pPr>
      <w:r w:rsidRPr="005C43BA">
        <w:rPr>
          <w:rFonts w:asciiTheme="minorHAnsi" w:hAnsiTheme="minorHAnsi"/>
          <w:b/>
          <w:color w:val="000000"/>
        </w:rPr>
        <w:t xml:space="preserve">CCC - </w:t>
      </w:r>
      <w:r w:rsidRPr="005C43BA">
        <w:rPr>
          <w:rFonts w:asciiTheme="minorHAnsi" w:hAnsiTheme="minorHAnsi"/>
        </w:rPr>
        <w:t>Criterion Chronic Concentration</w:t>
      </w:r>
    </w:p>
    <w:p w14:paraId="2F242F8E"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CWA</w:t>
      </w:r>
      <w:r w:rsidRPr="005C43BA">
        <w:rPr>
          <w:rFonts w:asciiTheme="minorHAnsi" w:hAnsiTheme="minorHAnsi"/>
          <w:color w:val="000000"/>
        </w:rPr>
        <w:t xml:space="preserve"> - Clean Water Act</w:t>
      </w:r>
    </w:p>
    <w:p w14:paraId="1A413973"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 xml:space="preserve">EPA - </w:t>
      </w:r>
      <w:r w:rsidRPr="005C43BA">
        <w:rPr>
          <w:rFonts w:asciiTheme="minorHAnsi" w:hAnsiTheme="minorHAnsi"/>
          <w:color w:val="000000"/>
        </w:rPr>
        <w:t>United States Environmental Protection Agency</w:t>
      </w:r>
    </w:p>
    <w:p w14:paraId="5345A29B"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KPB</w:t>
      </w:r>
      <w:r w:rsidRPr="005C43BA">
        <w:rPr>
          <w:rFonts w:asciiTheme="minorHAnsi" w:hAnsiTheme="minorHAnsi"/>
          <w:color w:val="000000"/>
        </w:rPr>
        <w:t xml:space="preserve"> - Kenai Peninsula Borough</w:t>
      </w:r>
    </w:p>
    <w:p w14:paraId="317BE622"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 xml:space="preserve">KPFHP </w:t>
      </w:r>
      <w:r w:rsidRPr="005C43BA">
        <w:rPr>
          <w:rFonts w:asciiTheme="minorHAnsi" w:hAnsiTheme="minorHAnsi"/>
          <w:color w:val="000000"/>
        </w:rPr>
        <w:t>- Kenai Peninsula Fish Habitat Partnership</w:t>
      </w:r>
    </w:p>
    <w:p w14:paraId="79386750"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KRBWQM</w:t>
      </w:r>
      <w:r w:rsidRPr="005C43BA">
        <w:rPr>
          <w:rFonts w:asciiTheme="minorHAnsi" w:hAnsiTheme="minorHAnsi"/>
          <w:color w:val="000000"/>
        </w:rPr>
        <w:t xml:space="preserve"> - Kenai River Baseline Water Quality Monitoring </w:t>
      </w:r>
    </w:p>
    <w:p w14:paraId="03E0546A"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 xml:space="preserve">KRCMP </w:t>
      </w:r>
      <w:r w:rsidRPr="005C43BA">
        <w:rPr>
          <w:rFonts w:asciiTheme="minorHAnsi" w:hAnsiTheme="minorHAnsi"/>
          <w:color w:val="000000"/>
        </w:rPr>
        <w:t>- Kenai River Comprehensive Management Plan</w:t>
      </w:r>
    </w:p>
    <w:p w14:paraId="50130CCC"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KRSMA</w:t>
      </w:r>
      <w:r w:rsidRPr="005C43BA">
        <w:rPr>
          <w:rFonts w:asciiTheme="minorHAnsi" w:hAnsiTheme="minorHAnsi"/>
          <w:color w:val="000000"/>
        </w:rPr>
        <w:t xml:space="preserve"> - Kenai River Special Management Area </w:t>
      </w:r>
    </w:p>
    <w:p w14:paraId="05DEC0FC"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KWF</w:t>
      </w:r>
      <w:r w:rsidRPr="005C43BA">
        <w:rPr>
          <w:rFonts w:asciiTheme="minorHAnsi" w:hAnsiTheme="minorHAnsi"/>
          <w:color w:val="000000"/>
        </w:rPr>
        <w:t xml:space="preserve"> - Kenai Watershed Forum </w:t>
      </w:r>
    </w:p>
    <w:p w14:paraId="4D9E32FA" w14:textId="0A5E4AC8" w:rsidR="00430E3E" w:rsidRPr="005C43BA" w:rsidRDefault="00430E3E" w:rsidP="00430E3E">
      <w:pPr>
        <w:pStyle w:val="NormalWeb"/>
        <w:spacing w:before="0" w:beforeAutospacing="0" w:after="0" w:afterAutospacing="0"/>
        <w:rPr>
          <w:rFonts w:asciiTheme="minorHAnsi" w:hAnsiTheme="minorHAnsi"/>
          <w:color w:val="000000"/>
        </w:rPr>
      </w:pPr>
      <w:r w:rsidRPr="005C43BA">
        <w:rPr>
          <w:rFonts w:asciiTheme="minorHAnsi" w:hAnsiTheme="minorHAnsi"/>
          <w:b/>
          <w:bCs/>
          <w:color w:val="000000"/>
        </w:rPr>
        <w:t>QAPP</w:t>
      </w:r>
      <w:r w:rsidRPr="005C43BA">
        <w:rPr>
          <w:rFonts w:asciiTheme="minorHAnsi" w:hAnsiTheme="minorHAnsi"/>
          <w:color w:val="000000"/>
        </w:rPr>
        <w:t xml:space="preserve"> - Quality Assurance Project Plan</w:t>
      </w:r>
    </w:p>
    <w:p w14:paraId="5E6795B3" w14:textId="221EBE92" w:rsidR="00F33294" w:rsidRPr="005C43BA" w:rsidRDefault="00F33294" w:rsidP="00430E3E">
      <w:pPr>
        <w:pStyle w:val="NormalWeb"/>
        <w:spacing w:before="0" w:beforeAutospacing="0" w:after="0" w:afterAutospacing="0"/>
        <w:rPr>
          <w:rFonts w:asciiTheme="minorHAnsi" w:hAnsiTheme="minorHAnsi"/>
        </w:rPr>
      </w:pPr>
      <w:r w:rsidRPr="005C43BA">
        <w:rPr>
          <w:rFonts w:asciiTheme="minorHAnsi" w:hAnsiTheme="minorHAnsi"/>
          <w:b/>
        </w:rPr>
        <w:t>RPD</w:t>
      </w:r>
      <w:r w:rsidRPr="005C43BA">
        <w:rPr>
          <w:rFonts w:asciiTheme="minorHAnsi" w:hAnsiTheme="minorHAnsi"/>
        </w:rPr>
        <w:t xml:space="preserve"> – Relative Percent Difference</w:t>
      </w:r>
    </w:p>
    <w:p w14:paraId="491679D6" w14:textId="77777777" w:rsidR="00430E3E" w:rsidRPr="005C43BA" w:rsidRDefault="00430E3E" w:rsidP="00430E3E">
      <w:pPr>
        <w:pStyle w:val="NormalWeb"/>
        <w:spacing w:before="0" w:beforeAutospacing="0" w:after="0" w:afterAutospacing="0"/>
        <w:rPr>
          <w:rFonts w:asciiTheme="minorHAnsi" w:hAnsiTheme="minorHAnsi"/>
        </w:rPr>
      </w:pPr>
      <w:r w:rsidRPr="005C43BA">
        <w:rPr>
          <w:rFonts w:asciiTheme="minorHAnsi" w:hAnsiTheme="minorHAnsi"/>
          <w:b/>
          <w:bCs/>
          <w:color w:val="000000"/>
        </w:rPr>
        <w:t xml:space="preserve">USFS - </w:t>
      </w:r>
      <w:r w:rsidRPr="005C43BA">
        <w:rPr>
          <w:rFonts w:asciiTheme="minorHAnsi" w:hAnsiTheme="minorHAnsi"/>
          <w:color w:val="000000"/>
        </w:rPr>
        <w:t>United States Forest Service</w:t>
      </w:r>
    </w:p>
    <w:p w14:paraId="7E4CD87C" w14:textId="77777777" w:rsidR="00430E3E" w:rsidRPr="005C43BA" w:rsidRDefault="00430E3E" w:rsidP="00430E3E">
      <w:pPr>
        <w:pStyle w:val="NormalWeb"/>
        <w:spacing w:before="0" w:beforeAutospacing="0" w:after="0" w:afterAutospacing="0"/>
        <w:rPr>
          <w:rFonts w:asciiTheme="minorHAnsi" w:hAnsiTheme="minorHAnsi"/>
          <w:color w:val="000000"/>
        </w:rPr>
      </w:pPr>
      <w:r w:rsidRPr="005C43BA">
        <w:rPr>
          <w:rFonts w:asciiTheme="minorHAnsi" w:hAnsiTheme="minorHAnsi"/>
          <w:b/>
          <w:bCs/>
          <w:color w:val="000000"/>
        </w:rPr>
        <w:t>USGS</w:t>
      </w:r>
      <w:r w:rsidRPr="005C43BA">
        <w:rPr>
          <w:rFonts w:asciiTheme="minorHAnsi" w:hAnsiTheme="minorHAnsi"/>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3" w:name="_Toc64271415"/>
      <w:commentRangeStart w:id="4"/>
      <w:commentRangeStart w:id="5"/>
      <w:commentRangeStart w:id="6"/>
      <w:r>
        <w:lastRenderedPageBreak/>
        <w:t>P</w:t>
      </w:r>
      <w:r w:rsidR="003E173B">
        <w:t>urpose</w:t>
      </w:r>
      <w:commentRangeEnd w:id="4"/>
      <w:r w:rsidR="000E534D">
        <w:rPr>
          <w:rStyle w:val="CommentReference"/>
          <w:rFonts w:asciiTheme="minorHAnsi" w:hAnsiTheme="minorHAnsi"/>
          <w:caps w:val="0"/>
        </w:rPr>
        <w:commentReference w:id="4"/>
      </w:r>
      <w:commentRangeEnd w:id="5"/>
      <w:r w:rsidR="00CA538C">
        <w:rPr>
          <w:rStyle w:val="CommentReference"/>
          <w:rFonts w:asciiTheme="minorHAnsi" w:hAnsiTheme="minorHAnsi"/>
          <w:caps w:val="0"/>
        </w:rPr>
        <w:commentReference w:id="5"/>
      </w:r>
      <w:commentRangeEnd w:id="6"/>
      <w:r w:rsidR="00A03C7E">
        <w:rPr>
          <w:rStyle w:val="CommentReference"/>
          <w:rFonts w:asciiTheme="minorHAnsi" w:hAnsiTheme="minorHAnsi"/>
          <w:caps w:val="0"/>
        </w:rPr>
        <w:commentReference w:id="6"/>
      </w:r>
      <w:bookmarkEnd w:id="3"/>
      <w:ins w:id="7" w:author="Benjamin Meyer [2]" w:date="2020-11-28T19:56:00Z">
        <w:r w:rsidR="009C0C0A">
          <w:t xml:space="preserve"> </w:t>
        </w:r>
      </w:ins>
    </w:p>
    <w:p w14:paraId="25BF2E6E" w14:textId="77777777" w:rsidR="000C461A" w:rsidRPr="000C461A" w:rsidRDefault="000C461A" w:rsidP="000C461A"/>
    <w:p w14:paraId="3264F95E" w14:textId="480016AE" w:rsidR="000F2469" w:rsidRPr="00CE73AF" w:rsidRDefault="00EF0F35" w:rsidP="00EF0F35">
      <w:pPr>
        <w:rPr>
          <w:sz w:val="24"/>
          <w:szCs w:val="24"/>
        </w:rPr>
      </w:pPr>
      <w:r w:rsidRPr="00831865">
        <w:rPr>
          <w:sz w:val="24"/>
          <w:szCs w:val="24"/>
        </w:rPr>
        <w:t xml:space="preserve">This </w:t>
      </w:r>
      <w:ins w:id="8"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ins w:id="9" w:author="Benjamin Meyer" w:date="2021-01-26T08:40:00Z">
        <w:r w:rsidR="00723CCF">
          <w:rPr>
            <w:sz w:val="24"/>
            <w:szCs w:val="24"/>
          </w:rPr>
          <w:t xml:space="preserve"> </w:t>
        </w:r>
      </w:ins>
      <w:del w:id="10" w:author="Benjamin Meyer" w:date="2021-01-26T08:40:00Z">
        <w:r w:rsidR="00FE0429" w:rsidRPr="00831865" w:rsidDel="00723CCF">
          <w:rPr>
            <w:sz w:val="24"/>
            <w:szCs w:val="24"/>
          </w:rPr>
          <w:delText xml:space="preserve"> </w:delText>
        </w:r>
        <w:r w:rsidR="00831865" w:rsidDel="00723CCF">
          <w:rPr>
            <w:sz w:val="24"/>
            <w:szCs w:val="24"/>
          </w:rPr>
          <w:delText>fieldwork</w:delText>
        </w:r>
        <w:r w:rsidR="007D1535" w:rsidDel="00723CCF">
          <w:rPr>
            <w:sz w:val="24"/>
            <w:szCs w:val="24"/>
          </w:rPr>
          <w:delText xml:space="preserve"> </w:delText>
        </w:r>
        <w:r w:rsidR="00255424" w:rsidRPr="00831865" w:rsidDel="00723CCF">
          <w:rPr>
            <w:sz w:val="24"/>
            <w:szCs w:val="24"/>
          </w:rPr>
          <w:delText xml:space="preserve">and </w:delText>
        </w:r>
        <w:r w:rsidR="00255424" w:rsidRPr="00CE73AF" w:rsidDel="00723CCF">
          <w:rPr>
            <w:sz w:val="24"/>
            <w:szCs w:val="24"/>
          </w:rPr>
          <w:delText>mapping</w:delText>
        </w:r>
      </w:del>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11"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2"/>
      <w:commentRangeStart w:id="13"/>
      <w:r w:rsidR="00255424" w:rsidRPr="00CE73AF">
        <w:rPr>
          <w:sz w:val="24"/>
          <w:szCs w:val="24"/>
        </w:rPr>
        <w:t xml:space="preserve">These </w:t>
      </w:r>
      <w:r w:rsidR="00831865" w:rsidRPr="00CE73AF">
        <w:rPr>
          <w:sz w:val="24"/>
          <w:szCs w:val="24"/>
        </w:rPr>
        <w:t>e</w:t>
      </w:r>
      <w:commentRangeEnd w:id="12"/>
      <w:r w:rsidR="00511403">
        <w:rPr>
          <w:rStyle w:val="CommentReference"/>
        </w:rPr>
        <w:commentReference w:id="12"/>
      </w:r>
      <w:commentRangeEnd w:id="13"/>
      <w:r w:rsidR="00723CCF">
        <w:rPr>
          <w:rStyle w:val="CommentReference"/>
        </w:rPr>
        <w:commentReference w:id="13"/>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w:t>
      </w:r>
      <w:hyperlink r:id="rId21" w:history="1">
        <w:r w:rsidR="00BA487E" w:rsidRPr="00723CCF">
          <w:rPr>
            <w:rStyle w:val="Hyperlink"/>
            <w:sz w:val="24"/>
            <w:szCs w:val="24"/>
          </w:rPr>
          <w:t>KWF, 2017</w:t>
        </w:r>
      </w:hyperlink>
      <w:r w:rsidR="00BA487E" w:rsidRPr="00CE73AF">
        <w:rPr>
          <w:sz w:val="24"/>
          <w:szCs w:val="24"/>
        </w:rPr>
        <w:t>)</w:t>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4" w:name="_Toc64271417"/>
      <w:r w:rsidRPr="006F3509">
        <w:rPr>
          <w:b/>
          <w:bCs/>
        </w:rPr>
        <w:lastRenderedPageBreak/>
        <w:t>Introduction</w:t>
      </w:r>
      <w:bookmarkEnd w:id="14"/>
    </w:p>
    <w:p w14:paraId="406BF11F" w14:textId="77777777" w:rsidR="00A21003" w:rsidRPr="00A21003" w:rsidRDefault="00A21003" w:rsidP="00A21003"/>
    <w:p w14:paraId="0E6D6206" w14:textId="5D5761AA"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4A4E11B" w14:textId="5AA94E5A" w:rsidR="00887237"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8C01D6">
        <w:rPr>
          <w:sz w:val="24"/>
          <w:szCs w:val="24"/>
        </w:rPr>
        <w:t>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D74AB6">
        <w:rPr>
          <w:sz w:val="24"/>
          <w:szCs w:val="24"/>
        </w:rPr>
        <w:t xml:space="preserve"> </w:t>
      </w:r>
      <w:commentRangeStart w:id="15"/>
      <w:commentRangeStart w:id="16"/>
      <w:r w:rsidR="00F63BE5">
        <w:rPr>
          <w:sz w:val="24"/>
          <w:szCs w:val="24"/>
        </w:rPr>
        <w:t>A</w:t>
      </w:r>
      <w:r w:rsidR="00887237">
        <w:rPr>
          <w:sz w:val="24"/>
          <w:szCs w:val="24"/>
        </w:rPr>
        <w:t xml:space="preserve">n </w:t>
      </w:r>
      <w:r w:rsidR="00F63BE5" w:rsidRPr="00831865">
        <w:rPr>
          <w:sz w:val="24"/>
          <w:szCs w:val="24"/>
        </w:rPr>
        <w:t>increase</w:t>
      </w:r>
      <w:r w:rsidR="00D41435">
        <w:rPr>
          <w:sz w:val="24"/>
          <w:szCs w:val="24"/>
        </w:rPr>
        <w:t xml:space="preserve"> in copper and zinc</w:t>
      </w:r>
      <w:r w:rsidR="00F63BE5">
        <w:rPr>
          <w:sz w:val="24"/>
          <w:szCs w:val="24"/>
        </w:rPr>
        <w:t xml:space="preserve"> </w:t>
      </w:r>
      <w:r w:rsidR="00F63BE5" w:rsidRPr="00831865">
        <w:rPr>
          <w:sz w:val="24"/>
          <w:szCs w:val="24"/>
        </w:rPr>
        <w:t xml:space="preserve">concentrations </w:t>
      </w:r>
      <w:r w:rsidR="00D41435">
        <w:rPr>
          <w:sz w:val="24"/>
          <w:szCs w:val="24"/>
        </w:rPr>
        <w:t>was 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63BE5">
        <w:rPr>
          <w:sz w:val="24"/>
          <w:szCs w:val="24"/>
        </w:rPr>
        <w:t xml:space="preserve"> (KWF, 2015 and 2017), warranting further investigation and more intensive monitoring</w:t>
      </w:r>
      <w:r w:rsidR="00346DF2">
        <w:rPr>
          <w:sz w:val="24"/>
          <w:szCs w:val="24"/>
        </w:rPr>
        <w:t xml:space="preserve"> for these metals</w:t>
      </w:r>
      <w:r w:rsidR="00F63BE5">
        <w:rPr>
          <w:sz w:val="24"/>
          <w:szCs w:val="24"/>
        </w:rPr>
        <w:t>.</w:t>
      </w:r>
      <w:r w:rsidR="00D74AB6">
        <w:rPr>
          <w:sz w:val="24"/>
          <w:szCs w:val="24"/>
        </w:rPr>
        <w:t xml:space="preserve"> </w:t>
      </w:r>
      <w:commentRangeEnd w:id="15"/>
      <w:r w:rsidR="00526496">
        <w:rPr>
          <w:rStyle w:val="CommentReference"/>
        </w:rPr>
        <w:commentReference w:id="15"/>
      </w:r>
      <w:commentRangeEnd w:id="16"/>
      <w:r w:rsidR="00887237">
        <w:rPr>
          <w:rStyle w:val="CommentReference"/>
        </w:rPr>
        <w:commentReference w:id="16"/>
      </w:r>
    </w:p>
    <w:p w14:paraId="16DFFFCE" w14:textId="77777777" w:rsidR="00887237" w:rsidRDefault="00887237" w:rsidP="00711575">
      <w:pPr>
        <w:rPr>
          <w:sz w:val="24"/>
          <w:szCs w:val="24"/>
        </w:rPr>
      </w:pPr>
    </w:p>
    <w:p w14:paraId="02E256C9" w14:textId="3A69BEB4" w:rsidR="00F63BE5" w:rsidRPr="00DE469F" w:rsidRDefault="00DE469F" w:rsidP="00711575">
      <w:pPr>
        <w:rPr>
          <w:sz w:val="24"/>
          <w:szCs w:val="24"/>
        </w:rPr>
      </w:pPr>
      <w:r>
        <w:rPr>
          <w:sz w:val="24"/>
          <w:szCs w:val="24"/>
        </w:rPr>
        <w:t xml:space="preserve">Metals interacting with aquatic organisms often exhibit greatest </w:t>
      </w:r>
      <w:r w:rsidR="00F524A8">
        <w:rPr>
          <w:sz w:val="24"/>
          <w:szCs w:val="24"/>
        </w:rPr>
        <w:t>toxicity</w:t>
      </w:r>
      <w:r>
        <w:rPr>
          <w:sz w:val="24"/>
          <w:szCs w:val="24"/>
        </w:rPr>
        <w:t xml:space="preserve"> when in the dissolved phase (Gerhardt, 1993), and </w:t>
      </w:r>
      <w:r w:rsidR="00212C5D">
        <w:rPr>
          <w:sz w:val="24"/>
          <w:szCs w:val="24"/>
        </w:rPr>
        <w:t>can have harmful effects on Pacific salmon and their habitat. Elevated levels of copper can lead to toxic effects on</w:t>
      </w:r>
      <w:r w:rsidR="00F524A8">
        <w:rPr>
          <w:sz w:val="24"/>
          <w:szCs w:val="24"/>
        </w:rPr>
        <w:t xml:space="preserve"> </w:t>
      </w:r>
      <w:r w:rsidR="00E26C80">
        <w:rPr>
          <w:sz w:val="24"/>
          <w:szCs w:val="24"/>
        </w:rPr>
        <w:t>a</w:t>
      </w:r>
      <w:r w:rsidR="00212C5D">
        <w:rPr>
          <w:sz w:val="24"/>
          <w:szCs w:val="24"/>
        </w:rPr>
        <w:t xml:space="preserve"> salmon</w:t>
      </w:r>
      <w:r w:rsidR="00F524A8">
        <w:rPr>
          <w:sz w:val="24"/>
          <w:szCs w:val="24"/>
        </w:rPr>
        <w:t>’s</w:t>
      </w:r>
      <w:r w:rsidR="00212C5D">
        <w:rPr>
          <w:sz w:val="24"/>
          <w:szCs w:val="24"/>
        </w:rPr>
        <w:t xml:space="preserve"> olfactory </w:t>
      </w:r>
      <w:r w:rsidR="00E26C80">
        <w:rPr>
          <w:sz w:val="24"/>
          <w:szCs w:val="24"/>
        </w:rPr>
        <w:t>function</w:t>
      </w:r>
      <w:r w:rsidR="00212C5D">
        <w:rPr>
          <w:sz w:val="24"/>
          <w:szCs w:val="24"/>
        </w:rPr>
        <w:t>, which is critical for survival and migratory success (Baldwin et al, 2003). Chinook salmon (</w:t>
      </w:r>
      <w:proofErr w:type="spellStart"/>
      <w:r w:rsidR="00212C5D">
        <w:rPr>
          <w:i/>
          <w:iCs/>
          <w:sz w:val="24"/>
          <w:szCs w:val="24"/>
        </w:rPr>
        <w:t>Oncorhynchus</w:t>
      </w:r>
      <w:proofErr w:type="spellEnd"/>
      <w:r w:rsidR="00212C5D">
        <w:rPr>
          <w:i/>
          <w:iCs/>
          <w:sz w:val="24"/>
          <w:szCs w:val="24"/>
        </w:rPr>
        <w:t xml:space="preserve"> </w:t>
      </w:r>
      <w:proofErr w:type="spellStart"/>
      <w:r w:rsidR="00212C5D">
        <w:rPr>
          <w:i/>
          <w:iCs/>
          <w:sz w:val="24"/>
          <w:szCs w:val="24"/>
        </w:rPr>
        <w:t>tshawytscha</w:t>
      </w:r>
      <w:proofErr w:type="spellEnd"/>
      <w:r w:rsidR="00212C5D">
        <w:rPr>
          <w:sz w:val="24"/>
          <w:szCs w:val="24"/>
        </w:rPr>
        <w:t xml:space="preserve">) have shown increased susceptibility to </w:t>
      </w:r>
      <w:r w:rsidR="00C90F57">
        <w:rPr>
          <w:sz w:val="24"/>
          <w:szCs w:val="24"/>
        </w:rPr>
        <w:t xml:space="preserve">mortality from </w:t>
      </w:r>
      <w:r w:rsidR="00212C5D">
        <w:rPr>
          <w:sz w:val="24"/>
          <w:szCs w:val="24"/>
        </w:rPr>
        <w:t>elevated zinc levels during early life stages-a critical period of time in development (Chapman, 1978).</w:t>
      </w:r>
      <w:r w:rsidR="00D74AB6">
        <w:rPr>
          <w:sz w:val="24"/>
          <w:szCs w:val="24"/>
        </w:rPr>
        <w:t xml:space="preserve"> </w:t>
      </w:r>
      <w:commentRangeStart w:id="17"/>
      <w:commentRangeStart w:id="18"/>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9"/>
      <w:commentRangeStart w:id="20"/>
      <w:r w:rsidR="008C01D6">
        <w:rPr>
          <w:sz w:val="24"/>
          <w:szCs w:val="24"/>
        </w:rPr>
        <w:t>(CCC</w:t>
      </w:r>
      <w:commentRangeEnd w:id="19"/>
      <w:r w:rsidR="001C3AA1">
        <w:rPr>
          <w:rStyle w:val="CommentReference"/>
        </w:rPr>
        <w:commentReference w:id="19"/>
      </w:r>
      <w:commentRangeEnd w:id="20"/>
      <w:r w:rsidR="00887237">
        <w:rPr>
          <w:rStyle w:val="CommentReference"/>
        </w:rPr>
        <w:commentReference w:id="20"/>
      </w:r>
      <w:r w:rsidR="008C01D6">
        <w:rPr>
          <w:sz w:val="24"/>
          <w:szCs w:val="24"/>
        </w:rPr>
        <w:t>)</w:t>
      </w:r>
      <w:r w:rsidR="00887237">
        <w:rPr>
          <w:sz w:val="24"/>
          <w:szCs w:val="24"/>
        </w:rPr>
        <w:t>, which varies with calcium and magnesium concentration</w:t>
      </w:r>
      <w:r w:rsidR="008C01D6">
        <w:rPr>
          <w:sz w:val="24"/>
          <w:szCs w:val="24"/>
        </w:rPr>
        <w:t xml:space="preserve"> (Table 1; ADEC 2008).</w:t>
      </w:r>
      <w:commentRangeEnd w:id="17"/>
      <w:r w:rsidR="003A2471">
        <w:rPr>
          <w:rStyle w:val="CommentReference"/>
        </w:rPr>
        <w:commentReference w:id="17"/>
      </w:r>
      <w:commentRangeEnd w:id="18"/>
      <w:r w:rsidR="00887237">
        <w:rPr>
          <w:rStyle w:val="CommentReference"/>
        </w:rPr>
        <w:commentReference w:id="18"/>
      </w:r>
      <w:r w:rsidR="00FD1A88">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sites on the fish gill</w:t>
      </w:r>
      <w:r w:rsidR="00024A82" w:rsidRPr="00A47E46">
        <w:rPr>
          <w:rFonts w:asciiTheme="majorHAnsi" w:hAnsiTheme="majorHAnsi" w:cs="Arial"/>
          <w:sz w:val="24"/>
          <w:szCs w:val="24"/>
        </w:rPr>
        <w:t xml:space="preserve"> (Galvez et al.,</w:t>
      </w:r>
      <w:r w:rsidR="00702BE9">
        <w:rPr>
          <w:rFonts w:asciiTheme="majorHAnsi" w:hAnsiTheme="majorHAnsi" w:cs="Arial"/>
          <w:sz w:val="24"/>
          <w:szCs w:val="24"/>
        </w:rPr>
        <w:t xml:space="preserve"> 1998</w:t>
      </w:r>
      <w:r w:rsidR="00024A82" w:rsidRPr="00A47E46">
        <w:rPr>
          <w:rFonts w:asciiTheme="majorHAnsi" w:hAnsiTheme="majorHAnsi" w:cs="Arial"/>
          <w:sz w:val="24"/>
          <w:szCs w:val="24"/>
        </w:rPr>
        <w:t>)</w:t>
      </w:r>
      <w:r w:rsidR="00702BE9">
        <w:rPr>
          <w:rFonts w:asciiTheme="majorHAnsi" w:hAnsiTheme="majorHAnsi" w:cs="Arial"/>
          <w:sz w:val="24"/>
          <w:szCs w:val="24"/>
        </w:rPr>
        <w:t>.</w:t>
      </w:r>
    </w:p>
    <w:p w14:paraId="2FC444C9" w14:textId="1700F689" w:rsidR="00F63BE5" w:rsidRDefault="00F63BE5" w:rsidP="00711575">
      <w:pPr>
        <w:rPr>
          <w:sz w:val="24"/>
          <w:szCs w:val="24"/>
        </w:rPr>
      </w:pPr>
    </w:p>
    <w:p w14:paraId="15886AAE" w14:textId="4BC237FB" w:rsidR="00293852" w:rsidRPr="004E4CDA" w:rsidRDefault="00A47E46" w:rsidP="00D205E1">
      <w:pPr>
        <w:rPr>
          <w:sz w:val="24"/>
          <w:szCs w:val="24"/>
        </w:rPr>
      </w:pPr>
      <w:r>
        <w:rPr>
          <w:sz w:val="24"/>
          <w:szCs w:val="24"/>
        </w:rPr>
        <w:t>T</w:t>
      </w:r>
      <w:r w:rsidR="00B86230">
        <w:rPr>
          <w:sz w:val="24"/>
          <w:szCs w:val="24"/>
        </w:rPr>
        <w:t>hrough</w:t>
      </w:r>
      <w:r w:rsidR="00887237">
        <w:rPr>
          <w:sz w:val="24"/>
          <w:szCs w:val="24"/>
        </w:rPr>
        <w:t xml:space="preserve"> </w:t>
      </w:r>
      <w:r w:rsidR="00526496">
        <w:rPr>
          <w:sz w:val="24"/>
          <w:szCs w:val="24"/>
        </w:rPr>
        <w:t>grant funds provided through</w:t>
      </w:r>
      <w:r w:rsidR="007702A3">
        <w:rPr>
          <w:sz w:val="24"/>
          <w:szCs w:val="24"/>
        </w:rPr>
        <w:t xml:space="preserve"> the Alaska Department of Environmental Conservation</w:t>
      </w:r>
      <w:r w:rsidR="00526496">
        <w:rPr>
          <w:sz w:val="24"/>
          <w:szCs w:val="24"/>
        </w:rPr>
        <w:t xml:space="preserve"> </w:t>
      </w:r>
      <w:r w:rsidR="007702A3">
        <w:rPr>
          <w:sz w:val="24"/>
          <w:szCs w:val="24"/>
        </w:rPr>
        <w:t>(</w:t>
      </w:r>
      <w:r w:rsidR="00887237">
        <w:rPr>
          <w:sz w:val="24"/>
          <w:szCs w:val="24"/>
        </w:rPr>
        <w:t>A</w:t>
      </w:r>
      <w:r w:rsidR="00526496">
        <w:rPr>
          <w:sz w:val="24"/>
          <w:szCs w:val="24"/>
        </w:rPr>
        <w:t>DEC</w:t>
      </w:r>
      <w:r w:rsidR="007702A3">
        <w:rPr>
          <w:sz w:val="24"/>
          <w:szCs w:val="24"/>
        </w:rPr>
        <w:t>)</w:t>
      </w:r>
      <w:r w:rsidR="00526496">
        <w:rPr>
          <w:sz w:val="24"/>
          <w:szCs w:val="24"/>
        </w:rPr>
        <w:t xml:space="preserve"> and matching funds from KWF</w:t>
      </w:r>
      <w:r w:rsidR="00B86230">
        <w:rPr>
          <w:sz w:val="24"/>
          <w:szCs w:val="24"/>
        </w:rPr>
        <w:t xml:space="preserve">, KWF identified </w:t>
      </w:r>
      <w:r w:rsidR="00947FFA">
        <w:rPr>
          <w:sz w:val="24"/>
          <w:szCs w:val="24"/>
        </w:rPr>
        <w:t xml:space="preserve">four tributary and three mainstem sites </w:t>
      </w:r>
      <w:r w:rsidR="00FD1A88">
        <w:rPr>
          <w:sz w:val="24"/>
          <w:szCs w:val="24"/>
        </w:rPr>
        <w:t xml:space="preserve">in addition to the </w:t>
      </w:r>
      <w:r w:rsidR="00D41435">
        <w:rPr>
          <w:sz w:val="24"/>
          <w:szCs w:val="24"/>
        </w:rPr>
        <w:t>standard biannual KRBWQM</w:t>
      </w:r>
      <w:r w:rsidR="00FD1A88">
        <w:rPr>
          <w:sz w:val="24"/>
          <w:szCs w:val="24"/>
        </w:rPr>
        <w:t xml:space="preserve"> sampling sites </w:t>
      </w:r>
      <w:r w:rsidR="00947FFA">
        <w:rPr>
          <w:sz w:val="24"/>
          <w:szCs w:val="24"/>
        </w:rPr>
        <w:t xml:space="preserve">throughout the Kenai River watershed for </w:t>
      </w:r>
      <w:r w:rsidR="00C90F57">
        <w:rPr>
          <w:sz w:val="24"/>
          <w:szCs w:val="24"/>
        </w:rPr>
        <w:t>supplemental sampling</w:t>
      </w:r>
      <w:r w:rsidR="00947FFA">
        <w:rPr>
          <w:sz w:val="24"/>
          <w:szCs w:val="24"/>
        </w:rPr>
        <w:t xml:space="preserve"> in the spring</w:t>
      </w:r>
      <w:r w:rsidR="00B04518">
        <w:rPr>
          <w:sz w:val="24"/>
          <w:szCs w:val="24"/>
        </w:rPr>
        <w:t>s</w:t>
      </w:r>
      <w:r w:rsidR="00947FFA">
        <w:rPr>
          <w:sz w:val="24"/>
          <w:szCs w:val="24"/>
        </w:rPr>
        <w:t xml:space="preserve"> and summe</w:t>
      </w:r>
      <w:r w:rsidR="00225A7F">
        <w:rPr>
          <w:sz w:val="24"/>
          <w:szCs w:val="24"/>
        </w:rPr>
        <w:t>rs</w:t>
      </w:r>
      <w:r w:rsidR="00947FFA">
        <w:rPr>
          <w:sz w:val="24"/>
          <w:szCs w:val="24"/>
        </w:rPr>
        <w:t xml:space="preserve"> of 2019</w:t>
      </w:r>
      <w:r w:rsidR="00B04518">
        <w:rPr>
          <w:sz w:val="24"/>
          <w:szCs w:val="24"/>
        </w:rPr>
        <w:t>-2020</w:t>
      </w:r>
      <w:r w:rsidR="0024208B">
        <w:rPr>
          <w:sz w:val="24"/>
          <w:szCs w:val="24"/>
        </w:rPr>
        <w:t xml:space="preserve"> (Figure 2)</w:t>
      </w:r>
      <w:r w:rsidR="00947FFA">
        <w:rPr>
          <w:sz w:val="24"/>
          <w:szCs w:val="24"/>
        </w:rPr>
        <w:t>.</w:t>
      </w:r>
      <w:r w:rsidR="007702A3">
        <w:rPr>
          <w:sz w:val="24"/>
          <w:szCs w:val="24"/>
        </w:rPr>
        <w:t xml:space="preserve"> </w:t>
      </w:r>
      <w:r w:rsidR="004E4CDA">
        <w:rPr>
          <w:sz w:val="24"/>
          <w:szCs w:val="24"/>
        </w:rPr>
        <w:t>This report presents</w:t>
      </w:r>
      <w:r w:rsidR="00C90F57">
        <w:rPr>
          <w:sz w:val="24"/>
          <w:szCs w:val="24"/>
        </w:rPr>
        <w:t xml:space="preserve"> </w:t>
      </w:r>
      <w:r w:rsidR="004E4CDA">
        <w:rPr>
          <w:sz w:val="24"/>
          <w:szCs w:val="24"/>
        </w:rPr>
        <w:t>results from both biannual KRBWQM events in 2019-2020 as well as the supplemental sampling events.</w:t>
      </w:r>
      <w:r w:rsidR="00D74AB6">
        <w:rPr>
          <w:sz w:val="24"/>
          <w:szCs w:val="24"/>
        </w:rPr>
        <w:t xml:space="preserve"> </w:t>
      </w:r>
      <w:r w:rsidR="004E4CDA">
        <w:rPr>
          <w:sz w:val="24"/>
          <w:szCs w:val="24"/>
        </w:rPr>
        <w:t xml:space="preserve">Additional efforts to identify </w:t>
      </w:r>
      <w:r w:rsidR="00526496">
        <w:rPr>
          <w:sz w:val="24"/>
          <w:szCs w:val="24"/>
        </w:rPr>
        <w:t xml:space="preserve">potential </w:t>
      </w:r>
      <w:r w:rsidR="004E4CDA">
        <w:rPr>
          <w:sz w:val="24"/>
          <w:szCs w:val="24"/>
        </w:rPr>
        <w:t>sources of metals throughout the Kenai River watershed were initiated in 2019-2020 and are reported here.</w:t>
      </w:r>
      <w:r w:rsidR="00D74AB6">
        <w:rPr>
          <w:sz w:val="24"/>
          <w:szCs w:val="24"/>
        </w:rPr>
        <w:t xml:space="preserve"> </w:t>
      </w:r>
      <w:r w:rsidR="00C90F57">
        <w:rPr>
          <w:sz w:val="24"/>
          <w:szCs w:val="24"/>
        </w:rPr>
        <w:t>As part of an ongoing mapping effort, f</w:t>
      </w:r>
      <w:r w:rsidR="00947FFA">
        <w:rPr>
          <w:sz w:val="24"/>
          <w:szCs w:val="24"/>
        </w:rPr>
        <w:t>ive river trips were cond</w:t>
      </w:r>
      <w:r w:rsidR="004E4CDA">
        <w:rPr>
          <w:sz w:val="24"/>
          <w:szCs w:val="24"/>
        </w:rPr>
        <w:t>ucted in order to photograph</w:t>
      </w:r>
      <w:r w:rsidR="00947FFA">
        <w:rPr>
          <w:sz w:val="24"/>
          <w:szCs w:val="24"/>
        </w:rPr>
        <w:t xml:space="preserve"> </w:t>
      </w:r>
      <w:r w:rsidR="00B04518">
        <w:rPr>
          <w:sz w:val="24"/>
          <w:szCs w:val="24"/>
        </w:rPr>
        <w:t xml:space="preserve">potential </w:t>
      </w:r>
      <w:r w:rsidR="00947FFA">
        <w:rPr>
          <w:sz w:val="24"/>
          <w:szCs w:val="24"/>
        </w:rPr>
        <w:t>zinc and copper sources visible from the Kenai River</w:t>
      </w:r>
      <w:r w:rsidR="00B04518">
        <w:rPr>
          <w:sz w:val="24"/>
          <w:szCs w:val="24"/>
        </w:rPr>
        <w:t xml:space="preserve"> mainstem</w:t>
      </w:r>
      <w:r w:rsidR="00947FFA">
        <w:rPr>
          <w:sz w:val="24"/>
          <w:szCs w:val="24"/>
        </w:rPr>
        <w:t xml:space="preserve">. </w:t>
      </w:r>
      <w:r w:rsidR="00CC03C8">
        <w:rPr>
          <w:sz w:val="24"/>
          <w:szCs w:val="24"/>
        </w:rPr>
        <w:t>Re</w:t>
      </w:r>
      <w:r w:rsidR="00C90F57">
        <w:rPr>
          <w:sz w:val="24"/>
          <w:szCs w:val="24"/>
        </w:rPr>
        <w:t>mote sensing techniques are</w:t>
      </w:r>
      <w:r w:rsidR="00CC03C8">
        <w:rPr>
          <w:sz w:val="24"/>
          <w:szCs w:val="24"/>
        </w:rPr>
        <w:t xml:space="preserve"> being applied to identify potential sources not visible from the </w:t>
      </w:r>
      <w:proofErr w:type="spellStart"/>
      <w:r w:rsidR="00CC03C8">
        <w:rPr>
          <w:sz w:val="24"/>
          <w:szCs w:val="24"/>
        </w:rPr>
        <w:t>mainstem</w:t>
      </w:r>
      <w:proofErr w:type="spellEnd"/>
      <w:r w:rsidR="00CC03C8">
        <w:rPr>
          <w:sz w:val="24"/>
          <w:szCs w:val="24"/>
        </w:rPr>
        <w:t>.</w:t>
      </w:r>
      <w:r w:rsidR="00D74AB6">
        <w:rPr>
          <w:sz w:val="24"/>
          <w:szCs w:val="24"/>
        </w:rPr>
        <w:t xml:space="preserve"> </w:t>
      </w:r>
      <w:r w:rsidR="00CC03C8">
        <w:rPr>
          <w:sz w:val="24"/>
          <w:szCs w:val="24"/>
        </w:rPr>
        <w:t xml:space="preserve">These photos and data are being incorporated into a GIS shapefile established to document other adjacent </w:t>
      </w:r>
      <w:r w:rsidR="00526496">
        <w:rPr>
          <w:sz w:val="24"/>
          <w:szCs w:val="24"/>
        </w:rPr>
        <w:t xml:space="preserve">potential </w:t>
      </w:r>
      <w:r w:rsidR="00CC03C8">
        <w:rPr>
          <w:sz w:val="24"/>
          <w:szCs w:val="24"/>
        </w:rPr>
        <w:t>sources of these heavy metals including impervious surfaces, boat landings, and wastewater discharge.</w:t>
      </w:r>
      <w:r w:rsidR="00D74AB6">
        <w:rPr>
          <w:sz w:val="24"/>
          <w:szCs w:val="24"/>
        </w:rPr>
        <w:t xml:space="preserve"> </w:t>
      </w:r>
      <w:r w:rsidR="00CC03C8">
        <w:rPr>
          <w:sz w:val="24"/>
          <w:szCs w:val="24"/>
        </w:rPr>
        <w:t>M</w:t>
      </w:r>
      <w:r w:rsidR="0024208B">
        <w:rPr>
          <w:sz w:val="24"/>
          <w:szCs w:val="24"/>
        </w:rPr>
        <w:t>apping efforts are ongoi</w:t>
      </w:r>
      <w:r w:rsidR="00CC03C8">
        <w:rPr>
          <w:sz w:val="24"/>
          <w:szCs w:val="24"/>
        </w:rPr>
        <w:t xml:space="preserve">ng and </w:t>
      </w:r>
      <w:commentRangeStart w:id="21"/>
      <w:commentRangeStart w:id="22"/>
      <w:r w:rsidR="00CC03C8">
        <w:rPr>
          <w:sz w:val="24"/>
          <w:szCs w:val="24"/>
        </w:rPr>
        <w:t xml:space="preserve">will be completed in </w:t>
      </w:r>
      <w:r w:rsidR="00526496">
        <w:rPr>
          <w:sz w:val="24"/>
          <w:szCs w:val="24"/>
        </w:rPr>
        <w:t xml:space="preserve">early </w:t>
      </w:r>
      <w:r w:rsidR="00CC03C8">
        <w:rPr>
          <w:sz w:val="24"/>
          <w:szCs w:val="24"/>
        </w:rPr>
        <w:t>202</w:t>
      </w:r>
      <w:ins w:id="23" w:author="Benjamin Meyer" w:date="2021-02-15T09:08:00Z">
        <w:r w:rsidR="007702A3">
          <w:rPr>
            <w:sz w:val="24"/>
            <w:szCs w:val="24"/>
          </w:rPr>
          <w:t>1</w:t>
        </w:r>
      </w:ins>
      <w:del w:id="24" w:author="Benjamin Meyer" w:date="2021-02-15T09:08:00Z">
        <w:r w:rsidR="00CC03C8" w:rsidDel="007702A3">
          <w:rPr>
            <w:sz w:val="24"/>
            <w:szCs w:val="24"/>
          </w:rPr>
          <w:delText>1</w:delText>
        </w:r>
      </w:del>
      <w:commentRangeEnd w:id="21"/>
      <w:r w:rsidR="00361719">
        <w:rPr>
          <w:rStyle w:val="CommentReference"/>
        </w:rPr>
        <w:commentReference w:id="21"/>
      </w:r>
      <w:commentRangeEnd w:id="22"/>
      <w:r w:rsidR="00887237">
        <w:rPr>
          <w:rStyle w:val="CommentReference"/>
        </w:rPr>
        <w:commentReference w:id="22"/>
      </w:r>
      <w:del w:id="25" w:author="Benjamin Meyer" w:date="2021-02-15T09:08:00Z">
        <w:r w:rsidR="00526496" w:rsidDel="007702A3">
          <w:rPr>
            <w:sz w:val="24"/>
            <w:szCs w:val="24"/>
          </w:rPr>
          <w:delText xml:space="preserve"> with a </w:delText>
        </w:r>
        <w:r w:rsidR="00621F96" w:rsidDel="007702A3">
          <w:rPr>
            <w:sz w:val="24"/>
            <w:szCs w:val="24"/>
          </w:rPr>
          <w:delText>report</w:delText>
        </w:r>
        <w:r w:rsidR="000A7351" w:rsidDel="007702A3">
          <w:rPr>
            <w:sz w:val="24"/>
            <w:szCs w:val="24"/>
          </w:rPr>
          <w:delText xml:space="preserve"> and interactive mapping tool</w:delText>
        </w:r>
      </w:del>
      <w:r w:rsidR="00621F96">
        <w:rPr>
          <w:sz w:val="24"/>
          <w:szCs w:val="24"/>
        </w:rPr>
        <w:t>.</w:t>
      </w:r>
    </w:p>
    <w:p w14:paraId="2D714638" w14:textId="0B0EEEED" w:rsidR="00AD09EE" w:rsidRDefault="00AD09EE" w:rsidP="00BC1F4D">
      <w:pPr>
        <w:pStyle w:val="Heading1"/>
      </w:pPr>
    </w:p>
    <w:p w14:paraId="56F0B344" w14:textId="77FAA39E" w:rsidR="00A21003" w:rsidRDefault="00A21003" w:rsidP="00A21003"/>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26" w:name="_Toc64271418"/>
      <w:r w:rsidRPr="006F3509">
        <w:rPr>
          <w:b/>
          <w:bCs/>
        </w:rPr>
        <w:lastRenderedPageBreak/>
        <w:t>Methods</w:t>
      </w:r>
      <w:bookmarkEnd w:id="26"/>
    </w:p>
    <w:p w14:paraId="1E1F60F8" w14:textId="77777777" w:rsidR="00AD09EE" w:rsidRDefault="00AD09EE" w:rsidP="009308B3"/>
    <w:p w14:paraId="354A3F22" w14:textId="3001320B" w:rsidR="001F0EA8" w:rsidRDefault="003D0107" w:rsidP="00A21003">
      <w:pPr>
        <w:pStyle w:val="Heading2"/>
        <w:rPr>
          <w:ins w:id="27" w:author="Benjamin Meyer" w:date="2020-12-07T05:39:00Z"/>
        </w:rPr>
      </w:pPr>
      <w:bookmarkStart w:id="28" w:name="_Toc64271419"/>
      <w:r>
        <w:t>Copper and zinc s</w:t>
      </w:r>
      <w:r w:rsidR="00AD09EE">
        <w:t>ampling</w:t>
      </w:r>
      <w:bookmarkEnd w:id="28"/>
    </w:p>
    <w:p w14:paraId="38E99023" w14:textId="77777777" w:rsidR="003D567B" w:rsidRPr="003D567B" w:rsidRDefault="003D567B" w:rsidP="00C90F57"/>
    <w:p w14:paraId="3D66DB16" w14:textId="1899154B" w:rsidR="001F0EA8" w:rsidRPr="001F0EA8" w:rsidRDefault="00FD1A88" w:rsidP="001F0EA8">
      <w:pPr>
        <w:rPr>
          <w:sz w:val="24"/>
          <w:szCs w:val="24"/>
        </w:rPr>
      </w:pPr>
      <w:r>
        <w:rPr>
          <w:sz w:val="24"/>
          <w:szCs w:val="24"/>
        </w:rPr>
        <w:t>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“Copper and</w:t>
      </w:r>
      <w:r w:rsidR="007702A3">
        <w:rPr>
          <w:sz w:val="24"/>
          <w:szCs w:val="24"/>
        </w:rPr>
        <w:t xml:space="preserve"> zinc-specific sampling events.”</w:t>
      </w:r>
      <w:r w:rsidR="007D1A77">
        <w:rPr>
          <w:sz w:val="24"/>
          <w:szCs w:val="24"/>
        </w:rPr>
        <w:t xml:space="preserve"> </w:t>
      </w:r>
      <w:r w:rsidR="00001D8B">
        <w:rPr>
          <w:sz w:val="24"/>
          <w:szCs w:val="24"/>
        </w:rPr>
        <w:t xml:space="preserve">In total, </w:t>
      </w:r>
      <w:r w:rsidR="00001D8B">
        <w:rPr>
          <w:bCs/>
          <w:sz w:val="24"/>
          <w:szCs w:val="24"/>
        </w:rPr>
        <w:t xml:space="preserve">water samples were taken from ten </w:t>
      </w:r>
      <w:commentRangeStart w:id="29"/>
      <w:commentRangeStart w:id="30"/>
      <w:ins w:id="31" w:author="Apsens, Sarah" w:date="2020-12-30T16:45:00Z">
        <w:r w:rsidR="00361719" w:rsidRPr="002D3CA3">
          <w:rPr>
            <w:bCs/>
            <w:strike/>
            <w:sz w:val="24"/>
            <w:szCs w:val="24"/>
          </w:rPr>
          <w:t>additional</w:t>
        </w:r>
        <w:commentRangeEnd w:id="29"/>
        <w:r w:rsidR="00361719" w:rsidRPr="002D3CA3">
          <w:rPr>
            <w:rStyle w:val="CommentReference"/>
            <w:strike/>
          </w:rPr>
          <w:commentReference w:id="29"/>
        </w:r>
      </w:ins>
      <w:commentRangeEnd w:id="30"/>
      <w:r w:rsidR="002C10DB" w:rsidRPr="002D3CA3">
        <w:rPr>
          <w:rStyle w:val="CommentReference"/>
          <w:strike/>
        </w:rPr>
        <w:commentReference w:id="30"/>
      </w:r>
      <w:ins w:id="32" w:author="Apsens, Sarah" w:date="2020-12-30T16:45:00Z">
        <w:r w:rsidR="00361719" w:rsidRPr="002D3CA3">
          <w:rPr>
            <w:bCs/>
            <w:strike/>
            <w:sz w:val="24"/>
            <w:szCs w:val="24"/>
          </w:rPr>
          <w:t xml:space="preserve"> </w:t>
        </w:r>
      </w:ins>
      <w:r w:rsidR="00001D8B">
        <w:rPr>
          <w:bCs/>
          <w:sz w:val="24"/>
          <w:szCs w:val="24"/>
        </w:rPr>
        <w:t>sites on the Kenai River mainstem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sz w:val="24"/>
        </w:rPr>
      </w:pPr>
      <w:bookmarkStart w:id="33" w:name="_Toc64271420"/>
      <w:r w:rsidRPr="00CF3F57">
        <w:rPr>
          <w:sz w:val="24"/>
        </w:rPr>
        <w:t>Kenai River Baseline Water Quality Monitoring (KRBWQM)</w:t>
      </w:r>
      <w:bookmarkEnd w:id="33"/>
    </w:p>
    <w:p w14:paraId="7BF45577" w14:textId="77777777" w:rsidR="003D567B" w:rsidRPr="00C90F57" w:rsidRDefault="003D567B" w:rsidP="00C90F57"/>
    <w:p w14:paraId="5506FE15" w14:textId="7C80ED56"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w:t>
      </w:r>
      <w:r w:rsidR="00D74AB6">
        <w:rPr>
          <w:bCs/>
          <w:sz w:val="24"/>
          <w:szCs w:val="24"/>
        </w:rPr>
        <w:t xml:space="preserve"> </w:t>
      </w:r>
      <w:r w:rsidR="00620C83">
        <w:rPr>
          <w:bCs/>
          <w:sz w:val="24"/>
          <w:szCs w:val="24"/>
        </w:rPr>
        <w:t>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09CFCF00" w:rsidR="00A21003" w:rsidRPr="00A21003" w:rsidRDefault="00A21003" w:rsidP="00A21003">
      <w:pPr>
        <w:rPr>
          <w:bCs/>
          <w:sz w:val="24"/>
          <w:szCs w:val="24"/>
        </w:rPr>
      </w:pPr>
      <w:r>
        <w:rPr>
          <w:bCs/>
          <w:sz w:val="24"/>
          <w:szCs w:val="24"/>
        </w:rPr>
        <w:t>Due to logistical and safety constraints as a result of the COVID-19 pandemic, spring sampling did not occur in 2020.</w:t>
      </w:r>
    </w:p>
    <w:p w14:paraId="3BCD85C9" w14:textId="77777777" w:rsidR="0041495C" w:rsidRDefault="0041495C" w:rsidP="0041495C">
      <w:pPr>
        <w:rPr>
          <w:bCs/>
          <w:sz w:val="24"/>
          <w:szCs w:val="24"/>
        </w:rPr>
      </w:pPr>
    </w:p>
    <w:p w14:paraId="5867DE28" w14:textId="03F99476"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 from</w:t>
      </w:r>
      <w:r>
        <w:rPr>
          <w:bCs/>
          <w:sz w:val="24"/>
          <w:szCs w:val="24"/>
        </w:rPr>
        <w:t xml:space="preserve"> 2019-2020</w:t>
      </w:r>
      <w:r w:rsidR="000A7351">
        <w:rPr>
          <w:bCs/>
          <w:sz w:val="24"/>
          <w:szCs w:val="24"/>
        </w:rPr>
        <w:t xml:space="preserve"> presented in this report</w:t>
      </w:r>
      <w:r w:rsidR="009010FE">
        <w:rPr>
          <w:bCs/>
          <w:sz w:val="24"/>
          <w:szCs w:val="24"/>
        </w:rPr>
        <w:t xml:space="preserve"> were analyzed for zinc, copper, calcium, and magnesium</w:t>
      </w:r>
      <w:r w:rsidR="007D1A77">
        <w:rPr>
          <w:bCs/>
          <w:sz w:val="24"/>
          <w:szCs w:val="24"/>
        </w:rPr>
        <w:t xml:space="preserve"> concentrations. </w:t>
      </w:r>
      <w:r w:rsidR="00EA17C2">
        <w:rPr>
          <w:bCs/>
          <w:sz w:val="24"/>
          <w:szCs w:val="24"/>
        </w:rPr>
        <w:t xml:space="preserve">Sample </w:t>
      </w:r>
      <w:r w:rsidR="000E0701">
        <w:rPr>
          <w:bCs/>
          <w:sz w:val="24"/>
          <w:szCs w:val="24"/>
        </w:rPr>
        <w:t xml:space="preserve">locations are reported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45398DD1" w14:textId="307210B3" w:rsidR="001C0F3B" w:rsidRDefault="001C0F3B" w:rsidP="0041495C">
      <w:pPr>
        <w:rPr>
          <w:bCs/>
          <w:sz w:val="24"/>
          <w:szCs w:val="24"/>
        </w:rPr>
      </w:pPr>
    </w:p>
    <w:p w14:paraId="1ABF2B86" w14:textId="3EC2301D"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w:t>
      </w:r>
      <w:r w:rsidR="00D74AB6">
        <w:rPr>
          <w:bCs/>
          <w:sz w:val="24"/>
          <w:szCs w:val="24"/>
        </w:rPr>
        <w:t xml:space="preserve"> </w:t>
      </w:r>
      <w:r w:rsidR="00702BE9">
        <w:rPr>
          <w:bCs/>
          <w:sz w:val="24"/>
          <w:szCs w:val="24"/>
        </w:rPr>
        <w:t>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For sites accessed by boats, water samples were taken from the bow while the boat faced upstream.</w:t>
      </w:r>
      <w:r w:rsidR="00D74AB6">
        <w:rPr>
          <w:bCs/>
          <w:sz w:val="24"/>
          <w:szCs w:val="24"/>
        </w:rPr>
        <w:t xml:space="preserve">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r w:rsidR="00B940CB">
        <w:rPr>
          <w:bCs/>
          <w:sz w:val="24"/>
          <w:szCs w:val="24"/>
        </w:rPr>
        <w:t xml:space="preserve"> </w:t>
      </w:r>
      <w:commentRangeStart w:id="34"/>
      <w:del w:id="35" w:author="Benjamin Meyer" w:date="2021-02-17T14:58:00Z">
        <w:r w:rsidR="00B940CB" w:rsidDel="00D5535A">
          <w:rPr>
            <w:bCs/>
            <w:sz w:val="24"/>
            <w:szCs w:val="24"/>
          </w:rPr>
          <w:lastRenderedPageBreak/>
          <w:delText>and capped while still submerged?</w:delText>
        </w:r>
        <w:commentRangeEnd w:id="34"/>
        <w:r w:rsidR="002D3CA3" w:rsidDel="00D5535A">
          <w:rPr>
            <w:rStyle w:val="CommentReference"/>
          </w:rPr>
          <w:commentReference w:id="34"/>
        </w:r>
        <w:r w:rsidDel="00D5535A">
          <w:rPr>
            <w:bCs/>
            <w:sz w:val="24"/>
            <w:szCs w:val="24"/>
          </w:rPr>
          <w:delText xml:space="preserve">. </w:delText>
        </w:r>
      </w:del>
      <w:proofErr w:type="gramStart"/>
      <w:r w:rsidR="0077716C">
        <w:rPr>
          <w:bCs/>
          <w:sz w:val="24"/>
          <w:szCs w:val="24"/>
        </w:rPr>
        <w:t>All</w:t>
      </w:r>
      <w:proofErr w:type="gramEnd"/>
      <w:r w:rsidR="0077716C">
        <w:rPr>
          <w:bCs/>
          <w:sz w:val="24"/>
          <w:szCs w:val="24"/>
        </w:rPr>
        <w:t xml:space="preserve">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36"/>
      <w:commentRangeStart w:id="37"/>
      <w:r w:rsidR="0077716C">
        <w:rPr>
          <w:bCs/>
          <w:sz w:val="24"/>
          <w:szCs w:val="24"/>
        </w:rPr>
        <w:t xml:space="preserve">SGS North American, </w:t>
      </w:r>
      <w:proofErr w:type="spellStart"/>
      <w:r w:rsidR="0077716C">
        <w:rPr>
          <w:bCs/>
          <w:sz w:val="24"/>
          <w:szCs w:val="24"/>
        </w:rPr>
        <w:t>Inc</w:t>
      </w:r>
      <w:proofErr w:type="spellEnd"/>
      <w:r w:rsidR="0077716C">
        <w:rPr>
          <w:bCs/>
          <w:sz w:val="24"/>
          <w:szCs w:val="24"/>
        </w:rPr>
        <w:t xml:space="preserve"> </w:t>
      </w:r>
      <w:commentRangeEnd w:id="36"/>
      <w:r w:rsidR="00841FAF">
        <w:rPr>
          <w:rStyle w:val="CommentReference"/>
        </w:rPr>
        <w:commentReference w:id="36"/>
      </w:r>
      <w:commentRangeEnd w:id="37"/>
      <w:r w:rsidR="0023740C">
        <w:rPr>
          <w:rStyle w:val="CommentReference"/>
        </w:rPr>
        <w:commentReference w:id="37"/>
      </w:r>
      <w:r w:rsidR="0077716C">
        <w:rPr>
          <w:bCs/>
          <w:sz w:val="24"/>
          <w:szCs w:val="24"/>
        </w:rPr>
        <w:t>(Anchorage</w:t>
      </w:r>
      <w:r w:rsidR="003D567B">
        <w:rPr>
          <w:bCs/>
          <w:sz w:val="24"/>
          <w:szCs w:val="24"/>
        </w:rPr>
        <w:t>, AK</w:t>
      </w:r>
      <w:r w:rsidR="0077716C">
        <w:rPr>
          <w:bCs/>
          <w:sz w:val="24"/>
          <w:szCs w:val="24"/>
        </w:rPr>
        <w:t>) within the holding time of each sample.</w:t>
      </w:r>
      <w:r w:rsidR="00D74AB6">
        <w:rPr>
          <w:bCs/>
          <w:sz w:val="24"/>
          <w:szCs w:val="24"/>
        </w:rPr>
        <w:t xml:space="preserve"> </w:t>
      </w:r>
      <w:r w:rsidR="0023740C">
        <w:rPr>
          <w:bCs/>
          <w:sz w:val="24"/>
          <w:szCs w:val="24"/>
        </w:rPr>
        <w:t xml:space="preserve">Copper and zinc analyses were performed by SGS in Anchorage, </w:t>
      </w:r>
      <w:ins w:id="38"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These procedures follow the protocols established in a Quality Assurance Project Plan (QAPP) originally approved by ADEC in 2001, later revised and approved by ADEC again in 2013 and 2019 (KWF, 2019).</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225A7F">
        <w:rPr>
          <w:bCs/>
          <w:sz w:val="24"/>
          <w:szCs w:val="24"/>
        </w:rPr>
        <w:t xml:space="preserve"> and R Studio</w:t>
      </w:r>
      <w:r w:rsidR="0077716C">
        <w:rPr>
          <w:bCs/>
          <w:sz w:val="24"/>
          <w:szCs w:val="24"/>
        </w:rPr>
        <w:t>.</w:t>
      </w:r>
      <w:r w:rsidR="00D74AB6">
        <w:rPr>
          <w:bCs/>
          <w:sz w:val="24"/>
          <w:szCs w:val="24"/>
        </w:rPr>
        <w:t xml:space="preserve"> </w:t>
      </w:r>
      <w:r w:rsidR="00E1754F">
        <w:rPr>
          <w:bCs/>
          <w:sz w:val="24"/>
          <w:szCs w:val="24"/>
        </w:rPr>
        <w:t xml:space="preserve">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39"/>
      <w:commentRangeStart w:id="40"/>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ins w:id="41" w:author="Benjamin Meyer" w:date="2021-02-15T09:58:00Z">
        <w:r w:rsidR="00F96220">
          <w:rPr>
            <w:bCs/>
            <w:sz w:val="24"/>
            <w:szCs w:val="24"/>
          </w:rPr>
          <w:t>(ADEC, 2008</w:t>
        </w:r>
      </w:ins>
      <w:r w:rsidR="00FA2AD9">
        <w:rPr>
          <w:bCs/>
          <w:sz w:val="24"/>
          <w:szCs w:val="24"/>
        </w:rPr>
        <w:t>)</w:t>
      </w:r>
      <w:r w:rsidR="007E0550">
        <w:rPr>
          <w:bCs/>
          <w:sz w:val="24"/>
          <w:szCs w:val="24"/>
        </w:rPr>
        <w:t>.</w:t>
      </w:r>
      <w:commentRangeEnd w:id="39"/>
      <w:r w:rsidR="00957DF4">
        <w:rPr>
          <w:rStyle w:val="CommentReference"/>
        </w:rPr>
        <w:commentReference w:id="39"/>
      </w:r>
      <w:commentRangeEnd w:id="40"/>
      <w:r w:rsidR="00FA2AD9">
        <w:rPr>
          <w:rStyle w:val="CommentReference"/>
        </w:rPr>
        <w:commentReference w:id="40"/>
      </w: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42" w:name="_Toc64271421"/>
      <w:r w:rsidRPr="00CF3F57">
        <w:rPr>
          <w:sz w:val="24"/>
        </w:rPr>
        <w:t>Copper and zinc-specific sampling event</w:t>
      </w:r>
      <w:r w:rsidR="00C90F57">
        <w:rPr>
          <w:sz w:val="24"/>
        </w:rPr>
        <w:t>s</w:t>
      </w:r>
      <w:bookmarkEnd w:id="42"/>
    </w:p>
    <w:p w14:paraId="38EDEE86" w14:textId="77777777" w:rsidR="00C90F57" w:rsidRPr="00C90F57" w:rsidRDefault="00C90F57" w:rsidP="00C90F57"/>
    <w:p w14:paraId="32063A92" w14:textId="43B26852"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copper and zinc.</w:t>
      </w:r>
      <w:r w:rsidR="00D74AB6">
        <w:rPr>
          <w:bCs/>
          <w:sz w:val="24"/>
          <w:szCs w:val="24"/>
        </w:rPr>
        <w:t xml:space="preserve"> </w:t>
      </w:r>
      <w:r>
        <w:rPr>
          <w:bCs/>
          <w:sz w:val="24"/>
          <w:szCs w:val="24"/>
        </w:rPr>
        <w:t>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3B1CC249"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(KWF, 2015)</w:t>
      </w:r>
      <w:r>
        <w:rPr>
          <w:sz w:val="24"/>
          <w:szCs w:val="24"/>
        </w:rPr>
        <w:t xml:space="preserve"> as well as their location above most </w:t>
      </w:r>
      <w:ins w:id="43"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Studio.</w:t>
      </w:r>
      <w:r w:rsidR="00D74AB6">
        <w:rPr>
          <w:bCs/>
          <w:sz w:val="24"/>
          <w:szCs w:val="24"/>
        </w:rPr>
        <w:t xml:space="preserve"> </w:t>
      </w:r>
      <w:commentRangeStart w:id="44"/>
      <w:commentRangeStart w:id="45"/>
      <w:r w:rsidR="00803543">
        <w:rPr>
          <w:bCs/>
          <w:sz w:val="24"/>
          <w:szCs w:val="24"/>
        </w:rPr>
        <w:t>Hardness an</w:t>
      </w:r>
      <w:r w:rsidR="00D05531">
        <w:rPr>
          <w:bCs/>
          <w:sz w:val="24"/>
          <w:szCs w:val="24"/>
        </w:rPr>
        <w:t>d freshwater CCC values</w:t>
      </w:r>
      <w:r w:rsidR="00803543">
        <w:rPr>
          <w:bCs/>
          <w:sz w:val="24"/>
          <w:szCs w:val="24"/>
        </w:rPr>
        <w:t xml:space="preserve"> were calculated using ADEC-provided equations </w:t>
      </w:r>
      <w:r w:rsidR="00EA17C2">
        <w:rPr>
          <w:bCs/>
          <w:sz w:val="24"/>
          <w:szCs w:val="24"/>
        </w:rPr>
        <w:t xml:space="preserve">shown </w:t>
      </w:r>
      <w:r w:rsidR="00803543">
        <w:rPr>
          <w:bCs/>
          <w:sz w:val="24"/>
          <w:szCs w:val="24"/>
        </w:rPr>
        <w:t>in Table 1</w:t>
      </w:r>
      <w:ins w:id="46" w:author="Benjamin Meyer" w:date="2021-02-15T09:58:00Z">
        <w:r w:rsidR="00F96220">
          <w:rPr>
            <w:bCs/>
            <w:sz w:val="24"/>
            <w:szCs w:val="24"/>
          </w:rPr>
          <w:t>(ADEC, 2008</w:t>
        </w:r>
      </w:ins>
      <w:r w:rsidR="00FA2AD9">
        <w:rPr>
          <w:bCs/>
          <w:sz w:val="24"/>
          <w:szCs w:val="24"/>
        </w:rPr>
        <w:t>)</w:t>
      </w:r>
      <w:r w:rsidR="00803543">
        <w:rPr>
          <w:bCs/>
          <w:sz w:val="24"/>
          <w:szCs w:val="24"/>
        </w:rPr>
        <w:t>.</w:t>
      </w:r>
      <w:commentRangeEnd w:id="44"/>
      <w:r w:rsidR="00957DF4">
        <w:rPr>
          <w:rStyle w:val="CommentReference"/>
        </w:rPr>
        <w:commentReference w:id="44"/>
      </w:r>
      <w:commentRangeEnd w:id="45"/>
      <w:r w:rsidR="00FA2AD9">
        <w:rPr>
          <w:rStyle w:val="CommentReference"/>
        </w:rPr>
        <w:commentReference w:id="45"/>
      </w:r>
    </w:p>
    <w:p w14:paraId="0EB2F449" w14:textId="648B0ABA" w:rsidR="000E55F2" w:rsidRDefault="000E55F2" w:rsidP="00D1701C">
      <w:pPr>
        <w:rPr>
          <w:sz w:val="24"/>
          <w:szCs w:val="24"/>
        </w:rPr>
      </w:pPr>
    </w:p>
    <w:p w14:paraId="3F98EE70" w14:textId="75162256" w:rsidR="000E55F2" w:rsidRDefault="00D05531" w:rsidP="000E55F2">
      <w:pPr>
        <w:pStyle w:val="Heading3"/>
        <w:rPr>
          <w:sz w:val="24"/>
        </w:rPr>
      </w:pPr>
      <w:commentRangeStart w:id="47"/>
      <w:commentRangeStart w:id="48"/>
      <w:del w:id="49" w:author="Benjamin Meyer" w:date="2021-01-21T07:38:00Z">
        <w:r w:rsidDel="00B713D6">
          <w:rPr>
            <w:sz w:val="24"/>
          </w:rPr>
          <w:delText>Variation among re</w:delText>
        </w:r>
        <w:r w:rsidR="000E55F2" w:rsidRPr="00803543" w:rsidDel="00B713D6">
          <w:rPr>
            <w:sz w:val="24"/>
          </w:rPr>
          <w:delText>plicate samples</w:delText>
        </w:r>
        <w:commentRangeEnd w:id="47"/>
        <w:r w:rsidR="00C373A2" w:rsidDel="00B713D6">
          <w:rPr>
            <w:rStyle w:val="CommentReference"/>
            <w:b w:val="0"/>
            <w:color w:val="auto"/>
            <w:spacing w:val="0"/>
          </w:rPr>
          <w:commentReference w:id="47"/>
        </w:r>
      </w:del>
      <w:bookmarkStart w:id="50" w:name="_Toc64271422"/>
      <w:commentRangeEnd w:id="48"/>
      <w:r w:rsidR="00B713D6">
        <w:rPr>
          <w:rStyle w:val="CommentReference"/>
          <w:b w:val="0"/>
          <w:color w:val="auto"/>
          <w:spacing w:val="0"/>
        </w:rPr>
        <w:commentReference w:id="48"/>
      </w:r>
      <w:ins w:id="51" w:author="Benjamin Meyer" w:date="2021-01-21T07:38:00Z">
        <w:r w:rsidR="00B713D6">
          <w:rPr>
            <w:sz w:val="24"/>
          </w:rPr>
          <w:t>Sample Accuracy and Precision</w:t>
        </w:r>
      </w:ins>
      <w:bookmarkEnd w:id="50"/>
    </w:p>
    <w:p w14:paraId="55902FE4" w14:textId="77777777" w:rsidR="00A35C56" w:rsidRPr="00A35C56" w:rsidRDefault="00A35C56" w:rsidP="00A35C56"/>
    <w:p w14:paraId="00E7CC2E" w14:textId="55EACFC6"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w:t>
      </w:r>
      <w:r w:rsidR="00D74AB6">
        <w:rPr>
          <w:sz w:val="24"/>
          <w:szCs w:val="24"/>
        </w:rPr>
        <w:t xml:space="preserve"> </w:t>
      </w:r>
      <w:r w:rsidR="00D05531">
        <w:rPr>
          <w:sz w:val="24"/>
          <w:szCs w:val="24"/>
        </w:rPr>
        <w:t>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w:t>
      </w:r>
      <w:del w:id="52" w:author="Benjamin Meyer" w:date="2021-02-17T14:59:00Z">
        <w:r w:rsidR="00803543" w:rsidDel="00D5535A">
          <w:rPr>
            <w:sz w:val="24"/>
            <w:szCs w:val="24"/>
          </w:rPr>
          <w:delText xml:space="preserve"> </w:delText>
        </w:r>
      </w:del>
      <w:r w:rsidR="00803543">
        <w:rPr>
          <w:sz w:val="24"/>
          <w:szCs w:val="24"/>
        </w:rPr>
        <w:t xml:space="preserve">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 the QAPP data quality objectives</w:t>
      </w:r>
      <w:commentRangeStart w:id="53"/>
      <w:ins w:id="54" w:author="Benjamin Meyer" w:date="2021-02-16T17:20:00Z">
        <w:r w:rsidR="00225ED5">
          <w:rPr>
            <w:sz w:val="24"/>
            <w:szCs w:val="24"/>
          </w:rPr>
          <w:t>.</w:t>
        </w:r>
      </w:ins>
      <w:commentRangeEnd w:id="53"/>
      <w:r w:rsidR="00225ED5">
        <w:rPr>
          <w:rStyle w:val="CommentReference"/>
        </w:rPr>
        <w:commentReference w:id="53"/>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55" w:name="_Toc64271423"/>
      <w:r>
        <w:rPr>
          <w:sz w:val="24"/>
        </w:rPr>
        <w:t>2019 Hardness values</w:t>
      </w:r>
      <w:bookmarkEnd w:id="55"/>
      <w:r>
        <w:rPr>
          <w:sz w:val="24"/>
        </w:rPr>
        <w:t xml:space="preserve"> </w:t>
      </w:r>
    </w:p>
    <w:p w14:paraId="20591218" w14:textId="77777777" w:rsidR="000E3748" w:rsidRDefault="000E3748" w:rsidP="000E3748">
      <w:pPr>
        <w:rPr>
          <w:sz w:val="24"/>
          <w:szCs w:val="24"/>
          <w:highlight w:val="yellow"/>
        </w:rPr>
      </w:pPr>
    </w:p>
    <w:p w14:paraId="07026197" w14:textId="391BE5CF" w:rsidR="00FA2AD9"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0029BF">
        <w:rPr>
          <w:sz w:val="24"/>
          <w:szCs w:val="24"/>
        </w:rPr>
        <w:t>a total of four sites in two sampling events (</w:t>
      </w:r>
      <w:r w:rsidR="000029BF" w:rsidRPr="00A35C56">
        <w:rPr>
          <w:sz w:val="24"/>
          <w:szCs w:val="24"/>
        </w:rPr>
        <w:t>May 22, 2019 and July 24, 2019</w:t>
      </w:r>
      <w:r w:rsidR="000029BF">
        <w:rPr>
          <w:sz w:val="24"/>
          <w:szCs w:val="24"/>
        </w:rPr>
        <w:t xml:space="preserve">), calcium and magnesium data was not available. Thus for these events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ins w:id="56" w:author="Benjamin Meyer" w:date="2021-02-17T15:13:00Z">
        <w:r w:rsidR="000B7668">
          <w:rPr>
            <w:sz w:val="24"/>
            <w:szCs w:val="24"/>
          </w:rPr>
          <w:t>results</w:t>
        </w:r>
      </w:ins>
      <w:del w:id="57" w:author="Benjamin Meyer" w:date="2021-02-17T15:13:00Z">
        <w:r w:rsidR="000029BF" w:rsidRPr="00A35C56" w:rsidDel="000B7668">
          <w:rPr>
            <w:sz w:val="24"/>
            <w:szCs w:val="24"/>
          </w:rPr>
          <w:delText>levels</w:delText>
        </w:r>
      </w:del>
      <w:r w:rsidR="000029BF" w:rsidRPr="00A35C56">
        <w:rPr>
          <w:sz w:val="24"/>
          <w:szCs w:val="24"/>
        </w:rPr>
        <w:t xml:space="preserve"> obtained from other sampling events on April 30, 2019 and July 30, 2019</w:t>
      </w:r>
      <w:r w:rsidR="000029BF" w:rsidRPr="001F2D11">
        <w:rPr>
          <w:sz w:val="24"/>
          <w:szCs w:val="24"/>
        </w:rPr>
        <w:t>, respectively</w:t>
      </w:r>
      <w:r w:rsidR="000029BF">
        <w:rPr>
          <w:sz w:val="24"/>
          <w:szCs w:val="24"/>
        </w:rPr>
        <w:t xml:space="preserve"> (see Table 3 for details). </w:t>
      </w:r>
      <w:ins w:id="58" w:author="Benjamin Meyer" w:date="2021-02-17T15:15:00Z">
        <w:r w:rsidR="000B7668">
          <w:rPr>
            <w:sz w:val="24"/>
            <w:szCs w:val="24"/>
          </w:rPr>
          <w:t>At sites w</w:t>
        </w:r>
      </w:ins>
      <w:del w:id="59" w:author="Benjamin Meyer" w:date="2021-02-17T15:15:00Z">
        <w:r w:rsidR="000029BF" w:rsidRPr="001F2D11" w:rsidDel="000B7668">
          <w:rPr>
            <w:sz w:val="24"/>
            <w:szCs w:val="24"/>
          </w:rPr>
          <w:delText>W</w:delText>
        </w:r>
      </w:del>
      <w:r w:rsidR="000029BF" w:rsidRPr="001F2D11">
        <w:rPr>
          <w:sz w:val="24"/>
          <w:szCs w:val="24"/>
        </w:rPr>
        <w:t xml:space="preserve">here </w:t>
      </w:r>
      <w:ins w:id="60" w:author="Benjamin Meyer" w:date="2021-02-17T15:15:00Z">
        <w:r w:rsidR="000B7668">
          <w:rPr>
            <w:sz w:val="24"/>
            <w:szCs w:val="24"/>
          </w:rPr>
          <w:t xml:space="preserve">no </w:t>
        </w:r>
      </w:ins>
      <w:r w:rsidR="000029BF" w:rsidRPr="001F2D11">
        <w:rPr>
          <w:sz w:val="24"/>
          <w:szCs w:val="24"/>
        </w:rPr>
        <w:t xml:space="preserve">calcium and magnesium data was </w:t>
      </w:r>
      <w:del w:id="61" w:author="Benjamin Meyer" w:date="2021-02-17T15:15:00Z">
        <w:r w:rsidR="000029BF" w:rsidRPr="001F2D11" w:rsidDel="000B7668">
          <w:rPr>
            <w:sz w:val="24"/>
            <w:szCs w:val="24"/>
          </w:rPr>
          <w:delText>un</w:delText>
        </w:r>
      </w:del>
      <w:r w:rsidR="000029BF" w:rsidRPr="001F2D11">
        <w:rPr>
          <w:sz w:val="24"/>
          <w:szCs w:val="24"/>
        </w:rPr>
        <w:t>available</w:t>
      </w:r>
      <w:r w:rsidR="000029BF">
        <w:rPr>
          <w:sz w:val="24"/>
          <w:szCs w:val="24"/>
        </w:rPr>
        <w:t>,</w:t>
      </w:r>
      <w:r w:rsidR="000029BF" w:rsidRPr="001F2D11">
        <w:rPr>
          <w:sz w:val="24"/>
          <w:szCs w:val="24"/>
        </w:rPr>
        <w:t xml:space="preserve"> data from the nearest downstream site was applied to generate CCC values</w:t>
      </w:r>
      <w:r w:rsidR="000029BF">
        <w:rPr>
          <w:sz w:val="24"/>
          <w:szCs w:val="24"/>
        </w:rPr>
        <w:t xml:space="preserve"> (Figure 2</w:t>
      </w:r>
      <w:ins w:id="62" w:author="Benjamin Meyer" w:date="2021-02-17T15:21:00Z">
        <w:r w:rsidR="00C9613D">
          <w:rPr>
            <w:sz w:val="24"/>
            <w:szCs w:val="24"/>
          </w:rPr>
          <w:t>, Table 3</w:t>
        </w:r>
      </w:ins>
      <w:r w:rsidR="000029BF">
        <w:rPr>
          <w:sz w:val="24"/>
          <w:szCs w:val="24"/>
        </w:rPr>
        <w:t>)</w:t>
      </w:r>
      <w:commentRangeStart w:id="63"/>
      <w:r w:rsidR="000029BF" w:rsidRPr="001F2D11">
        <w:rPr>
          <w:sz w:val="24"/>
          <w:szCs w:val="24"/>
        </w:rPr>
        <w:t>.</w:t>
      </w:r>
      <w:commentRangeEnd w:id="63"/>
      <w:r w:rsidR="000029BF">
        <w:rPr>
          <w:rStyle w:val="CommentReference"/>
        </w:rPr>
        <w:commentReference w:id="63"/>
      </w:r>
      <w:r w:rsidR="00D74AB6">
        <w:rPr>
          <w:sz w:val="24"/>
          <w:szCs w:val="24"/>
        </w:rPr>
        <w:t xml:space="preserve"> </w:t>
      </w:r>
    </w:p>
    <w:p w14:paraId="2C95FD76" w14:textId="78F9CF48" w:rsidR="00E164AF" w:rsidRDefault="00E164AF" w:rsidP="000E3748">
      <w:pPr>
        <w:rPr>
          <w:sz w:val="24"/>
          <w:szCs w:val="24"/>
        </w:rPr>
      </w:pPr>
    </w:p>
    <w:p w14:paraId="039D9786" w14:textId="00F23D45" w:rsidR="00CD06DF" w:rsidRPr="00274EBF" w:rsidRDefault="00E164AF" w:rsidP="00274EBF">
      <w:pPr>
        <w:rPr>
          <w:sz w:val="24"/>
          <w:szCs w:val="24"/>
        </w:rPr>
      </w:pPr>
      <w:r w:rsidRPr="001F2D11">
        <w:rPr>
          <w:sz w:val="24"/>
          <w:szCs w:val="24"/>
        </w:rPr>
        <w:t>In order to evaluate th</w:t>
      </w:r>
      <w:r>
        <w:rPr>
          <w:sz w:val="24"/>
          <w:szCs w:val="24"/>
        </w:rPr>
        <w:t>e relevance of spatially asynchronous hardness values in some instances</w:t>
      </w:r>
      <w:r w:rsidRPr="001F2D11">
        <w:rPr>
          <w:sz w:val="24"/>
          <w:szCs w:val="24"/>
        </w:rPr>
        <w:t xml:space="preserve">, </w:t>
      </w:r>
      <w:r w:rsidRPr="000E3748">
        <w:rPr>
          <w:sz w:val="24"/>
          <w:szCs w:val="24"/>
        </w:rPr>
        <w:t xml:space="preserve">an average of </w:t>
      </w:r>
      <w:commentRangeStart w:id="64"/>
      <w:commentRangeStart w:id="65"/>
      <w:r w:rsidRPr="000E3748">
        <w:rPr>
          <w:sz w:val="24"/>
          <w:szCs w:val="24"/>
        </w:rPr>
        <w:t xml:space="preserve">spring and summer </w:t>
      </w:r>
      <w:r>
        <w:rPr>
          <w:sz w:val="24"/>
          <w:szCs w:val="24"/>
        </w:rPr>
        <w:t xml:space="preserve">hardness </w:t>
      </w:r>
      <w:commentRangeEnd w:id="64"/>
      <w:r w:rsidR="00C373A2">
        <w:rPr>
          <w:rStyle w:val="CommentReference"/>
        </w:rPr>
        <w:commentReference w:id="64"/>
      </w:r>
      <w:commentRangeEnd w:id="65"/>
      <w:r w:rsidR="00B76A07">
        <w:rPr>
          <w:rStyle w:val="CommentReference"/>
        </w:rPr>
        <w:commentReference w:id="65"/>
      </w:r>
      <w:r w:rsidRPr="000E3748">
        <w:rPr>
          <w:sz w:val="24"/>
          <w:szCs w:val="24"/>
        </w:rPr>
        <w:t xml:space="preserve">levels were calculated using data collected from </w:t>
      </w:r>
      <w:commentRangeStart w:id="66"/>
      <w:commentRangeStart w:id="67"/>
      <w:r w:rsidRPr="000E3748">
        <w:rPr>
          <w:sz w:val="24"/>
          <w:szCs w:val="24"/>
        </w:rPr>
        <w:t xml:space="preserve">2000-2014 </w:t>
      </w:r>
      <w:commentRangeEnd w:id="66"/>
      <w:r w:rsidR="001D4B97">
        <w:rPr>
          <w:rStyle w:val="CommentReference"/>
        </w:rPr>
        <w:commentReference w:id="66"/>
      </w:r>
      <w:commentRangeEnd w:id="67"/>
      <w:r w:rsidR="000029BF">
        <w:rPr>
          <w:rStyle w:val="CommentReference"/>
        </w:rPr>
        <w:commentReference w:id="67"/>
      </w:r>
      <w:r w:rsidRPr="000E3748">
        <w:rPr>
          <w:sz w:val="24"/>
          <w:szCs w:val="24"/>
        </w:rPr>
        <w:t xml:space="preserve">(Table </w:t>
      </w:r>
      <w:r w:rsidR="00CE2E9F">
        <w:rPr>
          <w:sz w:val="24"/>
          <w:szCs w:val="24"/>
        </w:rPr>
        <w:t>6</w:t>
      </w:r>
      <w:r w:rsidRPr="000E3748">
        <w:rPr>
          <w:sz w:val="24"/>
          <w:szCs w:val="24"/>
        </w:rPr>
        <w:t>)</w:t>
      </w:r>
      <w:r w:rsidRPr="001F2D11">
        <w:rPr>
          <w:sz w:val="24"/>
          <w:szCs w:val="24"/>
        </w:rPr>
        <w:t xml:space="preserve">. These averages are intended to be used as reference to which </w:t>
      </w:r>
      <w:r>
        <w:rPr>
          <w:sz w:val="24"/>
          <w:szCs w:val="24"/>
        </w:rPr>
        <w:t>hardness values calculated that used</w:t>
      </w:r>
      <w:r w:rsidRPr="001F2D11">
        <w:rPr>
          <w:sz w:val="24"/>
          <w:szCs w:val="24"/>
        </w:rPr>
        <w:t xml:space="preserve"> asynchronous </w:t>
      </w:r>
      <w:r>
        <w:rPr>
          <w:sz w:val="24"/>
          <w:szCs w:val="24"/>
        </w:rPr>
        <w:t xml:space="preserve">data </w:t>
      </w:r>
      <w:r w:rsidRPr="001F2D11">
        <w:rPr>
          <w:sz w:val="24"/>
          <w:szCs w:val="24"/>
        </w:rPr>
        <w:t xml:space="preserve">can be compared. </w:t>
      </w:r>
      <w:r w:rsidR="000D5891">
        <w:rPr>
          <w:sz w:val="24"/>
          <w:szCs w:val="24"/>
        </w:rPr>
        <w:t>At one site (Slikok Creek</w:t>
      </w:r>
      <w:r>
        <w:rPr>
          <w:sz w:val="24"/>
          <w:szCs w:val="24"/>
        </w:rPr>
        <w:t xml:space="preserve"> – Kenai River</w:t>
      </w:r>
      <w:r w:rsidR="000D5891">
        <w:rPr>
          <w:sz w:val="24"/>
          <w:szCs w:val="24"/>
        </w:rPr>
        <w:t xml:space="preserve"> confluence)</w:t>
      </w:r>
      <w:r>
        <w:rPr>
          <w:sz w:val="24"/>
          <w:szCs w:val="24"/>
        </w:rPr>
        <w:t xml:space="preserve"> that lacked calcium and magnesium data on May 22, 2019 and July 24, 2019, long-term </w:t>
      </w:r>
      <w:r w:rsidR="000D5891">
        <w:rPr>
          <w:sz w:val="24"/>
          <w:szCs w:val="24"/>
        </w:rPr>
        <w:t xml:space="preserve">calcium and magnesium </w:t>
      </w:r>
      <w:r w:rsidR="000D5891">
        <w:rPr>
          <w:sz w:val="24"/>
          <w:szCs w:val="24"/>
        </w:rPr>
        <w:lastRenderedPageBreak/>
        <w:t xml:space="preserve">values were not available because the site is typically not included during the biannual sampling program, thus 2019 hardness data </w:t>
      </w:r>
      <w:r>
        <w:rPr>
          <w:sz w:val="24"/>
          <w:szCs w:val="24"/>
        </w:rPr>
        <w:t xml:space="preserve">from other sampling events were not applied </w:t>
      </w:r>
      <w:r w:rsidR="000D5891">
        <w:rPr>
          <w:sz w:val="24"/>
          <w:szCs w:val="24"/>
        </w:rPr>
        <w:t>this site</w:t>
      </w:r>
      <w:commentRangeStart w:id="68"/>
      <w:r w:rsidR="000D5891">
        <w:rPr>
          <w:sz w:val="24"/>
          <w:szCs w:val="24"/>
        </w:rPr>
        <w:t>.</w:t>
      </w:r>
      <w:commentRangeEnd w:id="68"/>
      <w:r w:rsidR="00C9613D">
        <w:rPr>
          <w:rStyle w:val="CommentReference"/>
        </w:rPr>
        <w:commentReference w:id="68"/>
      </w:r>
    </w:p>
    <w:p w14:paraId="469F6177" w14:textId="77777777" w:rsidR="00EA17C2" w:rsidRDefault="00EA17C2" w:rsidP="00AD09EE">
      <w:pPr>
        <w:pStyle w:val="Heading2"/>
        <w:rPr>
          <w:ins w:id="69" w:author="Eldred, Laura" w:date="2020-12-29T11:50:00Z"/>
        </w:rPr>
      </w:pPr>
    </w:p>
    <w:p w14:paraId="4FCA9478" w14:textId="77777777" w:rsidR="00AD09EE" w:rsidRDefault="00AD09EE" w:rsidP="00AD09EE">
      <w:pPr>
        <w:pStyle w:val="Heading2"/>
      </w:pPr>
      <w:bookmarkStart w:id="70" w:name="_Toc64271424"/>
      <w:commentRangeStart w:id="71"/>
      <w:r w:rsidRPr="00AD09EE">
        <w:t>Mapping</w:t>
      </w:r>
      <w:r w:rsidR="003D0107">
        <w:t xml:space="preserve"> </w:t>
      </w:r>
      <w:r w:rsidR="0033554A">
        <w:t xml:space="preserve">potential </w:t>
      </w:r>
      <w:r w:rsidR="003D0107">
        <w:t>sources of copper and zinc</w:t>
      </w:r>
      <w:bookmarkEnd w:id="70"/>
      <w:commentRangeEnd w:id="71"/>
      <w:r w:rsidR="00F15C33">
        <w:rPr>
          <w:rStyle w:val="CommentReference"/>
          <w:b w:val="0"/>
          <w:spacing w:val="0"/>
        </w:rPr>
        <w:commentReference w:id="71"/>
      </w:r>
    </w:p>
    <w:p w14:paraId="29AEA08D" w14:textId="77777777" w:rsidR="003D0107" w:rsidRDefault="003D0107" w:rsidP="003D0107"/>
    <w:p w14:paraId="2B521CB6" w14:textId="77777777" w:rsidR="003D0107" w:rsidRPr="00CF3F57" w:rsidRDefault="00612D59" w:rsidP="00CF3F57">
      <w:pPr>
        <w:pStyle w:val="Heading3"/>
        <w:rPr>
          <w:sz w:val="24"/>
        </w:rPr>
      </w:pPr>
      <w:bookmarkStart w:id="72" w:name="_Toc64271425"/>
      <w:r w:rsidRPr="00CF3F57">
        <w:rPr>
          <w:sz w:val="24"/>
        </w:rPr>
        <w:t>Potential sources on the Kenai River</w:t>
      </w:r>
      <w:bookmarkEnd w:id="72"/>
    </w:p>
    <w:p w14:paraId="082443A5" w14:textId="77777777" w:rsidR="006F3509" w:rsidRPr="006F3509" w:rsidRDefault="006F3509" w:rsidP="006F3509">
      <w:pPr>
        <w:rPr>
          <w:b/>
          <w:bCs/>
        </w:rPr>
      </w:pPr>
    </w:p>
    <w:p w14:paraId="7243B607" w14:textId="6189C10F"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w:t>
      </w:r>
      <w:commentRangeStart w:id="73"/>
      <w:commentRangeStart w:id="74"/>
      <w:commentRangeStart w:id="75"/>
      <w:r w:rsidR="00507831">
        <w:rPr>
          <w:sz w:val="24"/>
          <w:szCs w:val="24"/>
        </w:rPr>
        <w:t>boated as well</w:t>
      </w:r>
      <w:commentRangeEnd w:id="73"/>
      <w:r w:rsidR="00EA3505">
        <w:rPr>
          <w:rStyle w:val="CommentReference"/>
        </w:rPr>
        <w:commentReference w:id="73"/>
      </w:r>
      <w:commentRangeEnd w:id="74"/>
      <w:r w:rsidR="00881058">
        <w:rPr>
          <w:rStyle w:val="CommentReference"/>
        </w:rPr>
        <w:commentReference w:id="74"/>
      </w:r>
      <w:commentRangeEnd w:id="75"/>
      <w:r w:rsidR="00C9613D">
        <w:rPr>
          <w:rStyle w:val="CommentReference"/>
        </w:rPr>
        <w:commentReference w:id="75"/>
      </w:r>
      <w:r w:rsidR="00420947">
        <w:rPr>
          <w:sz w:val="24"/>
          <w:szCs w:val="24"/>
        </w:rPr>
        <w:t xml:space="preserve">. </w:t>
      </w:r>
      <w:ins w:id="76" w:author="Benjamin Meyer" w:date="2021-02-18T09:25:00Z">
        <w:r w:rsidR="009505DD">
          <w:rPr>
            <w:sz w:val="24"/>
            <w:szCs w:val="24"/>
          </w:rPr>
          <w:t xml:space="preserve">The geotagged photos </w:t>
        </w:r>
      </w:ins>
      <w:ins w:id="77" w:author="Benjamin Meyer" w:date="2021-02-19T08:17:00Z">
        <w:r w:rsidR="00602645">
          <w:rPr>
            <w:sz w:val="24"/>
            <w:szCs w:val="24"/>
          </w:rPr>
          <w:t>can</w:t>
        </w:r>
      </w:ins>
      <w:ins w:id="78" w:author="Benjamin Meyer" w:date="2021-02-18T09:25:00Z">
        <w:r w:rsidR="009505DD">
          <w:rPr>
            <w:sz w:val="24"/>
            <w:szCs w:val="24"/>
          </w:rPr>
          <w:t xml:space="preserve"> serve as a reference for future work beyond</w:t>
        </w:r>
      </w:ins>
      <w:ins w:id="79" w:author="Benjamin Meyer" w:date="2021-02-18T10:27:00Z">
        <w:r w:rsidR="006A639E">
          <w:rPr>
            <w:sz w:val="24"/>
            <w:szCs w:val="24"/>
          </w:rPr>
          <w:t xml:space="preserve"> the scope of</w:t>
        </w:r>
      </w:ins>
      <w:ins w:id="80" w:author="Benjamin Meyer" w:date="2021-02-18T09:25:00Z">
        <w:r w:rsidR="009505DD">
          <w:rPr>
            <w:sz w:val="24"/>
            <w:szCs w:val="24"/>
          </w:rPr>
          <w:t xml:space="preserve"> th</w:t>
        </w:r>
        <w:r w:rsidR="006A639E">
          <w:rPr>
            <w:sz w:val="24"/>
            <w:szCs w:val="24"/>
          </w:rPr>
          <w:t>is report to</w:t>
        </w:r>
        <w:r w:rsidR="009505DD">
          <w:rPr>
            <w:sz w:val="24"/>
            <w:szCs w:val="24"/>
          </w:rPr>
          <w:t xml:space="preserve"> identify </w:t>
        </w:r>
      </w:ins>
      <w:ins w:id="81" w:author="Benjamin Meyer" w:date="2021-02-18T10:32:00Z">
        <w:r w:rsidR="006A639E">
          <w:rPr>
            <w:sz w:val="24"/>
            <w:szCs w:val="24"/>
          </w:rPr>
          <w:t xml:space="preserve">locations </w:t>
        </w:r>
      </w:ins>
      <w:ins w:id="82" w:author="Benjamin Meyer" w:date="2021-02-18T09:25:00Z">
        <w:r w:rsidR="009505DD">
          <w:rPr>
            <w:sz w:val="24"/>
            <w:szCs w:val="24"/>
          </w:rPr>
          <w:t>and assess potential sources of copper and zinc in greater detail</w:t>
        </w:r>
      </w:ins>
      <w:ins w:id="83" w:author="Benjamin Meyer" w:date="2021-02-18T09:58:00Z">
        <w:r w:rsidR="00AA4480">
          <w:rPr>
            <w:sz w:val="24"/>
            <w:szCs w:val="24"/>
          </w:rPr>
          <w:t xml:space="preserve">, and </w:t>
        </w:r>
      </w:ins>
      <w:ins w:id="84" w:author="Benjamin Meyer" w:date="2021-02-18T10:33:00Z">
        <w:r w:rsidR="006A639E">
          <w:rPr>
            <w:sz w:val="24"/>
            <w:szCs w:val="24"/>
          </w:rPr>
          <w:t xml:space="preserve">also serve </w:t>
        </w:r>
      </w:ins>
      <w:ins w:id="85" w:author="Benjamin Meyer" w:date="2021-02-18T09:58:00Z">
        <w:r w:rsidR="00AA4480">
          <w:rPr>
            <w:sz w:val="24"/>
            <w:szCs w:val="24"/>
          </w:rPr>
          <w:t xml:space="preserve">as an archival set of observations to compare future </w:t>
        </w:r>
      </w:ins>
      <w:ins w:id="86" w:author="Benjamin Meyer" w:date="2021-02-19T08:18:00Z">
        <w:r w:rsidR="00602645">
          <w:rPr>
            <w:sz w:val="24"/>
            <w:szCs w:val="24"/>
          </w:rPr>
          <w:t>photo transects</w:t>
        </w:r>
      </w:ins>
      <w:ins w:id="87"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88" w:name="_Toc64271426"/>
      <w:r w:rsidRPr="00CF3F57">
        <w:rPr>
          <w:sz w:val="24"/>
        </w:rPr>
        <w:t>Potential sources throughout the Kenai River watershed</w:t>
      </w:r>
      <w:bookmarkEnd w:id="88"/>
    </w:p>
    <w:p w14:paraId="71EE427F" w14:textId="77777777" w:rsidR="006F3509" w:rsidRPr="006F3509" w:rsidRDefault="006F3509" w:rsidP="006F3509">
      <w:pPr>
        <w:rPr>
          <w:b/>
          <w:bCs/>
        </w:rPr>
      </w:pPr>
    </w:p>
    <w:p w14:paraId="7D6953B3" w14:textId="64F44651" w:rsidR="00476A0D" w:rsidRDefault="00454D69" w:rsidP="006F3509">
      <w:pPr>
        <w:rPr>
          <w:sz w:val="24"/>
          <w:szCs w:val="24"/>
        </w:rPr>
      </w:pPr>
      <w:ins w:id="89" w:author="Benjamin Meyer" w:date="2021-02-18T10:14:00Z">
        <w:r>
          <w:rPr>
            <w:sz w:val="24"/>
            <w:szCs w:val="24"/>
          </w:rPr>
          <w:t xml:space="preserve">A </w:t>
        </w:r>
      </w:ins>
      <w:commentRangeStart w:id="90"/>
      <w:commentRangeStart w:id="91"/>
      <w:del w:id="92" w:author="Benjamin Meyer" w:date="2021-02-18T10:14:00Z">
        <w:r w:rsidR="00612D59" w:rsidRPr="006F3509" w:rsidDel="00454D69">
          <w:rPr>
            <w:sz w:val="24"/>
            <w:szCs w:val="24"/>
          </w:rPr>
          <w:delText xml:space="preserve">Following the </w:delText>
        </w:r>
      </w:del>
      <w:r w:rsidR="00612D59" w:rsidRPr="006F3509">
        <w:rPr>
          <w:sz w:val="24"/>
          <w:szCs w:val="24"/>
        </w:rPr>
        <w:t>literature review conducted by KWF in 2017</w:t>
      </w:r>
      <w:ins w:id="93" w:author="Benjamin Meyer" w:date="2021-02-18T10:14:00Z">
        <w:r>
          <w:rPr>
            <w:sz w:val="24"/>
            <w:szCs w:val="24"/>
          </w:rPr>
          <w:t xml:space="preserve"> </w:t>
        </w:r>
      </w:ins>
      <w:r w:rsidR="00917E6E">
        <w:rPr>
          <w:sz w:val="24"/>
          <w:szCs w:val="24"/>
        </w:rPr>
        <w:t>identified</w:t>
      </w:r>
      <w:del w:id="94" w:author="Benjamin Meyer" w:date="2021-02-18T10:14:00Z">
        <w:r w:rsidR="00612D59" w:rsidRPr="006F3509" w:rsidDel="00454D69">
          <w:rPr>
            <w:sz w:val="24"/>
            <w:szCs w:val="24"/>
          </w:rPr>
          <w:delText>,</w:delText>
        </w:r>
      </w:del>
      <w:r w:rsidR="00612D59" w:rsidRPr="006F3509">
        <w:rPr>
          <w:sz w:val="24"/>
          <w:szCs w:val="24"/>
        </w:rPr>
        <w:t xml:space="preserve"> potential sources of copper and zinc</w:t>
      </w:r>
      <w:ins w:id="95" w:author="Benjamin Meyer" w:date="2021-02-18T10:15:00Z">
        <w:r>
          <w:rPr>
            <w:sz w:val="24"/>
            <w:szCs w:val="24"/>
          </w:rPr>
          <w:t xml:space="preserve"> </w:t>
        </w:r>
      </w:ins>
      <w:del w:id="96" w:author="Benjamin Meyer" w:date="2021-02-18T10:15:00Z">
        <w:r w:rsidR="00612D59" w:rsidRPr="006F3509" w:rsidDel="00454D69">
          <w:rPr>
            <w:sz w:val="24"/>
            <w:szCs w:val="24"/>
          </w:rPr>
          <w:delText xml:space="preserve"> were identified </w:delText>
        </w:r>
      </w:del>
      <w:r w:rsidR="00612D59" w:rsidRPr="006F3509">
        <w:rPr>
          <w:sz w:val="24"/>
          <w:szCs w:val="24"/>
        </w:rPr>
        <w:t xml:space="preserve">throughout the Kenai River watershed. </w:t>
      </w:r>
      <w:r w:rsidR="00DD5408">
        <w:rPr>
          <w:sz w:val="24"/>
          <w:szCs w:val="24"/>
        </w:rPr>
        <w:t>General c</w:t>
      </w:r>
      <w:r w:rsidR="00612D59" w:rsidRPr="006F3509">
        <w:rPr>
          <w:sz w:val="24"/>
          <w:szCs w:val="24"/>
        </w:rPr>
        <w:t>opper sources included brake pads/vehicles, pesticides/herbicides, roofing/metal plating, mining activity, boat hull coatings/anti-fouling agents, municipal wastewater discharge, natural mineral deposits, forest fires, air emissions, an</w:t>
      </w:r>
      <w:r w:rsidR="009505DD">
        <w:rPr>
          <w:sz w:val="24"/>
          <w:szCs w:val="24"/>
        </w:rPr>
        <w:t xml:space="preserve">d decking/pilings (KWF, 2017). </w:t>
      </w:r>
      <w:r w:rsidR="00612D59" w:rsidRPr="006F3509">
        <w:rPr>
          <w:sz w:val="24"/>
          <w:szCs w:val="24"/>
        </w:rPr>
        <w:t xml:space="preserve">Similarly, </w:t>
      </w:r>
      <w:r w:rsidR="00DD5408">
        <w:rPr>
          <w:sz w:val="24"/>
          <w:szCs w:val="24"/>
        </w:rPr>
        <w:t xml:space="preserve">general </w:t>
      </w:r>
      <w:r w:rsidR="00612D59" w:rsidRPr="006F3509">
        <w:rPr>
          <w:sz w:val="24"/>
          <w:szCs w:val="24"/>
        </w:rPr>
        <w:t>zinc sources included galvanized metals, tire wear, motor oil/hydraulic fluid, fertilizer/pesticides/fungicides, natural mineral depo</w:t>
      </w:r>
      <w:ins w:id="97" w:author="Benjamin Meyer" w:date="2021-02-18T10:11:00Z">
        <w:r>
          <w:rPr>
            <w:sz w:val="24"/>
            <w:szCs w:val="24"/>
          </w:rPr>
          <w:t>si</w:t>
        </w:r>
      </w:ins>
      <w:r w:rsidR="00612D59" w:rsidRPr="006F3509">
        <w:rPr>
          <w:sz w:val="24"/>
          <w:szCs w:val="24"/>
        </w:rPr>
        <w:t xml:space="preserve">ts, mining activity, forest fires, and </w:t>
      </w:r>
      <w:r w:rsidR="00CE2E9F">
        <w:rPr>
          <w:sz w:val="24"/>
          <w:szCs w:val="24"/>
        </w:rPr>
        <w:t>brakes (KWF, 2017). Using</w:t>
      </w:r>
      <w:r w:rsidR="00612D59" w:rsidRPr="006F3509">
        <w:rPr>
          <w:sz w:val="24"/>
          <w:szCs w:val="24"/>
        </w:rPr>
        <w:t xml:space="preserve"> results from the literature review, </w:t>
      </w:r>
      <w:ins w:id="98" w:author="Benjamin Meyer" w:date="2021-02-18T10:11:00Z">
        <w:r>
          <w:rPr>
            <w:sz w:val="24"/>
            <w:szCs w:val="24"/>
          </w:rPr>
          <w:t>KWF contracted</w:t>
        </w:r>
      </w:ins>
      <w:ins w:id="99" w:author="Benjamin Meyer" w:date="2021-02-18T15:59:00Z">
        <w:r w:rsidR="000B2B23">
          <w:rPr>
            <w:sz w:val="24"/>
            <w:szCs w:val="24"/>
          </w:rPr>
          <w:t xml:space="preserve"> with</w:t>
        </w:r>
      </w:ins>
      <w:ins w:id="100" w:author="Benjamin Meyer" w:date="2021-02-18T10:11:00Z">
        <w:r>
          <w:rPr>
            <w:sz w:val="24"/>
            <w:szCs w:val="24"/>
          </w:rPr>
          <w:t xml:space="preserve"> St. Mary’s </w:t>
        </w:r>
      </w:ins>
      <w:ins w:id="101" w:author="Benjamin Meyer" w:date="2021-02-19T10:06:00Z">
        <w:r w:rsidR="00FB3473">
          <w:rPr>
            <w:sz w:val="24"/>
            <w:szCs w:val="24"/>
          </w:rPr>
          <w:t xml:space="preserve">University </w:t>
        </w:r>
      </w:ins>
      <w:ins w:id="102" w:author="Benjamin Meyer" w:date="2021-02-18T10:11:00Z">
        <w:r>
          <w:rPr>
            <w:sz w:val="24"/>
            <w:szCs w:val="24"/>
          </w:rPr>
          <w:t xml:space="preserve">Geospatial </w:t>
        </w:r>
      </w:ins>
      <w:ins w:id="103" w:author="Benjamin Meyer" w:date="2021-02-18T10:13:00Z">
        <w:r>
          <w:rPr>
            <w:sz w:val="24"/>
            <w:szCs w:val="24"/>
          </w:rPr>
          <w:t xml:space="preserve">(Winona, MN) </w:t>
        </w:r>
      </w:ins>
      <w:ins w:id="104" w:author="Benjamin Meyer" w:date="2021-02-18T10:11:00Z">
        <w:r>
          <w:rPr>
            <w:sz w:val="24"/>
            <w:szCs w:val="24"/>
          </w:rPr>
          <w:t>to curate</w:t>
        </w:r>
      </w:ins>
      <w:ins w:id="105" w:author="Benjamin Meyer" w:date="2021-02-18T10:28:00Z">
        <w:r w:rsidR="006A639E">
          <w:rPr>
            <w:sz w:val="24"/>
            <w:szCs w:val="24"/>
          </w:rPr>
          <w:t xml:space="preserve"> and prepare</w:t>
        </w:r>
      </w:ins>
      <w:ins w:id="106" w:author="Benjamin Meyer" w:date="2021-02-18T10:11:00Z">
        <w:r w:rsidR="000D6FE9">
          <w:rPr>
            <w:sz w:val="24"/>
            <w:szCs w:val="24"/>
          </w:rPr>
          <w:t xml:space="preserve"> all available regional</w:t>
        </w:r>
        <w:r>
          <w:rPr>
            <w:sz w:val="24"/>
            <w:szCs w:val="24"/>
          </w:rPr>
          <w:t xml:space="preserve"> geospatial data</w:t>
        </w:r>
      </w:ins>
      <w:ins w:id="107" w:author="Benjamin Meyer" w:date="2021-02-18T10:13:00Z">
        <w:r w:rsidR="000B2B23">
          <w:rPr>
            <w:sz w:val="24"/>
            <w:szCs w:val="24"/>
          </w:rPr>
          <w:t xml:space="preserve"> potentially related to</w:t>
        </w:r>
        <w:r>
          <w:rPr>
            <w:sz w:val="24"/>
            <w:szCs w:val="24"/>
          </w:rPr>
          <w:t xml:space="preserve"> nonpoint sources of copper and zinc.</w:t>
        </w:r>
      </w:ins>
      <w:ins w:id="108" w:author="Benjamin Meyer" w:date="2021-02-18T10:28:00Z">
        <w:r w:rsidR="000B2B23">
          <w:rPr>
            <w:sz w:val="24"/>
            <w:szCs w:val="24"/>
          </w:rPr>
          <w:t xml:space="preserve"> </w:t>
        </w:r>
      </w:ins>
      <w:ins w:id="109" w:author="Benjamin Meyer" w:date="2021-02-19T10:05:00Z">
        <w:r w:rsidR="00FB3473">
          <w:rPr>
            <w:sz w:val="24"/>
            <w:szCs w:val="24"/>
          </w:rPr>
          <w:t>All layers</w:t>
        </w:r>
      </w:ins>
      <w:ins w:id="110" w:author="Benjamin Meyer" w:date="2021-02-19T10:06:00Z">
        <w:r w:rsidR="00FB3473">
          <w:rPr>
            <w:sz w:val="24"/>
            <w:szCs w:val="24"/>
          </w:rPr>
          <w:t xml:space="preserve"> found</w:t>
        </w:r>
      </w:ins>
      <w:ins w:id="111" w:author="Benjamin Meyer" w:date="2021-02-19T10:05:00Z">
        <w:r w:rsidR="00FB3473">
          <w:rPr>
            <w:sz w:val="24"/>
            <w:szCs w:val="24"/>
          </w:rPr>
          <w:t xml:space="preserve"> were converted to a consistent projection and geodatabase format. </w:t>
        </w:r>
      </w:ins>
      <w:ins w:id="112" w:author="Benjamin Meyer" w:date="2021-02-18T10:29:00Z">
        <w:r w:rsidR="006A639E">
          <w:rPr>
            <w:sz w:val="24"/>
            <w:szCs w:val="24"/>
          </w:rPr>
          <w:t>Gaps in geospatial d</w:t>
        </w:r>
      </w:ins>
      <w:ins w:id="113" w:author="Benjamin Meyer" w:date="2021-02-18T10:28:00Z">
        <w:r w:rsidR="006A639E">
          <w:rPr>
            <w:sz w:val="24"/>
            <w:szCs w:val="24"/>
          </w:rPr>
          <w:t xml:space="preserve">ata availability </w:t>
        </w:r>
      </w:ins>
      <w:ins w:id="114" w:author="Benjamin Meyer" w:date="2021-02-18T10:29:00Z">
        <w:r w:rsidR="006A639E">
          <w:rPr>
            <w:sz w:val="24"/>
            <w:szCs w:val="24"/>
          </w:rPr>
          <w:t xml:space="preserve">that would </w:t>
        </w:r>
      </w:ins>
      <w:ins w:id="115" w:author="Benjamin Meyer" w:date="2021-02-18T10:28:00Z">
        <w:r w:rsidR="006A639E">
          <w:rPr>
            <w:sz w:val="24"/>
            <w:szCs w:val="24"/>
          </w:rPr>
          <w:t>likely</w:t>
        </w:r>
      </w:ins>
      <w:ins w:id="116" w:author="Benjamin Meyer" w:date="2021-02-18T10:30:00Z">
        <w:r w:rsidR="006A639E">
          <w:rPr>
            <w:sz w:val="24"/>
            <w:szCs w:val="24"/>
          </w:rPr>
          <w:t xml:space="preserve"> be</w:t>
        </w:r>
      </w:ins>
      <w:ins w:id="117" w:author="Benjamin Meyer" w:date="2021-02-18T10:28:00Z">
        <w:r w:rsidR="006A639E">
          <w:rPr>
            <w:sz w:val="24"/>
            <w:szCs w:val="24"/>
          </w:rPr>
          <w:t xml:space="preserve"> needed to</w:t>
        </w:r>
      </w:ins>
      <w:ins w:id="118" w:author="Benjamin Meyer" w:date="2021-02-18T16:00:00Z">
        <w:r w:rsidR="000B2B23">
          <w:rPr>
            <w:sz w:val="24"/>
            <w:szCs w:val="24"/>
          </w:rPr>
          <w:t xml:space="preserve"> </w:t>
        </w:r>
      </w:ins>
      <w:ins w:id="119" w:author="Benjamin Meyer" w:date="2021-02-19T08:21:00Z">
        <w:r w:rsidR="000D6FE9">
          <w:rPr>
            <w:sz w:val="24"/>
            <w:szCs w:val="24"/>
          </w:rPr>
          <w:t>fully</w:t>
        </w:r>
      </w:ins>
      <w:ins w:id="120" w:author="Benjamin Meyer" w:date="2021-02-18T10:28:00Z">
        <w:r w:rsidR="006A639E">
          <w:rPr>
            <w:sz w:val="24"/>
            <w:szCs w:val="24"/>
          </w:rPr>
          <w:t xml:space="preserve"> </w:t>
        </w:r>
      </w:ins>
      <w:ins w:id="121" w:author="Benjamin Meyer" w:date="2021-02-18T10:29:00Z">
        <w:r w:rsidR="006A639E">
          <w:rPr>
            <w:sz w:val="24"/>
            <w:szCs w:val="24"/>
          </w:rPr>
          <w:t xml:space="preserve">assess copper and zinc sources were also identified in the report from </w:t>
        </w:r>
      </w:ins>
      <w:ins w:id="122" w:author="Benjamin Meyer" w:date="2021-02-18T10:30:00Z">
        <w:r w:rsidR="006A639E">
          <w:rPr>
            <w:sz w:val="24"/>
            <w:szCs w:val="24"/>
          </w:rPr>
          <w:t xml:space="preserve">St. Mary’s </w:t>
        </w:r>
      </w:ins>
      <w:ins w:id="123" w:author="Benjamin Meyer" w:date="2021-02-19T10:06:00Z">
        <w:r w:rsidR="00FB3473">
          <w:rPr>
            <w:sz w:val="24"/>
            <w:szCs w:val="24"/>
          </w:rPr>
          <w:t xml:space="preserve">University </w:t>
        </w:r>
      </w:ins>
      <w:ins w:id="124" w:author="Benjamin Meyer" w:date="2021-02-18T10:30:00Z">
        <w:r w:rsidR="006A639E">
          <w:rPr>
            <w:sz w:val="24"/>
            <w:szCs w:val="24"/>
          </w:rPr>
          <w:t>Geospatial</w:t>
        </w:r>
      </w:ins>
      <w:ins w:id="125" w:author="Benjamin Meyer" w:date="2021-02-19T10:06:00Z">
        <w:r w:rsidR="00FB3473">
          <w:rPr>
            <w:sz w:val="24"/>
            <w:szCs w:val="24"/>
          </w:rPr>
          <w:t xml:space="preserve"> Services</w:t>
        </w:r>
      </w:ins>
      <w:ins w:id="126" w:author="Benjamin Meyer" w:date="2021-02-18T10:30:00Z">
        <w:r w:rsidR="006A639E">
          <w:rPr>
            <w:sz w:val="24"/>
            <w:szCs w:val="24"/>
          </w:rPr>
          <w:t>.</w:t>
        </w:r>
      </w:ins>
      <w:r w:rsidR="00D74AB6">
        <w:rPr>
          <w:sz w:val="24"/>
          <w:szCs w:val="24"/>
        </w:rPr>
        <w:t xml:space="preserve">  </w:t>
      </w:r>
      <w:del w:id="127" w:author="Benjamin Meyer" w:date="2021-02-18T10:31:00Z">
        <w:r w:rsidR="00612D59" w:rsidRPr="006F3509" w:rsidDel="006A639E">
          <w:rPr>
            <w:sz w:val="24"/>
            <w:szCs w:val="24"/>
          </w:rPr>
          <w:delText xml:space="preserve">KWF identified potential local </w:delText>
        </w:r>
        <w:r w:rsidR="003C7959" w:rsidDel="006A639E">
          <w:rPr>
            <w:sz w:val="24"/>
            <w:szCs w:val="24"/>
          </w:rPr>
          <w:delText>sources</w:delText>
        </w:r>
        <w:r w:rsidR="003C7959" w:rsidRPr="006F3509" w:rsidDel="006A639E">
          <w:rPr>
            <w:sz w:val="24"/>
            <w:szCs w:val="24"/>
          </w:rPr>
          <w:delText xml:space="preserve"> </w:delText>
        </w:r>
        <w:r w:rsidR="00612D59" w:rsidRPr="006F3509" w:rsidDel="006A639E">
          <w:rPr>
            <w:sz w:val="24"/>
            <w:szCs w:val="24"/>
          </w:rPr>
          <w:delText>of copper and zinc</w:delText>
        </w:r>
      </w:del>
      <w:r w:rsidR="00612D59" w:rsidRPr="006F3509">
        <w:rPr>
          <w:sz w:val="24"/>
          <w:szCs w:val="24"/>
        </w:rPr>
        <w:t xml:space="preserve"> </w:t>
      </w:r>
      <w:commentRangeStart w:id="128"/>
      <w:del w:id="129" w:author="Benjamin Meyer" w:date="2021-02-18T10:31:00Z">
        <w:r w:rsidR="00612D59" w:rsidRPr="006F3509" w:rsidDel="006A639E">
          <w:rPr>
            <w:sz w:val="24"/>
            <w:szCs w:val="24"/>
          </w:rPr>
          <w:delText>through</w:delText>
        </w:r>
      </w:del>
      <w:r w:rsidR="00612D59" w:rsidRPr="006F3509">
        <w:rPr>
          <w:sz w:val="24"/>
          <w:szCs w:val="24"/>
        </w:rPr>
        <w:t xml:space="preserve"> </w:t>
      </w:r>
      <w:del w:id="130" w:author="Benjamin Meyer" w:date="2021-02-18T10:31:00Z">
        <w:r w:rsidR="00612D59" w:rsidRPr="006F3509" w:rsidDel="006A639E">
          <w:rPr>
            <w:sz w:val="24"/>
            <w:szCs w:val="24"/>
          </w:rPr>
          <w:delText>a mapping exercise</w:delText>
        </w:r>
      </w:del>
      <w:commentRangeEnd w:id="90"/>
      <w:commentRangeEnd w:id="91"/>
      <w:commentRangeEnd w:id="128"/>
      <w:r w:rsidR="00476A0D">
        <w:rPr>
          <w:sz w:val="24"/>
          <w:szCs w:val="24"/>
        </w:rPr>
        <w:t xml:space="preserve"> </w:t>
      </w:r>
    </w:p>
    <w:p w14:paraId="5B3E8A61" w14:textId="77777777" w:rsidR="00476A0D" w:rsidDel="00DB6047" w:rsidRDefault="00476A0D" w:rsidP="006F3509">
      <w:pPr>
        <w:rPr>
          <w:del w:id="131" w:author="Benjamin Meyer" w:date="2021-02-19T10:06:00Z"/>
          <w:sz w:val="24"/>
          <w:szCs w:val="24"/>
        </w:rPr>
      </w:pPr>
    </w:p>
    <w:p w14:paraId="370E6972" w14:textId="76B23FD3" w:rsidR="00476A0D" w:rsidDel="00476A0D" w:rsidRDefault="00476A0D" w:rsidP="006F3509">
      <w:pPr>
        <w:rPr>
          <w:del w:id="132" w:author="Benjamin Meyer" w:date="2021-02-19T10:05:00Z"/>
          <w:sz w:val="24"/>
          <w:szCs w:val="24"/>
        </w:rPr>
      </w:pPr>
    </w:p>
    <w:p w14:paraId="5457B837" w14:textId="4D0F3E42" w:rsidR="00476A0D" w:rsidDel="00476A0D" w:rsidRDefault="000879E9" w:rsidP="00476A0D">
      <w:pPr>
        <w:pStyle w:val="Default"/>
        <w:rPr>
          <w:del w:id="133" w:author="Benjamin Meyer" w:date="2021-02-19T10:05:00Z"/>
          <w:sz w:val="23"/>
          <w:szCs w:val="23"/>
        </w:rPr>
      </w:pPr>
      <w:del w:id="134" w:author="Benjamin Meyer" w:date="2021-02-19T10:05:00Z">
        <w:r w:rsidDel="00476A0D">
          <w:rPr>
            <w:rStyle w:val="CommentReference"/>
          </w:rPr>
          <w:commentReference w:id="128"/>
        </w:r>
        <w:r w:rsidR="00476A0D" w:rsidRPr="00476A0D" w:rsidDel="00476A0D">
          <w:rPr>
            <w:sz w:val="23"/>
            <w:szCs w:val="23"/>
          </w:rPr>
          <w:delText xml:space="preserve"> </w:delText>
        </w:r>
        <w:r w:rsidR="00476A0D" w:rsidDel="00476A0D">
          <w:rPr>
            <w:sz w:val="23"/>
            <w:szCs w:val="23"/>
          </w:rPr>
          <w:delText>Originally, not all layers were found in a consistent projection or format</w:delText>
        </w:r>
      </w:del>
    </w:p>
    <w:p w14:paraId="5C7A03FD" w14:textId="5CD44FBA" w:rsidR="003D0107" w:rsidRDefault="00476A0D" w:rsidP="00476A0D">
      <w:pPr>
        <w:rPr>
          <w:sz w:val="24"/>
          <w:szCs w:val="24"/>
        </w:rPr>
      </w:pPr>
      <w:del w:id="135" w:author="Benjamin Meyer" w:date="2021-02-19T10:05:00Z">
        <w:r w:rsidRPr="009505DD" w:rsidDel="00476A0D">
          <w:rPr>
            <w:color w:val="FF0000"/>
            <w:sz w:val="24"/>
            <w:szCs w:val="24"/>
          </w:rPr>
          <w:delText xml:space="preserve"> </w:delText>
        </w:r>
      </w:del>
      <w:del w:id="136" w:author="Benjamin Meyer" w:date="2021-02-18T10:30:00Z">
        <w:r w:rsidR="009505DD" w:rsidRPr="009505DD" w:rsidDel="006A639E">
          <w:rPr>
            <w:color w:val="FF0000"/>
            <w:sz w:val="24"/>
            <w:szCs w:val="24"/>
          </w:rPr>
          <w:delText>(Describe st mary’s work; intended outcomes…)</w:delText>
        </w:r>
        <w:r w:rsidR="00DD5408" w:rsidRPr="009505DD" w:rsidDel="006A639E">
          <w:rPr>
            <w:rStyle w:val="CommentReference"/>
            <w:color w:val="FF0000"/>
          </w:rPr>
          <w:commentReference w:id="90"/>
        </w:r>
        <w:r w:rsidR="006A639E" w:rsidDel="006A639E">
          <w:rPr>
            <w:rStyle w:val="CommentReference"/>
          </w:rPr>
          <w:commentReference w:id="91"/>
        </w:r>
      </w:del>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37" w:name="_Toc64271427"/>
      <w:commentRangeStart w:id="138"/>
      <w:commentRangeStart w:id="139"/>
      <w:commentRangeStart w:id="140"/>
      <w:r w:rsidRPr="00CF3F57">
        <w:rPr>
          <w:b/>
        </w:rPr>
        <w:t>RESULTS</w:t>
      </w:r>
      <w:commentRangeEnd w:id="138"/>
      <w:r w:rsidR="005A64A8">
        <w:rPr>
          <w:rStyle w:val="CommentReference"/>
          <w:rFonts w:asciiTheme="minorHAnsi" w:hAnsiTheme="minorHAnsi"/>
          <w:caps w:val="0"/>
        </w:rPr>
        <w:commentReference w:id="138"/>
      </w:r>
      <w:commentRangeEnd w:id="139"/>
      <w:r w:rsidR="00AB56AA">
        <w:rPr>
          <w:rStyle w:val="CommentReference"/>
          <w:rFonts w:asciiTheme="minorHAnsi" w:hAnsiTheme="minorHAnsi"/>
          <w:caps w:val="0"/>
        </w:rPr>
        <w:commentReference w:id="139"/>
      </w:r>
      <w:bookmarkEnd w:id="137"/>
      <w:commentRangeEnd w:id="140"/>
      <w:r w:rsidR="00917E6E">
        <w:rPr>
          <w:rStyle w:val="CommentReference"/>
          <w:rFonts w:asciiTheme="minorHAnsi" w:hAnsiTheme="minorHAnsi"/>
          <w:caps w:val="0"/>
        </w:rPr>
        <w:commentReference w:id="140"/>
      </w:r>
    </w:p>
    <w:p w14:paraId="7F182031" w14:textId="77777777" w:rsidR="006F3509" w:rsidRDefault="006F3509" w:rsidP="006F3509"/>
    <w:p w14:paraId="5B97E92A" w14:textId="77777777" w:rsidR="006F3509" w:rsidRDefault="006F3509" w:rsidP="006F3509">
      <w:pPr>
        <w:pStyle w:val="Heading2"/>
      </w:pPr>
      <w:bookmarkStart w:id="141" w:name="_Toc64271428"/>
      <w:commentRangeStart w:id="142"/>
      <w:commentRangeStart w:id="143"/>
      <w:r>
        <w:t>Copper</w:t>
      </w:r>
      <w:commentRangeEnd w:id="142"/>
      <w:r w:rsidR="00C53E3F">
        <w:rPr>
          <w:rStyle w:val="CommentReference"/>
          <w:b w:val="0"/>
          <w:spacing w:val="0"/>
        </w:rPr>
        <w:commentReference w:id="142"/>
      </w:r>
      <w:commentRangeEnd w:id="143"/>
      <w:r w:rsidR="0006131B">
        <w:rPr>
          <w:rStyle w:val="CommentReference"/>
          <w:b w:val="0"/>
          <w:spacing w:val="0"/>
        </w:rPr>
        <w:commentReference w:id="143"/>
      </w:r>
      <w:r>
        <w:t xml:space="preserve"> and zinc sampling</w:t>
      </w:r>
      <w:bookmarkEnd w:id="141"/>
    </w:p>
    <w:p w14:paraId="688CA702" w14:textId="2CFB5654" w:rsidR="00EE3D49" w:rsidRDefault="00EE3D49" w:rsidP="00EE3D49"/>
    <w:p w14:paraId="412B8FDC" w14:textId="7E64747A" w:rsidR="0006131B" w:rsidRPr="0006131B" w:rsidRDefault="0006131B" w:rsidP="00EE3D49">
      <w:pPr>
        <w:rPr>
          <w:sz w:val="24"/>
          <w:szCs w:val="24"/>
        </w:rPr>
      </w:pPr>
      <w:ins w:id="144"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145" w:author="Benjamin Meyer" w:date="2020-12-01T16:49:00Z"/>
        </w:rPr>
      </w:pPr>
    </w:p>
    <w:p w14:paraId="7312A24A" w14:textId="23261027" w:rsidR="00EE3D49" w:rsidRDefault="00C86C84" w:rsidP="00C86C84">
      <w:pPr>
        <w:pStyle w:val="Heading3"/>
        <w:rPr>
          <w:sz w:val="24"/>
        </w:rPr>
      </w:pPr>
      <w:bookmarkStart w:id="146" w:name="_Toc64271429"/>
      <w:r w:rsidRPr="00C86C84">
        <w:rPr>
          <w:sz w:val="24"/>
        </w:rPr>
        <w:t>Copper</w:t>
      </w:r>
      <w:bookmarkEnd w:id="146"/>
    </w:p>
    <w:p w14:paraId="06467652" w14:textId="77777777" w:rsidR="00A51324" w:rsidRPr="00A51324" w:rsidRDefault="00A51324" w:rsidP="00A51324"/>
    <w:p w14:paraId="2C3D8E1A" w14:textId="71E6884F"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w:t>
      </w:r>
      <w:ins w:id="147" w:author="Benjamin Meyer" w:date="2021-02-18T10:36:00Z">
        <w:r w:rsidR="009229A7">
          <w:rPr>
            <w:bCs/>
            <w:sz w:val="24"/>
            <w:szCs w:val="24"/>
          </w:rPr>
          <w:t>elevated</w:t>
        </w:r>
      </w:ins>
      <w:del w:id="148" w:author="Benjamin Meyer" w:date="2021-02-18T10:36:00Z">
        <w:r w:rsidR="00B84685" w:rsidDel="009229A7">
          <w:rPr>
            <w:bCs/>
            <w:sz w:val="24"/>
            <w:szCs w:val="24"/>
          </w:rPr>
          <w:delText>notably high</w:delText>
        </w:r>
      </w:del>
      <w:r w:rsidR="00B84685">
        <w:rPr>
          <w:bCs/>
          <w:sz w:val="24"/>
          <w:szCs w:val="24"/>
        </w:rPr>
        <w:t xml:space="preserve"> yet still below CCC criterion values.</w:t>
      </w:r>
      <w:r w:rsidR="00D74AB6">
        <w:rPr>
          <w:bCs/>
          <w:sz w:val="24"/>
          <w:szCs w:val="24"/>
        </w:rPr>
        <w:t xml:space="preserve"> </w:t>
      </w:r>
      <w:r w:rsidR="000D137C">
        <w:rPr>
          <w:bCs/>
          <w:sz w:val="24"/>
          <w:szCs w:val="24"/>
        </w:rPr>
        <w:t xml:space="preserve">A high 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w:t>
      </w:r>
      <w:r w:rsidR="00D74AB6">
        <w:rPr>
          <w:bCs/>
          <w:sz w:val="24"/>
          <w:szCs w:val="24"/>
        </w:rPr>
        <w:t xml:space="preserve"> </w:t>
      </w:r>
      <w:r w:rsidR="000D137C">
        <w:rPr>
          <w:bCs/>
          <w:sz w:val="24"/>
          <w:szCs w:val="24"/>
        </w:rPr>
        <w:t>CCC values were not available for this sampling event</w:t>
      </w:r>
      <w:r w:rsidR="00E33D04">
        <w:rPr>
          <w:bCs/>
          <w:sz w:val="24"/>
          <w:szCs w:val="24"/>
        </w:rPr>
        <w:t>, but</w:t>
      </w:r>
      <w:ins w:id="149" w:author="Benjamin Meyer" w:date="2021-02-18T10:49:00Z">
        <w:r w:rsidR="00127198">
          <w:rPr>
            <w:bCs/>
            <w:sz w:val="24"/>
            <w:szCs w:val="24"/>
          </w:rPr>
          <w:t xml:space="preserve"> based on CC</w:t>
        </w:r>
      </w:ins>
      <w:ins w:id="150" w:author="Benjamin Meyer" w:date="2021-02-18T10:50:00Z">
        <w:r w:rsidR="00127198">
          <w:rPr>
            <w:bCs/>
            <w:sz w:val="24"/>
            <w:szCs w:val="24"/>
          </w:rPr>
          <w:t>C</w:t>
        </w:r>
      </w:ins>
      <w:ins w:id="151" w:author="Benjamin Meyer" w:date="2021-02-18T10:53:00Z">
        <w:r w:rsidR="00127198">
          <w:rPr>
            <w:bCs/>
            <w:sz w:val="24"/>
            <w:szCs w:val="24"/>
          </w:rPr>
          <w:t xml:space="preserve"> values</w:t>
        </w:r>
      </w:ins>
      <w:ins w:id="152" w:author="Benjamin Meyer" w:date="2021-02-18T10:49:00Z">
        <w:r w:rsidR="00127198">
          <w:rPr>
            <w:bCs/>
            <w:sz w:val="24"/>
            <w:szCs w:val="24"/>
          </w:rPr>
          <w:t xml:space="preserve"> from other</w:t>
        </w:r>
      </w:ins>
      <w:ins w:id="153" w:author="Benjamin Meyer" w:date="2021-02-18T10:52:00Z">
        <w:r w:rsidR="00127198">
          <w:rPr>
            <w:bCs/>
            <w:sz w:val="24"/>
            <w:szCs w:val="24"/>
          </w:rPr>
          <w:t xml:space="preserve"> nearby 2019 sampling events</w:t>
        </w:r>
      </w:ins>
      <w:ins w:id="154" w:author="Benjamin Meyer" w:date="2021-02-18T10:49:00Z">
        <w:r w:rsidR="00127198">
          <w:rPr>
            <w:bCs/>
            <w:sz w:val="24"/>
            <w:szCs w:val="24"/>
          </w:rPr>
          <w:t xml:space="preserve"> on the main stem Kenai River,</w:t>
        </w:r>
      </w:ins>
      <w:r w:rsidR="00E33D04">
        <w:rPr>
          <w:bCs/>
          <w:sz w:val="24"/>
          <w:szCs w:val="24"/>
        </w:rPr>
        <w:t xml:space="preserve"> the observation </w:t>
      </w:r>
      <w:ins w:id="155" w:author="Benjamin Meyer" w:date="2021-02-18T10:49:00Z">
        <w:r w:rsidR="00127198">
          <w:rPr>
            <w:bCs/>
            <w:sz w:val="24"/>
            <w:szCs w:val="24"/>
          </w:rPr>
          <w:t>could</w:t>
        </w:r>
      </w:ins>
      <w:del w:id="156" w:author="Benjamin Meyer" w:date="2021-02-18T10:49:00Z">
        <w:r w:rsidR="00E33D04" w:rsidDel="00127198">
          <w:rPr>
            <w:bCs/>
            <w:sz w:val="24"/>
            <w:szCs w:val="24"/>
          </w:rPr>
          <w:delText>is</w:delText>
        </w:r>
      </w:del>
      <w:r w:rsidR="00E33D04">
        <w:rPr>
          <w:bCs/>
          <w:sz w:val="24"/>
          <w:szCs w:val="24"/>
        </w:rPr>
        <w:t xml:space="preserve"> </w:t>
      </w:r>
      <w:ins w:id="157" w:author="Benjamin Meyer" w:date="2021-02-18T10:53:00Z">
        <w:r w:rsidR="00127198">
          <w:rPr>
            <w:bCs/>
            <w:sz w:val="24"/>
            <w:szCs w:val="24"/>
          </w:rPr>
          <w:t>be indicated as</w:t>
        </w:r>
      </w:ins>
      <w:del w:id="158" w:author="Benjamin Meyer" w:date="2021-02-18T10:53:00Z">
        <w:r w:rsidR="00E33D04" w:rsidDel="00127198">
          <w:rPr>
            <w:bCs/>
            <w:sz w:val="24"/>
            <w:szCs w:val="24"/>
          </w:rPr>
          <w:delText>presumed</w:delText>
        </w:r>
      </w:del>
      <w:r w:rsidR="00CC2857">
        <w:rPr>
          <w:bCs/>
          <w:sz w:val="24"/>
          <w:szCs w:val="24"/>
        </w:rPr>
        <w:t xml:space="preserve"> </w:t>
      </w:r>
      <w:commentRangeStart w:id="159"/>
      <w:commentRangeStart w:id="160"/>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159"/>
      <w:r w:rsidR="001D4B97">
        <w:rPr>
          <w:rStyle w:val="CommentReference"/>
        </w:rPr>
        <w:commentReference w:id="159"/>
      </w:r>
      <w:commentRangeEnd w:id="160"/>
      <w:r w:rsidR="00127198">
        <w:rPr>
          <w:rStyle w:val="CommentReference"/>
        </w:rPr>
        <w:commentReference w:id="160"/>
      </w:r>
      <w:r w:rsidR="00977755">
        <w:rPr>
          <w:bCs/>
          <w:sz w:val="24"/>
          <w:szCs w:val="24"/>
        </w:rPr>
        <w:t>ee “Copper” in the dis</w:t>
      </w:r>
      <w:r w:rsidR="00E33D04">
        <w:rPr>
          <w:bCs/>
          <w:sz w:val="24"/>
          <w:szCs w:val="24"/>
        </w:rPr>
        <w:t>cussion section</w:t>
      </w:r>
      <w:r w:rsidR="000A7351">
        <w:rPr>
          <w:bCs/>
          <w:sz w:val="24"/>
          <w:szCs w:val="24"/>
        </w:rPr>
        <w:t xml:space="preserve"> for further consideration</w:t>
      </w:r>
      <w:ins w:id="161" w:author="Benjamin Meyer" w:date="2021-02-18T10:49:00Z">
        <w:r w:rsidR="00127198">
          <w:rPr>
            <w:bCs/>
            <w:sz w:val="24"/>
            <w:szCs w:val="24"/>
          </w:rPr>
          <w:t xml:space="preserve"> and discussion</w:t>
        </w:r>
      </w:ins>
      <w:r w:rsidR="00977755">
        <w:rPr>
          <w:bCs/>
          <w:sz w:val="24"/>
          <w:szCs w:val="24"/>
        </w:rPr>
        <w:t>).</w:t>
      </w:r>
    </w:p>
    <w:p w14:paraId="464DC51E" w14:textId="77777777" w:rsidR="00A51324" w:rsidRDefault="00A51324" w:rsidP="006F3509">
      <w:pPr>
        <w:rPr>
          <w:bCs/>
          <w:sz w:val="24"/>
          <w:szCs w:val="24"/>
        </w:rPr>
      </w:pPr>
    </w:p>
    <w:p w14:paraId="07B3EBA9" w14:textId="55327EAE"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w:t>
      </w:r>
      <w:ins w:id="162" w:author="Benjamin Meyer" w:date="2021-02-16T17:18:00Z">
        <w:r w:rsidR="00E60CF6">
          <w:rPr>
            <w:bCs/>
            <w:sz w:val="24"/>
            <w:szCs w:val="24"/>
          </w:rPr>
          <w:t>elevated</w:t>
        </w:r>
      </w:ins>
      <w:commentRangeStart w:id="163"/>
      <w:del w:id="164" w:author="Benjamin Meyer" w:date="2021-02-16T17:18:00Z">
        <w:r w:rsidR="00B84685" w:rsidDel="00E60CF6">
          <w:rPr>
            <w:bCs/>
            <w:sz w:val="24"/>
            <w:szCs w:val="24"/>
          </w:rPr>
          <w:delText>h</w:delText>
        </w:r>
      </w:del>
      <w:commentRangeEnd w:id="163"/>
      <w:r w:rsidR="001B3D7A">
        <w:rPr>
          <w:rStyle w:val="CommentReference"/>
        </w:rPr>
        <w:commentReference w:id="163"/>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lastRenderedPageBreak/>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 xml:space="preserve">exceedances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165"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068FFF1F" w:rsidR="001C50D5" w:rsidRDefault="001C50D5" w:rsidP="006F3509">
      <w:pPr>
        <w:rPr>
          <w:bCs/>
          <w:sz w:val="24"/>
          <w:szCs w:val="24"/>
        </w:rPr>
      </w:pPr>
      <w:r>
        <w:rPr>
          <w:bCs/>
          <w:sz w:val="24"/>
          <w:szCs w:val="24"/>
        </w:rPr>
        <w:t>For both tributary and mainstem sites</w:t>
      </w:r>
      <w:r w:rsidR="002C2148">
        <w:rPr>
          <w:bCs/>
          <w:sz w:val="24"/>
          <w:szCs w:val="24"/>
        </w:rPr>
        <w:t>,</w:t>
      </w:r>
      <w:r>
        <w:rPr>
          <w:bCs/>
          <w:sz w:val="24"/>
          <w:szCs w:val="24"/>
        </w:rPr>
        <w:t xml:space="preserve"> the highest copper values observed</w:t>
      </w:r>
      <w:r w:rsidR="0001370E">
        <w:rPr>
          <w:bCs/>
          <w:sz w:val="24"/>
          <w:szCs w:val="24"/>
        </w:rPr>
        <w:t xml:space="preserve"> were</w:t>
      </w:r>
      <w:r>
        <w:rPr>
          <w:bCs/>
          <w:sz w:val="24"/>
          <w:szCs w:val="24"/>
        </w:rPr>
        <w:t xml:space="preserve"> in the lower Kenai River region, closer to the developed Kenai/Soldotna area.</w:t>
      </w:r>
      <w:r w:rsidR="00D74AB6">
        <w:rPr>
          <w:bCs/>
          <w:sz w:val="24"/>
          <w:szCs w:val="24"/>
        </w:rPr>
        <w:t xml:space="preserve"> </w:t>
      </w:r>
      <w:r>
        <w:rPr>
          <w:bCs/>
          <w:sz w:val="24"/>
          <w:szCs w:val="24"/>
        </w:rPr>
        <w:t>Copper values &gt; 2.5 µg/L were observed at the City of Kenai Docks mainstem site,</w:t>
      </w:r>
      <w:r w:rsidR="00CE2E9F">
        <w:rPr>
          <w:bCs/>
          <w:sz w:val="24"/>
          <w:szCs w:val="24"/>
        </w:rPr>
        <w:t xml:space="preserve"> in</w:t>
      </w:r>
      <w:r>
        <w:rPr>
          <w:bCs/>
          <w:sz w:val="24"/>
          <w:szCs w:val="24"/>
        </w:rPr>
        <w:t xml:space="preserve"> No Name Creek, and </w:t>
      </w:r>
      <w:r w:rsidR="00CE2E9F">
        <w:rPr>
          <w:bCs/>
          <w:sz w:val="24"/>
          <w:szCs w:val="24"/>
        </w:rPr>
        <w:t xml:space="preserve">in </w:t>
      </w:r>
      <w:r>
        <w:rPr>
          <w:bCs/>
          <w:sz w:val="24"/>
          <w:szCs w:val="24"/>
        </w:rPr>
        <w:t>Beaver Creek.</w:t>
      </w:r>
      <w:r w:rsidR="00D74AB6">
        <w:rPr>
          <w:bCs/>
          <w:sz w:val="24"/>
          <w:szCs w:val="24"/>
        </w:rPr>
        <w:t xml:space="preserve"> </w:t>
      </w:r>
      <w:r>
        <w:rPr>
          <w:bCs/>
          <w:sz w:val="24"/>
          <w:szCs w:val="24"/>
        </w:rPr>
        <w:t>All other copper values in the</w:t>
      </w:r>
      <w:r w:rsidR="001F2D11">
        <w:rPr>
          <w:bCs/>
          <w:sz w:val="24"/>
          <w:szCs w:val="24"/>
        </w:rPr>
        <w:t xml:space="preserve"> 2019-2020</w:t>
      </w:r>
      <w:r>
        <w:rPr>
          <w:bCs/>
          <w:sz w:val="24"/>
          <w:szCs w:val="24"/>
        </w:rPr>
        <w:t xml:space="preserve"> dataset were </w:t>
      </w:r>
      <w:commentRangeStart w:id="166"/>
      <w:commentRangeStart w:id="167"/>
      <w:commentRangeStart w:id="168"/>
      <w:r>
        <w:rPr>
          <w:bCs/>
          <w:sz w:val="24"/>
          <w:szCs w:val="24"/>
        </w:rPr>
        <w:t>below</w:t>
      </w:r>
      <w:r w:rsidR="000B58BA">
        <w:rPr>
          <w:bCs/>
          <w:sz w:val="24"/>
          <w:szCs w:val="24"/>
        </w:rPr>
        <w:t xml:space="preserve"> </w:t>
      </w:r>
      <w:ins w:id="169" w:author="Benjamin Meyer" w:date="2021-02-18T10:58:00Z">
        <w:r w:rsidR="000B58BA">
          <w:rPr>
            <w:bCs/>
            <w:sz w:val="24"/>
            <w:szCs w:val="24"/>
          </w:rPr>
          <w:t xml:space="preserve">2.5 </w:t>
        </w:r>
      </w:ins>
      <w:ins w:id="170" w:author="Benjamin Meyer" w:date="2021-02-18T10:59:00Z">
        <w:r w:rsidR="000B58BA">
          <w:rPr>
            <w:bCs/>
            <w:sz w:val="24"/>
            <w:szCs w:val="24"/>
          </w:rPr>
          <w:t>µg/L.</w:t>
        </w:r>
      </w:ins>
      <w:ins w:id="171" w:author="Eldred, Laura" w:date="2020-12-29T12:46:00Z">
        <w:del w:id="172" w:author="Benjamin Meyer" w:date="2021-02-18T10:59:00Z">
          <w:r w:rsidR="007218A3" w:rsidDel="000B58BA">
            <w:rPr>
              <w:bCs/>
              <w:sz w:val="24"/>
              <w:szCs w:val="24"/>
            </w:rPr>
            <w:delText xml:space="preserve"> water quality criteria</w:delText>
          </w:r>
        </w:del>
      </w:ins>
      <w:del w:id="173" w:author="Benjamin Meyer" w:date="2021-02-18T10:59:00Z">
        <w:r w:rsidDel="000B58BA">
          <w:rPr>
            <w:bCs/>
            <w:sz w:val="24"/>
            <w:szCs w:val="24"/>
          </w:rPr>
          <w:delText xml:space="preserve"> </w:delText>
        </w:r>
      </w:del>
      <w:del w:id="174" w:author="Eldred, Laura" w:date="2020-12-29T12:47:00Z">
        <w:r w:rsidRPr="001B3D7A" w:rsidDel="007218A3">
          <w:rPr>
            <w:bCs/>
            <w:sz w:val="24"/>
            <w:szCs w:val="24"/>
            <w:highlight w:val="yellow"/>
          </w:rPr>
          <w:delText>this arbitrary</w:delText>
        </w:r>
        <w:r w:rsidDel="007218A3">
          <w:rPr>
            <w:bCs/>
            <w:sz w:val="24"/>
            <w:szCs w:val="24"/>
          </w:rPr>
          <w:delText xml:space="preserve"> </w:delText>
        </w:r>
        <w:commentRangeEnd w:id="166"/>
        <w:r w:rsidR="00AB56AA" w:rsidDel="007218A3">
          <w:rPr>
            <w:rStyle w:val="CommentReference"/>
          </w:rPr>
          <w:commentReference w:id="166"/>
        </w:r>
        <w:commentRangeEnd w:id="167"/>
        <w:r w:rsidR="007E2E3F" w:rsidDel="007218A3">
          <w:rPr>
            <w:rStyle w:val="CommentReference"/>
          </w:rPr>
          <w:commentReference w:id="167"/>
        </w:r>
      </w:del>
      <w:commentRangeEnd w:id="168"/>
      <w:r w:rsidR="00DB58B7">
        <w:rPr>
          <w:rStyle w:val="CommentReference"/>
        </w:rPr>
        <w:commentReference w:id="168"/>
      </w:r>
      <w:del w:id="175" w:author="Benjamin Meyer" w:date="2021-02-18T10:59:00Z">
        <w:r w:rsidDel="000B58BA">
          <w:rPr>
            <w:bCs/>
            <w:sz w:val="24"/>
            <w:szCs w:val="24"/>
          </w:rPr>
          <w:delText>threshold</w:delText>
        </w:r>
      </w:del>
      <w:ins w:id="176" w:author="Eldred, Laura" w:date="2020-12-29T12:47:00Z">
        <w:del w:id="177" w:author="Benjamin Meyer" w:date="2021-02-18T10:59:00Z">
          <w:r w:rsidR="007218A3" w:rsidDel="000B58BA">
            <w:rPr>
              <w:bCs/>
              <w:sz w:val="24"/>
              <w:szCs w:val="24"/>
            </w:rPr>
            <w:delText>s</w:delText>
          </w:r>
        </w:del>
      </w:ins>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178" w:name="_Toc64271430"/>
      <w:r w:rsidRPr="00C86C84">
        <w:rPr>
          <w:sz w:val="24"/>
        </w:rPr>
        <w:t>Zinc</w:t>
      </w:r>
      <w:bookmarkEnd w:id="178"/>
    </w:p>
    <w:p w14:paraId="7DD30A65" w14:textId="77777777" w:rsidR="00A51324" w:rsidRPr="00A51324" w:rsidRDefault="00A51324" w:rsidP="00A51324"/>
    <w:p w14:paraId="75532D43" w14:textId="36834331" w:rsidR="001D04BE" w:rsidRDefault="005723FC" w:rsidP="006F3509">
      <w:pPr>
        <w:rPr>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w:t>
      </w:r>
      <w:r w:rsidR="00D74AB6">
        <w:rPr>
          <w:bCs/>
          <w:sz w:val="24"/>
          <w:szCs w:val="24"/>
        </w:rPr>
        <w:t xml:space="preserve"> </w:t>
      </w:r>
      <w:del w:id="179" w:author="Benjamin Meyer" w:date="2021-02-18T12:15:00Z">
        <w:r w:rsidR="00AE01D7" w:rsidDel="001D04BE">
          <w:rPr>
            <w:bCs/>
            <w:sz w:val="24"/>
            <w:szCs w:val="24"/>
          </w:rPr>
          <w:delText>(</w:delText>
        </w:r>
      </w:del>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del w:id="180" w:author="Benjamin Meyer" w:date="2021-02-18T12:12:00Z">
        <w:r w:rsidR="004F4B2E" w:rsidDel="001D04BE">
          <w:rPr>
            <w:bCs/>
            <w:sz w:val="24"/>
            <w:szCs w:val="24"/>
          </w:rPr>
          <w:delText>nearly an order of magnitud</w:delText>
        </w:r>
      </w:del>
      <w:ins w:id="181" w:author="Benjamin Meyer" w:date="2021-02-18T12:12:00Z">
        <w:r w:rsidR="001D04BE">
          <w:rPr>
            <w:bCs/>
            <w:sz w:val="24"/>
            <w:szCs w:val="24"/>
          </w:rPr>
          <w:t>several multiples</w:t>
        </w:r>
      </w:ins>
      <w:r w:rsidR="004F4B2E">
        <w:rPr>
          <w:bCs/>
          <w:sz w:val="24"/>
          <w:szCs w:val="24"/>
        </w:rPr>
        <w:t xml:space="preserve"> above the range of </w:t>
      </w:r>
      <w:commentRangeStart w:id="182"/>
      <w:commentRangeStart w:id="183"/>
      <w:r w:rsidR="004F4B2E">
        <w:rPr>
          <w:bCs/>
          <w:sz w:val="24"/>
          <w:szCs w:val="24"/>
        </w:rPr>
        <w:t xml:space="preserve">typical data </w:t>
      </w:r>
      <w:commentRangeEnd w:id="182"/>
      <w:r w:rsidR="00AA460F">
        <w:rPr>
          <w:rStyle w:val="CommentReference"/>
        </w:rPr>
        <w:commentReference w:id="182"/>
      </w:r>
      <w:commentRangeEnd w:id="183"/>
      <w:r w:rsidR="00257255">
        <w:rPr>
          <w:rStyle w:val="CommentReference"/>
        </w:rPr>
        <w:commentReference w:id="183"/>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184"/>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63A1E022" w14:textId="28862785" w:rsidR="00AE01D7" w:rsidRP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184"/>
      <w:r w:rsidR="001D04BE" w:rsidRPr="001D04BE">
        <w:rPr>
          <w:bCs/>
          <w:sz w:val="24"/>
          <w:szCs w:val="24"/>
        </w:rPr>
        <w:t xml:space="preserve"> </w:t>
      </w:r>
      <w:r w:rsidR="00AA460F">
        <w:rPr>
          <w:rStyle w:val="CommentReference"/>
        </w:rPr>
        <w:commentReference w:id="184"/>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del w:id="185" w:author="Benjamin Meyer" w:date="2021-02-18T12:15:00Z">
        <w:r w:rsidR="004F4B2E" w:rsidRPr="001D04BE" w:rsidDel="001D04BE">
          <w:rPr>
            <w:bCs/>
            <w:sz w:val="24"/>
            <w:szCs w:val="24"/>
          </w:rPr>
          <w:delText>)</w:delText>
        </w:r>
      </w:del>
      <w:r w:rsidR="004F4B2E" w:rsidRPr="001D04BE">
        <w:rPr>
          <w:bCs/>
          <w:sz w:val="24"/>
          <w:szCs w:val="24"/>
        </w:rPr>
        <w:t>.</w:t>
      </w:r>
    </w:p>
    <w:p w14:paraId="7DC44E30" w14:textId="77777777" w:rsidR="00103FA2" w:rsidRDefault="00103FA2" w:rsidP="006F3509">
      <w:pPr>
        <w:rPr>
          <w:bCs/>
          <w:sz w:val="24"/>
          <w:szCs w:val="24"/>
        </w:rPr>
      </w:pPr>
    </w:p>
    <w:p w14:paraId="15C5A5CD" w14:textId="6A2051C1"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ins w:id="186" w:author="Benjamin Meyer" w:date="2021-02-18T13:40:00Z">
        <w:r w:rsidR="00DB3D02">
          <w:rPr>
            <w:bCs/>
            <w:sz w:val="24"/>
            <w:szCs w:val="24"/>
          </w:rPr>
          <w:t>twelve</w:t>
        </w:r>
      </w:ins>
      <w:del w:id="187" w:author="Benjamin Meyer" w:date="2021-02-18T13:40:00Z">
        <w:r w:rsidR="00103FA2" w:rsidDel="00DB3D02">
          <w:rPr>
            <w:bCs/>
            <w:sz w:val="24"/>
            <w:szCs w:val="24"/>
          </w:rPr>
          <w:delText>thirteen</w:delText>
        </w:r>
      </w:del>
      <w:r w:rsidR="00103FA2">
        <w:rPr>
          <w:bCs/>
          <w:sz w:val="24"/>
          <w:szCs w:val="24"/>
        </w:rPr>
        <w:t xml:space="preserve"> sample</w:t>
      </w:r>
      <w:del w:id="188" w:author="Benjamin Meyer" w:date="2021-02-18T13:43:00Z">
        <w:r w:rsidR="00103FA2" w:rsidDel="00DB3D02">
          <w:rPr>
            <w:bCs/>
            <w:sz w:val="24"/>
            <w:szCs w:val="24"/>
          </w:rPr>
          <w:delText>s</w:delText>
        </w:r>
      </w:del>
      <w:del w:id="189" w:author="Benjamin Meyer" w:date="2021-02-18T13:42:00Z">
        <w:r w:rsidR="00103FA2" w:rsidDel="00DB3D02">
          <w:rPr>
            <w:bCs/>
            <w:sz w:val="24"/>
            <w:szCs w:val="24"/>
          </w:rPr>
          <w:delText>, including</w:delText>
        </w:r>
        <w:r w:rsidR="00827201" w:rsidDel="00DB3D02">
          <w:rPr>
            <w:bCs/>
            <w:sz w:val="24"/>
            <w:szCs w:val="24"/>
          </w:rPr>
          <w:delText xml:space="preserve"> </w:delText>
        </w:r>
        <w:commentRangeStart w:id="190"/>
        <w:commentRangeStart w:id="191"/>
        <w:r w:rsidR="00827201" w:rsidDel="00DB3D02">
          <w:rPr>
            <w:bCs/>
            <w:sz w:val="24"/>
            <w:szCs w:val="24"/>
          </w:rPr>
          <w:delText>re</w:delText>
        </w:r>
        <w:r w:rsidR="00103FA2" w:rsidDel="00DB3D02">
          <w:rPr>
            <w:bCs/>
            <w:sz w:val="24"/>
            <w:szCs w:val="24"/>
          </w:rPr>
          <w:delText>plicate</w:delText>
        </w:r>
      </w:del>
      <w:r w:rsidR="00103FA2">
        <w:rPr>
          <w:bCs/>
          <w:sz w:val="24"/>
          <w:szCs w:val="24"/>
        </w:rPr>
        <w:t>s</w:t>
      </w:r>
      <w:commentRangeEnd w:id="190"/>
      <w:r w:rsidR="00251E7A">
        <w:rPr>
          <w:rStyle w:val="CommentReference"/>
        </w:rPr>
        <w:commentReference w:id="190"/>
      </w:r>
      <w:commentRangeEnd w:id="191"/>
      <w:r w:rsidR="00DB3D02">
        <w:rPr>
          <w:rStyle w:val="CommentReference"/>
        </w:rPr>
        <w:commentReference w:id="191"/>
      </w:r>
      <w:r w:rsidR="00103FA2">
        <w:rPr>
          <w:bCs/>
          <w:sz w:val="24"/>
          <w:szCs w:val="24"/>
        </w:rPr>
        <w:t>.</w:t>
      </w:r>
      <w:r w:rsidR="00D74AB6">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tributary sites including Upper No Name Creek, Lower Beaver Creek, Upper Beaver Creek, Lower Slikok Creek, Upper Slikok Creek, and Lower Soldotna Creek (Figure 5).</w:t>
      </w:r>
      <w:r w:rsidR="00D74AB6">
        <w:rPr>
          <w:bCs/>
          <w:sz w:val="24"/>
          <w:szCs w:val="24"/>
        </w:rPr>
        <w:t xml:space="preserve"> </w:t>
      </w:r>
      <w:r w:rsidR="00827201">
        <w:rPr>
          <w:bCs/>
          <w:sz w:val="24"/>
          <w:szCs w:val="24"/>
        </w:rPr>
        <w:t>Zinc e</w:t>
      </w:r>
      <w:r>
        <w:rPr>
          <w:bCs/>
          <w:sz w:val="24"/>
          <w:szCs w:val="24"/>
        </w:rPr>
        <w:t xml:space="preserve">xceedances in </w:t>
      </w:r>
      <w:proofErr w:type="spellStart"/>
      <w:r>
        <w:rPr>
          <w:bCs/>
          <w:sz w:val="24"/>
          <w:szCs w:val="24"/>
        </w:rPr>
        <w:t>mainstem</w:t>
      </w:r>
      <w:proofErr w:type="spellEnd"/>
      <w:r>
        <w:rPr>
          <w:bCs/>
          <w:sz w:val="24"/>
          <w:szCs w:val="24"/>
        </w:rPr>
        <w:t xml:space="preserve">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192"/>
      <w:commentRangeStart w:id="193"/>
      <w:r w:rsidR="00827201">
        <w:rPr>
          <w:bCs/>
          <w:sz w:val="24"/>
          <w:szCs w:val="24"/>
        </w:rPr>
        <w:t xml:space="preserve">minimally </w:t>
      </w:r>
      <w:proofErr w:type="spellStart"/>
      <w:r w:rsidR="00827201">
        <w:rPr>
          <w:bCs/>
          <w:sz w:val="24"/>
          <w:szCs w:val="24"/>
        </w:rPr>
        <w:t>anthropogenically</w:t>
      </w:r>
      <w:commentRangeEnd w:id="192"/>
      <w:proofErr w:type="spellEnd"/>
      <w:r w:rsidR="001B3D7A">
        <w:rPr>
          <w:rStyle w:val="CommentReference"/>
        </w:rPr>
        <w:commentReference w:id="192"/>
      </w:r>
      <w:commentRangeEnd w:id="193"/>
      <w:r w:rsidR="008B42A6">
        <w:rPr>
          <w:rStyle w:val="CommentReference"/>
        </w:rPr>
        <w:commentReference w:id="193"/>
      </w:r>
      <w:r w:rsidR="00827201">
        <w:rPr>
          <w:bCs/>
          <w:sz w:val="24"/>
          <w:szCs w:val="24"/>
        </w:rPr>
        <w:t>-influenced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194" w:name="_Toc64271431"/>
      <w:r>
        <w:rPr>
          <w:sz w:val="24"/>
        </w:rPr>
        <w:t>Variation among re</w:t>
      </w:r>
      <w:r w:rsidR="00C86C84">
        <w:rPr>
          <w:sz w:val="24"/>
        </w:rPr>
        <w:t>plicate samples</w:t>
      </w:r>
      <w:bookmarkEnd w:id="194"/>
    </w:p>
    <w:p w14:paraId="150088F2" w14:textId="77777777" w:rsidR="00A51324" w:rsidRPr="00A51324" w:rsidRDefault="00A51324" w:rsidP="00A51324"/>
    <w:p w14:paraId="3DB122E3" w14:textId="21648446" w:rsidR="006F3509" w:rsidRDefault="0073474F" w:rsidP="006F3509">
      <w:pPr>
        <w:rPr>
          <w:bCs/>
          <w:sz w:val="24"/>
          <w:szCs w:val="24"/>
        </w:rPr>
      </w:pPr>
      <w:r>
        <w:rPr>
          <w:sz w:val="24"/>
          <w:szCs w:val="24"/>
        </w:rPr>
        <w:t>A total of fifteen unique</w:t>
      </w:r>
      <w:r w:rsidR="00FC465D">
        <w:rPr>
          <w:sz w:val="24"/>
          <w:szCs w:val="24"/>
        </w:rPr>
        <w:t xml:space="preserve"> samples had associated </w:t>
      </w:r>
      <w:ins w:id="195" w:author="Benjamin Meyer" w:date="2021-02-18T14:07:00Z">
        <w:r>
          <w:rPr>
            <w:sz w:val="24"/>
            <w:szCs w:val="24"/>
          </w:rPr>
          <w:t xml:space="preserve">copper and zinc </w:t>
        </w:r>
      </w:ins>
      <w:r w:rsidR="00827201">
        <w:rPr>
          <w:sz w:val="24"/>
          <w:szCs w:val="24"/>
        </w:rPr>
        <w:t>re</w:t>
      </w:r>
      <w:r w:rsidR="00FC465D">
        <w:rPr>
          <w:sz w:val="24"/>
          <w:szCs w:val="24"/>
        </w:rPr>
        <w:t>plicate</w:t>
      </w:r>
      <w:ins w:id="196" w:author="Benjamin Meyer" w:date="2021-02-18T14:07:00Z">
        <w:r>
          <w:rPr>
            <w:sz w:val="24"/>
            <w:szCs w:val="24"/>
          </w:rPr>
          <w:t xml:space="preserve"> values</w:t>
        </w:r>
      </w:ins>
      <w:del w:id="197" w:author="Benjamin Meyer" w:date="2021-02-18T14:07:00Z">
        <w:r w:rsidR="00FC465D" w:rsidDel="0073474F">
          <w:rPr>
            <w:sz w:val="24"/>
            <w:szCs w:val="24"/>
          </w:rPr>
          <w:delText>s</w:delText>
        </w:r>
      </w:del>
      <w:r w:rsidR="00FC465D">
        <w:rPr>
          <w:sz w:val="24"/>
          <w:szCs w:val="24"/>
        </w:rPr>
        <w:t>, from ten unique</w:t>
      </w:r>
      <w:r>
        <w:rPr>
          <w:sz w:val="24"/>
          <w:szCs w:val="24"/>
        </w:rPr>
        <w:t xml:space="preserve"> sites and seven unique dates. </w:t>
      </w:r>
      <w:ins w:id="198" w:author="Benjamin Meyer" w:date="2021-02-18T14:07:00Z">
        <w:r w:rsidR="00B45A65">
          <w:rPr>
            <w:sz w:val="24"/>
            <w:szCs w:val="24"/>
          </w:rPr>
          <w:t xml:space="preserve">A relative percent difference of &gt; 20% </w:t>
        </w:r>
      </w:ins>
      <w:del w:id="199" w:author="Benjamin Meyer" w:date="2021-02-18T14:08:00Z">
        <w:r w:rsidR="00FC465D" w:rsidDel="00B45A65">
          <w:rPr>
            <w:sz w:val="24"/>
            <w:szCs w:val="24"/>
          </w:rPr>
          <w:delText xml:space="preserve">variation </w:delText>
        </w:r>
      </w:del>
      <w:r w:rsidR="00FC465D">
        <w:rPr>
          <w:sz w:val="24"/>
          <w:szCs w:val="24"/>
        </w:rPr>
        <w:t xml:space="preserve">among </w:t>
      </w:r>
      <w:r w:rsidR="00827201">
        <w:rPr>
          <w:sz w:val="24"/>
          <w:szCs w:val="24"/>
        </w:rPr>
        <w:t>re</w:t>
      </w:r>
      <w:r w:rsidR="00FC465D">
        <w:rPr>
          <w:sz w:val="24"/>
          <w:szCs w:val="24"/>
        </w:rPr>
        <w:t xml:space="preserve">plicate samples was observed in </w:t>
      </w:r>
      <w:ins w:id="200" w:author="Benjamin Meyer" w:date="2021-02-18T14:08:00Z">
        <w:r w:rsidR="00B45A65">
          <w:rPr>
            <w:sz w:val="24"/>
            <w:szCs w:val="24"/>
          </w:rPr>
          <w:t>eleven out of thirty instance</w:t>
        </w:r>
      </w:ins>
      <w:commentRangeStart w:id="201"/>
      <w:commentRangeStart w:id="202"/>
      <w:r w:rsidR="00FC465D">
        <w:rPr>
          <w:sz w:val="24"/>
          <w:szCs w:val="24"/>
        </w:rPr>
        <w:t>s</w:t>
      </w:r>
      <w:del w:id="203" w:author="Benjamin Meyer" w:date="2021-02-18T14:08:00Z">
        <w:r w:rsidR="00FC465D" w:rsidDel="00B45A65">
          <w:rPr>
            <w:sz w:val="24"/>
            <w:szCs w:val="24"/>
          </w:rPr>
          <w:delText>ome events</w:delText>
        </w:r>
      </w:del>
      <w:commentRangeEnd w:id="201"/>
      <w:r w:rsidR="001B3D7A">
        <w:rPr>
          <w:rStyle w:val="CommentReference"/>
        </w:rPr>
        <w:commentReference w:id="201"/>
      </w:r>
      <w:commentRangeEnd w:id="202"/>
      <w:r w:rsidR="005449B4">
        <w:rPr>
          <w:rStyle w:val="CommentReference"/>
        </w:rPr>
        <w:commentReference w:id="202"/>
      </w:r>
      <w:r w:rsidR="00FC465D">
        <w:rPr>
          <w:sz w:val="24"/>
          <w:szCs w:val="24"/>
        </w:rPr>
        <w:t xml:space="preserve">, ranging from 0% - 175% (Table </w:t>
      </w:r>
      <w:r w:rsidR="00827201">
        <w:rPr>
          <w:sz w:val="24"/>
          <w:szCs w:val="24"/>
        </w:rPr>
        <w:t>5</w:t>
      </w:r>
      <w:r w:rsidR="00FC465D" w:rsidRPr="001B3D7A">
        <w:rPr>
          <w:sz w:val="24"/>
          <w:szCs w:val="24"/>
          <w:highlight w:val="yellow"/>
        </w:rPr>
        <w:t>), with a mean</w:t>
      </w:r>
      <w:r w:rsidR="00827201" w:rsidRPr="001B3D7A">
        <w:rPr>
          <w:sz w:val="24"/>
          <w:szCs w:val="24"/>
          <w:highlight w:val="yellow"/>
        </w:rPr>
        <w:t xml:space="preserve"> difference of</w:t>
      </w:r>
      <w:r w:rsidR="00FC465D" w:rsidRPr="001B3D7A">
        <w:rPr>
          <w:sz w:val="24"/>
          <w:szCs w:val="24"/>
          <w:highlight w:val="yellow"/>
        </w:rPr>
        <w:t xml:space="preserve"> 38.9 ±13.6% (mean</w:t>
      </w:r>
      <w:r w:rsidR="00827201" w:rsidRPr="001B3D7A">
        <w:rPr>
          <w:sz w:val="24"/>
          <w:szCs w:val="24"/>
          <w:highlight w:val="yellow"/>
        </w:rPr>
        <w:t xml:space="preserve"> ±</w:t>
      </w:r>
      <w:r w:rsidR="00FC465D" w:rsidRPr="001B3D7A">
        <w:rPr>
          <w:sz w:val="24"/>
          <w:szCs w:val="24"/>
          <w:highlight w:val="yellow"/>
        </w:rPr>
        <w:t xml:space="preserve"> standard error) for copper and 34.8 ± 14.3% for zinc.</w:t>
      </w:r>
      <w:r w:rsidR="00FC465D">
        <w:rPr>
          <w:sz w:val="24"/>
          <w:szCs w:val="24"/>
        </w:rPr>
        <w:t xml:space="preserve"> </w:t>
      </w:r>
      <w:ins w:id="204" w:author="Eldred, Laura" w:date="2020-12-29T12:47:00Z">
        <w:r w:rsidR="00194A4F">
          <w:rPr>
            <w:sz w:val="24"/>
            <w:szCs w:val="24"/>
          </w:rPr>
          <w:t xml:space="preserve">The </w:t>
        </w:r>
      </w:ins>
      <w:ins w:id="205" w:author="Eldred, Laura" w:date="2020-12-29T12:48:00Z">
        <w:r w:rsidR="00194A4F">
          <w:rPr>
            <w:sz w:val="24"/>
            <w:szCs w:val="24"/>
          </w:rPr>
          <w:t xml:space="preserve">QAPP set a relative percent difference for replicate samples of </w:t>
        </w:r>
      </w:ins>
      <w:ins w:id="206" w:author="Benjamin Meyer" w:date="2021-02-18T14:08:00Z">
        <w:r w:rsidR="00B45A65">
          <w:rPr>
            <w:sz w:val="24"/>
            <w:szCs w:val="24"/>
          </w:rPr>
          <w:t>20</w:t>
        </w:r>
      </w:ins>
      <w:ins w:id="207" w:author="Eldred, Laura" w:date="2020-12-29T12:48:00Z">
        <w:del w:id="208" w:author="Benjamin Meyer" w:date="2021-02-18T14:08:00Z">
          <w:r w:rsidR="00194A4F" w:rsidDel="00B45A65">
            <w:rPr>
              <w:sz w:val="24"/>
              <w:szCs w:val="24"/>
            </w:rPr>
            <w:delText>xx</w:delText>
          </w:r>
        </w:del>
        <w:r w:rsidR="00194A4F">
          <w:rPr>
            <w:sz w:val="24"/>
            <w:szCs w:val="24"/>
          </w:rPr>
          <w:t>%</w:t>
        </w:r>
      </w:ins>
      <w:ins w:id="209" w:author="Benjamin Meyer" w:date="2021-02-18T14:08:00Z">
        <w:r w:rsidR="008F4466">
          <w:rPr>
            <w:sz w:val="24"/>
            <w:szCs w:val="24"/>
          </w:rPr>
          <w:t>, indicating</w:t>
        </w:r>
        <w:r w:rsidR="00B45A65">
          <w:rPr>
            <w:sz w:val="24"/>
            <w:szCs w:val="24"/>
          </w:rPr>
          <w:t xml:space="preserve"> that</w:t>
        </w:r>
      </w:ins>
      <w:ins w:id="210" w:author="Benjamin Meyer" w:date="2021-02-18T14:09:00Z">
        <w:r w:rsidR="00B45A65">
          <w:rPr>
            <w:sz w:val="24"/>
            <w:szCs w:val="24"/>
          </w:rPr>
          <w:t xml:space="preserve"> these</w:t>
        </w:r>
      </w:ins>
      <w:ins w:id="211" w:author="Benjamin Meyer" w:date="2021-02-18T14:08:00Z">
        <w:r w:rsidR="00B45A65">
          <w:rPr>
            <w:sz w:val="24"/>
            <w:szCs w:val="24"/>
          </w:rPr>
          <w:t xml:space="preserve"> </w:t>
        </w:r>
      </w:ins>
      <w:ins w:id="212" w:author="Eldred, Laura" w:date="2020-12-29T12:48:00Z">
        <w:del w:id="213" w:author="Benjamin Meyer" w:date="2021-02-18T14:08:00Z">
          <w:r w:rsidR="00194A4F" w:rsidDel="00B45A65">
            <w:rPr>
              <w:sz w:val="24"/>
              <w:szCs w:val="24"/>
            </w:rPr>
            <w:delText xml:space="preserve">. This means that </w:delText>
          </w:r>
        </w:del>
      </w:ins>
      <w:ins w:id="214" w:author="Benjamin Meyer" w:date="2021-02-18T14:09:00Z">
        <w:r w:rsidR="00B45A65">
          <w:rPr>
            <w:sz w:val="24"/>
            <w:szCs w:val="24"/>
          </w:rPr>
          <w:t>eleven</w:t>
        </w:r>
      </w:ins>
      <w:ins w:id="215" w:author="Eldred, Laura" w:date="2020-12-29T12:48:00Z">
        <w:del w:id="216" w:author="Benjamin Meyer" w:date="2021-02-18T14:09:00Z">
          <w:r w:rsidR="00194A4F" w:rsidDel="00B45A65">
            <w:rPr>
              <w:sz w:val="24"/>
              <w:szCs w:val="24"/>
            </w:rPr>
            <w:delText>x</w:delText>
          </w:r>
        </w:del>
        <w:del w:id="217" w:author="Benjamin Meyer" w:date="2021-02-18T14:08:00Z">
          <w:r w:rsidR="00194A4F" w:rsidDel="00B45A65">
            <w:rPr>
              <w:sz w:val="24"/>
              <w:szCs w:val="24"/>
            </w:rPr>
            <w:delText>x</w:delText>
          </w:r>
        </w:del>
        <w:r w:rsidR="00194A4F">
          <w:rPr>
            <w:sz w:val="24"/>
            <w:szCs w:val="24"/>
          </w:rPr>
          <w:t xml:space="preserve"> samples did not </w:t>
        </w:r>
      </w:ins>
      <w:ins w:id="218" w:author="Benjamin Meyer" w:date="2021-02-18T14:09:00Z">
        <w:r w:rsidR="00B45A65">
          <w:rPr>
            <w:sz w:val="24"/>
            <w:szCs w:val="24"/>
          </w:rPr>
          <w:t xml:space="preserve">meet </w:t>
        </w:r>
      </w:ins>
      <w:ins w:id="219" w:author="Eldred, Laura" w:date="2020-12-29T12:48:00Z">
        <w:r w:rsidR="00194A4F">
          <w:rPr>
            <w:sz w:val="24"/>
            <w:szCs w:val="24"/>
          </w:rPr>
          <w:t xml:space="preserve">data quality objectives and the </w:t>
        </w:r>
        <w:commentRangeStart w:id="220"/>
        <w:r w:rsidR="00194A4F">
          <w:rPr>
            <w:sz w:val="24"/>
            <w:szCs w:val="24"/>
          </w:rPr>
          <w:t>results should be flagged</w:t>
        </w:r>
      </w:ins>
      <w:ins w:id="221" w:author="Benjamin Meyer" w:date="2021-02-18T14:09:00Z">
        <w:r w:rsidR="00B45A65">
          <w:rPr>
            <w:sz w:val="24"/>
            <w:szCs w:val="24"/>
          </w:rPr>
          <w:t>,</w:t>
        </w:r>
      </w:ins>
      <w:ins w:id="222" w:author="Eldred, Laura" w:date="2020-12-29T12:48:00Z">
        <w:del w:id="223" w:author="Benjamin Meyer" w:date="2021-02-18T14:09:00Z">
          <w:r w:rsidR="00194A4F" w:rsidDel="00B45A65">
            <w:rPr>
              <w:sz w:val="24"/>
              <w:szCs w:val="24"/>
            </w:rPr>
            <w:delText xml:space="preserve"> or</w:delText>
          </w:r>
        </w:del>
        <w:r w:rsidR="00194A4F">
          <w:rPr>
            <w:sz w:val="24"/>
            <w:szCs w:val="24"/>
          </w:rPr>
          <w:t xml:space="preserve"> </w:t>
        </w:r>
      </w:ins>
      <w:ins w:id="224" w:author="Benjamin Meyer" w:date="2021-02-18T14:09:00Z">
        <w:r w:rsidR="00B45A65">
          <w:rPr>
            <w:sz w:val="24"/>
            <w:szCs w:val="24"/>
          </w:rPr>
          <w:t>interpreted conservatively, or</w:t>
        </w:r>
      </w:ins>
      <w:ins w:id="225" w:author="Benjamin Meyer" w:date="2021-02-18T14:28:00Z">
        <w:r w:rsidR="008F4466">
          <w:rPr>
            <w:sz w:val="24"/>
            <w:szCs w:val="24"/>
          </w:rPr>
          <w:t xml:space="preserve"> </w:t>
        </w:r>
      </w:ins>
      <w:ins w:id="226" w:author="Eldred, Laura" w:date="2020-12-29T12:48:00Z">
        <w:r w:rsidR="00194A4F">
          <w:rPr>
            <w:sz w:val="24"/>
            <w:szCs w:val="24"/>
          </w:rPr>
          <w:t>not used</w:t>
        </w:r>
      </w:ins>
      <w:ins w:id="227" w:author="Benjamin Meyer" w:date="2021-02-18T14:28:00Z">
        <w:r w:rsidR="008F4466">
          <w:rPr>
            <w:sz w:val="24"/>
            <w:szCs w:val="24"/>
          </w:rPr>
          <w:t xml:space="preserve"> to calculate</w:t>
        </w:r>
      </w:ins>
      <w:ins w:id="228" w:author="Benjamin Meyer" w:date="2021-02-18T14:29:00Z">
        <w:r w:rsidR="008F4466">
          <w:rPr>
            <w:sz w:val="24"/>
            <w:szCs w:val="24"/>
          </w:rPr>
          <w:t xml:space="preserve"> long-term</w:t>
        </w:r>
      </w:ins>
      <w:ins w:id="229" w:author="Benjamin Meyer" w:date="2021-02-18T14:28:00Z">
        <w:r w:rsidR="008F4466">
          <w:rPr>
            <w:sz w:val="24"/>
            <w:szCs w:val="24"/>
          </w:rPr>
          <w:t xml:space="preserve"> summary values</w:t>
        </w:r>
      </w:ins>
      <w:ins w:id="230" w:author="Eldred, Laura" w:date="2020-12-29T12:48:00Z">
        <w:r w:rsidR="00194A4F">
          <w:rPr>
            <w:sz w:val="24"/>
            <w:szCs w:val="24"/>
          </w:rPr>
          <w:t>.</w:t>
        </w:r>
      </w:ins>
      <w:commentRangeEnd w:id="220"/>
      <w:r w:rsidR="00DB58B7">
        <w:rPr>
          <w:rStyle w:val="CommentReference"/>
        </w:rPr>
        <w:commentReference w:id="220"/>
      </w: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231" w:name="_Toc64271432"/>
      <w:r w:rsidRPr="00AD09EE">
        <w:t>Mapping</w:t>
      </w:r>
      <w:r>
        <w:t xml:space="preserve"> potential sources of copper and zinc</w:t>
      </w:r>
      <w:bookmarkEnd w:id="231"/>
    </w:p>
    <w:p w14:paraId="05DBE785" w14:textId="77777777" w:rsidR="006F3509" w:rsidRDefault="006F3509" w:rsidP="006F3509"/>
    <w:p w14:paraId="604D7E7B" w14:textId="207679A0" w:rsidR="006F3509" w:rsidRPr="00CF3F57" w:rsidRDefault="006F3509" w:rsidP="00CF3F57">
      <w:pPr>
        <w:pStyle w:val="Heading3"/>
        <w:rPr>
          <w:sz w:val="24"/>
        </w:rPr>
      </w:pPr>
      <w:bookmarkStart w:id="232" w:name="_Toc64271433"/>
      <w:r w:rsidRPr="00CF3F57">
        <w:rPr>
          <w:sz w:val="24"/>
        </w:rPr>
        <w:t>Potential sources on the Kenai River</w:t>
      </w:r>
      <w:r w:rsidR="00AB33D0" w:rsidRPr="00CF3F57">
        <w:rPr>
          <w:sz w:val="24"/>
        </w:rPr>
        <w:t xml:space="preserve"> </w:t>
      </w:r>
      <w:r w:rsidR="00F524A8">
        <w:rPr>
          <w:sz w:val="24"/>
        </w:rPr>
        <w:t>mainstem</w:t>
      </w:r>
      <w:bookmarkEnd w:id="232"/>
    </w:p>
    <w:p w14:paraId="17FA121F" w14:textId="77777777" w:rsidR="006F3509" w:rsidRDefault="006F3509" w:rsidP="006F3509">
      <w:pPr>
        <w:rPr>
          <w:b/>
          <w:bCs/>
          <w:sz w:val="24"/>
          <w:szCs w:val="24"/>
        </w:rPr>
      </w:pPr>
    </w:p>
    <w:p w14:paraId="241DE00F" w14:textId="75580FDE" w:rsidR="003151A4" w:rsidRDefault="006F3509" w:rsidP="003151A4">
      <w:pPr>
        <w:rPr>
          <w:sz w:val="24"/>
          <w:szCs w:val="24"/>
        </w:rPr>
      </w:pPr>
      <w:r w:rsidRPr="006F3509">
        <w:rPr>
          <w:sz w:val="24"/>
          <w:szCs w:val="24"/>
        </w:rPr>
        <w:lastRenderedPageBreak/>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 sources. These photos have been imported into ESRI’s ArcMap GIS </w:t>
      </w:r>
      <w:commentRangeStart w:id="233"/>
      <w:r w:rsidRPr="006F3509">
        <w:rPr>
          <w:sz w:val="24"/>
          <w:szCs w:val="24"/>
        </w:rPr>
        <w:t>program</w:t>
      </w:r>
      <w:commentRangeEnd w:id="233"/>
      <w:r w:rsidR="000B2B23">
        <w:rPr>
          <w:rStyle w:val="CommentReference"/>
        </w:rPr>
        <w:commentReference w:id="233"/>
      </w:r>
      <w:ins w:id="234" w:author="Benjamin Meyer" w:date="2021-02-18T16:11:00Z">
        <w:r w:rsidR="00EC101B">
          <w:rPr>
            <w:sz w:val="24"/>
            <w:szCs w:val="24"/>
          </w:rPr>
          <w:t xml:space="preserve"> and converted to a point layer</w:t>
        </w:r>
      </w:ins>
      <w:ins w:id="235" w:author="Benjamin Meyer" w:date="2021-02-18T16:20:00Z">
        <w:r w:rsidR="00135F04">
          <w:rPr>
            <w:sz w:val="24"/>
            <w:szCs w:val="24"/>
          </w:rPr>
          <w:t xml:space="preserve"> shape file</w:t>
        </w:r>
      </w:ins>
      <w:r w:rsidRPr="006F3509">
        <w:rPr>
          <w:sz w:val="24"/>
          <w:szCs w:val="24"/>
        </w:rPr>
        <w:t xml:space="preserve">. </w:t>
      </w:r>
      <w:del w:id="236" w:author="Benjamin Meyer" w:date="2021-02-18T16:02:00Z">
        <w:r w:rsidRPr="006F3509" w:rsidDel="000B2B23">
          <w:rPr>
            <w:sz w:val="24"/>
            <w:szCs w:val="24"/>
          </w:rPr>
          <w:delText xml:space="preserve">An attribute table will be created for all photos and will contain information such as parcel ID, the number of potential metal sources, and the type of potential source observed on the property. </w:delText>
        </w:r>
      </w:del>
      <w:del w:id="237" w:author="Benjamin Meyer" w:date="2021-02-18T16:17:00Z">
        <w:r w:rsidR="00C46320" w:rsidDel="00EC101B">
          <w:rPr>
            <w:sz w:val="24"/>
            <w:szCs w:val="24"/>
          </w:rPr>
          <w:delText>To date, p</w:delText>
        </w:r>
        <w:r w:rsidR="00C46320" w:rsidRPr="006F3509" w:rsidDel="00EC101B">
          <w:rPr>
            <w:sz w:val="24"/>
            <w:szCs w:val="24"/>
          </w:rPr>
          <w:delText xml:space="preserve">otential </w:delText>
        </w:r>
      </w:del>
      <w:ins w:id="238" w:author="Benjamin Meyer" w:date="2021-02-18T16:17:00Z">
        <w:r w:rsidR="00EC101B">
          <w:rPr>
            <w:sz w:val="24"/>
            <w:szCs w:val="24"/>
          </w:rPr>
          <w:t>Photo</w:t>
        </w:r>
      </w:ins>
      <w:commentRangeStart w:id="239"/>
      <w:commentRangeStart w:id="240"/>
      <w:del w:id="241" w:author="Benjamin Meyer" w:date="2021-02-18T16:17:00Z">
        <w:r w:rsidR="00C46320" w:rsidRPr="006F3509" w:rsidDel="00EC101B">
          <w:rPr>
            <w:sz w:val="24"/>
            <w:szCs w:val="24"/>
          </w:rPr>
          <w:delText>source</w:delText>
        </w:r>
      </w:del>
      <w:r w:rsidR="00C46320" w:rsidRPr="006F3509">
        <w:rPr>
          <w:sz w:val="24"/>
          <w:szCs w:val="24"/>
        </w:rPr>
        <w:t>s</w:t>
      </w:r>
      <w:commentRangeEnd w:id="239"/>
      <w:r w:rsidR="00BC6BCB">
        <w:rPr>
          <w:rStyle w:val="CommentReference"/>
        </w:rPr>
        <w:commentReference w:id="239"/>
      </w:r>
      <w:commentRangeEnd w:id="240"/>
      <w:r w:rsidR="00476A0D">
        <w:rPr>
          <w:rStyle w:val="CommentReference"/>
        </w:rPr>
        <w:commentReference w:id="240"/>
      </w:r>
      <w:del w:id="242" w:author="Benjamin Meyer" w:date="2021-02-18T16:17:00Z">
        <w:r w:rsidR="00C46320" w:rsidRPr="006F3509" w:rsidDel="00EC101B">
          <w:rPr>
            <w:sz w:val="24"/>
            <w:szCs w:val="24"/>
          </w:rPr>
          <w:delText xml:space="preserve"> documented</w:delText>
        </w:r>
      </w:del>
      <w:ins w:id="243" w:author="Benjamin Meyer" w:date="2021-02-18T16:17:00Z">
        <w:r w:rsidR="00EC101B">
          <w:rPr>
            <w:sz w:val="24"/>
            <w:szCs w:val="24"/>
          </w:rPr>
          <w:t xml:space="preserve"> </w:t>
        </w:r>
      </w:ins>
      <w:del w:id="244" w:author="Benjamin Meyer" w:date="2021-02-18T16:17:00Z">
        <w:r w:rsidR="00C46320" w:rsidRPr="006F3509" w:rsidDel="00EC101B">
          <w:rPr>
            <w:sz w:val="24"/>
            <w:szCs w:val="24"/>
          </w:rPr>
          <w:delText xml:space="preserve"> </w:delText>
        </w:r>
      </w:del>
      <w:r w:rsidR="00C46320" w:rsidRPr="006F3509">
        <w:rPr>
          <w:sz w:val="24"/>
          <w:szCs w:val="24"/>
        </w:rPr>
        <w:t xml:space="preserve">included </w:t>
      </w:r>
      <w:ins w:id="245"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ins w:id="246" w:author="Benjamin Meyer" w:date="2021-02-18T16:25:00Z">
        <w:r w:rsidR="00135F04">
          <w:rPr>
            <w:sz w:val="24"/>
            <w:szCs w:val="24"/>
          </w:rPr>
          <w:t>The photos shape file</w:t>
        </w:r>
      </w:ins>
      <w:ins w:id="247" w:author="Benjamin Meyer" w:date="2021-02-18T16:26:00Z">
        <w:r w:rsidR="00135F04">
          <w:rPr>
            <w:sz w:val="24"/>
            <w:szCs w:val="24"/>
          </w:rPr>
          <w:t xml:space="preserve"> of geotagged photos</w:t>
        </w:r>
      </w:ins>
      <w:ins w:id="248" w:author="Benjamin Meyer" w:date="2021-02-18T16:25:00Z">
        <w:r w:rsidR="00135F04">
          <w:rPr>
            <w:sz w:val="24"/>
            <w:szCs w:val="24"/>
          </w:rPr>
          <w:t xml:space="preserve"> is intended to serve</w:t>
        </w:r>
      </w:ins>
      <w:ins w:id="249" w:author="Benjamin Meyer" w:date="2021-02-18T16:26:00Z">
        <w:r w:rsidR="00135F04">
          <w:rPr>
            <w:sz w:val="24"/>
            <w:szCs w:val="24"/>
          </w:rPr>
          <w:t xml:space="preserve"> as an archival document of potential point sources of copper and zinc pollution, and may be useful to compare</w:t>
        </w:r>
      </w:ins>
      <w:ins w:id="250" w:author="Benjamin Meyer" w:date="2021-02-18T16:27:00Z">
        <w:r w:rsidR="00135F04">
          <w:rPr>
            <w:sz w:val="24"/>
            <w:szCs w:val="24"/>
          </w:rPr>
          <w:t xml:space="preserve"> to similar transects in future years.</w:t>
        </w:r>
      </w:ins>
      <w:ins w:id="251" w:author="Benjamin Meyer" w:date="2021-02-18T16:28:00Z">
        <w:r w:rsidR="00135F04">
          <w:rPr>
            <w:sz w:val="24"/>
            <w:szCs w:val="24"/>
          </w:rPr>
          <w:t xml:space="preserve"> The photos shape file may be particularly useful in the context of </w:t>
        </w:r>
      </w:ins>
      <w:ins w:id="252" w:author="Benjamin Meyer" w:date="2021-02-18T16:29:00Z">
        <w:r w:rsidR="00135F04">
          <w:rPr>
            <w:sz w:val="24"/>
            <w:szCs w:val="24"/>
          </w:rPr>
          <w:t>the additional GIS products described below.</w:t>
        </w:r>
      </w:ins>
      <w:del w:id="253" w:author="Benjamin Meyer" w:date="2021-02-18T16:29:00Z">
        <w:r w:rsidR="00827201" w:rsidDel="00135F04">
          <w:rPr>
            <w:sz w:val="24"/>
            <w:szCs w:val="24"/>
          </w:rPr>
          <w:delText>Mapping is an ongoing effort</w:delText>
        </w:r>
        <w:r w:rsidRPr="006F3509" w:rsidDel="00135F04">
          <w:rPr>
            <w:sz w:val="24"/>
            <w:szCs w:val="24"/>
          </w:rPr>
          <w:delText xml:space="preserve"> and the resulting shape</w:delText>
        </w:r>
        <w:r w:rsidR="003151A4" w:rsidDel="00135F04">
          <w:rPr>
            <w:sz w:val="24"/>
            <w:szCs w:val="24"/>
          </w:rPr>
          <w:delText xml:space="preserve"> </w:delText>
        </w:r>
        <w:r w:rsidRPr="006F3509" w:rsidDel="00135F04">
          <w:rPr>
            <w:sz w:val="24"/>
            <w:szCs w:val="24"/>
          </w:rPr>
          <w:delText xml:space="preserve">file will be incorporated with </w:delText>
        </w:r>
        <w:r w:rsidR="00827201" w:rsidDel="00135F04">
          <w:rPr>
            <w:sz w:val="24"/>
            <w:szCs w:val="24"/>
          </w:rPr>
          <w:delText>the data included in the map</w:delText>
        </w:r>
        <w:r w:rsidRPr="006F3509" w:rsidDel="00135F04">
          <w:rPr>
            <w:sz w:val="24"/>
            <w:szCs w:val="24"/>
          </w:rPr>
          <w:delText xml:space="preserve"> described below.</w:delText>
        </w:r>
        <w:r w:rsidR="005561EE" w:rsidDel="00135F04">
          <w:rPr>
            <w:sz w:val="24"/>
            <w:szCs w:val="24"/>
          </w:rPr>
          <w:delText xml:space="preserve"> </w:delText>
        </w:r>
        <w:r w:rsidR="003151A4" w:rsidRPr="00535460" w:rsidDel="00135F04">
          <w:rPr>
            <w:sz w:val="24"/>
            <w:szCs w:val="24"/>
          </w:rPr>
          <w:delText>Findings will be summarized in a report contracted to St. Mary’s Geospatial Services (St. Mary’s University; Winona, MN)</w:delText>
        </w:r>
        <w:r w:rsidR="002C2148" w:rsidRPr="00535460" w:rsidDel="00135F04">
          <w:rPr>
            <w:sz w:val="24"/>
            <w:szCs w:val="24"/>
          </w:rPr>
          <w:delText xml:space="preserve"> in </w:delText>
        </w:r>
      </w:del>
      <w:commentRangeStart w:id="254"/>
      <w:commentRangeStart w:id="255"/>
      <w:commentRangeStart w:id="256"/>
      <w:r w:rsidR="002C2148" w:rsidRPr="00535460">
        <w:rPr>
          <w:sz w:val="24"/>
          <w:szCs w:val="24"/>
        </w:rPr>
        <w:t>2</w:t>
      </w:r>
      <w:del w:id="257" w:author="Benjamin Meyer" w:date="2021-02-18T16:29:00Z">
        <w:r w:rsidR="002C2148" w:rsidRPr="00535460" w:rsidDel="00135F04">
          <w:rPr>
            <w:sz w:val="24"/>
            <w:szCs w:val="24"/>
          </w:rPr>
          <w:delText>021</w:delText>
        </w:r>
      </w:del>
      <w:commentRangeEnd w:id="254"/>
      <w:r w:rsidR="00BC6BCB" w:rsidRPr="00535460">
        <w:rPr>
          <w:rStyle w:val="CommentReference"/>
        </w:rPr>
        <w:commentReference w:id="254"/>
      </w:r>
      <w:commentRangeEnd w:id="255"/>
      <w:r w:rsidR="00251E7A" w:rsidRPr="00535460">
        <w:rPr>
          <w:rStyle w:val="CommentReference"/>
        </w:rPr>
        <w:commentReference w:id="255"/>
      </w:r>
      <w:commentRangeEnd w:id="256"/>
      <w:r w:rsidR="002F12EF">
        <w:rPr>
          <w:rStyle w:val="CommentReference"/>
        </w:rPr>
        <w:commentReference w:id="256"/>
      </w:r>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258" w:name="_Toc64271434"/>
      <w:r w:rsidRPr="00CF3F57">
        <w:rPr>
          <w:sz w:val="24"/>
        </w:rPr>
        <w:t>Potential sources throughout the Kenai River watershed</w:t>
      </w:r>
      <w:bookmarkEnd w:id="258"/>
    </w:p>
    <w:p w14:paraId="3D88540A" w14:textId="77777777" w:rsidR="00E73AEA" w:rsidRPr="00D36DED" w:rsidRDefault="00E73AEA" w:rsidP="00E73AEA">
      <w:pPr>
        <w:rPr>
          <w:ins w:id="259" w:author="Benjamin Meyer" w:date="2021-02-18T16:12:00Z"/>
          <w:sz w:val="24"/>
          <w:szCs w:val="24"/>
        </w:rPr>
      </w:pPr>
    </w:p>
    <w:p w14:paraId="3855BECD" w14:textId="6A78A118" w:rsidR="00E76606" w:rsidRPr="00D36DED" w:rsidRDefault="00E76606" w:rsidP="0043231C">
      <w:pPr>
        <w:pStyle w:val="Default"/>
        <w:rPr>
          <w:rFonts w:asciiTheme="minorHAnsi" w:hAnsiTheme="minorHAnsi"/>
        </w:rPr>
      </w:pPr>
      <w:ins w:id="260" w:author="Benjamin Meyer" w:date="2021-02-18T16:33:00Z">
        <w:r w:rsidRPr="00D36DED">
          <w:rPr>
            <w:rFonts w:asciiTheme="minorHAnsi" w:hAnsiTheme="minorHAnsi"/>
          </w:rPr>
          <w:t>The final report</w:t>
        </w:r>
      </w:ins>
      <w:ins w:id="261" w:author="Benjamin Meyer" w:date="2021-02-18T16:32:00Z">
        <w:r w:rsidRPr="00D36DED">
          <w:rPr>
            <w:rFonts w:asciiTheme="minorHAnsi" w:hAnsiTheme="minorHAnsi"/>
          </w:rPr>
          <w:t xml:space="preserve"> from St. </w:t>
        </w:r>
      </w:ins>
      <w:ins w:id="262" w:author="Benjamin Meyer" w:date="2021-02-18T16:33:00Z">
        <w:r w:rsidRPr="00D36DED">
          <w:rPr>
            <w:rFonts w:asciiTheme="minorHAnsi" w:hAnsiTheme="minorHAnsi"/>
          </w:rPr>
          <w:t>M</w:t>
        </w:r>
      </w:ins>
      <w:ins w:id="263" w:author="Benjamin Meyer" w:date="2021-02-18T16:32:00Z">
        <w:r w:rsidRPr="00D36DED">
          <w:rPr>
            <w:rFonts w:asciiTheme="minorHAnsi" w:hAnsiTheme="minorHAnsi"/>
          </w:rPr>
          <w:t xml:space="preserve">ary’s University </w:t>
        </w:r>
      </w:ins>
      <w:ins w:id="264" w:author="Benjamin Meyer" w:date="2021-02-19T11:17:00Z">
        <w:r w:rsidR="00A73AA9">
          <w:rPr>
            <w:rFonts w:asciiTheme="minorHAnsi" w:hAnsiTheme="minorHAnsi"/>
          </w:rPr>
          <w:t xml:space="preserve">of Minnesota </w:t>
        </w:r>
      </w:ins>
      <w:ins w:id="265" w:author="Benjamin Meyer" w:date="2021-02-18T16:33:00Z">
        <w:r w:rsidRPr="00D36DED">
          <w:rPr>
            <w:rFonts w:asciiTheme="minorHAnsi" w:hAnsiTheme="minorHAnsi"/>
          </w:rPr>
          <w:t>Geospatial Services</w:t>
        </w:r>
      </w:ins>
      <w:r w:rsidR="00A73AA9">
        <w:rPr>
          <w:rFonts w:asciiTheme="minorHAnsi" w:hAnsiTheme="minorHAnsi"/>
        </w:rPr>
        <w:t xml:space="preserve"> </w:t>
      </w:r>
      <w:ins w:id="266" w:author="Benjamin Meyer" w:date="2021-02-19T11:35:00Z">
        <w:r w:rsidR="00C07BFB">
          <w:rPr>
            <w:rFonts w:asciiTheme="minorHAnsi" w:hAnsiTheme="minorHAnsi"/>
          </w:rPr>
          <w:t>(Robertson et al.</w:t>
        </w:r>
      </w:ins>
      <w:ins w:id="267" w:author="Benjamin Meyer" w:date="2021-02-19T11:18:00Z">
        <w:r w:rsidR="00A73AA9">
          <w:rPr>
            <w:rFonts w:asciiTheme="minorHAnsi" w:hAnsiTheme="minorHAnsi"/>
          </w:rPr>
          <w:t>, 2021)</w:t>
        </w:r>
      </w:ins>
      <w:ins w:id="268" w:author="Benjamin Meyer" w:date="2021-02-18T16:33:00Z">
        <w:r w:rsidRPr="00D36DED">
          <w:rPr>
            <w:rFonts w:asciiTheme="minorHAnsi" w:hAnsiTheme="minorHAnsi"/>
          </w:rPr>
          <w:t xml:space="preserve"> describes a collection of fourteen data sources useful for identifying </w:t>
        </w:r>
      </w:ins>
      <w:ins w:id="269" w:author="Benjamin Meyer" w:date="2021-02-18T16:35:00Z">
        <w:r w:rsidRPr="00D36DED">
          <w:rPr>
            <w:rFonts w:asciiTheme="minorHAnsi" w:hAnsiTheme="minorHAnsi"/>
          </w:rPr>
          <w:t>potential sources of zinc and copper pollution.</w:t>
        </w:r>
      </w:ins>
      <w:r w:rsidR="00D74AB6">
        <w:rPr>
          <w:rFonts w:asciiTheme="minorHAnsi" w:hAnsiTheme="minorHAnsi"/>
        </w:rPr>
        <w:t xml:space="preserve"> </w:t>
      </w:r>
      <w:ins w:id="270" w:author="Benjamin Meyer" w:date="2021-02-18T16:35:00Z">
        <w:r w:rsidRPr="00D36DED">
          <w:rPr>
            <w:rFonts w:asciiTheme="minorHAnsi" w:hAnsiTheme="minorHAnsi"/>
          </w:rPr>
          <w:t>Listed below are</w:t>
        </w:r>
        <w:r w:rsidR="00476A0D" w:rsidRPr="00D36DED">
          <w:rPr>
            <w:rFonts w:asciiTheme="minorHAnsi" w:hAnsiTheme="minorHAnsi"/>
          </w:rPr>
          <w:t xml:space="preserve"> all relevant datasets included</w:t>
        </w:r>
      </w:ins>
      <w:ins w:id="271" w:author="Benjamin Meyer" w:date="2021-02-19T10:00:00Z">
        <w:r w:rsidR="00476A0D" w:rsidRPr="00D36DED">
          <w:rPr>
            <w:rFonts w:asciiTheme="minorHAnsi" w:hAnsiTheme="minorHAnsi"/>
          </w:rPr>
          <w:t>:</w:t>
        </w:r>
      </w:ins>
      <w:ins w:id="272"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273"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274" w:author="Benjamin Meyer" w:date="2021-02-18T16:35:00Z"/>
          <w:rFonts w:asciiTheme="minorHAnsi" w:hAnsiTheme="minorHAnsi"/>
        </w:rPr>
      </w:pPr>
      <w:ins w:id="275"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276" w:author="Benjamin Meyer" w:date="2021-02-18T16:35:00Z"/>
          <w:rFonts w:asciiTheme="minorHAnsi" w:hAnsiTheme="minorHAnsi"/>
        </w:rPr>
      </w:pPr>
      <w:ins w:id="277"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278" w:author="Benjamin Meyer" w:date="2021-02-18T16:36:00Z"/>
          <w:rFonts w:asciiTheme="minorHAnsi" w:hAnsiTheme="minorHAnsi"/>
        </w:rPr>
      </w:pPr>
      <w:ins w:id="279"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280"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281" w:author="Benjamin Meyer" w:date="2021-02-18T16:36:00Z">
        <w:r w:rsidRPr="00D36DED">
          <w:rPr>
            <w:rFonts w:asciiTheme="minorHAnsi" w:hAnsiTheme="minorHAnsi"/>
          </w:rPr>
          <w:t>F</w:t>
        </w:r>
      </w:ins>
      <w:ins w:id="282"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283"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284"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285"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286"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287"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288" w:author="Benjamin Meyer" w:date="2021-02-18T16:35:00Z">
        <w:r w:rsidRPr="00D36DED">
          <w:rPr>
            <w:rFonts w:asciiTheme="minorHAnsi" w:hAnsiTheme="minorHAnsi"/>
          </w:rPr>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289"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290"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291"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5D43101D" w14:textId="77777777" w:rsidR="00877426" w:rsidRDefault="00877426" w:rsidP="00877426">
      <w:pPr>
        <w:pStyle w:val="Default"/>
        <w:rPr>
          <w:ins w:id="292" w:author="Benjamin Meyer" w:date="2021-02-19T11:37:00Z"/>
          <w:rFonts w:asciiTheme="minorHAnsi" w:hAnsiTheme="minorHAnsi"/>
        </w:rPr>
      </w:pPr>
      <w:ins w:id="293" w:author="Benjamin Meyer" w:date="2021-02-19T11:37:00Z">
        <w:r w:rsidRPr="00D36DED">
          <w:rPr>
            <w:rFonts w:asciiTheme="minorHAnsi" w:hAnsiTheme="minorHAnsi"/>
          </w:rPr>
          <w:t>The above datasets were compiled into ArcGIS file geodatabases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294" w:author="Benjamin Meyer" w:date="2021-02-19T11:37:00Z"/>
          <w:rFonts w:asciiTheme="minorHAnsi" w:hAnsiTheme="minorHAnsi"/>
        </w:rPr>
      </w:pPr>
    </w:p>
    <w:p w14:paraId="2C57765D" w14:textId="77777777" w:rsidR="00877426" w:rsidRDefault="00877426" w:rsidP="00877426">
      <w:pPr>
        <w:pStyle w:val="Default"/>
        <w:rPr>
          <w:ins w:id="295" w:author="Benjamin Meyer" w:date="2021-02-19T11:37:00Z"/>
          <w:rFonts w:asciiTheme="minorHAnsi" w:hAnsiTheme="minorHAnsi"/>
        </w:rPr>
      </w:pPr>
      <w:ins w:id="296" w:author="Benjamin Meyer" w:date="2021-02-19T11:37:00Z">
        <w:r>
          <w:rPr>
            <w:rFonts w:asciiTheme="minorHAnsi" w:hAnsiTheme="minorHAnsi"/>
          </w:rPr>
          <w:t>Geospatial data gaps were also identified and included the following:</w:t>
        </w:r>
      </w:ins>
    </w:p>
    <w:p w14:paraId="3264A3E1" w14:textId="77777777" w:rsidR="00877426" w:rsidRDefault="00877426" w:rsidP="00877426">
      <w:pPr>
        <w:pStyle w:val="Default"/>
        <w:rPr>
          <w:ins w:id="297" w:author="Benjamin Meyer" w:date="2021-02-19T11:37:00Z"/>
          <w:rFonts w:asciiTheme="minorHAnsi" w:hAnsiTheme="minorHAnsi"/>
        </w:rPr>
      </w:pPr>
    </w:p>
    <w:p w14:paraId="59EFBD43" w14:textId="77777777" w:rsidR="00877426" w:rsidRDefault="00877426" w:rsidP="00877426">
      <w:pPr>
        <w:pStyle w:val="Default"/>
        <w:numPr>
          <w:ilvl w:val="0"/>
          <w:numId w:val="22"/>
        </w:numPr>
        <w:rPr>
          <w:ins w:id="298" w:author="Benjamin Meyer" w:date="2021-02-19T11:37:00Z"/>
          <w:rFonts w:asciiTheme="minorHAnsi" w:hAnsiTheme="minorHAnsi"/>
        </w:rPr>
      </w:pPr>
      <w:ins w:id="299"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300" w:author="Benjamin Meyer" w:date="2021-02-19T11:37:00Z"/>
          <w:rFonts w:asciiTheme="minorHAnsi" w:hAnsiTheme="minorHAnsi"/>
        </w:rPr>
      </w:pPr>
      <w:ins w:id="301"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302" w:author="Benjamin Meyer" w:date="2021-02-19T11:37:00Z"/>
          <w:rFonts w:asciiTheme="minorHAnsi" w:hAnsiTheme="minorHAnsi"/>
        </w:rPr>
      </w:pPr>
      <w:ins w:id="303"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304" w:author="Benjamin Meyer" w:date="2021-02-19T11:37:00Z"/>
          <w:rFonts w:asciiTheme="minorHAnsi" w:hAnsiTheme="minorHAnsi"/>
        </w:rPr>
      </w:pPr>
      <w:ins w:id="305" w:author="Benjamin Meyer" w:date="2021-02-19T11:37:00Z">
        <w:r>
          <w:rPr>
            <w:rFonts w:asciiTheme="minorHAnsi" w:hAnsiTheme="minorHAnsi"/>
          </w:rPr>
          <w:t>Snow storage locations</w:t>
        </w:r>
      </w:ins>
    </w:p>
    <w:p w14:paraId="022105FC" w14:textId="5A6B92E2" w:rsidR="00751046" w:rsidRPr="00D36DED" w:rsidRDefault="00877426" w:rsidP="00877426">
      <w:pPr>
        <w:pStyle w:val="Default"/>
        <w:numPr>
          <w:ilvl w:val="0"/>
          <w:numId w:val="22"/>
        </w:numPr>
        <w:rPr>
          <w:rFonts w:asciiTheme="minorHAnsi" w:hAnsiTheme="minorHAnsi"/>
        </w:rPr>
      </w:pPr>
      <w:ins w:id="306" w:author="Benjamin Meyer" w:date="2021-02-19T11:37:00Z">
        <w:r>
          <w:rPr>
            <w:rFonts w:asciiTheme="minorHAnsi" w:hAnsiTheme="minorHAnsi"/>
          </w:rPr>
          <w:t>Storm water drainage systems</w:t>
        </w:r>
      </w:ins>
    </w:p>
    <w:p w14:paraId="2B88BD16" w14:textId="1E7DACD0"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307" w:name="_Toc64271435"/>
      <w:r w:rsidRPr="00CF3F57">
        <w:rPr>
          <w:b/>
        </w:rPr>
        <w:t>DISCUSSION</w:t>
      </w:r>
      <w:bookmarkEnd w:id="307"/>
    </w:p>
    <w:p w14:paraId="6A641314" w14:textId="77777777" w:rsidR="00973145" w:rsidRPr="00973145" w:rsidRDefault="00973145" w:rsidP="00973145"/>
    <w:p w14:paraId="1C3CCF05" w14:textId="57F8402A" w:rsidR="00973145" w:rsidRDefault="00973145" w:rsidP="00973145">
      <w:pPr>
        <w:pStyle w:val="Heading2"/>
      </w:pPr>
      <w:bookmarkStart w:id="308" w:name="_Toc64271436"/>
      <w:r>
        <w:t>Copper and zinc sampling</w:t>
      </w:r>
      <w:bookmarkEnd w:id="308"/>
    </w:p>
    <w:p w14:paraId="63DEA3BE" w14:textId="25339D56" w:rsidR="00973145" w:rsidRDefault="00973145" w:rsidP="00973145"/>
    <w:p w14:paraId="6F3CA150" w14:textId="479F55B3" w:rsidR="00973145" w:rsidRPr="003B4EC2" w:rsidRDefault="00D43934" w:rsidP="003B4EC2">
      <w:pPr>
        <w:pStyle w:val="Heading3"/>
        <w:rPr>
          <w:sz w:val="24"/>
        </w:rPr>
      </w:pPr>
      <w:bookmarkStart w:id="309" w:name="_Toc64271437"/>
      <w:r>
        <w:rPr>
          <w:sz w:val="24"/>
        </w:rPr>
        <w:t>Copper</w:t>
      </w:r>
      <w:bookmarkEnd w:id="309"/>
      <w:r w:rsidR="005B5ABC">
        <w:rPr>
          <w:sz w:val="24"/>
        </w:rPr>
        <w:t xml:space="preserve"> </w:t>
      </w:r>
    </w:p>
    <w:p w14:paraId="04056C7B" w14:textId="77777777" w:rsidR="00BF6E75" w:rsidRDefault="00BF6E75" w:rsidP="00973145">
      <w:pPr>
        <w:rPr>
          <w:bCs/>
          <w:sz w:val="24"/>
          <w:szCs w:val="24"/>
        </w:rPr>
      </w:pPr>
    </w:p>
    <w:p w14:paraId="772C4E75" w14:textId="4D529C9E" w:rsidR="00827201" w:rsidRDefault="00784C6B" w:rsidP="00973145">
      <w:pPr>
        <w:rPr>
          <w:bCs/>
          <w:sz w:val="24"/>
          <w:szCs w:val="24"/>
        </w:rPr>
      </w:pPr>
      <w:r>
        <w:rPr>
          <w:bCs/>
          <w:sz w:val="24"/>
          <w:szCs w:val="24"/>
        </w:rPr>
        <w:t>No</w:t>
      </w:r>
      <w:ins w:id="310" w:author="Benjamin Meyer" w:date="2021-02-19T11:38:00Z">
        <w:r w:rsidR="00A81CED">
          <w:rPr>
            <w:bCs/>
            <w:sz w:val="24"/>
            <w:szCs w:val="24"/>
          </w:rPr>
          <w:t xml:space="preserve"> confirmed</w:t>
        </w:r>
      </w:ins>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r w:rsidR="00977755">
        <w:rPr>
          <w:bCs/>
          <w:sz w:val="24"/>
          <w:szCs w:val="24"/>
        </w:rPr>
        <w:t xml:space="preserve">mainstem at the </w:t>
      </w:r>
      <w:proofErr w:type="spellStart"/>
      <w:r w:rsidR="00977755">
        <w:rPr>
          <w:bCs/>
          <w:sz w:val="24"/>
          <w:szCs w:val="24"/>
        </w:rPr>
        <w:t>Slikok</w:t>
      </w:r>
      <w:proofErr w:type="spellEnd"/>
      <w:r w:rsidR="00977755">
        <w:rPr>
          <w:bCs/>
          <w:sz w:val="24"/>
          <w:szCs w:val="24"/>
        </w:rPr>
        <w:t xml:space="preserve"> Creek confluence.</w:t>
      </w:r>
      <w:r w:rsidR="00D74AB6">
        <w:rPr>
          <w:bCs/>
          <w:sz w:val="24"/>
          <w:szCs w:val="24"/>
        </w:rPr>
        <w:t xml:space="preserve"> </w:t>
      </w:r>
      <w:commentRangeStart w:id="311"/>
      <w:commentRangeStart w:id="312"/>
      <w:commentRangeStart w:id="313"/>
      <w:r w:rsidR="00977755">
        <w:rPr>
          <w:bCs/>
          <w:sz w:val="24"/>
          <w:szCs w:val="24"/>
        </w:rPr>
        <w:t>While a</w:t>
      </w:r>
      <w:r w:rsidR="00325F11">
        <w:rPr>
          <w:bCs/>
          <w:sz w:val="24"/>
          <w:szCs w:val="24"/>
        </w:rPr>
        <w:t xml:space="preserve"> CCC value was not available </w:t>
      </w:r>
      <w:ins w:id="314" w:author="Benjamin Meyer" w:date="2021-02-19T11:45:00Z">
        <w:r w:rsidR="00325F11">
          <w:rPr>
            <w:bCs/>
            <w:sz w:val="24"/>
            <w:szCs w:val="24"/>
          </w:rPr>
          <w:t>at this site for</w:t>
        </w:r>
      </w:ins>
      <w:r w:rsidR="00977755">
        <w:rPr>
          <w:bCs/>
          <w:sz w:val="24"/>
          <w:szCs w:val="24"/>
        </w:rPr>
        <w:t xml:space="preserve"> this sampling event, a comparison to </w:t>
      </w:r>
      <w:r w:rsidR="00827201">
        <w:rPr>
          <w:bCs/>
          <w:sz w:val="24"/>
          <w:szCs w:val="24"/>
        </w:rPr>
        <w:t xml:space="preserve">copper </w:t>
      </w:r>
      <w:r w:rsidR="00977755">
        <w:rPr>
          <w:bCs/>
          <w:sz w:val="24"/>
          <w:szCs w:val="24"/>
        </w:rPr>
        <w:t>CCC values at</w:t>
      </w:r>
      <w:del w:id="315" w:author="Benjamin Meyer" w:date="2021-02-19T11:39:00Z">
        <w:r w:rsidR="00977755" w:rsidDel="00A81CED">
          <w:rPr>
            <w:bCs/>
            <w:sz w:val="24"/>
            <w:szCs w:val="24"/>
          </w:rPr>
          <w:delText xml:space="preserve"> </w:delText>
        </w:r>
        <w:r w:rsidR="009E491F" w:rsidDel="00A81CED">
          <w:rPr>
            <w:bCs/>
            <w:sz w:val="24"/>
            <w:szCs w:val="24"/>
          </w:rPr>
          <w:delText>the</w:delText>
        </w:r>
      </w:del>
      <w:r w:rsidR="009E491F">
        <w:rPr>
          <w:bCs/>
          <w:sz w:val="24"/>
          <w:szCs w:val="24"/>
        </w:rPr>
        <w:t xml:space="preserve"> </w:t>
      </w:r>
      <w:r w:rsidR="00977755">
        <w:rPr>
          <w:bCs/>
          <w:sz w:val="24"/>
          <w:szCs w:val="24"/>
        </w:rPr>
        <w:t>two near</w:t>
      </w:r>
      <w:ins w:id="316" w:author="Benjamin Meyer" w:date="2021-02-19T11:39:00Z">
        <w:r w:rsidR="00A81CED">
          <w:rPr>
            <w:bCs/>
            <w:sz w:val="24"/>
            <w:szCs w:val="24"/>
          </w:rPr>
          <w:t>by</w:t>
        </w:r>
      </w:ins>
      <w:del w:id="317" w:author="Benjamin Meyer" w:date="2021-02-19T11:39:00Z">
        <w:r w:rsidR="00977755" w:rsidDel="00A81CED">
          <w:rPr>
            <w:bCs/>
            <w:sz w:val="24"/>
            <w:szCs w:val="24"/>
          </w:rPr>
          <w:delText>est</w:delText>
        </w:r>
      </w:del>
      <w:r w:rsidR="00977755">
        <w:rPr>
          <w:bCs/>
          <w:sz w:val="24"/>
          <w:szCs w:val="24"/>
        </w:rPr>
        <w:t xml:space="preserve">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del w:id="318" w:author="Apsens, Sarah" w:date="2020-12-30T11:42:00Z">
        <w:r w:rsidR="009E491F" w:rsidDel="00FC199C">
          <w:rPr>
            <w:bCs/>
            <w:sz w:val="24"/>
            <w:szCs w:val="24"/>
          </w:rPr>
          <w:delText>likely</w:delText>
        </w:r>
        <w:r w:rsidR="00977755" w:rsidDel="00FC199C">
          <w:rPr>
            <w:bCs/>
            <w:sz w:val="24"/>
            <w:szCs w:val="24"/>
          </w:rPr>
          <w:delText xml:space="preserve"> </w:delText>
        </w:r>
      </w:del>
      <w:ins w:id="319" w:author="Apsens, Sarah" w:date="2020-12-30T11:42:00Z">
        <w:r w:rsidR="00FC199C">
          <w:rPr>
            <w:bCs/>
            <w:sz w:val="24"/>
            <w:szCs w:val="24"/>
          </w:rPr>
          <w:t xml:space="preserve">may have </w:t>
        </w:r>
      </w:ins>
      <w:ins w:id="320" w:author="Apsens, Sarah" w:date="2020-12-30T11:41:00Z">
        <w:r w:rsidR="00FC199C">
          <w:rPr>
            <w:bCs/>
            <w:sz w:val="24"/>
            <w:szCs w:val="24"/>
          </w:rPr>
          <w:t xml:space="preserve">exceeded </w:t>
        </w:r>
      </w:ins>
      <w:del w:id="321" w:author="Apsens, Sarah" w:date="2020-12-30T11:41:00Z">
        <w:r w:rsidR="00827201" w:rsidDel="00FC199C">
          <w:rPr>
            <w:bCs/>
            <w:sz w:val="24"/>
            <w:szCs w:val="24"/>
          </w:rPr>
          <w:delText>did</w:delText>
        </w:r>
        <w:r w:rsidR="00977755" w:rsidDel="00FC199C">
          <w:rPr>
            <w:bCs/>
            <w:sz w:val="24"/>
            <w:szCs w:val="24"/>
          </w:rPr>
          <w:delText xml:space="preserve"> exceed </w:delText>
        </w:r>
      </w:del>
      <w:r w:rsidR="00977755">
        <w:rPr>
          <w:bCs/>
          <w:sz w:val="24"/>
          <w:szCs w:val="24"/>
        </w:rPr>
        <w:t>the toxicity criterion for this sampling event.</w:t>
      </w:r>
      <w:r w:rsidR="00086350">
        <w:rPr>
          <w:bCs/>
          <w:sz w:val="24"/>
          <w:szCs w:val="24"/>
        </w:rPr>
        <w:t xml:space="preserve"> </w:t>
      </w:r>
      <w:commentRangeEnd w:id="311"/>
      <w:r w:rsidR="005670C2">
        <w:rPr>
          <w:rStyle w:val="CommentReference"/>
        </w:rPr>
        <w:commentReference w:id="311"/>
      </w:r>
      <w:commentRangeEnd w:id="312"/>
      <w:r w:rsidR="00DF1B84">
        <w:rPr>
          <w:rStyle w:val="CommentReference"/>
        </w:rPr>
        <w:commentReference w:id="312"/>
      </w:r>
      <w:commentRangeEnd w:id="313"/>
      <w:r w:rsidR="00A81CED">
        <w:rPr>
          <w:rStyle w:val="CommentReference"/>
        </w:rPr>
        <w:commentReference w:id="313"/>
      </w:r>
      <w:r w:rsidR="00086350">
        <w:rPr>
          <w:bCs/>
          <w:sz w:val="24"/>
          <w:szCs w:val="24"/>
        </w:rPr>
        <w:t xml:space="preserve"> </w:t>
      </w:r>
      <w:del w:id="322" w:author="Benjamin Meyer" w:date="2021-02-19T11:40:00Z">
        <w:r w:rsidR="00086350" w:rsidDel="00A81CED">
          <w:rPr>
            <w:bCs/>
            <w:sz w:val="24"/>
            <w:szCs w:val="24"/>
          </w:rPr>
          <w:delText>C</w:delText>
        </w:r>
      </w:del>
      <w:del w:id="323" w:author="Benjamin Meyer" w:date="2021-02-19T11:45:00Z">
        <w:r w:rsidR="00086350" w:rsidDel="00325F11">
          <w:rPr>
            <w:bCs/>
            <w:sz w:val="24"/>
            <w:szCs w:val="24"/>
          </w:rPr>
          <w:delText>opper results</w:delText>
        </w:r>
        <w:r w:rsidR="00A51324" w:rsidDel="00325F11">
          <w:rPr>
            <w:bCs/>
            <w:sz w:val="24"/>
            <w:szCs w:val="24"/>
          </w:rPr>
          <w:delText xml:space="preserve"> at this site</w:delText>
        </w:r>
        <w:r w:rsidR="00086350" w:rsidDel="00325F11">
          <w:rPr>
            <w:bCs/>
            <w:sz w:val="24"/>
            <w:szCs w:val="24"/>
          </w:rPr>
          <w:delText xml:space="preserve"> in 2020 (0.372 – 0.515 ug/L) </w:delText>
        </w:r>
        <w:r w:rsidR="00A51324" w:rsidDel="00325F11">
          <w:rPr>
            <w:bCs/>
            <w:sz w:val="24"/>
            <w:szCs w:val="24"/>
          </w:rPr>
          <w:delText>were substantially lower</w:delText>
        </w:r>
        <w:r w:rsidR="00A81CED" w:rsidDel="00325F11">
          <w:rPr>
            <w:bCs/>
            <w:sz w:val="24"/>
            <w:szCs w:val="24"/>
          </w:rPr>
          <w:delText xml:space="preserve">. </w:delText>
        </w:r>
      </w:del>
      <w:r w:rsidR="00086350">
        <w:rPr>
          <w:bCs/>
          <w:sz w:val="24"/>
          <w:szCs w:val="24"/>
        </w:rPr>
        <w:t>Due to the range of data observed in Slikok Creek and its proximity to potential anthropogenic sources, m</w:t>
      </w:r>
      <w:r w:rsidR="00827201">
        <w:rPr>
          <w:bCs/>
          <w:sz w:val="24"/>
          <w:szCs w:val="24"/>
        </w:rPr>
        <w:t xml:space="preserve">ore intensive monitoring is warranted, </w:t>
      </w:r>
      <w:commentRangeStart w:id="324"/>
      <w:commentRangeStart w:id="325"/>
      <w:r w:rsidR="00827201">
        <w:rPr>
          <w:bCs/>
          <w:sz w:val="24"/>
          <w:szCs w:val="24"/>
        </w:rPr>
        <w:t xml:space="preserve">including </w:t>
      </w:r>
      <w:r w:rsidR="00086350">
        <w:rPr>
          <w:bCs/>
          <w:sz w:val="24"/>
          <w:szCs w:val="24"/>
        </w:rPr>
        <w:t>longitudinal survey(s)</w:t>
      </w:r>
      <w:ins w:id="326" w:author="Benjamin Meyer" w:date="2021-02-19T11:47:00Z">
        <w:r w:rsidR="00777B8D">
          <w:rPr>
            <w:bCs/>
            <w:sz w:val="24"/>
            <w:szCs w:val="24"/>
          </w:rPr>
          <w:t xml:space="preserve"> and/or cross-sectional</w:t>
        </w:r>
      </w:ins>
      <w:del w:id="327" w:author="Benjamin Meyer" w:date="2021-02-19T11:46:00Z">
        <w:r w:rsidR="00086350" w:rsidDel="00777B8D">
          <w:rPr>
            <w:bCs/>
            <w:sz w:val="24"/>
            <w:szCs w:val="24"/>
          </w:rPr>
          <w:delText xml:space="preserve"> and/or more frequent sampling</w:delText>
        </w:r>
      </w:del>
      <w:ins w:id="328" w:author="Benjamin Meyer" w:date="2021-02-19T11:46:00Z">
        <w:r w:rsidR="00777B8D">
          <w:rPr>
            <w:bCs/>
            <w:sz w:val="24"/>
            <w:szCs w:val="24"/>
          </w:rPr>
          <w:t xml:space="preserve"> </w:t>
        </w:r>
      </w:ins>
      <w:ins w:id="329" w:author="Benjamin Meyer" w:date="2021-02-19T11:48:00Z">
        <w:r w:rsidR="00777B8D">
          <w:rPr>
            <w:bCs/>
            <w:sz w:val="24"/>
            <w:szCs w:val="24"/>
          </w:rPr>
          <w:t xml:space="preserve">sampling </w:t>
        </w:r>
      </w:ins>
      <w:del w:id="330" w:author="Benjamin Meyer" w:date="2021-02-19T11:46:00Z">
        <w:r w:rsidR="00086350" w:rsidDel="00777B8D">
          <w:rPr>
            <w:bCs/>
            <w:sz w:val="24"/>
            <w:szCs w:val="24"/>
          </w:rPr>
          <w:delText xml:space="preserve"> </w:delText>
        </w:r>
      </w:del>
      <w:commentRangeEnd w:id="324"/>
      <w:r w:rsidR="00B5420F">
        <w:rPr>
          <w:rStyle w:val="CommentReference"/>
        </w:rPr>
        <w:commentReference w:id="324"/>
      </w:r>
      <w:commentRangeEnd w:id="325"/>
      <w:r w:rsidR="00777B8D">
        <w:rPr>
          <w:rStyle w:val="CommentReference"/>
        </w:rPr>
        <w:commentReference w:id="325"/>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46B28D4" w14:textId="128DAB09" w:rsidR="000D137C" w:rsidDel="00BF0AB1" w:rsidRDefault="009E491F" w:rsidP="00973145">
      <w:pPr>
        <w:rPr>
          <w:del w:id="331" w:author="Benjamin Meyer" w:date="2021-02-19T14:53:00Z"/>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ins w:id="332" w:author="Benjamin Meyer" w:date="2021-02-19T11:48:00Z">
        <w:r w:rsidR="00777B8D">
          <w:rPr>
            <w:bCs/>
            <w:sz w:val="24"/>
            <w:szCs w:val="24"/>
          </w:rPr>
          <w:t>possibly</w:t>
        </w:r>
      </w:ins>
      <w:del w:id="333" w:author="Benjamin Meyer" w:date="2021-02-19T11:48:00Z">
        <w:r w:rsidR="00BD4D4B" w:rsidDel="00777B8D">
          <w:rPr>
            <w:bCs/>
            <w:sz w:val="24"/>
            <w:szCs w:val="24"/>
          </w:rPr>
          <w:delText>likely</w:delText>
        </w:r>
      </w:del>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334"/>
      <w:commentRangeStart w:id="335"/>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334"/>
      <w:r w:rsidR="00B5420F">
        <w:rPr>
          <w:rStyle w:val="CommentReference"/>
        </w:rPr>
        <w:commentReference w:id="334"/>
      </w:r>
      <w:commentRangeEnd w:id="335"/>
      <w:r w:rsidR="00DB58B7">
        <w:rPr>
          <w:rStyle w:val="CommentReference"/>
        </w:rPr>
        <w:commentReference w:id="335"/>
      </w:r>
      <w:r w:rsidR="00A51324">
        <w:rPr>
          <w:bCs/>
          <w:sz w:val="24"/>
          <w:szCs w:val="24"/>
        </w:rPr>
        <w:t xml:space="preserve"> </w:t>
      </w:r>
      <w:del w:id="336" w:author="Benjamin Meyer" w:date="2021-02-19T11:55:00Z">
        <w:r w:rsidR="00A51324" w:rsidDel="00686DFD">
          <w:rPr>
            <w:bCs/>
            <w:sz w:val="24"/>
            <w:szCs w:val="24"/>
          </w:rPr>
          <w:delText xml:space="preserve"> </w:delText>
        </w:r>
        <w:commentRangeStart w:id="337"/>
        <w:r w:rsidR="00A51324" w:rsidDel="00686DFD">
          <w:rPr>
            <w:bCs/>
            <w:sz w:val="24"/>
            <w:szCs w:val="24"/>
          </w:rPr>
          <w:delText>Data to identify</w:delText>
        </w:r>
        <w:r w:rsidR="001A2D92" w:rsidDel="00686DFD">
          <w:rPr>
            <w:bCs/>
            <w:sz w:val="24"/>
            <w:szCs w:val="24"/>
          </w:rPr>
          <w:delText xml:space="preserve"> t</w:delText>
        </w:r>
        <w:r w:rsidR="00F96D31" w:rsidDel="00686DFD">
          <w:rPr>
            <w:bCs/>
            <w:sz w:val="24"/>
            <w:szCs w:val="24"/>
          </w:rPr>
          <w:delText xml:space="preserve">he seasonal </w:delText>
        </w:r>
        <w:r w:rsidR="00D43934" w:rsidDel="00686DFD">
          <w:rPr>
            <w:bCs/>
            <w:sz w:val="24"/>
            <w:szCs w:val="24"/>
          </w:rPr>
          <w:delText>pattern</w:delText>
        </w:r>
        <w:r w:rsidR="002C2148" w:rsidDel="00686DFD">
          <w:rPr>
            <w:bCs/>
            <w:sz w:val="24"/>
            <w:szCs w:val="24"/>
          </w:rPr>
          <w:delText>s within</w:delText>
        </w:r>
        <w:r w:rsidR="00D43934" w:rsidDel="00686DFD">
          <w:rPr>
            <w:bCs/>
            <w:sz w:val="24"/>
            <w:szCs w:val="24"/>
          </w:rPr>
          <w:delText xml:space="preserve"> </w:delText>
        </w:r>
        <w:r w:rsidR="00F96D31" w:rsidDel="00686DFD">
          <w:rPr>
            <w:bCs/>
            <w:sz w:val="24"/>
            <w:szCs w:val="24"/>
          </w:rPr>
          <w:delText>2020</w:delText>
        </w:r>
        <w:r w:rsidR="002C2148" w:rsidDel="00686DFD">
          <w:rPr>
            <w:bCs/>
            <w:sz w:val="24"/>
            <w:szCs w:val="24"/>
          </w:rPr>
          <w:delText xml:space="preserve"> was unavailable</w:delText>
        </w:r>
        <w:r w:rsidR="00F96D31" w:rsidDel="00686DFD">
          <w:rPr>
            <w:bCs/>
            <w:sz w:val="24"/>
            <w:szCs w:val="24"/>
          </w:rPr>
          <w:delText xml:space="preserve">, as spring sampling did not occur that year. </w:delText>
        </w:r>
        <w:commentRangeEnd w:id="337"/>
        <w:r w:rsidR="00B5420F" w:rsidDel="00686DFD">
          <w:rPr>
            <w:rStyle w:val="CommentReference"/>
          </w:rPr>
          <w:commentReference w:id="337"/>
        </w:r>
      </w:del>
      <w:ins w:id="338" w:author="Benjamin Meyer" w:date="2021-02-19T11:55:00Z">
        <w:r w:rsidR="00686DFD">
          <w:rPr>
            <w:bCs/>
            <w:sz w:val="24"/>
            <w:szCs w:val="24"/>
          </w:rPr>
          <w:t>Other e</w:t>
        </w:r>
      </w:ins>
      <w:del w:id="339" w:author="Benjamin Meyer" w:date="2021-02-19T11:55:00Z">
        <w:r w:rsidR="00F96D31" w:rsidDel="00686DFD">
          <w:rPr>
            <w:bCs/>
            <w:sz w:val="24"/>
            <w:szCs w:val="24"/>
          </w:rPr>
          <w:delText xml:space="preserve"> </w:delText>
        </w:r>
        <w:r w:rsidR="001F6BBE" w:rsidDel="00686DFD">
          <w:rPr>
            <w:bCs/>
            <w:sz w:val="24"/>
            <w:szCs w:val="24"/>
          </w:rPr>
          <w:delText>N</w:delText>
        </w:r>
        <w:r w:rsidR="00F96D31" w:rsidDel="00686DFD">
          <w:rPr>
            <w:bCs/>
            <w:sz w:val="24"/>
            <w:szCs w:val="24"/>
          </w:rPr>
          <w:delText xml:space="preserve">otably </w:delText>
        </w:r>
        <w:r w:rsidR="00856719" w:rsidDel="00686DFD">
          <w:rPr>
            <w:bCs/>
            <w:sz w:val="24"/>
            <w:szCs w:val="24"/>
          </w:rPr>
          <w:delText>e</w:delText>
        </w:r>
      </w:del>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July 21, 2020</w:t>
      </w:r>
      <w:ins w:id="340" w:author="Benjamin Meyer" w:date="2021-02-19T14:45:00Z">
        <w:r w:rsidR="00512F8C">
          <w:rPr>
            <w:bCs/>
            <w:sz w:val="24"/>
            <w:szCs w:val="24"/>
          </w:rPr>
          <w:t xml:space="preserve">. </w:t>
        </w:r>
      </w:ins>
      <w:ins w:id="341" w:author="Benjamin Meyer" w:date="2021-02-19T14:47:00Z">
        <w:r w:rsidR="00512F8C">
          <w:rPr>
            <w:bCs/>
            <w:sz w:val="24"/>
            <w:szCs w:val="24"/>
          </w:rPr>
          <w:t xml:space="preserve">While </w:t>
        </w:r>
      </w:ins>
      <w:commentRangeStart w:id="342"/>
      <w:commentRangeStart w:id="343"/>
      <w:ins w:id="344" w:author="Benjamin Meyer" w:date="2021-02-19T14:52:00Z">
        <w:r w:rsidR="006823C1">
          <w:rPr>
            <w:bCs/>
            <w:sz w:val="24"/>
            <w:szCs w:val="24"/>
          </w:rPr>
          <w:t>d</w:t>
        </w:r>
        <w:commentRangeEnd w:id="342"/>
        <w:r w:rsidR="006823C1">
          <w:rPr>
            <w:rStyle w:val="CommentReference"/>
          </w:rPr>
          <w:commentReference w:id="342"/>
        </w:r>
      </w:ins>
      <w:commentRangeEnd w:id="343"/>
      <w:ins w:id="345" w:author="Benjamin Meyer" w:date="2021-02-19T14:55:00Z">
        <w:r w:rsidR="00BF0AB1">
          <w:rPr>
            <w:rStyle w:val="CommentReference"/>
          </w:rPr>
          <w:commentReference w:id="343"/>
        </w:r>
      </w:ins>
      <w:ins w:id="346" w:author="Benjamin Meyer" w:date="2021-02-19T14:47:00Z">
        <w:r w:rsidR="00512F8C">
          <w:rPr>
            <w:bCs/>
            <w:sz w:val="24"/>
            <w:szCs w:val="24"/>
          </w:rPr>
          <w:t xml:space="preserve">iagnosing </w:t>
        </w:r>
        <w:r w:rsidR="00BF0AB1">
          <w:rPr>
            <w:bCs/>
            <w:sz w:val="24"/>
            <w:szCs w:val="24"/>
          </w:rPr>
          <w:t>specific source locations</w:t>
        </w:r>
        <w:r w:rsidR="00512F8C">
          <w:rPr>
            <w:bCs/>
            <w:sz w:val="24"/>
            <w:szCs w:val="24"/>
          </w:rPr>
          <w:t xml:space="preserve"> of copper was not part of this analysis, creosote pilings such as those </w:t>
        </w:r>
      </w:ins>
      <w:ins w:id="347" w:author="Benjamin Meyer" w:date="2021-02-19T14:48:00Z">
        <w:r w:rsidR="00512F8C">
          <w:rPr>
            <w:bCs/>
            <w:sz w:val="24"/>
            <w:szCs w:val="24"/>
          </w:rPr>
          <w:t>sometimes</w:t>
        </w:r>
      </w:ins>
      <w:ins w:id="348" w:author="Benjamin Meyer" w:date="2021-02-19T14:47:00Z">
        <w:r w:rsidR="00512F8C">
          <w:rPr>
            <w:bCs/>
            <w:sz w:val="24"/>
            <w:szCs w:val="24"/>
          </w:rPr>
          <w:t xml:space="preserve"> </w:t>
        </w:r>
      </w:ins>
      <w:ins w:id="349" w:author="Benjamin Meyer" w:date="2021-02-19T14:48:00Z">
        <w:r w:rsidR="00512F8C">
          <w:rPr>
            <w:bCs/>
            <w:sz w:val="24"/>
            <w:szCs w:val="24"/>
          </w:rPr>
          <w:t xml:space="preserve">used in dock construction are known sources of copper </w:t>
        </w:r>
      </w:ins>
      <w:ins w:id="350" w:author="Benjamin Meyer" w:date="2021-02-19T14:49:00Z">
        <w:r w:rsidR="00AC7900">
          <w:rPr>
            <w:bCs/>
            <w:sz w:val="24"/>
            <w:szCs w:val="24"/>
          </w:rPr>
          <w:t>(EPA, 2021).</w:t>
        </w:r>
      </w:ins>
      <w:del w:id="351" w:author="Benjamin Meyer" w:date="2021-02-19T14:45:00Z">
        <w:r w:rsidR="00F96D31" w:rsidDel="00512F8C">
          <w:rPr>
            <w:bCs/>
            <w:sz w:val="24"/>
            <w:szCs w:val="24"/>
          </w:rPr>
          <w:delText>,</w:delText>
        </w:r>
      </w:del>
      <w:del w:id="352" w:author="Benjamin Meyer" w:date="2021-02-19T14:49:00Z">
        <w:r w:rsidR="00F96D31" w:rsidDel="00AC7900">
          <w:rPr>
            <w:bCs/>
            <w:sz w:val="24"/>
            <w:szCs w:val="24"/>
          </w:rPr>
          <w:delText xml:space="preserve"> </w:delText>
        </w:r>
      </w:del>
      <w:del w:id="353" w:author="Benjamin Meyer" w:date="2021-02-19T14:43:00Z">
        <w:r w:rsidR="00F96D31" w:rsidDel="00512F8C">
          <w:rPr>
            <w:bCs/>
            <w:sz w:val="24"/>
            <w:szCs w:val="24"/>
          </w:rPr>
          <w:delText xml:space="preserve">which could potentially be associated with </w:delText>
        </w:r>
        <w:commentRangeStart w:id="354"/>
        <w:commentRangeStart w:id="355"/>
        <w:r w:rsidR="00F96D31" w:rsidDel="00512F8C">
          <w:rPr>
            <w:bCs/>
            <w:sz w:val="24"/>
            <w:szCs w:val="24"/>
          </w:rPr>
          <w:delText>precipitation trends leading</w:delText>
        </w:r>
      </w:del>
      <w:del w:id="356" w:author="Benjamin Meyer" w:date="2021-02-19T14:49:00Z">
        <w:r w:rsidR="00F96D31" w:rsidDel="00AC7900">
          <w:rPr>
            <w:bCs/>
            <w:sz w:val="24"/>
            <w:szCs w:val="24"/>
          </w:rPr>
          <w:delText xml:space="preserve"> </w:delText>
        </w:r>
        <w:commentRangeEnd w:id="354"/>
        <w:r w:rsidR="00B5420F" w:rsidDel="00AC7900">
          <w:rPr>
            <w:rStyle w:val="CommentReference"/>
          </w:rPr>
          <w:commentReference w:id="354"/>
        </w:r>
        <w:commentRangeEnd w:id="355"/>
        <w:r w:rsidR="00F01E36" w:rsidDel="00AC7900">
          <w:rPr>
            <w:rStyle w:val="CommentReference"/>
          </w:rPr>
          <w:commentReference w:id="355"/>
        </w:r>
      </w:del>
      <w:del w:id="357" w:author="Benjamin Meyer" w:date="2021-02-19T14:44:00Z">
        <w:r w:rsidR="00F96D31" w:rsidDel="00512F8C">
          <w:rPr>
            <w:bCs/>
            <w:sz w:val="24"/>
            <w:szCs w:val="24"/>
          </w:rPr>
          <w:delText>u</w:delText>
        </w:r>
      </w:del>
      <w:del w:id="358" w:author="Benjamin Meyer" w:date="2021-02-19T14:43:00Z">
        <w:r w:rsidR="00F96D31" w:rsidDel="00512F8C">
          <w:rPr>
            <w:bCs/>
            <w:sz w:val="24"/>
            <w:szCs w:val="24"/>
          </w:rPr>
          <w:delText>p to that date</w:delText>
        </w:r>
        <w:r w:rsidR="00086350" w:rsidDel="00512F8C">
          <w:rPr>
            <w:bCs/>
            <w:sz w:val="24"/>
            <w:szCs w:val="24"/>
          </w:rPr>
          <w:delText xml:space="preserve">, </w:delText>
        </w:r>
      </w:del>
      <w:del w:id="359" w:author="Benjamin Meyer" w:date="2021-02-19T14:44:00Z">
        <w:r w:rsidR="00086350" w:rsidDel="00512F8C">
          <w:rPr>
            <w:bCs/>
            <w:sz w:val="24"/>
            <w:szCs w:val="24"/>
          </w:rPr>
          <w:delText>although this mechanism has not yet been studied for this</w:delText>
        </w:r>
      </w:del>
      <w:del w:id="360" w:author="Benjamin Meyer" w:date="2021-02-19T14:53:00Z">
        <w:r w:rsidR="00F96D31" w:rsidDel="006823C1">
          <w:rPr>
            <w:bCs/>
            <w:sz w:val="24"/>
            <w:szCs w:val="24"/>
          </w:rPr>
          <w:delText xml:space="preserve">.  </w:delText>
        </w:r>
      </w:del>
    </w:p>
    <w:p w14:paraId="4AD21B2B" w14:textId="07E7D9B9" w:rsidR="00545467" w:rsidRDefault="00545467" w:rsidP="00973145">
      <w:pPr>
        <w:rPr>
          <w:bCs/>
          <w:sz w:val="24"/>
          <w:szCs w:val="24"/>
        </w:rPr>
      </w:pPr>
    </w:p>
    <w:p w14:paraId="5F1F6C3F" w14:textId="3254A8C5" w:rsidR="00BF6E75" w:rsidRPr="00BF6E75" w:rsidDel="00BF0AB1" w:rsidRDefault="00F96D31" w:rsidP="00973145">
      <w:pPr>
        <w:rPr>
          <w:del w:id="361" w:author="Benjamin Meyer" w:date="2021-02-19T14:53:00Z"/>
          <w:bCs/>
          <w:sz w:val="24"/>
          <w:szCs w:val="24"/>
        </w:rPr>
      </w:pPr>
      <w:commentRangeStart w:id="362"/>
      <w:del w:id="363" w:author="Benjamin Meyer" w:date="2021-02-19T14:53:00Z">
        <w:r w:rsidDel="00BF0AB1">
          <w:rPr>
            <w:bCs/>
            <w:sz w:val="24"/>
            <w:szCs w:val="24"/>
          </w:rPr>
          <w:delText>Annua</w:delText>
        </w:r>
        <w:commentRangeEnd w:id="362"/>
        <w:r w:rsidR="0024174C" w:rsidDel="00BF0AB1">
          <w:rPr>
            <w:rStyle w:val="CommentReference"/>
          </w:rPr>
          <w:commentReference w:id="362"/>
        </w:r>
        <w:r w:rsidDel="00BF0AB1">
          <w:rPr>
            <w:bCs/>
            <w:sz w:val="24"/>
            <w:szCs w:val="24"/>
          </w:rPr>
          <w:delText xml:space="preserve">l sampling for copper </w:delText>
        </w:r>
        <w:r w:rsidR="000802CE" w:rsidDel="00BF0AB1">
          <w:rPr>
            <w:bCs/>
            <w:sz w:val="24"/>
            <w:szCs w:val="24"/>
          </w:rPr>
          <w:delText>will continue at these</w:delText>
        </w:r>
        <w:r w:rsidDel="00BF0AB1">
          <w:rPr>
            <w:bCs/>
            <w:sz w:val="24"/>
            <w:szCs w:val="24"/>
          </w:rPr>
          <w:delText xml:space="preserve"> and other sites in order to monitor for</w:delText>
        </w:r>
        <w:r w:rsidR="000802CE" w:rsidDel="00BF0AB1">
          <w:rPr>
            <w:bCs/>
            <w:sz w:val="24"/>
            <w:szCs w:val="24"/>
          </w:rPr>
          <w:delText xml:space="preserve"> future exceedances</w:delText>
        </w:r>
        <w:r w:rsidR="003C6140" w:rsidDel="00BF0AB1">
          <w:rPr>
            <w:bCs/>
            <w:sz w:val="24"/>
            <w:szCs w:val="24"/>
          </w:rPr>
          <w:delText xml:space="preserve"> or trending changes over time</w:delText>
        </w:r>
        <w:r w:rsidR="000802CE" w:rsidDel="00BF0AB1">
          <w:rPr>
            <w:bCs/>
            <w:sz w:val="24"/>
            <w:szCs w:val="24"/>
          </w:rPr>
          <w:delText>.</w:delText>
        </w:r>
      </w:del>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071CBAAC" w:rsidR="00EE56F9" w:rsidRDefault="005B5ABC" w:rsidP="00EE56F9">
      <w:pPr>
        <w:pStyle w:val="Heading3"/>
        <w:rPr>
          <w:sz w:val="24"/>
        </w:rPr>
      </w:pPr>
      <w:bookmarkStart w:id="364" w:name="_Toc64271438"/>
      <w:commentRangeStart w:id="365"/>
      <w:r>
        <w:rPr>
          <w:sz w:val="24"/>
        </w:rPr>
        <w:t>Zinc</w:t>
      </w:r>
      <w:commentRangeEnd w:id="365"/>
      <w:r w:rsidR="0024174C">
        <w:rPr>
          <w:rStyle w:val="CommentReference"/>
          <w:b w:val="0"/>
          <w:color w:val="auto"/>
          <w:spacing w:val="0"/>
        </w:rPr>
        <w:commentReference w:id="365"/>
      </w:r>
      <w:bookmarkEnd w:id="364"/>
      <w:r w:rsidR="00E13B63" w:rsidRPr="003B4EC2">
        <w:rPr>
          <w:sz w:val="24"/>
        </w:rPr>
        <w:t xml:space="preserve"> </w:t>
      </w:r>
      <w:del w:id="366" w:author="Eldred, Laura" w:date="2020-12-29T13:00:00Z">
        <w:r w:rsidR="00E13B63" w:rsidRPr="003B4EC2" w:rsidDel="005670C2">
          <w:rPr>
            <w:sz w:val="24"/>
          </w:rPr>
          <w:delText>exceedances</w:delText>
        </w:r>
      </w:del>
    </w:p>
    <w:p w14:paraId="5FA0B932" w14:textId="77777777" w:rsidR="00370AB4" w:rsidRPr="00370AB4" w:rsidRDefault="00370AB4" w:rsidP="00370AB4"/>
    <w:p w14:paraId="459AA1C1" w14:textId="62B03378" w:rsidR="000E508E" w:rsidRDefault="00CB1EFA" w:rsidP="003D7C72">
      <w:pPr>
        <w:rPr>
          <w:bCs/>
          <w:sz w:val="24"/>
          <w:szCs w:val="24"/>
        </w:rPr>
      </w:pPr>
      <w:r>
        <w:rPr>
          <w:bCs/>
          <w:sz w:val="24"/>
          <w:szCs w:val="24"/>
        </w:rPr>
        <w:t xml:space="preserve">Zinc exceedances of </w:t>
      </w:r>
      <w:commentRangeStart w:id="367"/>
      <w:r>
        <w:rPr>
          <w:bCs/>
          <w:sz w:val="24"/>
          <w:szCs w:val="24"/>
        </w:rPr>
        <w:t xml:space="preserve">hardness-dependent </w:t>
      </w:r>
      <w:ins w:id="368" w:author="Benjamin Meyer" w:date="2021-02-19T14:59:00Z">
        <w:r w:rsidR="00BF0AB1">
          <w:rPr>
            <w:bCs/>
            <w:sz w:val="24"/>
            <w:szCs w:val="24"/>
          </w:rPr>
          <w:t>CCC</w:t>
        </w:r>
      </w:ins>
      <w:del w:id="369" w:author="Benjamin Meyer" w:date="2021-02-19T14:59:00Z">
        <w:r w:rsidDel="00BF0AB1">
          <w:rPr>
            <w:bCs/>
            <w:sz w:val="24"/>
            <w:szCs w:val="24"/>
          </w:rPr>
          <w:delText>toxicity</w:delText>
        </w:r>
      </w:del>
      <w:r>
        <w:rPr>
          <w:bCs/>
          <w:sz w:val="24"/>
          <w:szCs w:val="24"/>
        </w:rPr>
        <w:t xml:space="preserve"> </w:t>
      </w:r>
      <w:ins w:id="370" w:author="Benjamin Meyer" w:date="2021-02-19T14:59:00Z">
        <w:r w:rsidR="00BF0AB1">
          <w:rPr>
            <w:bCs/>
            <w:sz w:val="24"/>
            <w:szCs w:val="24"/>
          </w:rPr>
          <w:t>values</w:t>
        </w:r>
      </w:ins>
      <w:del w:id="371" w:author="Benjamin Meyer" w:date="2021-02-19T14:59:00Z">
        <w:r w:rsidDel="00BF0AB1">
          <w:rPr>
            <w:bCs/>
            <w:sz w:val="24"/>
            <w:szCs w:val="24"/>
          </w:rPr>
          <w:delText>criteria</w:delText>
        </w:r>
      </w:del>
      <w:r w:rsidR="00545467">
        <w:rPr>
          <w:bCs/>
          <w:sz w:val="24"/>
          <w:szCs w:val="24"/>
        </w:rPr>
        <w:t xml:space="preserve"> </w:t>
      </w:r>
      <w:commentRangeEnd w:id="367"/>
      <w:r w:rsidR="00B5420F">
        <w:rPr>
          <w:rStyle w:val="CommentReference"/>
        </w:rPr>
        <w:commentReference w:id="367"/>
      </w:r>
      <w:del w:id="372" w:author="Benjamin Meyer" w:date="2021-02-19T15:35:00Z">
        <w:r w:rsidR="00545467" w:rsidDel="00BB6133">
          <w:rPr>
            <w:bCs/>
            <w:sz w:val="24"/>
            <w:szCs w:val="24"/>
          </w:rPr>
          <w:delText>in 2019-2020</w:delText>
        </w:r>
        <w:r w:rsidDel="00BB6133">
          <w:rPr>
            <w:bCs/>
            <w:sz w:val="24"/>
            <w:szCs w:val="24"/>
          </w:rPr>
          <w:delText xml:space="preserve"> </w:delText>
        </w:r>
      </w:del>
      <w:r>
        <w:rPr>
          <w:bCs/>
          <w:sz w:val="24"/>
          <w:szCs w:val="24"/>
        </w:rPr>
        <w:t>were observe</w:t>
      </w:r>
      <w:ins w:id="373" w:author="Benjamin Meyer" w:date="2021-02-19T15:00:00Z">
        <w:r w:rsidR="00BF0AB1">
          <w:rPr>
            <w:bCs/>
            <w:sz w:val="24"/>
            <w:szCs w:val="24"/>
          </w:rPr>
          <w:t>d at several</w:t>
        </w:r>
      </w:ins>
      <w:del w:id="374" w:author="Benjamin Meyer" w:date="2021-02-19T15:00:00Z">
        <w:r w:rsidDel="00BF0AB1">
          <w:rPr>
            <w:bCs/>
            <w:sz w:val="24"/>
            <w:szCs w:val="24"/>
          </w:rPr>
          <w:delText xml:space="preserve">d </w:delText>
        </w:r>
        <w:commentRangeStart w:id="375"/>
        <w:commentRangeStart w:id="376"/>
        <w:r w:rsidR="00545467" w:rsidDel="00BF0AB1">
          <w:rPr>
            <w:bCs/>
            <w:sz w:val="24"/>
            <w:szCs w:val="24"/>
          </w:rPr>
          <w:delText>throughout the</w:delText>
        </w:r>
      </w:del>
      <w:r w:rsidR="00545467">
        <w:rPr>
          <w:bCs/>
          <w:sz w:val="24"/>
          <w:szCs w:val="24"/>
        </w:rPr>
        <w:t xml:space="preserve"> sampling</w:t>
      </w:r>
      <w:commentRangeEnd w:id="375"/>
      <w:r w:rsidR="007A05B7">
        <w:rPr>
          <w:rStyle w:val="CommentReference"/>
        </w:rPr>
        <w:commentReference w:id="375"/>
      </w:r>
      <w:commentRangeEnd w:id="376"/>
      <w:r w:rsidR="00BF0AB1">
        <w:rPr>
          <w:rStyle w:val="CommentReference"/>
        </w:rPr>
        <w:commentReference w:id="376"/>
      </w:r>
      <w:r w:rsidR="00545467">
        <w:rPr>
          <w:bCs/>
          <w:sz w:val="24"/>
          <w:szCs w:val="24"/>
        </w:rPr>
        <w:t xml:space="preserve"> </w:t>
      </w:r>
      <w:ins w:id="377" w:author="Benjamin Meyer" w:date="2021-02-19T15:00:00Z">
        <w:r w:rsidR="00BF0AB1">
          <w:rPr>
            <w:bCs/>
            <w:sz w:val="24"/>
            <w:szCs w:val="24"/>
          </w:rPr>
          <w:t>locations</w:t>
        </w:r>
      </w:ins>
      <w:del w:id="378" w:author="Benjamin Meyer" w:date="2021-02-19T15:00:00Z">
        <w:r w:rsidR="00545467" w:rsidDel="00BF0AB1">
          <w:rPr>
            <w:bCs/>
            <w:sz w:val="24"/>
            <w:szCs w:val="24"/>
          </w:rPr>
          <w:delText>area</w:delText>
        </w:r>
      </w:del>
      <w:r w:rsidR="00545467">
        <w:rPr>
          <w:bCs/>
          <w:sz w:val="24"/>
          <w:szCs w:val="24"/>
        </w:rPr>
        <w:t xml:space="preserve"> in 2019-2020, including </w:t>
      </w:r>
      <w:r>
        <w:rPr>
          <w:bCs/>
          <w:sz w:val="24"/>
          <w:szCs w:val="24"/>
        </w:rPr>
        <w:t>six of nine tributary sites a</w:t>
      </w:r>
      <w:r w:rsidR="00DB4F55">
        <w:rPr>
          <w:bCs/>
          <w:sz w:val="24"/>
          <w:szCs w:val="24"/>
        </w:rPr>
        <w:t xml:space="preserve">nd five of ten mainstem sites. </w:t>
      </w:r>
      <w:r w:rsidR="00545467">
        <w:rPr>
          <w:bCs/>
          <w:sz w:val="24"/>
          <w:szCs w:val="24"/>
        </w:rPr>
        <w:t>Zinc exceedances</w:t>
      </w:r>
      <w:r w:rsidR="000F731E">
        <w:rPr>
          <w:bCs/>
          <w:sz w:val="24"/>
          <w:szCs w:val="24"/>
        </w:rPr>
        <w:t xml:space="preserve"> suggested </w:t>
      </w:r>
      <w:r w:rsidR="00256F73">
        <w:rPr>
          <w:bCs/>
          <w:sz w:val="24"/>
          <w:szCs w:val="24"/>
        </w:rPr>
        <w:t>a</w:t>
      </w:r>
      <w:del w:id="379" w:author="Benjamin Meyer" w:date="2021-02-19T15:20:00Z">
        <w:r w:rsidR="00256F73" w:rsidDel="00256F73">
          <w:rPr>
            <w:bCs/>
            <w:sz w:val="24"/>
            <w:szCs w:val="24"/>
          </w:rPr>
          <w:delText xml:space="preserve"> </w:delText>
        </w:r>
        <w:r w:rsidR="000F731E" w:rsidDel="00256F73">
          <w:rPr>
            <w:bCs/>
            <w:sz w:val="24"/>
            <w:szCs w:val="24"/>
          </w:rPr>
          <w:delText>clear</w:delText>
        </w:r>
      </w:del>
      <w:r w:rsidR="000F731E">
        <w:rPr>
          <w:bCs/>
          <w:sz w:val="24"/>
          <w:szCs w:val="24"/>
        </w:rPr>
        <w:t xml:space="preserve"> spatial</w:t>
      </w:r>
      <w:ins w:id="380" w:author="Apsens, Sarah" w:date="2020-12-28T15:20:00Z">
        <w:r w:rsidR="007A05B7">
          <w:rPr>
            <w:bCs/>
            <w:sz w:val="24"/>
            <w:szCs w:val="24"/>
          </w:rPr>
          <w:t xml:space="preserve"> trend.</w:t>
        </w:r>
      </w:ins>
      <w:del w:id="381" w:author="Apsens, Sarah" w:date="2020-12-28T15:20:00Z">
        <w:r w:rsidR="000F731E" w:rsidDel="007A05B7">
          <w:rPr>
            <w:bCs/>
            <w:sz w:val="24"/>
            <w:szCs w:val="24"/>
          </w:rPr>
          <w:delText xml:space="preserve"> </w:delText>
        </w:r>
        <w:commentRangeStart w:id="382"/>
        <w:r w:rsidR="001A2D92" w:rsidDel="007A05B7">
          <w:rPr>
            <w:bCs/>
            <w:sz w:val="24"/>
            <w:szCs w:val="24"/>
          </w:rPr>
          <w:delText xml:space="preserve">and </w:delText>
        </w:r>
        <w:r w:rsidR="000F731E" w:rsidDel="007A05B7">
          <w:rPr>
            <w:bCs/>
            <w:sz w:val="24"/>
            <w:szCs w:val="24"/>
          </w:rPr>
          <w:delText xml:space="preserve">temporal trends throughout </w:delText>
        </w:r>
        <w:commentRangeEnd w:id="382"/>
        <w:r w:rsidR="007A05B7" w:rsidDel="007A05B7">
          <w:rPr>
            <w:rStyle w:val="CommentReference"/>
          </w:rPr>
          <w:commentReference w:id="382"/>
        </w:r>
        <w:r w:rsidR="000F731E" w:rsidDel="007A05B7">
          <w:rPr>
            <w:bCs/>
            <w:sz w:val="24"/>
            <w:szCs w:val="24"/>
          </w:rPr>
          <w:delText>our sampling sites</w:delText>
        </w:r>
      </w:del>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383"/>
      <w:r w:rsidR="003D7C72">
        <w:rPr>
          <w:bCs/>
          <w:sz w:val="24"/>
          <w:szCs w:val="24"/>
        </w:rPr>
        <w:t>estuary</w:t>
      </w:r>
      <w:commentRangeEnd w:id="383"/>
      <w:r w:rsidR="00FC199C">
        <w:rPr>
          <w:rStyle w:val="CommentReference"/>
        </w:rPr>
        <w:commentReference w:id="383"/>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w:t>
      </w:r>
      <w:del w:id="384" w:author="Eldred, Laura" w:date="2020-12-29T13:01:00Z">
        <w:r w:rsidR="00545467" w:rsidDel="00BF1CD5">
          <w:rPr>
            <w:bCs/>
            <w:sz w:val="24"/>
            <w:szCs w:val="24"/>
          </w:rPr>
          <w:delText>s</w:delText>
        </w:r>
      </w:del>
      <w:r w:rsidR="00545467">
        <w:rPr>
          <w:bCs/>
          <w:sz w:val="24"/>
          <w:szCs w:val="24"/>
        </w:rPr>
        <w:t xml:space="preserve"> of development within</w:t>
      </w:r>
      <w:r w:rsidR="00D918D7">
        <w:rPr>
          <w:bCs/>
          <w:sz w:val="24"/>
          <w:szCs w:val="24"/>
        </w:rPr>
        <w:t xml:space="preserve"> the Kenai River watershed, </w:t>
      </w:r>
      <w:ins w:id="385" w:author="Benjamin Meyer" w:date="2021-02-19T15:30:00Z">
        <w:r w:rsidR="00D918D7">
          <w:rPr>
            <w:bCs/>
            <w:sz w:val="24"/>
            <w:szCs w:val="24"/>
          </w:rPr>
          <w:t>while</w:t>
        </w:r>
      </w:ins>
      <w:r w:rsidR="00256F73">
        <w:rPr>
          <w:bCs/>
          <w:sz w:val="24"/>
          <w:szCs w:val="24"/>
        </w:rPr>
        <w:t xml:space="preserve"> </w:t>
      </w:r>
      <w:del w:id="386" w:author="Benjamin Meyer" w:date="2021-02-19T15:26:00Z">
        <w:r w:rsidR="00545467" w:rsidDel="00D918D7">
          <w:rPr>
            <w:bCs/>
            <w:sz w:val="24"/>
            <w:szCs w:val="24"/>
          </w:rPr>
          <w:delText>Located throughout these developed areas are numerous potential</w:delText>
        </w:r>
        <w:r w:rsidR="00175C94" w:rsidDel="00D918D7">
          <w:rPr>
            <w:bCs/>
            <w:sz w:val="24"/>
            <w:szCs w:val="24"/>
          </w:rPr>
          <w:delText xml:space="preserve"> anthropogenic sources</w:delText>
        </w:r>
        <w:r w:rsidR="00545467" w:rsidDel="00D918D7">
          <w:rPr>
            <w:bCs/>
            <w:sz w:val="24"/>
            <w:szCs w:val="24"/>
          </w:rPr>
          <w:delText xml:space="preserve"> of copper and zinc, including t</w:delText>
        </w:r>
        <w:commentRangeStart w:id="387"/>
        <w:r w:rsidR="00545467" w:rsidDel="00D918D7">
          <w:rPr>
            <w:bCs/>
            <w:sz w:val="24"/>
            <w:szCs w:val="24"/>
          </w:rPr>
          <w:delText>housands</w:delText>
        </w:r>
        <w:commentRangeEnd w:id="387"/>
        <w:r w:rsidR="007A05B7" w:rsidDel="00D918D7">
          <w:rPr>
            <w:rStyle w:val="CommentReference"/>
          </w:rPr>
          <w:commentReference w:id="387"/>
        </w:r>
        <w:r w:rsidR="00545467" w:rsidDel="00D918D7">
          <w:rPr>
            <w:bCs/>
            <w:sz w:val="24"/>
            <w:szCs w:val="24"/>
          </w:rPr>
          <w:delText xml:space="preserve"> of impervious surfaces, daily tire wear and brake use</w:delText>
        </w:r>
      </w:del>
      <w:ins w:id="388" w:author="Apsens, Sarah" w:date="2020-12-30T11:49:00Z">
        <w:del w:id="389" w:author="Benjamin Meyer" w:date="2021-02-19T15:26:00Z">
          <w:r w:rsidR="0066467A" w:rsidDel="00D918D7">
            <w:rPr>
              <w:bCs/>
              <w:sz w:val="24"/>
              <w:szCs w:val="24"/>
            </w:rPr>
            <w:delText>tire a</w:delText>
          </w:r>
        </w:del>
      </w:ins>
      <w:ins w:id="390" w:author="Apsens, Sarah" w:date="2020-12-30T11:50:00Z">
        <w:del w:id="391" w:author="Benjamin Meyer" w:date="2021-02-19T15:26:00Z">
          <w:r w:rsidR="0066467A" w:rsidDel="00D918D7">
            <w:rPr>
              <w:bCs/>
              <w:sz w:val="24"/>
              <w:szCs w:val="24"/>
            </w:rPr>
            <w:delText>nd br</w:delText>
          </w:r>
        </w:del>
        <w:del w:id="392" w:author="Benjamin Meyer" w:date="2021-02-19T15:14:00Z">
          <w:r w:rsidR="0066467A" w:rsidDel="00256F73">
            <w:rPr>
              <w:bCs/>
              <w:sz w:val="24"/>
              <w:szCs w:val="24"/>
            </w:rPr>
            <w:delText>eak</w:delText>
          </w:r>
        </w:del>
        <w:del w:id="393" w:author="Benjamin Meyer" w:date="2021-02-19T15:26:00Z">
          <w:r w:rsidR="0066467A" w:rsidDel="00D918D7">
            <w:rPr>
              <w:bCs/>
              <w:sz w:val="24"/>
              <w:szCs w:val="24"/>
            </w:rPr>
            <w:delText xml:space="preserve"> dust</w:delText>
          </w:r>
        </w:del>
      </w:ins>
      <w:del w:id="394" w:author="Benjamin Meyer" w:date="2021-02-19T15:26:00Z">
        <w:r w:rsidR="00545467" w:rsidDel="00D918D7">
          <w:rPr>
            <w:bCs/>
            <w:sz w:val="24"/>
            <w:szCs w:val="24"/>
          </w:rPr>
          <w:delText xml:space="preserve">, motor oil, fertilizer and </w:delText>
        </w:r>
        <w:r w:rsidR="00256F73" w:rsidDel="00D918D7">
          <w:rPr>
            <w:bCs/>
            <w:sz w:val="24"/>
            <w:szCs w:val="24"/>
          </w:rPr>
          <w:delText xml:space="preserve">pesticides (KWF, 2017). </w:delText>
        </w:r>
      </w:del>
      <w:ins w:id="395" w:author="Benjamin Meyer" w:date="2021-02-19T15:30:00Z">
        <w:r w:rsidR="00D918D7">
          <w:rPr>
            <w:bCs/>
            <w:sz w:val="24"/>
            <w:szCs w:val="24"/>
          </w:rPr>
          <w:t>n</w:t>
        </w:r>
      </w:ins>
      <w:del w:id="396" w:author="Benjamin Meyer" w:date="2021-02-19T15:30:00Z">
        <w:r w:rsidR="00545467" w:rsidDel="00D918D7">
          <w:rPr>
            <w:bCs/>
            <w:sz w:val="24"/>
            <w:szCs w:val="24"/>
          </w:rPr>
          <w:delText>N</w:delText>
        </w:r>
      </w:del>
      <w:r w:rsidR="00545467">
        <w:rPr>
          <w:bCs/>
          <w:sz w:val="24"/>
          <w:szCs w:val="24"/>
        </w:rPr>
        <w:t xml:space="preserve">o exceedances were </w:t>
      </w:r>
      <w:r w:rsidR="003D7C72">
        <w:rPr>
          <w:bCs/>
          <w:sz w:val="24"/>
          <w:szCs w:val="24"/>
        </w:rPr>
        <w:t>observed at Jim’s Landing, Skilak Lake Outlet, or Lower Funny River</w:t>
      </w:r>
      <w:r w:rsidR="00175C94">
        <w:rPr>
          <w:bCs/>
          <w:sz w:val="24"/>
          <w:szCs w:val="24"/>
        </w:rPr>
        <w:t xml:space="preserve">, sites which have minimal potential for </w:t>
      </w:r>
      <w:commentRangeStart w:id="397"/>
      <w:commentRangeStart w:id="398"/>
      <w:r w:rsidR="00175C94">
        <w:rPr>
          <w:bCs/>
          <w:sz w:val="24"/>
          <w:szCs w:val="24"/>
        </w:rPr>
        <w:t>anthropogenic influence</w:t>
      </w:r>
      <w:commentRangeEnd w:id="397"/>
      <w:r w:rsidR="0066467A">
        <w:rPr>
          <w:rStyle w:val="CommentReference"/>
        </w:rPr>
        <w:commentReference w:id="397"/>
      </w:r>
      <w:commentRangeEnd w:id="398"/>
      <w:r w:rsidR="00D918D7">
        <w:rPr>
          <w:rStyle w:val="CommentReference"/>
        </w:rPr>
        <w:commentReference w:id="398"/>
      </w:r>
      <w:r w:rsidR="003D7C72">
        <w:rPr>
          <w:bCs/>
          <w:sz w:val="24"/>
          <w:szCs w:val="24"/>
        </w:rPr>
        <w:t>.</w:t>
      </w:r>
    </w:p>
    <w:p w14:paraId="584B1421" w14:textId="77777777" w:rsidR="003D7C72" w:rsidRDefault="003D7C72" w:rsidP="00CB1EFA">
      <w:pPr>
        <w:rPr>
          <w:bCs/>
          <w:sz w:val="24"/>
          <w:szCs w:val="24"/>
        </w:rPr>
      </w:pPr>
    </w:p>
    <w:p w14:paraId="2FC10F45" w14:textId="5BC5C635" w:rsidR="000E508E" w:rsidDel="00BF0AB1" w:rsidRDefault="00CB1EFA" w:rsidP="00856719">
      <w:pPr>
        <w:rPr>
          <w:del w:id="399" w:author="Benjamin Meyer" w:date="2021-02-19T14:54:00Z"/>
          <w:bCs/>
          <w:sz w:val="24"/>
          <w:szCs w:val="24"/>
        </w:rPr>
      </w:pPr>
      <w:r>
        <w:rPr>
          <w:bCs/>
          <w:sz w:val="24"/>
          <w:szCs w:val="24"/>
        </w:rPr>
        <w:t>The sampling event on April 30, 2019</w:t>
      </w:r>
      <w:r w:rsidR="00BD4D4B">
        <w:rPr>
          <w:bCs/>
          <w:sz w:val="24"/>
          <w:szCs w:val="24"/>
        </w:rPr>
        <w:t>, where zinc exceedances were simultaneously observed at three tributary and five main</w:t>
      </w:r>
      <w:ins w:id="400" w:author="Benjamin Meyer" w:date="2021-02-19T16:10:00Z">
        <w:r w:rsidR="00731330">
          <w:rPr>
            <w:bCs/>
            <w:sz w:val="24"/>
            <w:szCs w:val="24"/>
          </w:rPr>
          <w:t xml:space="preserve"> </w:t>
        </w:r>
      </w:ins>
      <w:r w:rsidR="00BD4D4B">
        <w:rPr>
          <w:bCs/>
          <w:sz w:val="24"/>
          <w:szCs w:val="24"/>
        </w:rPr>
        <w:t>stem sites</w:t>
      </w:r>
      <w:ins w:id="401" w:author="Benjamin Meyer" w:date="2021-02-19T16:11:00Z">
        <w:r w:rsidR="00731330">
          <w:rPr>
            <w:bCs/>
            <w:sz w:val="24"/>
            <w:szCs w:val="24"/>
          </w:rPr>
          <w:t xml:space="preserve"> (Figures 5, 6, and 7)</w:t>
        </w:r>
      </w:ins>
      <w:r w:rsidR="00BD4D4B">
        <w:rPr>
          <w:bCs/>
          <w:sz w:val="24"/>
          <w:szCs w:val="24"/>
        </w:rPr>
        <w:t xml:space="preserve">, </w:t>
      </w:r>
      <w:ins w:id="402" w:author="Benjamin Meyer" w:date="2021-02-19T16:10:00Z">
        <w:r w:rsidR="00731330">
          <w:rPr>
            <w:bCs/>
            <w:sz w:val="24"/>
            <w:szCs w:val="24"/>
          </w:rPr>
          <w:t xml:space="preserve">could </w:t>
        </w:r>
      </w:ins>
      <w:r w:rsidR="00BD4D4B">
        <w:rPr>
          <w:bCs/>
          <w:sz w:val="24"/>
          <w:szCs w:val="24"/>
        </w:rPr>
        <w:t>suggest</w:t>
      </w:r>
      <w:del w:id="403" w:author="Benjamin Meyer" w:date="2021-02-19T16:10:00Z">
        <w:r w:rsidR="002C2148" w:rsidDel="00731330">
          <w:rPr>
            <w:bCs/>
            <w:sz w:val="24"/>
            <w:szCs w:val="24"/>
          </w:rPr>
          <w:delText>s</w:delText>
        </w:r>
      </w:del>
      <w:r w:rsidR="00BD4D4B">
        <w:rPr>
          <w:bCs/>
          <w:sz w:val="24"/>
          <w:szCs w:val="24"/>
        </w:rPr>
        <w:t xml:space="preserve"> a r</w:t>
      </w:r>
      <w:r w:rsidR="00086350">
        <w:rPr>
          <w:bCs/>
          <w:sz w:val="24"/>
          <w:szCs w:val="24"/>
        </w:rPr>
        <w:t>egion-wide meteorological process</w:t>
      </w:r>
      <w:r w:rsidR="001A2D92">
        <w:rPr>
          <w:bCs/>
          <w:sz w:val="24"/>
          <w:szCs w:val="24"/>
        </w:rPr>
        <w:t xml:space="preserve"> such as snowmelt or precipitation</w:t>
      </w:r>
      <w:del w:id="404" w:author="Benjamin Meyer" w:date="2021-02-19T16:10:00Z">
        <w:r w:rsidR="001A2D92" w:rsidDel="00731330">
          <w:rPr>
            <w:bCs/>
            <w:sz w:val="24"/>
            <w:szCs w:val="24"/>
          </w:rPr>
          <w:delText xml:space="preserve"> </w:delText>
        </w:r>
      </w:del>
      <w:ins w:id="405" w:author="Benjamin Meyer" w:date="2021-02-19T16:10:00Z">
        <w:r w:rsidR="00731330">
          <w:rPr>
            <w:bCs/>
            <w:sz w:val="24"/>
            <w:szCs w:val="24"/>
          </w:rPr>
          <w:t xml:space="preserve"> that </w:t>
        </w:r>
      </w:ins>
      <w:r w:rsidR="001A2D92">
        <w:rPr>
          <w:bCs/>
          <w:sz w:val="24"/>
          <w:szCs w:val="24"/>
        </w:rPr>
        <w:t>help</w:t>
      </w:r>
      <w:r w:rsidR="008D1C14">
        <w:rPr>
          <w:bCs/>
          <w:sz w:val="24"/>
          <w:szCs w:val="24"/>
        </w:rPr>
        <w:t>s</w:t>
      </w:r>
      <w:del w:id="406" w:author="Benjamin Meyer" w:date="2021-02-19T16:10:00Z">
        <w:r w:rsidR="001A2D92" w:rsidDel="00731330">
          <w:rPr>
            <w:bCs/>
            <w:sz w:val="24"/>
            <w:szCs w:val="24"/>
          </w:rPr>
          <w:delText>ed</w:delText>
        </w:r>
      </w:del>
      <w:r w:rsidR="001A2D92">
        <w:rPr>
          <w:bCs/>
          <w:sz w:val="24"/>
          <w:szCs w:val="24"/>
        </w:rPr>
        <w:t xml:space="preserve"> to drive the elevated concentrations</w:t>
      </w:r>
      <w:ins w:id="407" w:author="Eldred, Laura" w:date="2020-12-29T13:04:00Z">
        <w:r w:rsidR="00BF1CD5">
          <w:rPr>
            <w:bCs/>
            <w:sz w:val="24"/>
            <w:szCs w:val="24"/>
          </w:rPr>
          <w:t xml:space="preserve"> and warrants further investigation</w:t>
        </w:r>
      </w:ins>
      <w:r w:rsidR="001A2D92">
        <w:rPr>
          <w:bCs/>
          <w:sz w:val="24"/>
          <w:szCs w:val="24"/>
        </w:rPr>
        <w:t>.</w:t>
      </w:r>
    </w:p>
    <w:p w14:paraId="5407E6F9" w14:textId="21A82C5F" w:rsidR="000E508E" w:rsidRDefault="000E508E" w:rsidP="00856719">
      <w:pPr>
        <w:rPr>
          <w:bCs/>
          <w:sz w:val="24"/>
          <w:szCs w:val="24"/>
        </w:rPr>
      </w:pPr>
    </w:p>
    <w:p w14:paraId="2EBB996C" w14:textId="3C238BFC" w:rsidR="000E508E" w:rsidDel="00BF0AB1" w:rsidRDefault="000E508E" w:rsidP="000E508E">
      <w:pPr>
        <w:rPr>
          <w:moveFrom w:id="408" w:author="Benjamin Meyer" w:date="2021-02-19T14:54:00Z"/>
          <w:bCs/>
          <w:sz w:val="24"/>
          <w:szCs w:val="24"/>
        </w:rPr>
      </w:pPr>
      <w:moveFromRangeStart w:id="409" w:author="Benjamin Meyer" w:date="2021-02-19T14:54:00Z" w:name="move64638913"/>
      <w:moveFrom w:id="410" w:author="Benjamin Meyer" w:date="2021-02-19T14:54:00Z">
        <w:r w:rsidDel="00BF0AB1">
          <w:rPr>
            <w:bCs/>
            <w:sz w:val="24"/>
            <w:szCs w:val="24"/>
          </w:rPr>
          <w:t>Annual sampling for zinc will continue at these and other sites in order to monitor for future exceedances or trending changes over time.</w:t>
        </w:r>
      </w:moveFrom>
    </w:p>
    <w:moveFromRangeEnd w:id="409"/>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411" w:name="_Toc64271439"/>
      <w:r>
        <w:rPr>
          <w:sz w:val="24"/>
        </w:rPr>
        <w:t>Variation among re</w:t>
      </w:r>
      <w:r w:rsidR="00FB4DBB" w:rsidRPr="00EB2CAD">
        <w:rPr>
          <w:sz w:val="24"/>
        </w:rPr>
        <w:t>plicate samples</w:t>
      </w:r>
      <w:bookmarkEnd w:id="411"/>
    </w:p>
    <w:p w14:paraId="11397BBF" w14:textId="77777777" w:rsidR="00CF2AAF" w:rsidRPr="00CF2AAF" w:rsidRDefault="00CF2AAF" w:rsidP="00CF2AAF"/>
    <w:p w14:paraId="23AB878C" w14:textId="556079B9" w:rsidR="007432FC" w:rsidRDefault="00BF1CD5" w:rsidP="007432FC">
      <w:pPr>
        <w:rPr>
          <w:sz w:val="24"/>
          <w:szCs w:val="24"/>
        </w:rPr>
      </w:pPr>
      <w:ins w:id="412" w:author="Eldred, Laura" w:date="2020-12-29T13:04:00Z">
        <w:r>
          <w:rPr>
            <w:sz w:val="24"/>
            <w:szCs w:val="24"/>
          </w:rPr>
          <w:t>The</w:t>
        </w:r>
      </w:ins>
      <w:ins w:id="413" w:author="Apsens, Sarah" w:date="2020-12-30T13:15:00Z">
        <w:r w:rsidR="0024174C">
          <w:rPr>
            <w:sz w:val="24"/>
            <w:szCs w:val="24"/>
          </w:rPr>
          <w:t xml:space="preserve"> project</w:t>
        </w:r>
      </w:ins>
      <w:ins w:id="414" w:author="Eldred, Laura" w:date="2020-12-29T13:04:00Z">
        <w:r>
          <w:rPr>
            <w:sz w:val="24"/>
            <w:szCs w:val="24"/>
          </w:rPr>
          <w:t xml:space="preserve"> QAPP</w:t>
        </w:r>
      </w:ins>
      <w:r w:rsidR="00EA0FC7">
        <w:rPr>
          <w:sz w:val="24"/>
          <w:szCs w:val="24"/>
        </w:rPr>
        <w:t xml:space="preserve"> </w:t>
      </w:r>
      <w:ins w:id="415" w:author="Benjamin Meyer" w:date="2021-02-19T17:03:00Z">
        <w:r w:rsidR="00EA0FC7">
          <w:rPr>
            <w:sz w:val="24"/>
            <w:szCs w:val="24"/>
          </w:rPr>
          <w:t>(ADEC, 2020c)</w:t>
        </w:r>
      </w:ins>
      <w:ins w:id="416" w:author="Eldred, Laura" w:date="2020-12-29T13:04:00Z">
        <w:r>
          <w:rPr>
            <w:sz w:val="24"/>
            <w:szCs w:val="24"/>
          </w:rPr>
          <w:t xml:space="preserve"> requires data verification by</w:t>
        </w:r>
      </w:ins>
      <w:ins w:id="417" w:author="Eldred, Laura" w:date="2020-12-29T13:05:00Z">
        <w:r>
          <w:rPr>
            <w:sz w:val="24"/>
            <w:szCs w:val="24"/>
          </w:rPr>
          <w:t xml:space="preserve"> </w:t>
        </w:r>
      </w:ins>
      <w:del w:id="418" w:author="Eldred, Laura" w:date="2020-12-29T13:05:00Z">
        <w:r w:rsidR="00FB4DBB" w:rsidDel="00BF1CD5">
          <w:rPr>
            <w:sz w:val="24"/>
            <w:szCs w:val="24"/>
          </w:rPr>
          <w:delText xml:space="preserve">The exercise </w:delText>
        </w:r>
        <w:r w:rsidR="00732355" w:rsidDel="00BF1CD5">
          <w:rPr>
            <w:sz w:val="24"/>
            <w:szCs w:val="24"/>
          </w:rPr>
          <w:delText xml:space="preserve">of </w:delText>
        </w:r>
      </w:del>
      <w:r w:rsidR="00732355">
        <w:rPr>
          <w:sz w:val="24"/>
          <w:szCs w:val="24"/>
        </w:rPr>
        <w:t>examining variation among re</w:t>
      </w:r>
      <w:r w:rsidR="00FB4DBB">
        <w:rPr>
          <w:sz w:val="24"/>
          <w:szCs w:val="24"/>
        </w:rPr>
        <w:t>plicate samples</w:t>
      </w:r>
      <w:ins w:id="419" w:author="Eldred, Laura" w:date="2020-12-29T13:05:00Z">
        <w:r>
          <w:rPr>
            <w:sz w:val="24"/>
            <w:szCs w:val="24"/>
          </w:rPr>
          <w:t xml:space="preserve"> compared to the actual samples</w:t>
        </w:r>
      </w:ins>
      <w:r w:rsidR="00754B4C">
        <w:rPr>
          <w:sz w:val="24"/>
          <w:szCs w:val="24"/>
        </w:rPr>
        <w:t xml:space="preserve"> </w:t>
      </w:r>
      <w:del w:id="420" w:author="Apsens, Sarah" w:date="2020-12-30T11:53:00Z">
        <w:r w:rsidR="00754B4C" w:rsidDel="0066467A">
          <w:rPr>
            <w:sz w:val="24"/>
            <w:szCs w:val="24"/>
          </w:rPr>
          <w:delText>in 2019-2020</w:delText>
        </w:r>
      </w:del>
      <w:ins w:id="421" w:author="Eldred, Laura" w:date="2020-12-29T13:05:00Z">
        <w:del w:id="422" w:author="Apsens, Sarah" w:date="2020-12-30T11:53:00Z">
          <w:r w:rsidDel="0066467A">
            <w:rPr>
              <w:sz w:val="24"/>
              <w:szCs w:val="24"/>
            </w:rPr>
            <w:delText xml:space="preserve"> </w:delText>
          </w:r>
        </w:del>
        <w:r>
          <w:rPr>
            <w:sz w:val="24"/>
            <w:szCs w:val="24"/>
          </w:rPr>
          <w:t xml:space="preserve">and calculating the relative percent difference. </w:t>
        </w:r>
      </w:ins>
      <w:ins w:id="423" w:author="Apsens, Sarah" w:date="2020-12-30T11:53:00Z">
        <w:r w:rsidR="0066467A">
          <w:rPr>
            <w:sz w:val="24"/>
            <w:szCs w:val="24"/>
          </w:rPr>
          <w:t>In 2019-2020, o</w:t>
        </w:r>
      </w:ins>
      <w:ins w:id="424" w:author="Eldred, Laura" w:date="2020-12-29T13:06:00Z">
        <w:del w:id="425" w:author="Apsens, Sarah" w:date="2020-12-30T11:53:00Z">
          <w:r w:rsidDel="0066467A">
            <w:rPr>
              <w:sz w:val="24"/>
              <w:szCs w:val="24"/>
            </w:rPr>
            <w:delText>O</w:delText>
          </w:r>
        </w:del>
        <w:r>
          <w:rPr>
            <w:sz w:val="24"/>
            <w:szCs w:val="24"/>
          </w:rPr>
          <w:t>utcomes</w:t>
        </w:r>
      </w:ins>
      <w:r w:rsidR="00754B4C">
        <w:rPr>
          <w:sz w:val="24"/>
          <w:szCs w:val="24"/>
        </w:rPr>
        <w:t xml:space="preserve"> </w:t>
      </w:r>
      <w:del w:id="426" w:author="Eldred, Laura" w:date="2020-12-29T13:06:00Z">
        <w:r w:rsidR="00754B4C" w:rsidDel="00BF1CD5">
          <w:rPr>
            <w:sz w:val="24"/>
            <w:szCs w:val="24"/>
          </w:rPr>
          <w:delText>results</w:delText>
        </w:r>
        <w:r w:rsidR="00732355" w:rsidDel="00BF1CD5">
          <w:rPr>
            <w:sz w:val="24"/>
            <w:szCs w:val="24"/>
          </w:rPr>
          <w:delText xml:space="preserve"> </w:delText>
        </w:r>
      </w:del>
      <w:r w:rsidR="00CF2AAF">
        <w:rPr>
          <w:sz w:val="24"/>
          <w:szCs w:val="24"/>
        </w:rPr>
        <w:t xml:space="preserve">revealed that data from </w:t>
      </w:r>
      <w:r w:rsidR="000C7838">
        <w:rPr>
          <w:sz w:val="24"/>
          <w:szCs w:val="24"/>
        </w:rPr>
        <w:t xml:space="preserve">some </w:t>
      </w:r>
      <w:r w:rsidR="00CF2AAF">
        <w:rPr>
          <w:sz w:val="24"/>
          <w:szCs w:val="24"/>
        </w:rPr>
        <w:t xml:space="preserve">instantaneous </w:t>
      </w:r>
      <w:commentRangeStart w:id="427"/>
      <w:commentRangeStart w:id="428"/>
      <w:r w:rsidR="00CF2AAF">
        <w:rPr>
          <w:sz w:val="24"/>
          <w:szCs w:val="24"/>
        </w:rPr>
        <w:t xml:space="preserve">grab samples </w:t>
      </w:r>
      <w:ins w:id="429" w:author="Benjamin Meyer" w:date="2021-02-19T17:21:00Z">
        <w:r w:rsidR="000C7838">
          <w:rPr>
            <w:sz w:val="24"/>
            <w:szCs w:val="24"/>
          </w:rPr>
          <w:t>do not meet data quality objectives defined for this project (&lt; 20% RPD</w:t>
        </w:r>
      </w:ins>
      <w:ins w:id="430" w:author="Benjamin Meyer" w:date="2021-02-19T17:22:00Z">
        <w:r w:rsidR="000C7838">
          <w:rPr>
            <w:sz w:val="24"/>
            <w:szCs w:val="24"/>
          </w:rPr>
          <w:t>)</w:t>
        </w:r>
        <w:r w:rsidR="00C14BD9">
          <w:rPr>
            <w:sz w:val="24"/>
            <w:szCs w:val="24"/>
          </w:rPr>
          <w:t xml:space="preserve"> and should not be employed to make management decisions</w:t>
        </w:r>
      </w:ins>
      <w:del w:id="431" w:author="Benjamin Meyer" w:date="2021-02-19T17:21:00Z">
        <w:r w:rsidR="00CF2AAF" w:rsidDel="000C7838">
          <w:rPr>
            <w:sz w:val="24"/>
            <w:szCs w:val="24"/>
          </w:rPr>
          <w:delText>should be interpreted with some moderation</w:delText>
        </w:r>
      </w:del>
      <w:commentRangeEnd w:id="427"/>
      <w:r w:rsidR="008A4C86">
        <w:rPr>
          <w:rStyle w:val="CommentReference"/>
        </w:rPr>
        <w:commentReference w:id="427"/>
      </w:r>
      <w:commentRangeEnd w:id="428"/>
      <w:r w:rsidR="008E1724">
        <w:rPr>
          <w:rStyle w:val="CommentReference"/>
        </w:rPr>
        <w:commentReference w:id="428"/>
      </w:r>
      <w:r w:rsidR="00CF2AAF">
        <w:rPr>
          <w:sz w:val="24"/>
          <w:szCs w:val="24"/>
        </w:rPr>
        <w:t>.</w:t>
      </w:r>
      <w:r w:rsidR="00DC3951">
        <w:rPr>
          <w:sz w:val="24"/>
          <w:szCs w:val="24"/>
        </w:rPr>
        <w:t xml:space="preserve"> </w:t>
      </w:r>
      <w:r w:rsidR="007432FC">
        <w:rPr>
          <w:sz w:val="24"/>
          <w:szCs w:val="24"/>
        </w:rPr>
        <w:t>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8E1724">
        <w:rPr>
          <w:sz w:val="24"/>
          <w:szCs w:val="24"/>
        </w:rPr>
        <w:t xml:space="preserve">% (Table 5). </w:t>
      </w:r>
      <w:r w:rsidR="007432FC">
        <w:rPr>
          <w:sz w:val="24"/>
          <w:szCs w:val="24"/>
        </w:rPr>
        <w:t>In two of the fifteen replicate pairs</w:t>
      </w:r>
      <w:r w:rsidR="005365F0">
        <w:rPr>
          <w:sz w:val="24"/>
          <w:szCs w:val="24"/>
        </w:rPr>
        <w:t xml:space="preserve"> (Lower Slikok Creek April 30, 2019 and Upper 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432"/>
      <w:commentRangeStart w:id="433"/>
      <w:commentRangeStart w:id="434"/>
      <w:r w:rsidR="005365F0">
        <w:rPr>
          <w:sz w:val="24"/>
          <w:szCs w:val="24"/>
        </w:rPr>
        <w:t>6</w:t>
      </w:r>
      <w:commentRangeEnd w:id="432"/>
      <w:r w:rsidR="00095B94">
        <w:rPr>
          <w:rStyle w:val="CommentReference"/>
        </w:rPr>
        <w:commentReference w:id="432"/>
      </w:r>
      <w:commentRangeEnd w:id="433"/>
      <w:r w:rsidR="0037719A">
        <w:rPr>
          <w:rStyle w:val="CommentReference"/>
        </w:rPr>
        <w:commentReference w:id="433"/>
      </w:r>
      <w:commentRangeEnd w:id="434"/>
      <w:r w:rsidR="008E1724">
        <w:rPr>
          <w:rStyle w:val="CommentReference"/>
        </w:rPr>
        <w:commentReference w:id="434"/>
      </w:r>
      <w:r w:rsidR="005365F0">
        <w:rPr>
          <w:sz w:val="24"/>
          <w:szCs w:val="24"/>
        </w:rPr>
        <w:t>).</w:t>
      </w:r>
    </w:p>
    <w:p w14:paraId="3C9B3257" w14:textId="2CB5B174" w:rsidR="00732355" w:rsidRDefault="00732355" w:rsidP="00FB4DBB">
      <w:pPr>
        <w:rPr>
          <w:sz w:val="24"/>
          <w:szCs w:val="24"/>
        </w:rPr>
      </w:pPr>
    </w:p>
    <w:p w14:paraId="0528AEA0" w14:textId="58D99131"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some which would involve modifying field and lab proto</w:t>
      </w:r>
      <w:r w:rsidR="00D13B93">
        <w:rPr>
          <w:sz w:val="24"/>
          <w:szCs w:val="24"/>
        </w:rPr>
        <w:t xml:space="preserve">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435"/>
      <w:commentRangeStart w:id="436"/>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435"/>
      <w:r w:rsidR="00784337">
        <w:rPr>
          <w:rStyle w:val="CommentReference"/>
        </w:rPr>
        <w:commentReference w:id="435"/>
      </w:r>
      <w:commentRangeEnd w:id="436"/>
      <w:r w:rsidR="00B86711">
        <w:rPr>
          <w:rStyle w:val="CommentReference"/>
        </w:rPr>
        <w:commentReference w:id="436"/>
      </w:r>
      <w:r w:rsidR="0007617C">
        <w:rPr>
          <w:sz w:val="24"/>
          <w:szCs w:val="24"/>
        </w:rPr>
        <w:t xml:space="preserve">. </w:t>
      </w:r>
      <w:ins w:id="437" w:author="Benjamin Meyer" w:date="2021-02-19T17:48:00Z">
        <w:r w:rsidR="00B86711">
          <w:rPr>
            <w:sz w:val="24"/>
            <w:szCs w:val="24"/>
          </w:rPr>
          <w:t xml:space="preserve">Current ADEC water quality criteria for copper and zinc do not incorporate error ranges into interpretation of sample values. </w:t>
        </w:r>
      </w:ins>
      <w:r w:rsidR="00B7341B">
        <w:rPr>
          <w:sz w:val="24"/>
          <w:szCs w:val="24"/>
        </w:rPr>
        <w:t>Additionally or alternatively, future field efforts may</w:t>
      </w:r>
      <w:r>
        <w:rPr>
          <w:sz w:val="24"/>
          <w:szCs w:val="24"/>
        </w:rPr>
        <w:t xml:space="preserve"> </w:t>
      </w:r>
      <w:r>
        <w:rPr>
          <w:sz w:val="24"/>
          <w:szCs w:val="24"/>
        </w:rPr>
        <w:lastRenderedPageBreak/>
        <w:t>modify field and lab protocol to increase</w:t>
      </w:r>
      <w:ins w:id="438" w:author="Apsens, Sarah" w:date="2020-12-28T15:35:00Z">
        <w:r w:rsidR="00784337">
          <w:rPr>
            <w:sz w:val="24"/>
            <w:szCs w:val="24"/>
          </w:rPr>
          <w:t xml:space="preserve"> accuracy and</w:t>
        </w:r>
      </w:ins>
      <w:r w:rsidR="00C6144E">
        <w:rPr>
          <w:sz w:val="24"/>
          <w:szCs w:val="24"/>
        </w:rPr>
        <w:t xml:space="preserve"> precision.</w:t>
      </w:r>
      <w:r w:rsidR="00B7341B">
        <w:rPr>
          <w:sz w:val="24"/>
          <w:szCs w:val="24"/>
        </w:rPr>
        <w:t xml:space="preserve"> </w:t>
      </w:r>
      <w:r w:rsidR="00352528">
        <w:rPr>
          <w:sz w:val="24"/>
          <w:szCs w:val="24"/>
        </w:rPr>
        <w:t>Further l</w:t>
      </w:r>
      <w:r w:rsidR="007432FC">
        <w:rPr>
          <w:sz w:val="24"/>
          <w:szCs w:val="24"/>
        </w:rPr>
        <w:t>iterature review</w:t>
      </w:r>
      <w:ins w:id="439" w:author="Benjamin Meyer" w:date="2021-02-19T17:37:00Z">
        <w:r w:rsidR="00C6144E">
          <w:rPr>
            <w:sz w:val="24"/>
            <w:szCs w:val="24"/>
          </w:rPr>
          <w:t xml:space="preserve"> of how other similar agencies and institutions have addressed this issue</w:t>
        </w:r>
      </w:ins>
      <w:r w:rsidR="007432FC">
        <w:rPr>
          <w:sz w:val="24"/>
          <w:szCs w:val="24"/>
        </w:rPr>
        <w:t xml:space="preserve">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1AA7B136" w:rsidR="000E508E" w:rsidRDefault="00095B94" w:rsidP="000E508E">
      <w:pPr>
        <w:pStyle w:val="Heading3"/>
        <w:rPr>
          <w:sz w:val="24"/>
        </w:rPr>
      </w:pPr>
      <w:bookmarkStart w:id="440" w:name="_Toc64271440"/>
      <w:ins w:id="441" w:author="Eldred, Laura" w:date="2020-12-29T13:08:00Z">
        <w:r>
          <w:rPr>
            <w:sz w:val="24"/>
          </w:rPr>
          <w:t xml:space="preserve">Potential </w:t>
        </w:r>
      </w:ins>
      <w:r w:rsidR="000E508E" w:rsidRPr="000E508E">
        <w:rPr>
          <w:sz w:val="24"/>
        </w:rPr>
        <w:t xml:space="preserve">Drivers of </w:t>
      </w:r>
      <w:r w:rsidR="00FB4DBB">
        <w:rPr>
          <w:sz w:val="24"/>
        </w:rPr>
        <w:t xml:space="preserve">copper and zinc </w:t>
      </w:r>
      <w:commentRangeStart w:id="442"/>
      <w:r w:rsidR="000E508E" w:rsidRPr="000E508E">
        <w:rPr>
          <w:sz w:val="24"/>
        </w:rPr>
        <w:t>exceedances</w:t>
      </w:r>
      <w:commentRangeEnd w:id="442"/>
      <w:r w:rsidR="00A32DDF">
        <w:rPr>
          <w:rStyle w:val="CommentReference"/>
          <w:b w:val="0"/>
          <w:color w:val="auto"/>
          <w:spacing w:val="0"/>
        </w:rPr>
        <w:commentReference w:id="442"/>
      </w:r>
      <w:bookmarkEnd w:id="440"/>
    </w:p>
    <w:p w14:paraId="3538B4E1" w14:textId="77777777" w:rsidR="00370AB4" w:rsidRPr="00370AB4" w:rsidRDefault="00370AB4" w:rsidP="00370AB4"/>
    <w:p w14:paraId="25AF292F" w14:textId="7C764392" w:rsidR="006575FC" w:rsidRDefault="006B3974" w:rsidP="00FB4DBB">
      <w:pPr>
        <w:rPr>
          <w:ins w:id="443" w:author="Apsens, Sarah" w:date="2020-12-28T16:17:00Z"/>
          <w:sz w:val="24"/>
          <w:szCs w:val="24"/>
        </w:rPr>
      </w:pPr>
      <w:r>
        <w:rPr>
          <w:sz w:val="24"/>
          <w:szCs w:val="24"/>
        </w:rPr>
        <w:t>S</w:t>
      </w:r>
      <w:r w:rsidR="00070C76">
        <w:rPr>
          <w:sz w:val="24"/>
          <w:szCs w:val="24"/>
        </w:rPr>
        <w:t>ome examination of trends in metals concentrations in the Kenai River watershed (KWF, 2015) and their probable sources (KWF, 2017) 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sidR="00B86711">
        <w:rPr>
          <w:sz w:val="24"/>
          <w:szCs w:val="24"/>
        </w:rPr>
        <w:t xml:space="preserve">. </w:t>
      </w:r>
      <w:r>
        <w:rPr>
          <w:sz w:val="24"/>
          <w:szCs w:val="24"/>
        </w:rPr>
        <w:t xml:space="preserve">However, </w:t>
      </w:r>
      <w:r w:rsidR="00B4083E">
        <w:rPr>
          <w:sz w:val="24"/>
          <w:szCs w:val="24"/>
        </w:rPr>
        <w:t>a</w:t>
      </w:r>
      <w:r w:rsidR="00070C76">
        <w:rPr>
          <w:sz w:val="24"/>
          <w:szCs w:val="24"/>
        </w:rPr>
        <w:t xml:space="preserve"> conclusive</w:t>
      </w:r>
      <w:r w:rsidR="00F1355B">
        <w:rPr>
          <w:sz w:val="24"/>
          <w:szCs w:val="24"/>
        </w:rPr>
        <w:t xml:space="preserve"> analysis </w:t>
      </w:r>
      <w:ins w:id="444" w:author="Benjamin Meyer" w:date="2021-02-19T18:11:00Z">
        <w:r w:rsidR="00E84B3F">
          <w:rPr>
            <w:sz w:val="24"/>
            <w:szCs w:val="24"/>
          </w:rPr>
          <w:t xml:space="preserve">of which </w:t>
        </w:r>
      </w:ins>
      <w:del w:id="445" w:author="Benjamin Meyer" w:date="2021-02-19T18:11:00Z">
        <w:r w:rsidR="00F1355B" w:rsidDel="00E84B3F">
          <w:rPr>
            <w:sz w:val="24"/>
            <w:szCs w:val="24"/>
          </w:rPr>
          <w:delText>including</w:delText>
        </w:r>
        <w:r w:rsidR="00B4083E" w:rsidDel="00E84B3F">
          <w:rPr>
            <w:sz w:val="24"/>
            <w:szCs w:val="24"/>
          </w:rPr>
          <w:delText xml:space="preserve"> </w:delText>
        </w:r>
        <w:r w:rsidDel="00E84B3F">
          <w:rPr>
            <w:sz w:val="24"/>
            <w:szCs w:val="24"/>
          </w:rPr>
          <w:delText xml:space="preserve">both </w:delText>
        </w:r>
        <w:r w:rsidR="00B4083E" w:rsidDel="00E84B3F">
          <w:rPr>
            <w:sz w:val="24"/>
            <w:szCs w:val="24"/>
          </w:rPr>
          <w:delText xml:space="preserve">spatial and temporal </w:delText>
        </w:r>
      </w:del>
      <w:r w:rsidR="00B4083E">
        <w:rPr>
          <w:sz w:val="24"/>
          <w:szCs w:val="24"/>
        </w:rPr>
        <w:t>factors driv</w:t>
      </w:r>
      <w:ins w:id="446" w:author="Benjamin Meyer" w:date="2021-02-19T18:12:00Z">
        <w:r w:rsidR="00E84B3F">
          <w:rPr>
            <w:sz w:val="24"/>
            <w:szCs w:val="24"/>
          </w:rPr>
          <w:t>e</w:t>
        </w:r>
      </w:ins>
      <w:del w:id="447" w:author="Benjamin Meyer" w:date="2021-02-19T18:12:00Z">
        <w:r w:rsidR="00B4083E" w:rsidDel="00E84B3F">
          <w:rPr>
            <w:sz w:val="24"/>
            <w:szCs w:val="24"/>
          </w:rPr>
          <w:delText>ing</w:delText>
        </w:r>
      </w:del>
      <w:r w:rsidR="00B4083E">
        <w:rPr>
          <w:sz w:val="24"/>
          <w:szCs w:val="24"/>
        </w:rPr>
        <w:t xml:space="preserve"> likelihood of toxicity criteria exceedance has yet to be performed.</w:t>
      </w:r>
      <w:r w:rsidR="00B86711">
        <w:rPr>
          <w:sz w:val="24"/>
          <w:szCs w:val="24"/>
        </w:rPr>
        <w:t xml:space="preserve"> </w:t>
      </w:r>
      <w:r w:rsidR="00B4083E">
        <w:rPr>
          <w:sz w:val="24"/>
          <w:szCs w:val="24"/>
        </w:rPr>
        <w:t>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0D0749">
        <w:rPr>
          <w:sz w:val="24"/>
          <w:szCs w:val="24"/>
        </w:rPr>
        <w:t xml:space="preserve"> (e.g.</w:t>
      </w:r>
      <w:r w:rsidR="00545353">
        <w:rPr>
          <w:sz w:val="24"/>
          <w:szCs w:val="24"/>
        </w:rPr>
        <w:t xml:space="preserve"> Alaska</w:t>
      </w:r>
      <w:r w:rsidR="000D0749">
        <w:rPr>
          <w:sz w:val="24"/>
          <w:szCs w:val="24"/>
        </w:rPr>
        <w:t xml:space="preserve"> </w:t>
      </w:r>
      <w:proofErr w:type="spellStart"/>
      <w:r w:rsidR="000D0749">
        <w:rPr>
          <w:sz w:val="24"/>
          <w:szCs w:val="24"/>
        </w:rPr>
        <w:t>EPSCoR</w:t>
      </w:r>
      <w:proofErr w:type="spellEnd"/>
      <w:r w:rsidR="000D0749">
        <w:rPr>
          <w:sz w:val="24"/>
          <w:szCs w:val="24"/>
        </w:rPr>
        <w:t>, 2020)</w:t>
      </w:r>
      <w:r w:rsidR="00B86711">
        <w:rPr>
          <w:sz w:val="24"/>
          <w:szCs w:val="24"/>
        </w:rPr>
        <w:t>.</w:t>
      </w:r>
      <w:r w:rsidR="00B4083E">
        <w:rPr>
          <w:sz w:val="24"/>
          <w:szCs w:val="24"/>
        </w:rPr>
        <w:t xml:space="preserve"> Decisively identifying the </w:t>
      </w:r>
      <w:r w:rsidR="00070C76">
        <w:rPr>
          <w:sz w:val="24"/>
          <w:szCs w:val="24"/>
        </w:rPr>
        <w:t xml:space="preserve">spatial and temporal </w:t>
      </w:r>
      <w:r w:rsidR="000E508E">
        <w:rPr>
          <w:sz w:val="24"/>
          <w:szCs w:val="24"/>
        </w:rPr>
        <w:t xml:space="preserve">factors driving metals concentrations </w:t>
      </w:r>
      <w:r w:rsidR="00B4083E">
        <w:rPr>
          <w:sz w:val="24"/>
          <w:szCs w:val="24"/>
        </w:rPr>
        <w:t>would be of significant aid in prioritizing mitigation action</w:t>
      </w:r>
      <w:r w:rsidR="00B86711">
        <w:rPr>
          <w:sz w:val="24"/>
          <w:szCs w:val="24"/>
        </w:rPr>
        <w:t>s to reduce future exceedances.</w:t>
      </w:r>
    </w:p>
    <w:p w14:paraId="5F0BE15B" w14:textId="77777777" w:rsidR="006575FC" w:rsidRDefault="006575FC" w:rsidP="00FB4DBB">
      <w:pPr>
        <w:rPr>
          <w:ins w:id="448" w:author="Apsens, Sarah" w:date="2020-12-28T16:18:00Z"/>
          <w:sz w:val="24"/>
          <w:szCs w:val="24"/>
        </w:rPr>
      </w:pPr>
    </w:p>
    <w:p w14:paraId="10652022" w14:textId="69064758" w:rsidR="00FB4DBB" w:rsidRDefault="00B4083E" w:rsidP="00FB4DBB">
      <w:pPr>
        <w:rPr>
          <w:sz w:val="24"/>
          <w:szCs w:val="24"/>
        </w:rPr>
      </w:pPr>
      <w:del w:id="449" w:author="Apsens, Sarah" w:date="2020-12-28T16:18:00Z">
        <w:r w:rsidDel="006575FC">
          <w:rPr>
            <w:sz w:val="24"/>
            <w:szCs w:val="24"/>
          </w:rPr>
          <w:delText xml:space="preserve"> </w:delText>
        </w:r>
      </w:del>
      <w:commentRangeStart w:id="450"/>
      <w:r w:rsidR="00CD6D97">
        <w:rPr>
          <w:sz w:val="24"/>
          <w:szCs w:val="24"/>
        </w:rPr>
        <w:t xml:space="preserve">A variety </w:t>
      </w:r>
      <w:commentRangeEnd w:id="450"/>
      <w:r w:rsidR="00A72791">
        <w:rPr>
          <w:rStyle w:val="CommentReference"/>
        </w:rPr>
        <w:commentReference w:id="450"/>
      </w:r>
      <w:r w:rsidR="00CD6D97">
        <w:rPr>
          <w:sz w:val="24"/>
          <w:szCs w:val="24"/>
        </w:rPr>
        <w:t xml:space="preserve">of both </w:t>
      </w:r>
      <w:del w:id="451" w:author="Benjamin Meyer" w:date="2021-02-19T18:14:00Z">
        <w:r w:rsidR="00070C76" w:rsidDel="00346467">
          <w:rPr>
            <w:sz w:val="24"/>
            <w:szCs w:val="24"/>
          </w:rPr>
          <w:delText>anthropogenic and natural</w:delText>
        </w:r>
      </w:del>
      <w:ins w:id="452" w:author="Benjamin Meyer" w:date="2021-02-19T18:14:00Z">
        <w:r w:rsidR="00346467">
          <w:rPr>
            <w:sz w:val="24"/>
            <w:szCs w:val="24"/>
          </w:rPr>
          <w:t>spatial and temporal</w:t>
        </w:r>
      </w:ins>
      <w:r w:rsidR="00070C76">
        <w:rPr>
          <w:sz w:val="24"/>
          <w:szCs w:val="24"/>
        </w:rPr>
        <w:t xml:space="preserve"> factors </w:t>
      </w:r>
      <w:commentRangeStart w:id="453"/>
      <w:commentRangeStart w:id="454"/>
      <w:r w:rsidR="00070C76">
        <w:rPr>
          <w:sz w:val="24"/>
          <w:szCs w:val="24"/>
        </w:rPr>
        <w:t>drive likelihood of</w:t>
      </w:r>
      <w:ins w:id="455" w:author="Benjamin Meyer" w:date="2021-02-19T17:50:00Z">
        <w:r w:rsidR="00B86711">
          <w:rPr>
            <w:sz w:val="24"/>
            <w:szCs w:val="24"/>
          </w:rPr>
          <w:t xml:space="preserve"> a sample to</w:t>
        </w:r>
      </w:ins>
      <w:r w:rsidR="00070C76">
        <w:rPr>
          <w:sz w:val="24"/>
          <w:szCs w:val="24"/>
        </w:rPr>
        <w:t xml:space="preserve"> </w:t>
      </w:r>
      <w:ins w:id="456" w:author="Benjamin Meyer" w:date="2021-02-19T17:49:00Z">
        <w:r w:rsidR="00B86711">
          <w:rPr>
            <w:sz w:val="24"/>
            <w:szCs w:val="24"/>
          </w:rPr>
          <w:t xml:space="preserve">exceed </w:t>
        </w:r>
      </w:ins>
      <w:r w:rsidR="00070C76">
        <w:rPr>
          <w:sz w:val="24"/>
          <w:szCs w:val="24"/>
        </w:rPr>
        <w:t>toxicity criteria</w:t>
      </w:r>
      <w:commentRangeEnd w:id="453"/>
      <w:r w:rsidR="00A72791">
        <w:rPr>
          <w:rStyle w:val="CommentReference"/>
        </w:rPr>
        <w:commentReference w:id="453"/>
      </w:r>
      <w:commentRangeEnd w:id="454"/>
      <w:r w:rsidR="00B86711">
        <w:rPr>
          <w:rStyle w:val="CommentReference"/>
        </w:rPr>
        <w:commentReference w:id="454"/>
      </w:r>
      <w:r w:rsidR="00D02994">
        <w:rPr>
          <w:sz w:val="24"/>
          <w:szCs w:val="24"/>
        </w:rPr>
        <w:t>.</w:t>
      </w:r>
      <w:r w:rsidR="00D74AB6">
        <w:rPr>
          <w:sz w:val="24"/>
          <w:szCs w:val="24"/>
        </w:rPr>
        <w:t xml:space="preserve"> </w:t>
      </w:r>
      <w:commentRangeStart w:id="457"/>
      <w:commentRangeStart w:id="458"/>
      <w:r w:rsidR="00D02994">
        <w:rPr>
          <w:sz w:val="24"/>
          <w:szCs w:val="24"/>
        </w:rPr>
        <w:t>Spat</w:t>
      </w:r>
      <w:r w:rsidR="00F1355B">
        <w:rPr>
          <w:sz w:val="24"/>
          <w:szCs w:val="24"/>
        </w:rPr>
        <w:t>ial factors</w:t>
      </w:r>
      <w:commentRangeEnd w:id="457"/>
      <w:r w:rsidR="00A72791">
        <w:rPr>
          <w:rStyle w:val="CommentReference"/>
        </w:rPr>
        <w:commentReference w:id="457"/>
      </w:r>
      <w:commentRangeEnd w:id="458"/>
      <w:r w:rsidR="00E84B3F">
        <w:rPr>
          <w:rStyle w:val="CommentReference"/>
        </w:rPr>
        <w:commentReference w:id="458"/>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w</w:t>
      </w:r>
      <w:r w:rsidR="000E508E" w:rsidRPr="00D02994">
        <w:rPr>
          <w:sz w:val="24"/>
          <w:szCs w:val="24"/>
        </w:rPr>
        <w:t>atershed slope</w:t>
      </w:r>
      <w:r w:rsidR="00D02994">
        <w:rPr>
          <w:sz w:val="24"/>
          <w:szCs w:val="24"/>
        </w:rPr>
        <w:t>, local geological characteristics,</w:t>
      </w:r>
      <w:r w:rsidR="00346467" w:rsidRPr="00346467">
        <w:rPr>
          <w:sz w:val="24"/>
          <w:szCs w:val="24"/>
        </w:rPr>
        <w:t xml:space="preserve"> </w:t>
      </w:r>
      <w:r w:rsidR="00346467">
        <w:rPr>
          <w:sz w:val="24"/>
          <w:szCs w:val="24"/>
        </w:rPr>
        <w:t>q</w:t>
      </w:r>
      <w:r w:rsidR="00346467" w:rsidRPr="00D02994">
        <w:rPr>
          <w:sz w:val="24"/>
          <w:szCs w:val="24"/>
        </w:rPr>
        <w:t>uantity of known point sources in</w:t>
      </w:r>
      <w:r w:rsidR="00346467">
        <w:rPr>
          <w:sz w:val="24"/>
          <w:szCs w:val="24"/>
        </w:rPr>
        <w:t xml:space="preserve"> a</w:t>
      </w:r>
      <w:r w:rsidR="00346467" w:rsidRPr="00D02994">
        <w:rPr>
          <w:sz w:val="24"/>
          <w:szCs w:val="24"/>
        </w:rPr>
        <w:t xml:space="preserve"> watershed</w:t>
      </w:r>
      <w:r w:rsidR="00346467">
        <w:rPr>
          <w:sz w:val="24"/>
          <w:szCs w:val="24"/>
        </w:rPr>
        <w:t xml:space="preserve">, </w:t>
      </w:r>
      <w:ins w:id="459" w:author="Benjamin Meyer" w:date="2021-02-19T18:20:00Z">
        <w:r w:rsidR="00346467">
          <w:rPr>
            <w:sz w:val="24"/>
            <w:szCs w:val="24"/>
          </w:rPr>
          <w:t>presence of</w:t>
        </w:r>
      </w:ins>
      <w:ins w:id="460" w:author="Benjamin Meyer" w:date="2021-02-19T19:05:00Z">
        <w:r w:rsidR="00F93D51">
          <w:rPr>
            <w:sz w:val="24"/>
            <w:szCs w:val="24"/>
          </w:rPr>
          <w:t xml:space="preserve"> manmade</w:t>
        </w:r>
      </w:ins>
      <w:ins w:id="461" w:author="Benjamin Meyer" w:date="2021-02-19T18:20:00Z">
        <w:r w:rsidR="00346467">
          <w:rPr>
            <w:sz w:val="24"/>
            <w:szCs w:val="24"/>
          </w:rPr>
          <w:t xml:space="preserve"> drainage</w:t>
        </w:r>
      </w:ins>
      <w:ins w:id="462" w:author="Benjamin Meyer" w:date="2021-02-19T19:05:00Z">
        <w:r w:rsidR="00F93D51">
          <w:rPr>
            <w:sz w:val="24"/>
            <w:szCs w:val="24"/>
          </w:rPr>
          <w:t xml:space="preserve"> conveyance structures,</w:t>
        </w:r>
      </w:ins>
      <w:r w:rsidR="00D02994">
        <w:rPr>
          <w:sz w:val="24"/>
          <w:szCs w:val="24"/>
        </w:rPr>
        <w:t xml:space="preserve"> and </w:t>
      </w:r>
      <w:commentRangeStart w:id="463"/>
      <w:commentRangeStart w:id="464"/>
      <w:r w:rsidR="00D02994">
        <w:rPr>
          <w:sz w:val="24"/>
          <w:szCs w:val="24"/>
        </w:rPr>
        <w:t>others</w:t>
      </w:r>
      <w:commentRangeEnd w:id="463"/>
      <w:r w:rsidR="00A32DDF">
        <w:rPr>
          <w:rStyle w:val="CommentReference"/>
        </w:rPr>
        <w:commentReference w:id="463"/>
      </w:r>
      <w:commentRangeEnd w:id="464"/>
      <w:r w:rsidR="00346467">
        <w:rPr>
          <w:rStyle w:val="CommentReference"/>
        </w:rPr>
        <w:commentReference w:id="464"/>
      </w:r>
      <w:r w:rsidR="00D02994">
        <w:rPr>
          <w:sz w:val="24"/>
          <w:szCs w:val="24"/>
        </w:rPr>
        <w:t>.</w:t>
      </w:r>
      <w:r w:rsidR="00D74AB6">
        <w:rPr>
          <w:sz w:val="24"/>
          <w:szCs w:val="24"/>
        </w:rPr>
        <w:t xml:space="preserve"> </w:t>
      </w:r>
      <w:r w:rsidR="00D02994">
        <w:rPr>
          <w:sz w:val="24"/>
          <w:szCs w:val="24"/>
        </w:rPr>
        <w:t xml:space="preserve">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D74AB6">
        <w:rPr>
          <w:sz w:val="24"/>
          <w:szCs w:val="24"/>
        </w:rPr>
        <w:t xml:space="preserve"> </w:t>
      </w:r>
      <w:ins w:id="465" w:author="Benjamin Meyer" w:date="2021-02-19T19:05:00Z">
        <w:r w:rsidR="00F93D51">
          <w:rPr>
            <w:sz w:val="24"/>
            <w:szCs w:val="24"/>
          </w:rPr>
          <w:t>If conducted, r</w:t>
        </w:r>
      </w:ins>
      <w:commentRangeStart w:id="466"/>
      <w:commentRangeStart w:id="467"/>
      <w:commentRangeStart w:id="468"/>
      <w:r w:rsidR="00CC6A2E">
        <w:rPr>
          <w:sz w:val="24"/>
          <w:szCs w:val="24"/>
        </w:rPr>
        <w:t>esults of</w:t>
      </w:r>
      <w:r w:rsidR="00D02994">
        <w:rPr>
          <w:sz w:val="24"/>
          <w:szCs w:val="24"/>
        </w:rPr>
        <w:t xml:space="preserve"> a multivariate regression approach to conclusively identify predictors of exceedances</w:t>
      </w:r>
      <w:r w:rsidR="00CC6A2E">
        <w:rPr>
          <w:sz w:val="24"/>
          <w:szCs w:val="24"/>
        </w:rPr>
        <w:t xml:space="preserve"> </w:t>
      </w:r>
      <w:ins w:id="469" w:author="Benjamin Meyer" w:date="2021-02-19T19:06:00Z">
        <w:r w:rsidR="00F93D51">
          <w:rPr>
            <w:sz w:val="24"/>
            <w:szCs w:val="24"/>
          </w:rPr>
          <w:t>c</w:t>
        </w:r>
      </w:ins>
      <w:r w:rsidR="00CC6A2E">
        <w:rPr>
          <w:sz w:val="24"/>
          <w:szCs w:val="24"/>
        </w:rPr>
        <w:t xml:space="preserve">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466"/>
      <w:r w:rsidR="006575FC">
        <w:rPr>
          <w:rStyle w:val="CommentReference"/>
        </w:rPr>
        <w:commentReference w:id="466"/>
      </w:r>
      <w:commentRangeEnd w:id="467"/>
      <w:r w:rsidR="00A32DDF">
        <w:rPr>
          <w:rStyle w:val="CommentReference"/>
        </w:rPr>
        <w:commentReference w:id="467"/>
      </w:r>
      <w:commentRangeEnd w:id="468"/>
      <w:r w:rsidR="00F93D51">
        <w:rPr>
          <w:rStyle w:val="CommentReference"/>
        </w:rPr>
        <w:commentReference w:id="468"/>
      </w:r>
      <w:r w:rsidR="00D74AB6">
        <w:rPr>
          <w:sz w:val="24"/>
          <w:szCs w:val="24"/>
        </w:rPr>
        <w:t xml:space="preserve"> </w:t>
      </w:r>
      <w:r w:rsidR="00FB4DBB">
        <w:rPr>
          <w:sz w:val="24"/>
          <w:szCs w:val="24"/>
        </w:rPr>
        <w:t>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r w:rsidR="00E9775F">
        <w:rPr>
          <w:sz w:val="24"/>
          <w:szCs w:val="24"/>
        </w:rPr>
        <w:t xml:space="preserve"> </w:t>
      </w:r>
    </w:p>
    <w:p w14:paraId="30EBF5B4" w14:textId="6ED62A4A" w:rsidR="004E3621" w:rsidRDefault="004E3621" w:rsidP="00FB4DBB">
      <w:pPr>
        <w:rPr>
          <w:sz w:val="24"/>
          <w:szCs w:val="24"/>
        </w:rPr>
      </w:pPr>
    </w:p>
    <w:p w14:paraId="540E4D63" w14:textId="77777777" w:rsidR="004E3621" w:rsidRDefault="004E3621" w:rsidP="004E3621">
      <w:pPr>
        <w:rPr>
          <w:sz w:val="24"/>
          <w:szCs w:val="24"/>
        </w:rPr>
      </w:pPr>
      <w:r>
        <w:rPr>
          <w:sz w:val="24"/>
          <w:szCs w:val="24"/>
        </w:rPr>
        <w:t xml:space="preserve">Some drivers of exceedances are </w:t>
      </w:r>
      <w:ins w:id="470" w:author="Benjamin Meyer" w:date="2021-02-19T19:16:00Z">
        <w:r>
          <w:rPr>
            <w:sz w:val="24"/>
            <w:szCs w:val="24"/>
          </w:rPr>
          <w:t>suggested</w:t>
        </w:r>
      </w:ins>
      <w:del w:id="471" w:author="Benjamin Meyer" w:date="2021-02-19T19:16:00Z">
        <w:r w:rsidDel="001F6941">
          <w:rPr>
            <w:sz w:val="24"/>
            <w:szCs w:val="24"/>
          </w:rPr>
          <w:delText>evident</w:delText>
        </w:r>
      </w:del>
      <w:r>
        <w:rPr>
          <w:sz w:val="24"/>
          <w:szCs w:val="24"/>
        </w:rPr>
        <w:t xml:space="preserve"> </w:t>
      </w:r>
      <w:ins w:id="472" w:author="Benjamin Meyer" w:date="2021-02-19T19:16:00Z">
        <w:r>
          <w:rPr>
            <w:sz w:val="24"/>
            <w:szCs w:val="24"/>
          </w:rPr>
          <w:t>for</w:t>
        </w:r>
      </w:ins>
      <w:del w:id="473" w:author="Benjamin Meyer" w:date="2021-02-19T19:16:00Z">
        <w:r w:rsidDel="001F6941">
          <w:rPr>
            <w:sz w:val="24"/>
            <w:szCs w:val="24"/>
          </w:rPr>
          <w:delText>in</w:delText>
        </w:r>
      </w:del>
      <w:r>
        <w:rPr>
          <w:sz w:val="24"/>
          <w:szCs w:val="24"/>
        </w:rPr>
        <w:t xml:space="preserve"> 2019-2020 data without the more detailed approach</w:t>
      </w:r>
      <w:ins w:id="474" w:author="Benjamin Meyer" w:date="2021-02-19T19:31:00Z">
        <w:r>
          <w:rPr>
            <w:sz w:val="24"/>
            <w:szCs w:val="24"/>
          </w:rPr>
          <w:t xml:space="preserve"> previously </w:t>
        </w:r>
      </w:ins>
      <w:ins w:id="475" w:author="Benjamin Meyer" w:date="2021-02-19T19:32:00Z">
        <w:r>
          <w:rPr>
            <w:sz w:val="24"/>
            <w:szCs w:val="24"/>
          </w:rPr>
          <w:t>discussed</w:t>
        </w:r>
      </w:ins>
      <w:r>
        <w:rPr>
          <w:sz w:val="24"/>
          <w:szCs w:val="24"/>
        </w:rPr>
        <w:t xml:space="preserve">. For example, the annual spring melt event </w:t>
      </w:r>
      <w:commentRangeStart w:id="476"/>
      <w:commentRangeStart w:id="477"/>
      <w:r>
        <w:rPr>
          <w:sz w:val="24"/>
          <w:szCs w:val="24"/>
        </w:rPr>
        <w:t>likely</w:t>
      </w:r>
      <w:commentRangeEnd w:id="476"/>
      <w:r>
        <w:rPr>
          <w:rStyle w:val="CommentReference"/>
        </w:rPr>
        <w:commentReference w:id="476"/>
      </w:r>
      <w:commentRangeEnd w:id="477"/>
      <w:r>
        <w:rPr>
          <w:rStyle w:val="CommentReference"/>
        </w:rPr>
        <w:commentReference w:id="477"/>
      </w:r>
      <w:r>
        <w:rPr>
          <w:sz w:val="24"/>
          <w:szCs w:val="24"/>
        </w:rPr>
        <w:t xml:space="preserve"> represents </w:t>
      </w:r>
      <w:del w:id="478" w:author="Benjamin Meyer" w:date="2021-02-19T19:07:00Z">
        <w:r w:rsidDel="00F93D51">
          <w:rPr>
            <w:sz w:val="24"/>
            <w:szCs w:val="24"/>
          </w:rPr>
          <w:delText>the most</w:delText>
        </w:r>
      </w:del>
      <w:ins w:id="479" w:author="Benjamin Meyer" w:date="2021-02-19T19:07:00Z">
        <w:r>
          <w:rPr>
            <w:sz w:val="24"/>
            <w:szCs w:val="24"/>
          </w:rPr>
          <w:t>an</w:t>
        </w:r>
      </w:ins>
      <w:r>
        <w:rPr>
          <w:sz w:val="24"/>
          <w:szCs w:val="24"/>
        </w:rPr>
        <w:t xml:space="preserve"> important driver of timing of elevated metals concentrations in spring, because the meltwater contains months of particulate accumulation collected throughout the winter months. Additionally, a period of </w:t>
      </w:r>
      <w:del w:id="480" w:author="Apsens, Sarah" w:date="2020-12-28T16:23:00Z">
        <w:r w:rsidDel="006575FC">
          <w:rPr>
            <w:sz w:val="24"/>
            <w:szCs w:val="24"/>
          </w:rPr>
          <w:delText xml:space="preserve">liquid </w:delText>
        </w:r>
      </w:del>
      <w:r>
        <w:rPr>
          <w:sz w:val="24"/>
          <w:szCs w:val="24"/>
        </w:rPr>
        <w:t xml:space="preserve">precipitation following a long drought in summer </w:t>
      </w:r>
      <w:ins w:id="481" w:author="Benjamin Meyer" w:date="2021-02-19T19:16:00Z">
        <w:r>
          <w:rPr>
            <w:sz w:val="24"/>
            <w:szCs w:val="24"/>
          </w:rPr>
          <w:t>may</w:t>
        </w:r>
      </w:ins>
      <w:del w:id="482" w:author="Benjamin Meyer" w:date="2021-02-19T19:16:00Z">
        <w:r w:rsidDel="001F6941">
          <w:rPr>
            <w:sz w:val="24"/>
            <w:szCs w:val="24"/>
          </w:rPr>
          <w:delText>is</w:delText>
        </w:r>
      </w:del>
      <w:r>
        <w:rPr>
          <w:sz w:val="24"/>
          <w:szCs w:val="24"/>
        </w:rPr>
        <w:t xml:space="preserve"> also </w:t>
      </w:r>
      <w:ins w:id="483" w:author="Benjamin Meyer" w:date="2021-02-19T19:16:00Z">
        <w:r>
          <w:rPr>
            <w:sz w:val="24"/>
            <w:szCs w:val="24"/>
          </w:rPr>
          <w:t xml:space="preserve">be </w:t>
        </w:r>
      </w:ins>
      <w:r>
        <w:rPr>
          <w:sz w:val="24"/>
          <w:szCs w:val="24"/>
        </w:rPr>
        <w:t>a</w:t>
      </w:r>
      <w:del w:id="484" w:author="Benjamin Meyer" w:date="2021-02-19T19:17:00Z">
        <w:r w:rsidDel="001F6941">
          <w:rPr>
            <w:sz w:val="24"/>
            <w:szCs w:val="24"/>
          </w:rPr>
          <w:delText xml:space="preserve"> likely</w:delText>
        </w:r>
      </w:del>
      <w:r>
        <w:rPr>
          <w:sz w:val="24"/>
          <w:szCs w:val="24"/>
        </w:rPr>
        <w:t xml:space="preserve"> driver of </w:t>
      </w:r>
      <w:commentRangeStart w:id="485"/>
      <w:commentRangeStart w:id="486"/>
      <w:r>
        <w:rPr>
          <w:sz w:val="24"/>
          <w:szCs w:val="24"/>
        </w:rPr>
        <w:t>spikes in metals concentrations</w:t>
      </w:r>
      <w:commentRangeEnd w:id="485"/>
      <w:r>
        <w:rPr>
          <w:rStyle w:val="CommentReference"/>
        </w:rPr>
        <w:commentReference w:id="485"/>
      </w:r>
      <w:commentRangeEnd w:id="486"/>
      <w:r>
        <w:rPr>
          <w:rStyle w:val="CommentReference"/>
        </w:rPr>
        <w:commentReference w:id="486"/>
      </w:r>
      <w:r>
        <w:rPr>
          <w:sz w:val="24"/>
          <w:szCs w:val="24"/>
        </w:rPr>
        <w:t xml:space="preserve">, as accumulated particles are flushed </w:t>
      </w:r>
      <w:del w:id="487" w:author="Apsens, Sarah" w:date="2020-12-28T16:23:00Z">
        <w:r w:rsidDel="006575FC">
          <w:rPr>
            <w:sz w:val="24"/>
            <w:szCs w:val="24"/>
          </w:rPr>
          <w:delText>in to</w:delText>
        </w:r>
      </w:del>
      <w:ins w:id="488" w:author="Apsens, Sarah" w:date="2020-12-28T16:23:00Z">
        <w:r>
          <w:rPr>
            <w:sz w:val="24"/>
            <w:szCs w:val="24"/>
          </w:rPr>
          <w:t>into</w:t>
        </w:r>
      </w:ins>
      <w:r>
        <w:rPr>
          <w:sz w:val="24"/>
          <w:szCs w:val="24"/>
        </w:rPr>
        <w:t xml:space="preserve"> the watershed</w:t>
      </w:r>
      <w:commentRangeStart w:id="489"/>
      <w:r>
        <w:rPr>
          <w:sz w:val="24"/>
          <w:szCs w:val="24"/>
        </w:rPr>
        <w:t>.</w:t>
      </w:r>
      <w:commentRangeEnd w:id="489"/>
      <w:r>
        <w:rPr>
          <w:rStyle w:val="CommentReference"/>
        </w:rPr>
        <w:commentReference w:id="489"/>
      </w:r>
      <w:r>
        <w:rPr>
          <w:sz w:val="24"/>
          <w:szCs w:val="24"/>
        </w:rPr>
        <w:t xml:space="preserve"> </w:t>
      </w:r>
    </w:p>
    <w:p w14:paraId="45CF781E" w14:textId="02D77D3C" w:rsidR="00EC6CCD" w:rsidRDefault="00EC6CCD" w:rsidP="00FB4DBB">
      <w:pPr>
        <w:rPr>
          <w:ins w:id="490" w:author="Benjamin Meyer" w:date="2021-02-19T19:29:00Z"/>
          <w:sz w:val="24"/>
          <w:szCs w:val="24"/>
        </w:rPr>
      </w:pPr>
    </w:p>
    <w:p w14:paraId="74322700" w14:textId="21F84335" w:rsidR="00F1355B" w:rsidRDefault="00EC6CCD" w:rsidP="00EC6CCD">
      <w:pPr>
        <w:pStyle w:val="Heading3"/>
        <w:rPr>
          <w:ins w:id="491" w:author="Benjamin Meyer" w:date="2021-02-19T19:30:00Z"/>
          <w:sz w:val="28"/>
          <w:szCs w:val="28"/>
        </w:rPr>
      </w:pPr>
      <w:ins w:id="492" w:author="Benjamin Meyer" w:date="2021-02-19T19:30:00Z">
        <w:r>
          <w:rPr>
            <w:sz w:val="28"/>
            <w:szCs w:val="28"/>
          </w:rPr>
          <w:t>Research recommendations</w:t>
        </w:r>
      </w:ins>
    </w:p>
    <w:p w14:paraId="44AE3C52" w14:textId="0FD36293" w:rsidR="004E3621" w:rsidRDefault="004E3621" w:rsidP="00F1355B">
      <w:pPr>
        <w:rPr>
          <w:sz w:val="24"/>
          <w:szCs w:val="24"/>
        </w:rPr>
      </w:pPr>
    </w:p>
    <w:p w14:paraId="70DB9C66" w14:textId="0F17C7F6" w:rsidR="000E508E" w:rsidRDefault="00F1355B" w:rsidP="000E508E">
      <w:pPr>
        <w:rPr>
          <w:sz w:val="24"/>
          <w:szCs w:val="24"/>
        </w:rPr>
      </w:pPr>
      <w:r>
        <w:rPr>
          <w:sz w:val="24"/>
          <w:szCs w:val="24"/>
        </w:rPr>
        <w:t>Examination of the long-term dataset</w:t>
      </w:r>
      <w:ins w:id="493" w:author="Benjamin Meyer" w:date="2021-02-19T19:30:00Z">
        <w:r w:rsidR="00EC6CCD">
          <w:rPr>
            <w:sz w:val="24"/>
            <w:szCs w:val="24"/>
          </w:rPr>
          <w:t xml:space="preserve"> (2000 – present)</w:t>
        </w:r>
      </w:ins>
      <w:r w:rsidR="00EC6CCD">
        <w:rPr>
          <w:sz w:val="24"/>
          <w:szCs w:val="24"/>
        </w:rPr>
        <w:t xml:space="preserve"> could</w:t>
      </w:r>
      <w:r>
        <w:rPr>
          <w:sz w:val="24"/>
          <w:szCs w:val="24"/>
        </w:rPr>
        <w:t xml:space="preserve"> potentially reveal if interventions already applied have successfully mitigated some copper and zinc runoff</w:t>
      </w:r>
      <w:r w:rsidR="00754B4C">
        <w:rPr>
          <w:sz w:val="24"/>
          <w:szCs w:val="24"/>
        </w:rPr>
        <w:t>, as recommended in recent Alaska Department of Environmental Conservation strategy documents (</w:t>
      </w:r>
      <w:r w:rsidR="00FA4364">
        <w:rPr>
          <w:sz w:val="24"/>
          <w:szCs w:val="24"/>
        </w:rPr>
        <w:t>ADEC, 2020</w:t>
      </w:r>
      <w:r w:rsidR="00FA2AD9">
        <w:rPr>
          <w:sz w:val="24"/>
          <w:szCs w:val="24"/>
        </w:rPr>
        <w:t>b</w:t>
      </w:r>
      <w:r w:rsidR="00FA4364">
        <w:rPr>
          <w:sz w:val="24"/>
          <w:szCs w:val="24"/>
        </w:rPr>
        <w:t>; section 2.4).</w:t>
      </w:r>
      <w:r w:rsidR="00D74AB6">
        <w:rPr>
          <w:sz w:val="24"/>
          <w:szCs w:val="24"/>
        </w:rPr>
        <w:t xml:space="preserve"> </w:t>
      </w:r>
      <w:r>
        <w:rPr>
          <w:sz w:val="24"/>
          <w:szCs w:val="24"/>
        </w:rPr>
        <w:t xml:space="preserve">A variety of </w:t>
      </w:r>
      <w:r w:rsidR="00FA4364">
        <w:rPr>
          <w:sz w:val="24"/>
          <w:szCs w:val="24"/>
        </w:rPr>
        <w:t>restoration</w:t>
      </w:r>
      <w:r>
        <w:rPr>
          <w:sz w:val="24"/>
          <w:szCs w:val="24"/>
        </w:rPr>
        <w:t xml:space="preserve"> interventions have been applied throughout the lower Kenai River basin to reduce the impact of urban runoff, including sedimentation basins, diffuser outfalls, and rain gardens (City of Soldotna, 2016).</w:t>
      </w:r>
      <w:r w:rsidR="00D74AB6">
        <w:rPr>
          <w:sz w:val="24"/>
          <w:szCs w:val="24"/>
        </w:rPr>
        <w:t xml:space="preserve"> </w:t>
      </w:r>
      <w:r>
        <w:rPr>
          <w:sz w:val="24"/>
          <w:szCs w:val="24"/>
        </w:rPr>
        <w:t>An examination of the location(s) and installation dates of these interventions and water quality dow</w:t>
      </w:r>
      <w:r w:rsidR="00FA4364">
        <w:rPr>
          <w:sz w:val="24"/>
          <w:szCs w:val="24"/>
        </w:rPr>
        <w:t>nstream could reveal if they have been</w:t>
      </w:r>
      <w:r>
        <w:rPr>
          <w:sz w:val="24"/>
          <w:szCs w:val="24"/>
        </w:rPr>
        <w:t xml:space="preserve"> effective in reducing copper and zinc concentrations, bot</w:t>
      </w:r>
      <w:r w:rsidR="004E3621">
        <w:rPr>
          <w:sz w:val="24"/>
          <w:szCs w:val="24"/>
        </w:rPr>
        <w:t>h in the past and future years.</w:t>
      </w:r>
    </w:p>
    <w:p w14:paraId="5760BB77" w14:textId="5BEDDD06" w:rsidR="00370AB4" w:rsidRDefault="00370AB4" w:rsidP="00175C94">
      <w:pPr>
        <w:rPr>
          <w:sz w:val="24"/>
          <w:szCs w:val="24"/>
        </w:rPr>
      </w:pPr>
    </w:p>
    <w:p w14:paraId="6AE78AAE" w14:textId="4CC51DE2" w:rsidR="00545353" w:rsidRDefault="00370AB4" w:rsidP="00856719">
      <w:pPr>
        <w:rPr>
          <w:sz w:val="24"/>
          <w:szCs w:val="24"/>
        </w:rPr>
      </w:pPr>
      <w:commentRangeStart w:id="494"/>
      <w:commentRangeStart w:id="495"/>
      <w:commentRangeStart w:id="496"/>
      <w:r>
        <w:rPr>
          <w:sz w:val="24"/>
          <w:szCs w:val="24"/>
        </w:rPr>
        <w:t>In</w:t>
      </w:r>
      <w:commentRangeEnd w:id="494"/>
      <w:r w:rsidR="00A32DDF">
        <w:rPr>
          <w:rStyle w:val="CommentReference"/>
        </w:rPr>
        <w:commentReference w:id="494"/>
      </w:r>
      <w:commentRangeEnd w:id="495"/>
      <w:r w:rsidR="00971081">
        <w:rPr>
          <w:rStyle w:val="CommentReference"/>
        </w:rPr>
        <w:commentReference w:id="495"/>
      </w:r>
      <w:commentRangeEnd w:id="496"/>
      <w:r w:rsidR="00910563">
        <w:rPr>
          <w:rStyle w:val="CommentReference"/>
        </w:rPr>
        <w:commentReference w:id="496"/>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74AB6">
        <w:rPr>
          <w:sz w:val="24"/>
          <w:szCs w:val="24"/>
        </w:rPr>
        <w:t xml:space="preserve"> </w:t>
      </w:r>
      <w:r w:rsidR="00D67290">
        <w:rPr>
          <w:sz w:val="24"/>
          <w:szCs w:val="24"/>
        </w:rPr>
        <w:t>It is unclear if the grab samples measured during typical sampling procedures represent concentrations</w:t>
      </w:r>
      <w:r w:rsidR="005C1AC7">
        <w:rPr>
          <w:sz w:val="24"/>
          <w:szCs w:val="24"/>
        </w:rPr>
        <w:t xml:space="preserve"> that persist</w:t>
      </w:r>
      <w:r w:rsidR="00D67290">
        <w:rPr>
          <w:sz w:val="24"/>
          <w:szCs w:val="24"/>
        </w:rPr>
        <w:t xml:space="preserve"> for hours, days, or weeks.</w:t>
      </w:r>
      <w:r w:rsidR="00D74AB6">
        <w:rPr>
          <w:sz w:val="24"/>
          <w:szCs w:val="24"/>
        </w:rPr>
        <w:t xml:space="preserve">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 xml:space="preserve">it is advisable </w:t>
      </w:r>
      <w:r w:rsidR="00D976E5">
        <w:rPr>
          <w:sz w:val="24"/>
          <w:szCs w:val="24"/>
        </w:rPr>
        <w:lastRenderedPageBreak/>
        <w:t>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497"/>
      <w:commentRangeStart w:id="498"/>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497"/>
      <w:r w:rsidR="00F95215">
        <w:rPr>
          <w:rStyle w:val="CommentReference"/>
        </w:rPr>
        <w:commentReference w:id="497"/>
      </w:r>
      <w:commentRangeEnd w:id="498"/>
      <w:r w:rsidR="004E3621">
        <w:rPr>
          <w:rStyle w:val="CommentReference"/>
        </w:rPr>
        <w:commentReference w:id="498"/>
      </w:r>
      <w:r w:rsidR="00545353">
        <w:rPr>
          <w:sz w:val="24"/>
          <w:szCs w:val="24"/>
        </w:rPr>
        <w:t>.</w:t>
      </w:r>
      <w:r w:rsidR="00D74AB6">
        <w:rPr>
          <w:sz w:val="24"/>
          <w:szCs w:val="24"/>
        </w:rPr>
        <w:t xml:space="preserve"> </w:t>
      </w:r>
      <w:r w:rsidR="00545353">
        <w:rPr>
          <w:sz w:val="24"/>
          <w:szCs w:val="24"/>
        </w:rPr>
        <w:t>Opportunistic samples could also be collected leading up to, during, and after major precipitation and snow melt events.</w:t>
      </w:r>
      <w:r w:rsidR="00D74AB6">
        <w:rPr>
          <w:sz w:val="24"/>
          <w:szCs w:val="24"/>
        </w:rPr>
        <w:t xml:space="preserve">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w:t>
      </w:r>
      <w:r w:rsidR="00D74AB6">
        <w:rPr>
          <w:sz w:val="24"/>
          <w:szCs w:val="24"/>
        </w:rPr>
        <w:t xml:space="preserve"> </w:t>
      </w:r>
      <w:r w:rsidR="005C1AC7">
        <w:rPr>
          <w:sz w:val="24"/>
          <w:szCs w:val="24"/>
        </w:rPr>
        <w:t>For example, s</w:t>
      </w:r>
      <w:r w:rsidR="00D67290">
        <w:rPr>
          <w:sz w:val="24"/>
          <w:szCs w:val="24"/>
        </w:rPr>
        <w:t xml:space="preserve">ome recent evidence </w:t>
      </w:r>
      <w:ins w:id="499" w:author="Benjamin Meyer" w:date="2021-02-19T19:25:00Z">
        <w:r w:rsidR="00EC6CCD">
          <w:rPr>
            <w:sz w:val="24"/>
            <w:szCs w:val="24"/>
          </w:rPr>
          <w:t>indicates</w:t>
        </w:r>
      </w:ins>
      <w:del w:id="500" w:author="Benjamin Meyer" w:date="2021-02-19T19:25:00Z">
        <w:r w:rsidR="00D67290" w:rsidDel="00EC6CCD">
          <w:rPr>
            <w:sz w:val="24"/>
            <w:szCs w:val="24"/>
          </w:rPr>
          <w:delText>suggests</w:delText>
        </w:r>
      </w:del>
      <w:r w:rsidR="00D67290">
        <w:rPr>
          <w:sz w:val="24"/>
          <w:szCs w:val="24"/>
        </w:rPr>
        <w:t xml:space="preserve"> </w:t>
      </w:r>
      <w:commentRangeStart w:id="501"/>
      <w:commentRangeStart w:id="502"/>
      <w:r w:rsidR="00D67290">
        <w:rPr>
          <w:sz w:val="24"/>
          <w:szCs w:val="24"/>
        </w:rPr>
        <w:t>conductance (total dissolved ions)</w:t>
      </w:r>
      <w:r w:rsidR="00545353">
        <w:rPr>
          <w:sz w:val="24"/>
          <w:szCs w:val="24"/>
        </w:rPr>
        <w:t xml:space="preserve">, </w:t>
      </w:r>
      <w:commentRangeEnd w:id="501"/>
      <w:r w:rsidR="00F95215">
        <w:rPr>
          <w:rStyle w:val="CommentReference"/>
        </w:rPr>
        <w:commentReference w:id="501"/>
      </w:r>
      <w:commentRangeEnd w:id="502"/>
      <w:r w:rsidR="00EC6CCD">
        <w:rPr>
          <w:rStyle w:val="CommentReference"/>
        </w:rPr>
        <w:commentReference w:id="502"/>
      </w:r>
      <w:r w:rsidR="00545353">
        <w:rPr>
          <w:sz w:val="24"/>
          <w:szCs w:val="24"/>
        </w:rPr>
        <w:t>which may be continuously</w:t>
      </w:r>
      <w:r w:rsidR="00D67290">
        <w:rPr>
          <w:sz w:val="24"/>
          <w:szCs w:val="24"/>
        </w:rPr>
        <w:t xml:space="preserve"> monitored with sondes</w:t>
      </w:r>
      <w:r w:rsidR="002C2148">
        <w:rPr>
          <w:sz w:val="24"/>
          <w:szCs w:val="24"/>
        </w:rPr>
        <w:t xml:space="preserve"> (e.g. </w:t>
      </w:r>
      <w:proofErr w:type="spellStart"/>
      <w:r w:rsidR="002C2148">
        <w:rPr>
          <w:sz w:val="24"/>
          <w:szCs w:val="24"/>
        </w:rPr>
        <w:t>Hydrolab</w:t>
      </w:r>
      <w:proofErr w:type="spellEnd"/>
      <w:r w:rsidR="002C2148">
        <w:rPr>
          <w:sz w:val="24"/>
          <w:szCs w:val="24"/>
        </w:rPr>
        <w:t>)</w:t>
      </w:r>
      <w:r w:rsidR="005C1AC7">
        <w:rPr>
          <w:sz w:val="24"/>
          <w:szCs w:val="24"/>
        </w:rPr>
        <w:t xml:space="preserve">, </w:t>
      </w:r>
      <w:r w:rsidR="00D67290">
        <w:rPr>
          <w:sz w:val="24"/>
          <w:szCs w:val="24"/>
        </w:rPr>
        <w:t>might serve as a proxy for metals concentrations</w:t>
      </w:r>
      <w:r w:rsidR="005C1AC7">
        <w:rPr>
          <w:sz w:val="24"/>
          <w:szCs w:val="24"/>
        </w:rPr>
        <w:t xml:space="preserve"> (Morel et al., 2020)</w:t>
      </w:r>
      <w:r w:rsidR="00545353">
        <w:rPr>
          <w:sz w:val="24"/>
          <w:szCs w:val="24"/>
        </w:rPr>
        <w:t>.</w:t>
      </w:r>
      <w:r w:rsidR="00D74AB6">
        <w:rPr>
          <w:sz w:val="24"/>
          <w:szCs w:val="24"/>
        </w:rPr>
        <w:t xml:space="preserve"> </w:t>
      </w:r>
      <w:r w:rsidR="00545353">
        <w:rPr>
          <w:sz w:val="24"/>
          <w:szCs w:val="24"/>
        </w:rPr>
        <w:t xml:space="preserve">A field sampling program employing both traditional </w:t>
      </w:r>
      <w:commentRangeStart w:id="503"/>
      <w:commentRangeStart w:id="504"/>
      <w:r w:rsidR="00545353">
        <w:rPr>
          <w:sz w:val="24"/>
          <w:szCs w:val="24"/>
        </w:rPr>
        <w:t>grab samples and continuous</w:t>
      </w:r>
      <w:r w:rsidR="0018024D">
        <w:rPr>
          <w:sz w:val="24"/>
          <w:szCs w:val="24"/>
        </w:rPr>
        <w:t>ly deployed</w:t>
      </w:r>
      <w:r w:rsidR="00545353">
        <w:rPr>
          <w:sz w:val="24"/>
          <w:szCs w:val="24"/>
        </w:rPr>
        <w:t xml:space="preserve"> </w:t>
      </w:r>
      <w:proofErr w:type="spellStart"/>
      <w:r w:rsidR="00545353">
        <w:rPr>
          <w:sz w:val="24"/>
          <w:szCs w:val="24"/>
        </w:rPr>
        <w:t>sondes</w:t>
      </w:r>
      <w:proofErr w:type="spellEnd"/>
      <w:r w:rsidR="00545353">
        <w:rPr>
          <w:sz w:val="24"/>
          <w:szCs w:val="24"/>
        </w:rPr>
        <w:t xml:space="preserve"> </w:t>
      </w:r>
      <w:commentRangeEnd w:id="503"/>
      <w:r w:rsidR="00F95215">
        <w:rPr>
          <w:rStyle w:val="CommentReference"/>
        </w:rPr>
        <w:commentReference w:id="503"/>
      </w:r>
      <w:commentRangeEnd w:id="504"/>
      <w:r w:rsidR="00F93D51">
        <w:rPr>
          <w:rStyle w:val="CommentReference"/>
        </w:rPr>
        <w:commentReference w:id="504"/>
      </w:r>
      <w:r w:rsidR="00545353">
        <w:rPr>
          <w:sz w:val="24"/>
          <w:szCs w:val="24"/>
        </w:rPr>
        <w:t>would provide insight as to which method is most economical and appropriate for long term monitoring efforts.</w:t>
      </w:r>
      <w:r w:rsidR="00D74AB6">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w:t>
      </w:r>
      <w:r w:rsidR="00D74AB6">
        <w:rPr>
          <w:sz w:val="24"/>
          <w:szCs w:val="24"/>
        </w:rPr>
        <w:t xml:space="preserve"> </w:t>
      </w:r>
      <w:r w:rsidR="0018024D">
        <w:rPr>
          <w:sz w:val="24"/>
          <w:szCs w:val="24"/>
        </w:rPr>
        <w:t>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3DA0480B" w14:textId="061E19F0" w:rsidR="00545353" w:rsidRDefault="00545353" w:rsidP="00856719">
      <w:pPr>
        <w:rPr>
          <w:sz w:val="24"/>
          <w:szCs w:val="24"/>
        </w:rPr>
      </w:pPr>
    </w:p>
    <w:p w14:paraId="0AF194A6" w14:textId="109B2DBA"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ins w:id="505" w:author="Eldred, Laura" w:date="2020-12-29T13:17:00Z">
        <w:r w:rsidR="00F922B6">
          <w:rPr>
            <w:sz w:val="24"/>
            <w:szCs w:val="24"/>
          </w:rPr>
          <w:t xml:space="preserve">elevated copper or zinc </w:t>
        </w:r>
      </w:ins>
      <w:del w:id="506" w:author="Eldred, Laura" w:date="2020-12-29T13:17:00Z">
        <w:r w:rsidDel="00F922B6">
          <w:rPr>
            <w:sz w:val="24"/>
            <w:szCs w:val="24"/>
          </w:rPr>
          <w:delText xml:space="preserve">exceedances </w:delText>
        </w:r>
      </w:del>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D74AB6">
        <w:rPr>
          <w:sz w:val="24"/>
          <w:szCs w:val="24"/>
        </w:rPr>
        <w:t xml:space="preserve"> </w:t>
      </w:r>
      <w:r w:rsidR="00545353">
        <w:rPr>
          <w:sz w:val="24"/>
          <w:szCs w:val="24"/>
        </w:rPr>
        <w:t>New knowledge of the characteristics and effects of urban runoff</w:t>
      </w:r>
      <w:r w:rsidR="00FD5D91">
        <w:rPr>
          <w:sz w:val="24"/>
          <w:szCs w:val="24"/>
        </w:rPr>
        <w:t xml:space="preserve"> pollution</w:t>
      </w:r>
      <w:r w:rsidR="00545353">
        <w:rPr>
          <w:sz w:val="24"/>
          <w:szCs w:val="24"/>
        </w:rPr>
        <w:t xml:space="preserve"> on freshwater aquatic communities are continuously being discovered (e.g.,</w:t>
      </w:r>
      <w:r w:rsidR="0018024D">
        <w:rPr>
          <w:sz w:val="24"/>
          <w:szCs w:val="24"/>
        </w:rPr>
        <w:t xml:space="preserve"> Tian et al. 2020)</w:t>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211C95" w:rsidRDefault="00973145" w:rsidP="003B4EC2">
      <w:pPr>
        <w:pStyle w:val="Heading3"/>
        <w:rPr>
          <w:sz w:val="28"/>
          <w:szCs w:val="28"/>
          <w:highlight w:val="yellow"/>
          <w:rPrChange w:id="507" w:author="Benjamin Meyer" w:date="2021-02-19T19:53:00Z">
            <w:rPr>
              <w:sz w:val="28"/>
              <w:szCs w:val="28"/>
            </w:rPr>
          </w:rPrChange>
        </w:rPr>
      </w:pPr>
      <w:bookmarkStart w:id="508" w:name="_Toc64271441"/>
      <w:r w:rsidRPr="00211C95">
        <w:rPr>
          <w:sz w:val="28"/>
          <w:szCs w:val="28"/>
          <w:highlight w:val="yellow"/>
          <w:rPrChange w:id="509" w:author="Benjamin Meyer" w:date="2021-02-19T19:53:00Z">
            <w:rPr>
              <w:sz w:val="28"/>
              <w:szCs w:val="28"/>
            </w:rPr>
          </w:rPrChange>
        </w:rPr>
        <w:t>Mapping potential sources of copper and zinc</w:t>
      </w:r>
      <w:bookmarkEnd w:id="508"/>
    </w:p>
    <w:p w14:paraId="04743D4A" w14:textId="77777777" w:rsidR="00973145" w:rsidRPr="00211C95" w:rsidRDefault="00973145" w:rsidP="00973145">
      <w:pPr>
        <w:rPr>
          <w:highlight w:val="yellow"/>
          <w:rPrChange w:id="510" w:author="Benjamin Meyer" w:date="2021-02-19T19:53:00Z">
            <w:rPr/>
          </w:rPrChange>
        </w:rPr>
      </w:pPr>
    </w:p>
    <w:p w14:paraId="5E86DC7D" w14:textId="72BA06B6" w:rsidR="00FB4DBB" w:rsidRPr="00211C95" w:rsidRDefault="00FD4665" w:rsidP="00973145">
      <w:pPr>
        <w:rPr>
          <w:sz w:val="24"/>
          <w:szCs w:val="24"/>
          <w:highlight w:val="yellow"/>
          <w:rPrChange w:id="511" w:author="Benjamin Meyer" w:date="2021-02-19T19:53:00Z">
            <w:rPr>
              <w:sz w:val="24"/>
              <w:szCs w:val="24"/>
            </w:rPr>
          </w:rPrChange>
        </w:rPr>
      </w:pPr>
      <w:r w:rsidRPr="00211C95">
        <w:rPr>
          <w:sz w:val="24"/>
          <w:szCs w:val="24"/>
          <w:highlight w:val="yellow"/>
          <w:rPrChange w:id="512" w:author="Benjamin Meyer" w:date="2021-02-19T19:53:00Z">
            <w:rPr>
              <w:sz w:val="24"/>
              <w:szCs w:val="24"/>
            </w:rPr>
          </w:rPrChange>
        </w:rPr>
        <w:t>M</w:t>
      </w:r>
      <w:r w:rsidR="00BF4127" w:rsidRPr="00211C95">
        <w:rPr>
          <w:sz w:val="24"/>
          <w:szCs w:val="24"/>
          <w:highlight w:val="yellow"/>
          <w:rPrChange w:id="513" w:author="Benjamin Meyer" w:date="2021-02-19T19:53:00Z">
            <w:rPr>
              <w:sz w:val="24"/>
              <w:szCs w:val="24"/>
            </w:rPr>
          </w:rPrChange>
        </w:rPr>
        <w:t xml:space="preserve">apping of potential sources of </w:t>
      </w:r>
      <w:r w:rsidR="005279AF" w:rsidRPr="00211C95">
        <w:rPr>
          <w:sz w:val="24"/>
          <w:szCs w:val="24"/>
          <w:highlight w:val="yellow"/>
          <w:rPrChange w:id="514" w:author="Benjamin Meyer" w:date="2021-02-19T19:53:00Z">
            <w:rPr>
              <w:sz w:val="24"/>
              <w:szCs w:val="24"/>
            </w:rPr>
          </w:rPrChange>
        </w:rPr>
        <w:t>c</w:t>
      </w:r>
      <w:r w:rsidR="00BF4127" w:rsidRPr="00211C95">
        <w:rPr>
          <w:sz w:val="24"/>
          <w:szCs w:val="24"/>
          <w:highlight w:val="yellow"/>
          <w:rPrChange w:id="515" w:author="Benjamin Meyer" w:date="2021-02-19T19:53:00Z">
            <w:rPr>
              <w:sz w:val="24"/>
              <w:szCs w:val="24"/>
            </w:rPr>
          </w:rPrChange>
        </w:rPr>
        <w:t xml:space="preserve">opper </w:t>
      </w:r>
      <w:r w:rsidR="005279AF" w:rsidRPr="00211C95">
        <w:rPr>
          <w:sz w:val="24"/>
          <w:szCs w:val="24"/>
          <w:highlight w:val="yellow"/>
          <w:rPrChange w:id="516" w:author="Benjamin Meyer" w:date="2021-02-19T19:53:00Z">
            <w:rPr>
              <w:sz w:val="24"/>
              <w:szCs w:val="24"/>
            </w:rPr>
          </w:rPrChange>
        </w:rPr>
        <w:t xml:space="preserve">and zinc </w:t>
      </w:r>
      <w:r w:rsidR="00BF4127" w:rsidRPr="00211C95">
        <w:rPr>
          <w:sz w:val="24"/>
          <w:szCs w:val="24"/>
          <w:highlight w:val="yellow"/>
          <w:rPrChange w:id="517" w:author="Benjamin Meyer" w:date="2021-02-19T19:53:00Z">
            <w:rPr>
              <w:sz w:val="24"/>
              <w:szCs w:val="24"/>
            </w:rPr>
          </w:rPrChange>
        </w:rPr>
        <w:t>throughout the Kenai Watershed is an ongoing effort and will be completed in 202</w:t>
      </w:r>
      <w:r w:rsidR="00A97748" w:rsidRPr="00211C95">
        <w:rPr>
          <w:sz w:val="24"/>
          <w:szCs w:val="24"/>
          <w:highlight w:val="yellow"/>
          <w:rPrChange w:id="518" w:author="Benjamin Meyer" w:date="2021-02-19T19:53:00Z">
            <w:rPr>
              <w:sz w:val="24"/>
              <w:szCs w:val="24"/>
            </w:rPr>
          </w:rPrChange>
        </w:rPr>
        <w:t>1</w:t>
      </w:r>
      <w:r w:rsidR="00BF4127" w:rsidRPr="00211C95">
        <w:rPr>
          <w:sz w:val="24"/>
          <w:szCs w:val="24"/>
          <w:highlight w:val="yellow"/>
          <w:rPrChange w:id="519" w:author="Benjamin Meyer" w:date="2021-02-19T19:53:00Z">
            <w:rPr>
              <w:sz w:val="24"/>
              <w:szCs w:val="24"/>
            </w:rPr>
          </w:rPrChange>
        </w:rPr>
        <w:t>.</w:t>
      </w:r>
      <w:r w:rsidR="00D74AB6" w:rsidRPr="00211C95">
        <w:rPr>
          <w:sz w:val="24"/>
          <w:szCs w:val="24"/>
          <w:highlight w:val="yellow"/>
          <w:rPrChange w:id="520" w:author="Benjamin Meyer" w:date="2021-02-19T19:53:00Z">
            <w:rPr>
              <w:sz w:val="24"/>
              <w:szCs w:val="24"/>
            </w:rPr>
          </w:rPrChange>
        </w:rPr>
        <w:t xml:space="preserve"> </w:t>
      </w:r>
      <w:r w:rsidR="00FB4DBB" w:rsidRPr="00211C95">
        <w:rPr>
          <w:sz w:val="24"/>
          <w:szCs w:val="24"/>
          <w:highlight w:val="yellow"/>
          <w:rPrChange w:id="521" w:author="Benjamin Meyer" w:date="2021-02-19T19:53:00Z">
            <w:rPr>
              <w:sz w:val="24"/>
              <w:szCs w:val="24"/>
            </w:rPr>
          </w:rPrChange>
        </w:rPr>
        <w:t xml:space="preserve">The final product will include a robust </w:t>
      </w:r>
      <w:ins w:id="522" w:author="Eldred, Laura" w:date="2020-12-29T13:18:00Z">
        <w:r w:rsidR="00F922B6" w:rsidRPr="00211C95">
          <w:rPr>
            <w:sz w:val="24"/>
            <w:szCs w:val="24"/>
            <w:highlight w:val="yellow"/>
            <w:rPrChange w:id="523" w:author="Benjamin Meyer" w:date="2021-02-19T19:53:00Z">
              <w:rPr>
                <w:sz w:val="24"/>
                <w:szCs w:val="24"/>
              </w:rPr>
            </w:rPrChange>
          </w:rPr>
          <w:t xml:space="preserve">GIS </w:t>
        </w:r>
      </w:ins>
      <w:r w:rsidR="00FB4DBB" w:rsidRPr="00211C95">
        <w:rPr>
          <w:sz w:val="24"/>
          <w:szCs w:val="24"/>
          <w:highlight w:val="yellow"/>
          <w:rPrChange w:id="524" w:author="Benjamin Meyer" w:date="2021-02-19T19:53:00Z">
            <w:rPr>
              <w:sz w:val="24"/>
              <w:szCs w:val="24"/>
            </w:rPr>
          </w:rPrChange>
        </w:rPr>
        <w:t xml:space="preserve">mapping tool that will help identify potential sources of copper and </w:t>
      </w:r>
      <w:commentRangeStart w:id="525"/>
      <w:commentRangeStart w:id="526"/>
      <w:commentRangeStart w:id="527"/>
      <w:r w:rsidR="00FB4DBB" w:rsidRPr="00211C95">
        <w:rPr>
          <w:sz w:val="24"/>
          <w:szCs w:val="24"/>
          <w:highlight w:val="yellow"/>
          <w:rPrChange w:id="528" w:author="Benjamin Meyer" w:date="2021-02-19T19:53:00Z">
            <w:rPr>
              <w:sz w:val="24"/>
              <w:szCs w:val="24"/>
            </w:rPr>
          </w:rPrChange>
        </w:rPr>
        <w:t>zinc</w:t>
      </w:r>
      <w:commentRangeEnd w:id="525"/>
      <w:r w:rsidR="00F922B6" w:rsidRPr="00211C95">
        <w:rPr>
          <w:rStyle w:val="CommentReference"/>
          <w:highlight w:val="yellow"/>
          <w:rPrChange w:id="529" w:author="Benjamin Meyer" w:date="2021-02-19T19:53:00Z">
            <w:rPr>
              <w:rStyle w:val="CommentReference"/>
            </w:rPr>
          </w:rPrChange>
        </w:rPr>
        <w:commentReference w:id="525"/>
      </w:r>
      <w:commentRangeEnd w:id="526"/>
      <w:r w:rsidR="00FA66A8" w:rsidRPr="00211C95">
        <w:rPr>
          <w:rStyle w:val="CommentReference"/>
          <w:highlight w:val="yellow"/>
          <w:rPrChange w:id="530" w:author="Benjamin Meyer" w:date="2021-02-19T19:53:00Z">
            <w:rPr>
              <w:rStyle w:val="CommentReference"/>
            </w:rPr>
          </w:rPrChange>
        </w:rPr>
        <w:commentReference w:id="526"/>
      </w:r>
      <w:commentRangeEnd w:id="527"/>
      <w:r w:rsidR="004E3621" w:rsidRPr="00211C95">
        <w:rPr>
          <w:rStyle w:val="CommentReference"/>
          <w:highlight w:val="yellow"/>
          <w:rPrChange w:id="531" w:author="Benjamin Meyer" w:date="2021-02-19T19:53:00Z">
            <w:rPr>
              <w:rStyle w:val="CommentReference"/>
            </w:rPr>
          </w:rPrChange>
        </w:rPr>
        <w:commentReference w:id="527"/>
      </w:r>
      <w:r w:rsidR="00FB4DBB" w:rsidRPr="00211C95">
        <w:rPr>
          <w:sz w:val="24"/>
          <w:szCs w:val="24"/>
          <w:highlight w:val="yellow"/>
          <w:rPrChange w:id="532" w:author="Benjamin Meyer" w:date="2021-02-19T19:53:00Z">
            <w:rPr>
              <w:sz w:val="24"/>
              <w:szCs w:val="24"/>
            </w:rPr>
          </w:rPrChange>
        </w:rPr>
        <w:t xml:space="preserve">. </w:t>
      </w:r>
      <w:r w:rsidRPr="00211C95">
        <w:rPr>
          <w:sz w:val="24"/>
          <w:szCs w:val="24"/>
          <w:highlight w:val="yellow"/>
          <w:rPrChange w:id="533" w:author="Benjamin Meyer" w:date="2021-02-19T19:53:00Z">
            <w:rPr>
              <w:sz w:val="24"/>
              <w:szCs w:val="24"/>
            </w:rPr>
          </w:rPrChange>
        </w:rPr>
        <w:t>This portion of the study will be</w:t>
      </w:r>
      <w:r w:rsidR="00FB4DBB" w:rsidRPr="00211C95">
        <w:rPr>
          <w:sz w:val="24"/>
          <w:szCs w:val="24"/>
          <w:highlight w:val="yellow"/>
          <w:rPrChange w:id="534" w:author="Benjamin Meyer" w:date="2021-02-19T19:53:00Z">
            <w:rPr>
              <w:sz w:val="24"/>
              <w:szCs w:val="24"/>
            </w:rPr>
          </w:rPrChange>
        </w:rPr>
        <w:t xml:space="preserve"> concluded in 2021 with a final report further detailing area-specific sources of copper and zinc, advisable study expansions, and potential area-specific repercussions of elevated heavy metal levels.</w:t>
      </w:r>
    </w:p>
    <w:p w14:paraId="397F2BB3" w14:textId="25D792BA" w:rsidR="000729D2" w:rsidRPr="00211C95" w:rsidRDefault="000729D2" w:rsidP="00973145">
      <w:pPr>
        <w:rPr>
          <w:sz w:val="24"/>
          <w:szCs w:val="24"/>
          <w:highlight w:val="yellow"/>
          <w:rPrChange w:id="535" w:author="Benjamin Meyer" w:date="2021-02-19T19:53:00Z">
            <w:rPr>
              <w:sz w:val="24"/>
              <w:szCs w:val="24"/>
            </w:rPr>
          </w:rPrChange>
        </w:rPr>
      </w:pPr>
    </w:p>
    <w:p w14:paraId="6FE675BF" w14:textId="50A906E5" w:rsidR="000729D2" w:rsidRDefault="000729D2" w:rsidP="000729D2">
      <w:pPr>
        <w:rPr>
          <w:ins w:id="536" w:author="Benjamin Meyer" w:date="2021-02-19T19:53:00Z"/>
          <w:sz w:val="24"/>
          <w:szCs w:val="24"/>
        </w:rPr>
      </w:pPr>
      <w:r w:rsidRPr="00211C95">
        <w:rPr>
          <w:sz w:val="24"/>
          <w:szCs w:val="24"/>
          <w:highlight w:val="yellow"/>
          <w:rPrChange w:id="537" w:author="Benjamin Meyer" w:date="2021-02-19T19:53:00Z">
            <w:rPr>
              <w:sz w:val="24"/>
              <w:szCs w:val="24"/>
            </w:rPr>
          </w:rPrChange>
        </w:rPr>
        <w:t>Addressing the identified data gaps would require varying levels of effort. For example, creation of an impervious surfaces layer would involve substantial efforts in heads-up digitizing and ground-</w:t>
      </w:r>
      <w:proofErr w:type="spellStart"/>
      <w:r w:rsidRPr="00211C95">
        <w:rPr>
          <w:sz w:val="24"/>
          <w:szCs w:val="24"/>
          <w:highlight w:val="yellow"/>
          <w:rPrChange w:id="538" w:author="Benjamin Meyer" w:date="2021-02-19T19:53:00Z">
            <w:rPr>
              <w:sz w:val="24"/>
              <w:szCs w:val="24"/>
            </w:rPr>
          </w:rPrChange>
        </w:rPr>
        <w:t>truthing</w:t>
      </w:r>
      <w:proofErr w:type="spellEnd"/>
      <w:r w:rsidRPr="00211C95">
        <w:rPr>
          <w:sz w:val="24"/>
          <w:szCs w:val="24"/>
          <w:highlight w:val="yellow"/>
          <w:rPrChange w:id="539" w:author="Benjamin Meyer" w:date="2021-02-19T19:53:00Z">
            <w:rPr>
              <w:sz w:val="24"/>
              <w:szCs w:val="24"/>
            </w:rPr>
          </w:rPrChange>
        </w:rPr>
        <w:t xml:space="preserve"> fieldwork of impervious surfaces, while including a </w:t>
      </w:r>
      <w:proofErr w:type="spellStart"/>
      <w:r w:rsidRPr="00211C95">
        <w:rPr>
          <w:sz w:val="24"/>
          <w:szCs w:val="24"/>
          <w:highlight w:val="yellow"/>
          <w:rPrChange w:id="540" w:author="Benjamin Meyer" w:date="2021-02-19T19:53:00Z">
            <w:rPr>
              <w:sz w:val="24"/>
              <w:szCs w:val="24"/>
            </w:rPr>
          </w:rPrChange>
        </w:rPr>
        <w:t>stor</w:t>
      </w:r>
      <w:proofErr w:type="spellEnd"/>
      <w:r w:rsidR="00D74AB6">
        <w:rPr>
          <w:sz w:val="24"/>
          <w:szCs w:val="24"/>
        </w:rPr>
        <w:t xml:space="preserve"> </w:t>
      </w:r>
    </w:p>
    <w:p w14:paraId="7F7A5249" w14:textId="5E24F2A3" w:rsidR="00211C95" w:rsidRDefault="00211C95" w:rsidP="000729D2">
      <w:pPr>
        <w:rPr>
          <w:ins w:id="541" w:author="Benjamin Meyer" w:date="2021-02-19T19:53:00Z"/>
          <w:sz w:val="24"/>
          <w:szCs w:val="24"/>
        </w:rPr>
      </w:pPr>
    </w:p>
    <w:p w14:paraId="4A7D3579" w14:textId="4F34DD8B" w:rsidR="00211C95" w:rsidRPr="001A3E40" w:rsidRDefault="00211C95" w:rsidP="000729D2">
      <w:pPr>
        <w:rPr>
          <w:sz w:val="24"/>
          <w:szCs w:val="24"/>
        </w:rPr>
      </w:pPr>
      <w:ins w:id="542" w:author="Benjamin Meyer" w:date="2021-02-19T19:53:00Z">
        <w:r>
          <w:rPr>
            <w:sz w:val="24"/>
            <w:szCs w:val="24"/>
          </w:rPr>
          <w:t>Working here 2/19/2021</w:t>
        </w:r>
      </w:ins>
      <w:bookmarkStart w:id="543" w:name="_GoBack"/>
      <w:bookmarkEnd w:id="543"/>
    </w:p>
    <w:p w14:paraId="5A24A7AF" w14:textId="77777777" w:rsidR="000729D2" w:rsidRDefault="000729D2" w:rsidP="00973145">
      <w:pPr>
        <w:rPr>
          <w:sz w:val="24"/>
          <w:szCs w:val="24"/>
        </w:rPr>
      </w:pP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544" w:name="_Toc64271442"/>
      <w:r w:rsidRPr="003B4EC2">
        <w:rPr>
          <w:sz w:val="24"/>
        </w:rPr>
        <w:t>Potential sources on the Kenai River</w:t>
      </w:r>
      <w:bookmarkEnd w:id="544"/>
    </w:p>
    <w:p w14:paraId="56FCE031" w14:textId="77777777" w:rsidR="003B4EC2" w:rsidRDefault="003B4EC2" w:rsidP="00973145">
      <w:pPr>
        <w:rPr>
          <w:b/>
          <w:bCs/>
          <w:sz w:val="24"/>
          <w:szCs w:val="24"/>
        </w:rPr>
      </w:pPr>
    </w:p>
    <w:p w14:paraId="3E31A7F8" w14:textId="35343417" w:rsidR="00BF4127" w:rsidRPr="00BF4127" w:rsidRDefault="00BF4127" w:rsidP="00973145">
      <w:pPr>
        <w:rPr>
          <w:sz w:val="24"/>
          <w:szCs w:val="24"/>
        </w:rPr>
      </w:pPr>
      <w:r>
        <w:rPr>
          <w:sz w:val="24"/>
          <w:szCs w:val="24"/>
        </w:rPr>
        <w:t xml:space="preserve">The current shapefile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w:t>
      </w:r>
      <w:r w:rsidR="00D74AB6">
        <w:rPr>
          <w:sz w:val="24"/>
          <w:szCs w:val="24"/>
        </w:rPr>
        <w:t xml:space="preserve"> </w:t>
      </w:r>
      <w:commentRangeStart w:id="545"/>
      <w:commentRangeStart w:id="546"/>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545"/>
      <w:r w:rsidR="00BD1E1E">
        <w:rPr>
          <w:sz w:val="24"/>
          <w:szCs w:val="24"/>
        </w:rPr>
        <w:t xml:space="preserve"> </w:t>
      </w:r>
      <w:ins w:id="547" w:author="Benjamin Meyer" w:date="2021-02-19T19:51:00Z">
        <w:r w:rsidR="00BD1E1E">
          <w:rPr>
            <w:sz w:val="24"/>
            <w:szCs w:val="24"/>
          </w:rPr>
          <w:t xml:space="preserve">Remote sensing tools such as </w:t>
        </w:r>
        <w:r w:rsidR="00211C95">
          <w:rPr>
            <w:sz w:val="24"/>
            <w:szCs w:val="24"/>
          </w:rPr>
          <w:t xml:space="preserve">aerial drone or satellite imagery could also potentially play a role in </w:t>
        </w:r>
      </w:ins>
      <w:r w:rsidR="00F95215">
        <w:rPr>
          <w:rStyle w:val="CommentReference"/>
        </w:rPr>
        <w:commentReference w:id="545"/>
      </w:r>
      <w:commentRangeEnd w:id="546"/>
      <w:r w:rsidR="00F922B6">
        <w:rPr>
          <w:rStyle w:val="CommentReference"/>
        </w:rPr>
        <w:commentReference w:id="546"/>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548" w:name="_Toc64271443"/>
      <w:r w:rsidRPr="003B4EC2">
        <w:rPr>
          <w:sz w:val="24"/>
        </w:rPr>
        <w:t>Potential sources throughout the Kenai River watershed</w:t>
      </w:r>
      <w:bookmarkEnd w:id="548"/>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 xml:space="preserve">Identifying potential sources of copper and zinc throughout the Kenai River watershed is an ongoing process. Current methods being employed to identify these potential sources include local knowledge, </w:t>
      </w:r>
      <w:r>
        <w:rPr>
          <w:sz w:val="24"/>
          <w:szCs w:val="24"/>
        </w:rPr>
        <w:lastRenderedPageBreak/>
        <w:t>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shapefile will be integrated with </w:t>
      </w:r>
      <w:r w:rsidR="00714287">
        <w:rPr>
          <w:sz w:val="24"/>
          <w:szCs w:val="24"/>
        </w:rPr>
        <w:t xml:space="preserve">the </w:t>
      </w:r>
      <w:r>
        <w:rPr>
          <w:sz w:val="24"/>
          <w:szCs w:val="24"/>
        </w:rPr>
        <w:t xml:space="preserve">photo shapefile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549"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550"/>
      <w:r w:rsidR="00AB33D0">
        <w:rPr>
          <w:sz w:val="24"/>
          <w:szCs w:val="24"/>
        </w:rPr>
        <w:t>time</w:t>
      </w:r>
      <w:commentRangeEnd w:id="550"/>
      <w:r w:rsidR="00F922B6">
        <w:rPr>
          <w:rStyle w:val="CommentReference"/>
        </w:rPr>
        <w:commentReference w:id="550"/>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551" w:name="_Toc64271444"/>
      <w:r w:rsidRPr="003B4EC2">
        <w:rPr>
          <w:b/>
        </w:rPr>
        <w:t>CONCLUSION</w:t>
      </w:r>
      <w:bookmarkEnd w:id="551"/>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552"/>
      <w:r w:rsidR="007D1D72">
        <w:rPr>
          <w:sz w:val="24"/>
          <w:szCs w:val="24"/>
        </w:rPr>
        <w:t xml:space="preserve">site-specific trends from </w:t>
      </w:r>
      <w:commentRangeEnd w:id="552"/>
      <w:r w:rsidR="00A235BB">
        <w:rPr>
          <w:rStyle w:val="CommentReference"/>
        </w:rPr>
        <w:commentReference w:id="552"/>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6D4221AB" w:rsidR="00A81494" w:rsidRDefault="00A81494" w:rsidP="00C62EA9">
      <w:pPr>
        <w:pStyle w:val="ListParagraph"/>
        <w:numPr>
          <w:ilvl w:val="1"/>
          <w:numId w:val="8"/>
        </w:numPr>
        <w:rPr>
          <w:sz w:val="24"/>
          <w:szCs w:val="24"/>
        </w:rPr>
      </w:pPr>
      <w:r>
        <w:rPr>
          <w:sz w:val="24"/>
          <w:szCs w:val="24"/>
        </w:rPr>
        <w:t xml:space="preserve">Perform opportunistic sampling at known and suspected </w:t>
      </w:r>
      <w:commentRangeStart w:id="553"/>
      <w:del w:id="554" w:author="Eldred, Laura" w:date="2020-12-29T13:23:00Z">
        <w:r w:rsidDel="00193D90">
          <w:rPr>
            <w:sz w:val="24"/>
            <w:szCs w:val="24"/>
          </w:rPr>
          <w:delText>point</w:delText>
        </w:r>
      </w:del>
      <w:commentRangeEnd w:id="553"/>
      <w:r w:rsidR="00193D90">
        <w:rPr>
          <w:rStyle w:val="CommentReference"/>
        </w:rPr>
        <w:commentReference w:id="553"/>
      </w:r>
      <w:del w:id="555" w:author="Eldred, Laura" w:date="2020-12-29T13:23:00Z">
        <w:r w:rsidDel="00193D90">
          <w:rPr>
            <w:sz w:val="24"/>
            <w:szCs w:val="24"/>
          </w:rPr>
          <w:delText xml:space="preserve"> </w:delText>
        </w:r>
      </w:del>
      <w:ins w:id="556" w:author="Eldred, Laura" w:date="2020-12-29T13:23:00Z">
        <w:r w:rsidR="00193D90">
          <w:rPr>
            <w:sz w:val="24"/>
            <w:szCs w:val="24"/>
          </w:rPr>
          <w:t xml:space="preserve">discrete </w:t>
        </w:r>
      </w:ins>
      <w:r>
        <w:rPr>
          <w:sz w:val="24"/>
          <w:szCs w:val="24"/>
        </w:rPr>
        <w:t xml:space="preserve">sources </w:t>
      </w:r>
      <w:commentRangeStart w:id="557"/>
      <w:r>
        <w:rPr>
          <w:sz w:val="24"/>
          <w:szCs w:val="24"/>
        </w:rPr>
        <w:t>before,</w:t>
      </w:r>
      <w:commentRangeEnd w:id="557"/>
      <w:r w:rsidR="00A235BB">
        <w:rPr>
          <w:rStyle w:val="CommentReference"/>
        </w:rPr>
        <w:commentReference w:id="557"/>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2B2CAC42"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ins w:id="558" w:author="Eldred, Laura" w:date="2020-12-29T13:25:00Z">
        <w:r w:rsidR="00193D90">
          <w:rPr>
            <w:sz w:val="24"/>
            <w:szCs w:val="24"/>
          </w:rPr>
          <w:t>longest term</w:t>
        </w:r>
      </w:ins>
      <w:del w:id="559" w:author="Eldred, Laura" w:date="2020-12-29T13:25:00Z">
        <w:r w:rsidR="000E7DBA" w:rsidDel="00193D90">
          <w:rPr>
            <w:sz w:val="24"/>
            <w:szCs w:val="24"/>
          </w:rPr>
          <w:delText>largest</w:delText>
        </w:r>
      </w:del>
      <w:r w:rsidR="000E7DBA">
        <w:rPr>
          <w:sz w:val="24"/>
          <w:szCs w:val="24"/>
        </w:rPr>
        <w:t xml:space="preserve"> water quality </w:t>
      </w:r>
      <w:r>
        <w:rPr>
          <w:sz w:val="24"/>
          <w:szCs w:val="24"/>
        </w:rPr>
        <w:t xml:space="preserve">datasets in the state of Alaska; </w:t>
      </w:r>
      <w:r w:rsidR="000E7DBA">
        <w:rPr>
          <w:sz w:val="24"/>
          <w:szCs w:val="24"/>
        </w:rPr>
        <w:t>an invaluable resource showing</w:t>
      </w:r>
      <w:ins w:id="560" w:author="Eldred, Laura" w:date="2020-12-29T13:26:00Z">
        <w:r w:rsidR="00193D90">
          <w:rPr>
            <w:sz w:val="24"/>
            <w:szCs w:val="24"/>
          </w:rPr>
          <w:t xml:space="preserve"> varying levels of copper and zinc that warrant further investigation</w:t>
        </w:r>
      </w:ins>
      <w:ins w:id="561" w:author="Eldred, Laura" w:date="2020-12-29T13:27:00Z">
        <w:r w:rsidR="00193D90">
          <w:rPr>
            <w:sz w:val="24"/>
            <w:szCs w:val="24"/>
          </w:rPr>
          <w:t xml:space="preserve"> in order to apply effective solutions</w:t>
        </w:r>
      </w:ins>
      <w:ins w:id="562" w:author="Eldred, Laura" w:date="2020-12-29T13:26:00Z">
        <w:r w:rsidR="00193D90">
          <w:rPr>
            <w:sz w:val="24"/>
            <w:szCs w:val="24"/>
          </w:rPr>
          <w:t>.</w:t>
        </w:r>
      </w:ins>
      <w:r w:rsidR="000E7DBA">
        <w:rPr>
          <w:sz w:val="24"/>
          <w:szCs w:val="24"/>
        </w:rPr>
        <w:t xml:space="preserve"> </w:t>
      </w:r>
      <w:del w:id="563" w:author="Eldred, Laura" w:date="2020-12-29T13:26:00Z">
        <w:r w:rsidR="000E7DBA" w:rsidDel="00193D90">
          <w:rPr>
            <w:sz w:val="24"/>
            <w:szCs w:val="24"/>
          </w:rPr>
          <w:delText xml:space="preserve">a </w:delText>
        </w:r>
        <w:r w:rsidR="001411CE" w:rsidDel="00193D90">
          <w:rPr>
            <w:sz w:val="24"/>
            <w:szCs w:val="24"/>
          </w:rPr>
          <w:delText>concerning history of heavy</w:delText>
        </w:r>
        <w:r w:rsidR="000E7DBA" w:rsidDel="00193D90">
          <w:rPr>
            <w:sz w:val="24"/>
            <w:szCs w:val="24"/>
          </w:rPr>
          <w:delText xml:space="preserve"> metal exceedances throughout the watershed. </w:delText>
        </w:r>
      </w:del>
      <w:del w:id="564" w:author="Eldred, Laura" w:date="2020-12-29T13:27:00Z">
        <w:r w:rsidR="000E7DBA" w:rsidRPr="003B1CEC" w:rsidDel="00193D90">
          <w:rPr>
            <w:i/>
            <w:sz w:val="24"/>
            <w:szCs w:val="24"/>
          </w:rPr>
          <w:delText>E</w:delText>
        </w:r>
        <w:r w:rsidR="00042F92" w:rsidRPr="003B1CEC" w:rsidDel="00193D90">
          <w:rPr>
            <w:i/>
            <w:sz w:val="24"/>
            <w:szCs w:val="24"/>
          </w:rPr>
          <w:delText xml:space="preserve">xpanding this study </w:delText>
        </w:r>
        <w:r w:rsidR="00C144DE" w:rsidRPr="003B1CEC" w:rsidDel="00193D90">
          <w:rPr>
            <w:i/>
            <w:sz w:val="24"/>
            <w:szCs w:val="24"/>
          </w:rPr>
          <w:delText xml:space="preserve">as described above </w:delText>
        </w:r>
        <w:r w:rsidR="00042F92" w:rsidRPr="003B1CEC" w:rsidDel="00193D90">
          <w:rPr>
            <w:i/>
            <w:sz w:val="24"/>
            <w:szCs w:val="24"/>
          </w:rPr>
          <w:delText xml:space="preserve">would </w:delText>
        </w:r>
        <w:r w:rsidRPr="003B1CEC" w:rsidDel="00193D90">
          <w:rPr>
            <w:i/>
            <w:sz w:val="24"/>
            <w:szCs w:val="24"/>
          </w:rPr>
          <w:delText xml:space="preserve">shorten the path between </w:delText>
        </w:r>
        <w:r w:rsidR="00817877" w:rsidRPr="003B1CEC" w:rsidDel="00193D90">
          <w:rPr>
            <w:i/>
            <w:sz w:val="24"/>
            <w:szCs w:val="24"/>
          </w:rPr>
          <w:delText>having identified</w:delText>
        </w:r>
        <w:r w:rsidR="00946C91" w:rsidRPr="003B1CEC" w:rsidDel="00193D90">
          <w:rPr>
            <w:i/>
            <w:sz w:val="24"/>
            <w:szCs w:val="24"/>
          </w:rPr>
          <w:delText xml:space="preserve"> the known challenge</w:delText>
        </w:r>
        <w:r w:rsidR="00C144DE" w:rsidRPr="003B1CEC" w:rsidDel="00193D90">
          <w:rPr>
            <w:i/>
            <w:sz w:val="24"/>
            <w:szCs w:val="24"/>
          </w:rPr>
          <w:delText>, and applying proven</w:delText>
        </w:r>
        <w:r w:rsidRPr="003B1CEC" w:rsidDel="00193D90">
          <w:rPr>
            <w:i/>
            <w:sz w:val="24"/>
            <w:szCs w:val="24"/>
          </w:rPr>
          <w:delText xml:space="preserve"> solutions.</w:delText>
        </w:r>
        <w:r w:rsidR="00946C91" w:rsidRPr="003B1CEC" w:rsidDel="00193D90">
          <w:rPr>
            <w:i/>
            <w:sz w:val="24"/>
            <w:szCs w:val="24"/>
          </w:rPr>
          <w:delText xml:space="preserve"> </w:delText>
        </w:r>
      </w:del>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565" w:name="_Toc64271445"/>
      <w:r>
        <w:rPr>
          <w:sz w:val="24"/>
        </w:rPr>
        <w:lastRenderedPageBreak/>
        <w:t>From information to action</w:t>
      </w:r>
      <w:bookmarkEnd w:id="565"/>
    </w:p>
    <w:p w14:paraId="55292C4E" w14:textId="77777777" w:rsidR="007B10BF" w:rsidRPr="007B10BF" w:rsidRDefault="007B10BF" w:rsidP="007B10BF"/>
    <w:p w14:paraId="20B717ED" w14:textId="5364889A"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w:t>
      </w:r>
      <w:del w:id="566" w:author="Apsens, Sarah" w:date="2020-12-30T14:26:00Z">
        <w:r w:rsidR="00DC5E14" w:rsidDel="008916CE">
          <w:rPr>
            <w:sz w:val="24"/>
            <w:szCs w:val="24"/>
          </w:rPr>
          <w:delText xml:space="preserve"> </w:delText>
        </w:r>
      </w:del>
      <w:r>
        <w:rPr>
          <w:sz w:val="24"/>
          <w:szCs w:val="24"/>
        </w:rPr>
        <w:t>stem and its tributaries</w:t>
      </w:r>
      <w:r w:rsidR="00A22082">
        <w:rPr>
          <w:sz w:val="24"/>
          <w:szCs w:val="24"/>
        </w:rPr>
        <w:t xml:space="preserve"> (Schoen et al, 2017)</w:t>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D74AB6">
        <w:rPr>
          <w:sz w:val="24"/>
          <w:szCs w:val="24"/>
        </w:rPr>
        <w:t xml:space="preserve"> </w:t>
      </w:r>
      <w:r w:rsidR="00C055FD">
        <w:rPr>
          <w:sz w:val="24"/>
          <w:szCs w:val="24"/>
        </w:rPr>
        <w:t xml:space="preserve">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w:t>
      </w:r>
      <w:r w:rsidR="00D74AB6">
        <w:rPr>
          <w:sz w:val="24"/>
          <w:szCs w:val="24"/>
        </w:rPr>
        <w:t xml:space="preserve">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w:t>
      </w:r>
      <w:r w:rsidR="00D74AB6">
        <w:rPr>
          <w:sz w:val="24"/>
          <w:szCs w:val="24"/>
        </w:rPr>
        <w:t xml:space="preserve"> </w:t>
      </w:r>
    </w:p>
    <w:p w14:paraId="67E13F70" w14:textId="77777777" w:rsidR="003B1CEC" w:rsidRDefault="003B1CEC" w:rsidP="00042F92">
      <w:pPr>
        <w:rPr>
          <w:sz w:val="24"/>
          <w:szCs w:val="24"/>
        </w:rPr>
      </w:pPr>
    </w:p>
    <w:p w14:paraId="013F7C83" w14:textId="15FDDE1F"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567"/>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567"/>
      <w:r w:rsidR="008916CE">
        <w:rPr>
          <w:rStyle w:val="CommentReference"/>
        </w:rPr>
        <w:commentReference w:id="567"/>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w:t>
      </w:r>
      <w:r w:rsidR="00D74AB6">
        <w:rPr>
          <w:sz w:val="24"/>
          <w:szCs w:val="24"/>
        </w:rPr>
        <w:t xml:space="preserve">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92C82">
        <w:rPr>
          <w:sz w:val="24"/>
          <w:szCs w:val="24"/>
        </w:rPr>
        <w:t xml:space="preserve"> (e.g. ADEC, 2011)</w:t>
      </w:r>
      <w:r w:rsidR="00817877">
        <w:rPr>
          <w:sz w:val="24"/>
          <w:szCs w:val="24"/>
        </w:rPr>
        <w:t>.</w:t>
      </w:r>
      <w:r w:rsidR="00D74AB6">
        <w:rPr>
          <w:sz w:val="24"/>
          <w:szCs w:val="24"/>
        </w:rPr>
        <w:t xml:space="preserve"> </w:t>
      </w:r>
      <w:r w:rsidR="00817877">
        <w:rPr>
          <w:sz w:val="24"/>
          <w:szCs w:val="24"/>
        </w:rPr>
        <w:t>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2959057F" w:rsidR="005F489D" w:rsidRPr="00F728D7"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“Use public facility development and operations to model sustainable design techniques, such as using green areas along roads for stormwater detention and treatment, maximizing retention of native vegetation, reducing the impermeable footprint of new development…”</w:t>
      </w:r>
      <w:r w:rsidR="005F489D" w:rsidRPr="00F728D7">
        <w:rPr>
          <w:rFonts w:asciiTheme="majorHAnsi" w:hAnsiTheme="majorHAnsi" w:cs="Arial"/>
          <w:i/>
          <w:sz w:val="24"/>
          <w:szCs w:val="24"/>
        </w:rPr>
        <w:t xml:space="preserve"> (City of Soldotna, 2016).</w:t>
      </w:r>
    </w:p>
    <w:p w14:paraId="34050629" w14:textId="01924041" w:rsidR="005F489D" w:rsidRDefault="005F489D" w:rsidP="00042F92">
      <w:pPr>
        <w:rPr>
          <w:sz w:val="24"/>
          <w:szCs w:val="24"/>
        </w:rPr>
      </w:pPr>
    </w:p>
    <w:p w14:paraId="5AA8DF7C" w14:textId="19A7199D"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74AB6">
        <w:rPr>
          <w:sz w:val="24"/>
          <w:szCs w:val="24"/>
        </w:rPr>
        <w:t xml:space="preserve"> </w:t>
      </w:r>
      <w:r w:rsidR="00DC5E14">
        <w:rPr>
          <w:sz w:val="24"/>
          <w:szCs w:val="24"/>
        </w:rPr>
        <w:t>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2E8F969" w:rsidR="00732355" w:rsidRDefault="00732355" w:rsidP="00042F92">
      <w:pPr>
        <w:rPr>
          <w:ins w:id="568" w:author="Benjamin Meyer" w:date="2021-02-19T14:54:00Z"/>
          <w:sz w:val="24"/>
          <w:szCs w:val="24"/>
        </w:rPr>
      </w:pPr>
    </w:p>
    <w:p w14:paraId="6EB5376A" w14:textId="4CB518F1" w:rsidR="00BF0AB1" w:rsidRDefault="00BF0AB1" w:rsidP="00042F92">
      <w:pPr>
        <w:rPr>
          <w:ins w:id="569" w:author="Benjamin Meyer" w:date="2021-02-19T14:54:00Z"/>
          <w:sz w:val="24"/>
          <w:szCs w:val="24"/>
        </w:rPr>
      </w:pPr>
    </w:p>
    <w:p w14:paraId="62EBD7BC" w14:textId="12E395A4" w:rsidR="00BF0AB1" w:rsidRDefault="00BF0AB1" w:rsidP="00BF0AB1">
      <w:pPr>
        <w:rPr>
          <w:ins w:id="570" w:author="Benjamin Meyer" w:date="2021-02-19T14:54:00Z"/>
          <w:sz w:val="24"/>
          <w:szCs w:val="24"/>
        </w:rPr>
        <w:pPrChange w:id="571" w:author="Benjamin Meyer" w:date="2021-02-19T14:54:00Z">
          <w:pPr>
            <w:widowControl/>
            <w:spacing w:after="200" w:line="276" w:lineRule="auto"/>
          </w:pPr>
        </w:pPrChange>
      </w:pPr>
      <w:ins w:id="572" w:author="Benjamin Meyer" w:date="2021-02-19T14:54:00Z">
        <w:r>
          <w:rPr>
            <w:sz w:val="24"/>
            <w:szCs w:val="24"/>
          </w:rPr>
          <w:t xml:space="preserve">To use </w:t>
        </w:r>
        <w:proofErr w:type="spellStart"/>
        <w:r>
          <w:rPr>
            <w:sz w:val="24"/>
            <w:szCs w:val="24"/>
          </w:rPr>
          <w:t>someherer</w:t>
        </w:r>
        <w:proofErr w:type="spellEnd"/>
        <w:r>
          <w:rPr>
            <w:sz w:val="24"/>
            <w:szCs w:val="24"/>
          </w:rPr>
          <w:t>:</w:t>
        </w:r>
      </w:ins>
    </w:p>
    <w:p w14:paraId="3FF073BE" w14:textId="77777777" w:rsidR="00BF0AB1" w:rsidRDefault="00BF0AB1" w:rsidP="00BF0AB1">
      <w:pPr>
        <w:rPr>
          <w:ins w:id="573" w:author="Benjamin Meyer" w:date="2021-02-19T14:54:00Z"/>
          <w:sz w:val="24"/>
          <w:szCs w:val="24"/>
        </w:rPr>
        <w:pPrChange w:id="574" w:author="Benjamin Meyer" w:date="2021-02-19T14:54:00Z">
          <w:pPr>
            <w:widowControl/>
            <w:spacing w:after="200" w:line="276" w:lineRule="auto"/>
          </w:pPr>
        </w:pPrChange>
      </w:pPr>
    </w:p>
    <w:p w14:paraId="4B3F3C56" w14:textId="7FF5F4B7" w:rsidR="00BF0AB1" w:rsidRDefault="00BF0AB1" w:rsidP="00BF0AB1">
      <w:pPr>
        <w:rPr>
          <w:ins w:id="575" w:author="Benjamin Meyer" w:date="2021-02-19T14:54:00Z"/>
          <w:bCs/>
          <w:sz w:val="24"/>
          <w:szCs w:val="24"/>
        </w:rPr>
      </w:pPr>
      <w:commentRangeStart w:id="576"/>
      <w:ins w:id="577" w:author="Benjamin Meyer" w:date="2021-02-19T14:54:00Z">
        <w:r>
          <w:rPr>
            <w:bCs/>
            <w:sz w:val="24"/>
            <w:szCs w:val="24"/>
          </w:rPr>
          <w:t>Annua</w:t>
        </w:r>
        <w:commentRangeEnd w:id="576"/>
        <w:r>
          <w:rPr>
            <w:rStyle w:val="CommentReference"/>
          </w:rPr>
          <w:commentReference w:id="576"/>
        </w:r>
        <w:r>
          <w:rPr>
            <w:bCs/>
            <w:sz w:val="24"/>
            <w:szCs w:val="24"/>
          </w:rPr>
          <w:t>l sampling for copper will continue at these and other sites in order to monitor for future exceedances or trending changes over time.</w:t>
        </w:r>
      </w:ins>
    </w:p>
    <w:p w14:paraId="19B9FF74" w14:textId="43CA9B65" w:rsidR="00BF0AB1" w:rsidRDefault="00BF0AB1" w:rsidP="00BF0AB1">
      <w:pPr>
        <w:rPr>
          <w:ins w:id="578" w:author="Benjamin Meyer" w:date="2021-02-19T14:54:00Z"/>
          <w:bCs/>
          <w:sz w:val="24"/>
          <w:szCs w:val="24"/>
        </w:rPr>
      </w:pPr>
    </w:p>
    <w:p w14:paraId="3D02C6BD" w14:textId="77777777" w:rsidR="00BF0AB1" w:rsidRDefault="00BF0AB1" w:rsidP="00BF0AB1">
      <w:pPr>
        <w:rPr>
          <w:moveTo w:id="579" w:author="Benjamin Meyer" w:date="2021-02-19T14:54:00Z"/>
          <w:bCs/>
          <w:sz w:val="24"/>
          <w:szCs w:val="24"/>
        </w:rPr>
      </w:pPr>
      <w:moveToRangeStart w:id="580" w:author="Benjamin Meyer" w:date="2021-02-19T14:54:00Z" w:name="move64638913"/>
      <w:moveTo w:id="581" w:author="Benjamin Meyer" w:date="2021-02-19T14:54:00Z">
        <w:r>
          <w:rPr>
            <w:bCs/>
            <w:sz w:val="24"/>
            <w:szCs w:val="24"/>
          </w:rPr>
          <w:t>Annual sampling for zinc will continue at these and other sites in order to monitor for future exceedances or trending changes over time.</w:t>
        </w:r>
      </w:moveTo>
    </w:p>
    <w:moveToRangeEnd w:id="580"/>
    <w:p w14:paraId="4EB85BCA" w14:textId="77777777" w:rsidR="00BF0AB1" w:rsidRPr="00BF6E75" w:rsidRDefault="00BF0AB1" w:rsidP="00BF0AB1">
      <w:pPr>
        <w:rPr>
          <w:ins w:id="582" w:author="Benjamin Meyer" w:date="2021-02-19T14:54:00Z"/>
          <w:bCs/>
          <w:sz w:val="24"/>
          <w:szCs w:val="24"/>
        </w:rPr>
      </w:pPr>
    </w:p>
    <w:p w14:paraId="6C349192" w14:textId="77777777" w:rsidR="00BF0AB1" w:rsidRDefault="00BF0AB1" w:rsidP="00042F92">
      <w:pPr>
        <w:rPr>
          <w:ins w:id="583"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584" w:name="_Toc64271446"/>
      <w:r w:rsidRPr="00A97748">
        <w:rPr>
          <w:b/>
        </w:rPr>
        <w:t>Data availability</w:t>
      </w:r>
      <w:bookmarkEnd w:id="584"/>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2"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585" w:name="_Toc64271447"/>
      <w:r w:rsidRPr="003B4EC2">
        <w:rPr>
          <w:b/>
        </w:rPr>
        <w:lastRenderedPageBreak/>
        <w:t>References</w:t>
      </w:r>
      <w:bookmarkEnd w:id="585"/>
    </w:p>
    <w:p w14:paraId="482F27DC" w14:textId="77777777" w:rsidR="00B6085F" w:rsidRPr="00F22B91" w:rsidRDefault="00B6085F" w:rsidP="00B6085F">
      <w:pPr>
        <w:rPr>
          <w:sz w:val="24"/>
          <w:szCs w:val="24"/>
        </w:rPr>
      </w:pPr>
    </w:p>
    <w:p w14:paraId="5419048D" w14:textId="5519A8AE" w:rsidR="00211BA0" w:rsidRDefault="004B37C0" w:rsidP="00B6085F">
      <w:pPr>
        <w:rPr>
          <w:sz w:val="24"/>
          <w:szCs w:val="24"/>
        </w:rPr>
      </w:pPr>
      <w:commentRangeStart w:id="586"/>
      <w:commentRangeStart w:id="587"/>
      <w:r>
        <w:rPr>
          <w:sz w:val="24"/>
          <w:szCs w:val="24"/>
        </w:rPr>
        <w:t xml:space="preserve">Alaska Department of Environmental Conservation </w:t>
      </w:r>
      <w:commentRangeEnd w:id="586"/>
      <w:r w:rsidR="008916CE">
        <w:rPr>
          <w:rStyle w:val="CommentReference"/>
        </w:rPr>
        <w:commentReference w:id="586"/>
      </w:r>
      <w:commentRangeEnd w:id="587"/>
      <w:r w:rsidR="00E50228">
        <w:rPr>
          <w:rStyle w:val="CommentReference"/>
        </w:rPr>
        <w:commentReference w:id="587"/>
      </w:r>
      <w:r>
        <w:rPr>
          <w:sz w:val="24"/>
          <w:szCs w:val="24"/>
        </w:rPr>
        <w:t>(ADEC)</w:t>
      </w:r>
      <w:r w:rsidR="00211BA0" w:rsidRPr="00D9174B">
        <w:rPr>
          <w:sz w:val="24"/>
          <w:szCs w:val="24"/>
        </w:rPr>
        <w:t>. (2008). Alaska Water Quality Criteria Manual for Toxic and Other Deleterious O</w:t>
      </w:r>
      <w:r w:rsidR="0023740C">
        <w:rPr>
          <w:sz w:val="24"/>
          <w:szCs w:val="24"/>
        </w:rPr>
        <w:t>rganic and Inorganic Substance.</w:t>
      </w:r>
      <w:r w:rsidR="00D74AB6">
        <w:rPr>
          <w:sz w:val="24"/>
          <w:szCs w:val="24"/>
        </w:rPr>
        <w:t xml:space="preserve"> </w:t>
      </w:r>
      <w:hyperlink r:id="rId23" w:history="1">
        <w:r w:rsidR="000709FA" w:rsidRPr="00C2192A">
          <w:rPr>
            <w:rStyle w:val="Hyperlink"/>
            <w:sz w:val="24"/>
            <w:szCs w:val="24"/>
          </w:rPr>
          <w:t>https://dec.alaska.gov/water/water-quality/standards/</w:t>
        </w:r>
      </w:hyperlink>
    </w:p>
    <w:p w14:paraId="377963A2" w14:textId="4F600B3B" w:rsidR="00192C82" w:rsidRDefault="00192C82" w:rsidP="00B6085F">
      <w:pPr>
        <w:rPr>
          <w:sz w:val="24"/>
          <w:szCs w:val="24"/>
        </w:rPr>
      </w:pPr>
    </w:p>
    <w:p w14:paraId="2B7A8C00" w14:textId="24B7D14C" w:rsidR="00192C82" w:rsidRDefault="00192C82" w:rsidP="00192C82">
      <w:pPr>
        <w:rPr>
          <w:rFonts w:asciiTheme="majorHAnsi" w:hAnsiTheme="majorHAnsi" w:cs="Arial"/>
          <w:sz w:val="24"/>
          <w:szCs w:val="24"/>
        </w:rPr>
      </w:pPr>
      <w:r>
        <w:rPr>
          <w:sz w:val="24"/>
          <w:szCs w:val="24"/>
        </w:rPr>
        <w:t>Alaska Department of Environmental Conservation (ADEC). (2011</w:t>
      </w:r>
      <w:r w:rsidRPr="00192C82">
        <w:rPr>
          <w:rFonts w:asciiTheme="majorHAnsi" w:hAnsiTheme="majorHAnsi"/>
          <w:sz w:val="24"/>
          <w:szCs w:val="24"/>
        </w:rPr>
        <w:t xml:space="preserve">). </w:t>
      </w:r>
      <w:r w:rsidRPr="00192C82">
        <w:rPr>
          <w:rFonts w:asciiTheme="majorHAnsi" w:hAnsiTheme="majorHAnsi" w:cs="Arial"/>
          <w:sz w:val="24"/>
          <w:szCs w:val="24"/>
        </w:rPr>
        <w:t>CWA Section 604(b) ARRA Project Highlight</w:t>
      </w:r>
      <w:r>
        <w:rPr>
          <w:rFonts w:asciiTheme="majorHAnsi" w:hAnsiTheme="majorHAnsi" w:cs="Arial"/>
          <w:sz w:val="24"/>
          <w:szCs w:val="24"/>
        </w:rPr>
        <w:t xml:space="preserve">, </w:t>
      </w:r>
      <w:r w:rsidRPr="00192C82">
        <w:rPr>
          <w:rFonts w:asciiTheme="majorHAnsi" w:hAnsiTheme="majorHAnsi" w:cs="Arial"/>
          <w:sz w:val="24"/>
          <w:szCs w:val="24"/>
        </w:rPr>
        <w:t>Alaska: Green Infrastructure Alternatives Assessment and Planning</w:t>
      </w:r>
      <w:r>
        <w:rPr>
          <w:rFonts w:asciiTheme="majorHAnsi" w:hAnsiTheme="majorHAnsi" w:cs="Arial"/>
          <w:sz w:val="24"/>
          <w:szCs w:val="24"/>
        </w:rPr>
        <w:t>.</w:t>
      </w:r>
    </w:p>
    <w:p w14:paraId="3AE50B47" w14:textId="1BCA4D67" w:rsidR="00E50228" w:rsidRDefault="00E50228" w:rsidP="00192C82">
      <w:pPr>
        <w:rPr>
          <w:rFonts w:asciiTheme="majorHAnsi" w:hAnsiTheme="majorHAnsi" w:cs="Arial"/>
          <w:sz w:val="24"/>
          <w:szCs w:val="24"/>
        </w:rPr>
      </w:pPr>
    </w:p>
    <w:p w14:paraId="3B082D21" w14:textId="36F41FA3" w:rsidR="00E50228" w:rsidRPr="00FA2AD9" w:rsidRDefault="00E50228" w:rsidP="00192C82">
      <w:pPr>
        <w:rPr>
          <w:sz w:val="24"/>
          <w:szCs w:val="24"/>
        </w:rPr>
      </w:pPr>
      <w:r>
        <w:rPr>
          <w:sz w:val="24"/>
          <w:szCs w:val="24"/>
        </w:rPr>
        <w:t>Alaska Department of Environmental Conservation (ADEC)</w:t>
      </w:r>
      <w:r w:rsidRPr="00D9174B">
        <w:rPr>
          <w:sz w:val="24"/>
          <w:szCs w:val="24"/>
        </w:rPr>
        <w:t xml:space="preserve">. </w:t>
      </w:r>
      <w:r>
        <w:rPr>
          <w:sz w:val="24"/>
          <w:szCs w:val="24"/>
        </w:rPr>
        <w:t>(2020</w:t>
      </w:r>
      <w:r w:rsidR="00FA2AD9">
        <w:rPr>
          <w:sz w:val="24"/>
          <w:szCs w:val="24"/>
        </w:rPr>
        <w:t>a</w:t>
      </w:r>
      <w:r w:rsidRPr="00D9174B">
        <w:rPr>
          <w:sz w:val="24"/>
          <w:szCs w:val="24"/>
        </w:rPr>
        <w:t xml:space="preserve">). </w:t>
      </w:r>
      <w:r>
        <w:rPr>
          <w:sz w:val="24"/>
          <w:szCs w:val="24"/>
        </w:rPr>
        <w:t>18 AAC 70 Water Quality Standards.</w:t>
      </w:r>
      <w:r w:rsidR="00D74AB6">
        <w:rPr>
          <w:sz w:val="24"/>
          <w:szCs w:val="24"/>
        </w:rPr>
        <w:t xml:space="preserve"> </w:t>
      </w:r>
      <w:hyperlink r:id="rId24" w:history="1">
        <w:r w:rsidRPr="00C2192A">
          <w:rPr>
            <w:rStyle w:val="Hyperlink"/>
            <w:sz w:val="24"/>
            <w:szCs w:val="24"/>
          </w:rPr>
          <w:t>https://dec.alaska.gov/media/1046/18-aac-70.pdf</w:t>
        </w:r>
      </w:hyperlink>
      <w:r>
        <w:rPr>
          <w:sz w:val="24"/>
          <w:szCs w:val="24"/>
        </w:rPr>
        <w:t xml:space="preserve"> </w:t>
      </w:r>
    </w:p>
    <w:p w14:paraId="68290D75" w14:textId="7A0D5681" w:rsidR="00FA4364" w:rsidRDefault="00FA4364" w:rsidP="00FA4364">
      <w:pPr>
        <w:rPr>
          <w:sz w:val="24"/>
          <w:szCs w:val="24"/>
        </w:rPr>
      </w:pPr>
    </w:p>
    <w:p w14:paraId="5FF42BD0" w14:textId="283C04E7" w:rsidR="00E50228" w:rsidRDefault="00FA4364" w:rsidP="00FA4364">
      <w:pPr>
        <w:rPr>
          <w:rFonts w:asciiTheme="majorHAnsi" w:hAnsiTheme="majorHAnsi" w:cs="Arial"/>
          <w:sz w:val="24"/>
          <w:szCs w:val="24"/>
        </w:rPr>
      </w:pPr>
      <w:r>
        <w:rPr>
          <w:sz w:val="24"/>
          <w:szCs w:val="24"/>
        </w:rPr>
        <w:t>Alaska Department of Environmental Conservation (ADEC). (2020</w:t>
      </w:r>
      <w:r w:rsidR="00FA2AD9">
        <w:rPr>
          <w:sz w:val="24"/>
          <w:szCs w:val="24"/>
        </w:rPr>
        <w:t>b</w:t>
      </w:r>
      <w:r w:rsidRPr="00FA4364">
        <w:rPr>
          <w:rFonts w:asciiTheme="majorHAnsi" w:hAnsiTheme="majorHAnsi"/>
          <w:sz w:val="24"/>
          <w:szCs w:val="24"/>
        </w:rPr>
        <w:t xml:space="preserve">). </w:t>
      </w:r>
      <w:r w:rsidRPr="00FA4364">
        <w:rPr>
          <w:rFonts w:asciiTheme="majorHAnsi" w:hAnsiTheme="majorHAnsi" w:cs="Arial"/>
          <w:sz w:val="24"/>
          <w:szCs w:val="24"/>
        </w:rPr>
        <w:t>Alaska Nonpoint Source Water Pollution Prevention and Restoration Strategy</w:t>
      </w:r>
      <w:r>
        <w:rPr>
          <w:rFonts w:asciiTheme="majorHAnsi" w:hAnsiTheme="majorHAnsi" w:cs="Arial"/>
          <w:sz w:val="24"/>
          <w:szCs w:val="24"/>
        </w:rPr>
        <w:t>.</w:t>
      </w:r>
    </w:p>
    <w:p w14:paraId="2194CDA3" w14:textId="4177C4DE" w:rsidR="00280BDD" w:rsidRDefault="00280BDD" w:rsidP="00FA4364">
      <w:pPr>
        <w:rPr>
          <w:rFonts w:asciiTheme="majorHAnsi" w:hAnsiTheme="majorHAnsi" w:cs="Arial"/>
          <w:sz w:val="24"/>
          <w:szCs w:val="24"/>
        </w:rPr>
      </w:pPr>
    </w:p>
    <w:p w14:paraId="27950471" w14:textId="2263B0CD" w:rsidR="00280BDD" w:rsidRDefault="00280BDD" w:rsidP="00FA4364">
      <w:pPr>
        <w:rPr>
          <w:rFonts w:asciiTheme="majorHAnsi" w:hAnsiTheme="majorHAnsi" w:cs="Arial"/>
          <w:sz w:val="24"/>
          <w:szCs w:val="24"/>
        </w:rPr>
      </w:pPr>
      <w:r>
        <w:rPr>
          <w:sz w:val="24"/>
          <w:szCs w:val="24"/>
        </w:rPr>
        <w:t>Alaska Department of Environmental Conservation (ADEC). (2020c</w:t>
      </w:r>
      <w:r w:rsidRPr="00FA4364">
        <w:rPr>
          <w:rFonts w:asciiTheme="majorHAnsi" w:hAnsiTheme="majorHAnsi"/>
          <w:sz w:val="24"/>
          <w:szCs w:val="24"/>
        </w:rPr>
        <w:t>).</w:t>
      </w:r>
      <w:r>
        <w:rPr>
          <w:rFonts w:asciiTheme="majorHAnsi" w:hAnsiTheme="majorHAnsi"/>
          <w:sz w:val="24"/>
          <w:szCs w:val="24"/>
        </w:rPr>
        <w:t xml:space="preserve"> Kenai River Water Quality Monitoring, Multi-Agency Baseline and Metals (Zn/Cu), Version 3 (April 2020).</w:t>
      </w:r>
      <w:r w:rsidR="00407DC2">
        <w:rPr>
          <w:rFonts w:asciiTheme="majorHAnsi" w:hAnsiTheme="majorHAnsi" w:cs="Arial"/>
          <w:sz w:val="24"/>
          <w:szCs w:val="24"/>
        </w:rPr>
        <w:t xml:space="preserve"> </w:t>
      </w:r>
      <w:hyperlink r:id="rId25" w:history="1">
        <w:r w:rsidR="00407DC2" w:rsidRPr="00601D2C">
          <w:rPr>
            <w:rStyle w:val="Hyperlink"/>
            <w:rFonts w:asciiTheme="majorHAnsi" w:hAnsiTheme="majorHAnsi" w:cs="Arial"/>
            <w:sz w:val="24"/>
            <w:szCs w:val="24"/>
          </w:rPr>
          <w:t>https://github.com/Kenai-Watershed-Forum/KWF_Metals_2019_2020/blob/main/documents/references/QAPP-2020-KenaiRiverWatershed_ZnCu_FINAL.pdf</w:t>
        </w:r>
      </w:hyperlink>
      <w:r w:rsidR="00407DC2">
        <w:rPr>
          <w:rFonts w:asciiTheme="majorHAnsi" w:hAnsiTheme="majorHAnsi" w:cs="Arial"/>
          <w:sz w:val="24"/>
          <w:szCs w:val="24"/>
        </w:rPr>
        <w:t>.</w:t>
      </w:r>
    </w:p>
    <w:p w14:paraId="6754E1D9" w14:textId="6C8D801F" w:rsidR="00BA4B82" w:rsidRDefault="00BA4B82" w:rsidP="00FA4364">
      <w:pPr>
        <w:rPr>
          <w:rFonts w:asciiTheme="majorHAnsi" w:hAnsiTheme="majorHAnsi" w:cs="Arial"/>
          <w:sz w:val="24"/>
          <w:szCs w:val="24"/>
        </w:rPr>
      </w:pPr>
    </w:p>
    <w:p w14:paraId="68B912FB" w14:textId="113A4B29" w:rsidR="00BA4B82" w:rsidRPr="00BA4B82" w:rsidRDefault="00BA4B82" w:rsidP="00FA4364">
      <w:pPr>
        <w:rPr>
          <w:sz w:val="24"/>
          <w:szCs w:val="24"/>
        </w:rPr>
      </w:pPr>
      <w:r>
        <w:rPr>
          <w:sz w:val="24"/>
          <w:szCs w:val="24"/>
        </w:rPr>
        <w:t xml:space="preserve">Alaska </w:t>
      </w:r>
      <w:proofErr w:type="spellStart"/>
      <w:r>
        <w:rPr>
          <w:sz w:val="24"/>
          <w:szCs w:val="24"/>
        </w:rPr>
        <w:t>EPSCoR</w:t>
      </w:r>
      <w:proofErr w:type="spellEnd"/>
      <w:r>
        <w:rPr>
          <w:sz w:val="24"/>
          <w:szCs w:val="24"/>
        </w:rPr>
        <w:t xml:space="preserve"> (Established Program to Stimulate Competitive Research) Data Portal. (2020). </w:t>
      </w:r>
      <w:hyperlink r:id="rId26" w:history="1">
        <w:r w:rsidRPr="000D0749">
          <w:rPr>
            <w:rStyle w:val="Hyperlink"/>
            <w:color w:val="0070C0"/>
            <w:sz w:val="24"/>
            <w:szCs w:val="24"/>
          </w:rPr>
          <w:t>https://catalog.epscor.alaska.edu/dataset</w:t>
        </w:r>
      </w:hyperlink>
      <w:r>
        <w:rPr>
          <w:sz w:val="24"/>
          <w:szCs w:val="24"/>
        </w:rPr>
        <w:t>.</w:t>
      </w:r>
      <w:r w:rsidR="00D74AB6">
        <w:rPr>
          <w:sz w:val="24"/>
          <w:szCs w:val="24"/>
        </w:rPr>
        <w:t xml:space="preserve"> </w:t>
      </w:r>
      <w:r>
        <w:rPr>
          <w:sz w:val="24"/>
          <w:szCs w:val="24"/>
        </w:rPr>
        <w:t>Accessed December 4, 2020.</w:t>
      </w:r>
    </w:p>
    <w:p w14:paraId="67170390" w14:textId="6E146163"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Scholz, N. L. (2003). Sublethal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Nonoverlapping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r w:rsidRPr="00F22B91">
        <w:rPr>
          <w:sz w:val="24"/>
          <w:szCs w:val="24"/>
        </w:rPr>
        <w:t>doi</w:t>
      </w:r>
      <w:proofErr w:type="spell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Salmon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71CFF31C" w14:textId="4EC6627C" w:rsidR="000D0749"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3191B21B" w14:textId="77777777" w:rsidR="000D0749" w:rsidRDefault="000D0749" w:rsidP="00B6085F">
      <w:pPr>
        <w:rPr>
          <w:sz w:val="24"/>
          <w:szCs w:val="24"/>
        </w:rPr>
      </w:pPr>
    </w:p>
    <w:p w14:paraId="76A74715" w14:textId="7464AFC1" w:rsidR="00A81793" w:rsidRPr="00F22B91" w:rsidRDefault="00A81793" w:rsidP="00B6085F">
      <w:pPr>
        <w:rPr>
          <w:sz w:val="24"/>
          <w:szCs w:val="24"/>
        </w:rPr>
      </w:pPr>
      <w:r>
        <w:rPr>
          <w:sz w:val="24"/>
          <w:szCs w:val="24"/>
        </w:rPr>
        <w:t xml:space="preserve">Galvez, F., Webb, N., </w:t>
      </w:r>
      <w:proofErr w:type="spellStart"/>
      <w:r>
        <w:rPr>
          <w:sz w:val="24"/>
          <w:szCs w:val="24"/>
        </w:rPr>
        <w:t>Hogstrand</w:t>
      </w:r>
      <w:proofErr w:type="spellEnd"/>
      <w:r>
        <w:rPr>
          <w:sz w:val="24"/>
          <w:szCs w:val="24"/>
        </w:rPr>
        <w:t>, C., Wood, C.M. (1998)</w:t>
      </w:r>
      <w:r w:rsidR="004F7F27">
        <w:rPr>
          <w:sz w:val="24"/>
          <w:szCs w:val="24"/>
        </w:rPr>
        <w:t>.</w:t>
      </w:r>
      <w:r w:rsidR="00D74AB6">
        <w:rPr>
          <w:sz w:val="24"/>
          <w:szCs w:val="24"/>
        </w:rPr>
        <w:t xml:space="preserve"> </w:t>
      </w:r>
      <w:r>
        <w:rPr>
          <w:sz w:val="24"/>
          <w:szCs w:val="24"/>
        </w:rPr>
        <w:t xml:space="preserve">Zinc binding to the gills of rainbow trout: the effect of long-term exposure to </w:t>
      </w:r>
      <w:proofErr w:type="spellStart"/>
      <w:r>
        <w:rPr>
          <w:sz w:val="24"/>
          <w:szCs w:val="24"/>
        </w:rPr>
        <w:t>sublethal</w:t>
      </w:r>
      <w:proofErr w:type="spellEnd"/>
      <w:r>
        <w:rPr>
          <w:sz w:val="24"/>
          <w:szCs w:val="24"/>
        </w:rPr>
        <w:t xml:space="preserve"> zinc.</w:t>
      </w:r>
      <w:r w:rsidR="00D74AB6">
        <w:rPr>
          <w:sz w:val="24"/>
          <w:szCs w:val="24"/>
        </w:rPr>
        <w:t xml:space="preserve"> </w:t>
      </w:r>
      <w:r>
        <w:rPr>
          <w:sz w:val="24"/>
          <w:szCs w:val="24"/>
        </w:rPr>
        <w:t>Journal of Fish Biology, 52(6), 1089 – 1104.</w:t>
      </w:r>
    </w:p>
    <w:p w14:paraId="7AC022BA" w14:textId="77777777" w:rsidR="00AB44FB" w:rsidRDefault="00AB44FB" w:rsidP="0041495C">
      <w:pPr>
        <w:rPr>
          <w:sz w:val="24"/>
          <w:szCs w:val="24"/>
        </w:rPr>
      </w:pPr>
    </w:p>
    <w:p w14:paraId="38014384" w14:textId="2F90ACFA" w:rsidR="00040826" w:rsidRDefault="00040826" w:rsidP="0041495C">
      <w:pPr>
        <w:rPr>
          <w:ins w:id="588" w:author="Benjamin Meyer" w:date="2021-02-19T14:50:00Z"/>
          <w:sz w:val="24"/>
          <w:szCs w:val="24"/>
        </w:rPr>
      </w:pPr>
      <w:r>
        <w:rPr>
          <w:sz w:val="24"/>
          <w:szCs w:val="24"/>
        </w:rPr>
        <w:t>Gerhardt, A. 1993. Review of Impact of Heavy Metals on Stream Invertebrates with Special Emphasis on Acidic Conditions: Water, Air, and Soil Pollution, v. 66, 345-364.</w:t>
      </w:r>
    </w:p>
    <w:p w14:paraId="5C48BD26" w14:textId="08B43E51" w:rsidR="006F31B2" w:rsidRDefault="006F31B2" w:rsidP="0041495C">
      <w:pPr>
        <w:rPr>
          <w:ins w:id="589" w:author="Benjamin Meyer" w:date="2021-02-19T14:50:00Z"/>
          <w:sz w:val="24"/>
          <w:szCs w:val="24"/>
        </w:rPr>
      </w:pPr>
    </w:p>
    <w:p w14:paraId="19FF4636" w14:textId="33B82F34" w:rsidR="006F31B2" w:rsidRDefault="006F31B2" w:rsidP="0041495C">
      <w:pPr>
        <w:rPr>
          <w:sz w:val="24"/>
          <w:szCs w:val="24"/>
        </w:rPr>
      </w:pPr>
      <w:ins w:id="590" w:author="Benjamin Meyer" w:date="2021-02-19T14:50:00Z">
        <w:r>
          <w:rPr>
            <w:sz w:val="24"/>
            <w:szCs w:val="24"/>
          </w:rPr>
          <w:t>Environmental Protection Agency (EPA). 2021.</w:t>
        </w:r>
      </w:ins>
      <w:r w:rsidR="00D74AB6">
        <w:rPr>
          <w:sz w:val="24"/>
          <w:szCs w:val="24"/>
        </w:rPr>
        <w:t xml:space="preserve"> </w:t>
      </w:r>
      <w:ins w:id="591" w:author="Benjamin Meyer" w:date="2021-02-19T14:50:00Z">
        <w:r>
          <w:rPr>
            <w:sz w:val="24"/>
            <w:szCs w:val="24"/>
          </w:rPr>
          <w:t>Overview of Wood Preservative Chemicals.</w:t>
        </w:r>
      </w:ins>
      <w:ins w:id="592" w:author="Benjamin Meyer" w:date="2021-02-19T14:51:00Z">
        <w:r>
          <w:rPr>
            <w:sz w:val="24"/>
            <w:szCs w:val="24"/>
          </w:rPr>
          <w:t xml:space="preserve"> Accessed Feb 19, 2021. </w:t>
        </w:r>
      </w:ins>
      <w:ins w:id="593" w:author="Benjamin Meyer" w:date="2021-02-19T14:50:00Z">
        <w:r w:rsidRPr="006F31B2">
          <w:rPr>
            <w:sz w:val="24"/>
            <w:szCs w:val="24"/>
          </w:rPr>
          <w:t>https://www.epa.gov/ingredients-used-pesticide-products/overview-wood-preservative-chemicals</w:t>
        </w:r>
      </w:ins>
    </w:p>
    <w:p w14:paraId="41E85A55" w14:textId="73F45AD8" w:rsidR="005F5FF5" w:rsidRDefault="005F5FF5" w:rsidP="0041495C">
      <w:pPr>
        <w:rPr>
          <w:sz w:val="24"/>
          <w:szCs w:val="24"/>
        </w:rPr>
      </w:pPr>
    </w:p>
    <w:p w14:paraId="004E0B5B" w14:textId="2ECD6CE0" w:rsidR="005F5FF5" w:rsidRDefault="005F5FF5" w:rsidP="0041495C">
      <w:pPr>
        <w:rPr>
          <w:sz w:val="24"/>
          <w:szCs w:val="24"/>
        </w:rPr>
      </w:pPr>
      <w:r>
        <w:rPr>
          <w:sz w:val="24"/>
          <w:szCs w:val="24"/>
        </w:rPr>
        <w:t>Kenai Watershed Forum (KWF).</w:t>
      </w:r>
      <w:r w:rsidR="00D74AB6">
        <w:rPr>
          <w:sz w:val="24"/>
          <w:szCs w:val="24"/>
        </w:rPr>
        <w:t xml:space="preserve"> </w:t>
      </w:r>
      <w:r>
        <w:rPr>
          <w:sz w:val="24"/>
          <w:szCs w:val="24"/>
        </w:rPr>
        <w:t>(2015)</w:t>
      </w:r>
      <w:r w:rsidR="00D74AB6">
        <w:rPr>
          <w:sz w:val="24"/>
          <w:szCs w:val="24"/>
        </w:rPr>
        <w:t xml:space="preserve"> </w:t>
      </w:r>
      <w:r>
        <w:rPr>
          <w:sz w:val="24"/>
          <w:szCs w:val="24"/>
        </w:rPr>
        <w:t>Water Quality Assessment of the Kenai River Watershed from July 2000 to July 2014.</w:t>
      </w:r>
    </w:p>
    <w:p w14:paraId="2387E1DE" w14:textId="77777777" w:rsidR="00040826" w:rsidRPr="00F22B91" w:rsidRDefault="00040826" w:rsidP="0041495C">
      <w:pPr>
        <w:rPr>
          <w:sz w:val="24"/>
          <w:szCs w:val="24"/>
        </w:rPr>
      </w:pPr>
    </w:p>
    <w:p w14:paraId="2EF0BCFE" w14:textId="1F2B4739"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proofErr w:type="gramStart"/>
      <w:r w:rsidRPr="00641F0B">
        <w:rPr>
          <w:sz w:val="24"/>
          <w:szCs w:val="24"/>
        </w:rPr>
        <w:t>.</w:t>
      </w:r>
      <w:r w:rsidR="00D74AB6">
        <w:rPr>
          <w:sz w:val="24"/>
          <w:szCs w:val="24"/>
        </w:rPr>
        <w:t>.</w:t>
      </w:r>
      <w:proofErr w:type="gramEnd"/>
      <w:r w:rsidR="000B2B23">
        <w:fldChar w:fldCharType="begin"/>
      </w:r>
      <w:r w:rsidR="000B2B23">
        <w:instrText xml:space="preserve"> HYPERLINK "https://dec.alaska.gov/media/16761/kenai-river-zinc-and-copper-pollution-study.pdf" </w:instrText>
      </w:r>
      <w:r w:rsidR="000B2B23">
        <w:fldChar w:fldCharType="separate"/>
      </w:r>
      <w:r w:rsidR="00723CCF" w:rsidRPr="009B3D32">
        <w:rPr>
          <w:rStyle w:val="Hyperlink"/>
          <w:sz w:val="24"/>
          <w:szCs w:val="24"/>
        </w:rPr>
        <w:t>https://dec.alaska.gov/media/16761/kenai-river-zinc-and-copper-pollution-study.pdf</w:t>
      </w:r>
      <w:r w:rsidR="000B2B23">
        <w:rPr>
          <w:rStyle w:val="Hyperlink"/>
          <w:sz w:val="24"/>
          <w:szCs w:val="24"/>
        </w:rPr>
        <w:fldChar w:fldCharType="end"/>
      </w:r>
      <w:r w:rsidR="00723CCF">
        <w:rPr>
          <w:sz w:val="24"/>
          <w:szCs w:val="24"/>
        </w:rPr>
        <w:t xml:space="preserve"> </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w:t>
      </w:r>
      <w:r w:rsidR="00150511">
        <w:rPr>
          <w:sz w:val="24"/>
          <w:szCs w:val="24"/>
        </w:rPr>
        <w:lastRenderedPageBreak/>
        <w:t>Monitoring Program (3rd</w:t>
      </w:r>
      <w:r w:rsidR="001E7CD5">
        <w:rPr>
          <w:sz w:val="24"/>
          <w:szCs w:val="24"/>
        </w:rPr>
        <w:t xml:space="preserve"> ed.).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79ECECAB" w:rsidR="00E04AC5" w:rsidRDefault="00E04AC5" w:rsidP="00961D0A">
      <w:pPr>
        <w:rPr>
          <w:sz w:val="24"/>
          <w:szCs w:val="24"/>
        </w:rPr>
      </w:pPr>
      <w:r>
        <w:rPr>
          <w:sz w:val="24"/>
          <w:szCs w:val="24"/>
        </w:rPr>
        <w:t>Le</w:t>
      </w:r>
      <w:r w:rsidR="00902D22">
        <w:rPr>
          <w:sz w:val="24"/>
          <w:szCs w:val="24"/>
        </w:rPr>
        <w:t>wis, E. L. and Clark, M.L. (1997</w:t>
      </w:r>
      <w:r>
        <w:rPr>
          <w:sz w:val="24"/>
          <w:szCs w:val="24"/>
        </w:rPr>
        <w:t>). How Does Streamflow Affect Meta</w:t>
      </w:r>
      <w:r w:rsidR="0023740C">
        <w:rPr>
          <w:sz w:val="24"/>
          <w:szCs w:val="24"/>
        </w:rPr>
        <w:t>ls in the Upper Arkansas River?</w:t>
      </w:r>
      <w:r>
        <w:rPr>
          <w:sz w:val="24"/>
          <w:szCs w:val="24"/>
        </w:rPr>
        <w:t xml:space="preserve"> U.S. Department of </w:t>
      </w:r>
      <w:r w:rsidR="00040826">
        <w:rPr>
          <w:sz w:val="24"/>
          <w:szCs w:val="24"/>
        </w:rPr>
        <w:t>the Interior-U.S. Geological Survey.</w:t>
      </w:r>
    </w:p>
    <w:p w14:paraId="11F7CE6C" w14:textId="7F9D8EF6" w:rsidR="00E7447E" w:rsidRDefault="00E7447E" w:rsidP="00961D0A">
      <w:pPr>
        <w:rPr>
          <w:sz w:val="24"/>
          <w:szCs w:val="24"/>
        </w:rPr>
      </w:pPr>
    </w:p>
    <w:p w14:paraId="52D59FA4" w14:textId="6D19711D" w:rsidR="00E7447E" w:rsidRPr="00E7447E" w:rsidRDefault="00E7447E" w:rsidP="00E7447E">
      <w:pPr>
        <w:rPr>
          <w:sz w:val="24"/>
          <w:szCs w:val="24"/>
        </w:rPr>
      </w:pPr>
      <w:bookmarkStart w:id="594" w:name="_Hlk60066725"/>
      <w:r>
        <w:rPr>
          <w:sz w:val="24"/>
          <w:szCs w:val="24"/>
        </w:rPr>
        <w:t xml:space="preserve">Morel, C.J., </w:t>
      </w:r>
      <w:proofErr w:type="spellStart"/>
      <w:r>
        <w:rPr>
          <w:sz w:val="24"/>
          <w:szCs w:val="24"/>
        </w:rPr>
        <w:t>Kaushal</w:t>
      </w:r>
      <w:proofErr w:type="spellEnd"/>
      <w:r>
        <w:rPr>
          <w:sz w:val="24"/>
          <w:szCs w:val="24"/>
        </w:rPr>
        <w:t>, S.S., Tan, M.L., Belt, K.T.</w:t>
      </w:r>
      <w:r w:rsidR="00D74AB6">
        <w:rPr>
          <w:sz w:val="24"/>
          <w:szCs w:val="24"/>
        </w:rPr>
        <w:t xml:space="preserve"> </w:t>
      </w:r>
      <w:r>
        <w:rPr>
          <w:sz w:val="24"/>
          <w:szCs w:val="24"/>
        </w:rPr>
        <w:t>(2020)</w:t>
      </w:r>
      <w:r w:rsidR="00C144DE">
        <w:rPr>
          <w:sz w:val="24"/>
          <w:szCs w:val="24"/>
        </w:rPr>
        <w:t>. Developing</w:t>
      </w:r>
      <w:r w:rsidRPr="00E7447E">
        <w:rPr>
          <w:rFonts w:asciiTheme="majorHAnsi" w:hAnsiTheme="majorHAnsi" w:cs="URWPalladioL-Bold"/>
          <w:bCs/>
          <w:kern w:val="0"/>
          <w:sz w:val="24"/>
          <w:szCs w:val="24"/>
          <w:lang w:eastAsia="en-US"/>
        </w:rPr>
        <w:t xml:space="preserve"> Sensor Proxies for “Chemical Cocktails”</w:t>
      </w:r>
    </w:p>
    <w:p w14:paraId="685A4159" w14:textId="78D31F78" w:rsidR="00E7447E" w:rsidRDefault="00E7447E" w:rsidP="00E7447E">
      <w:pPr>
        <w:widowControl/>
        <w:autoSpaceDE w:val="0"/>
        <w:autoSpaceDN w:val="0"/>
        <w:adjustRightInd w:val="0"/>
        <w:rPr>
          <w:rFonts w:asciiTheme="majorHAnsi" w:hAnsiTheme="majorHAnsi" w:cs="URWPalladioL-Roma"/>
          <w:kern w:val="0"/>
          <w:sz w:val="24"/>
          <w:szCs w:val="24"/>
          <w:lang w:eastAsia="en-US"/>
        </w:rPr>
      </w:pPr>
      <w:proofErr w:type="gramStart"/>
      <w:r w:rsidRPr="00E7447E">
        <w:rPr>
          <w:rFonts w:asciiTheme="majorHAnsi" w:hAnsiTheme="majorHAnsi" w:cs="URWPalladioL-Bold"/>
          <w:bCs/>
          <w:kern w:val="0"/>
          <w:sz w:val="24"/>
          <w:szCs w:val="24"/>
          <w:lang w:eastAsia="en-US"/>
        </w:rPr>
        <w:t>of</w:t>
      </w:r>
      <w:proofErr w:type="gramEnd"/>
      <w:r w:rsidRPr="00E7447E">
        <w:rPr>
          <w:rFonts w:asciiTheme="majorHAnsi" w:hAnsiTheme="majorHAnsi" w:cs="URWPalladioL-Bold"/>
          <w:bCs/>
          <w:kern w:val="0"/>
          <w:sz w:val="24"/>
          <w:szCs w:val="24"/>
          <w:lang w:eastAsia="en-US"/>
        </w:rPr>
        <w:t xml:space="preserve"> Trace Metals in Urban Streams</w:t>
      </w:r>
      <w:r>
        <w:rPr>
          <w:rFonts w:asciiTheme="majorHAnsi" w:hAnsiTheme="majorHAnsi" w:cs="URWPalladioL-Bold"/>
          <w:bCs/>
          <w:kern w:val="0"/>
          <w:sz w:val="24"/>
          <w:szCs w:val="24"/>
          <w:lang w:eastAsia="en-US"/>
        </w:rPr>
        <w:t>.</w:t>
      </w:r>
      <w:r w:rsidR="00D74AB6">
        <w:rPr>
          <w:rFonts w:asciiTheme="majorHAnsi" w:hAnsiTheme="majorHAnsi" w:cs="URWPalladioL-Bold"/>
          <w:bCs/>
          <w:kern w:val="0"/>
          <w:sz w:val="24"/>
          <w:szCs w:val="24"/>
          <w:lang w:eastAsia="en-US"/>
        </w:rPr>
        <w:t xml:space="preserve"> </w:t>
      </w:r>
      <w:r>
        <w:rPr>
          <w:rFonts w:asciiTheme="majorHAnsi" w:hAnsiTheme="majorHAnsi" w:cs="URWPalladioL-Bold"/>
          <w:bCs/>
          <w:kern w:val="0"/>
          <w:sz w:val="24"/>
          <w:szCs w:val="24"/>
          <w:lang w:eastAsia="en-US"/>
        </w:rPr>
        <w:t xml:space="preserve">Water, 12, </w:t>
      </w:r>
      <w:r w:rsidRPr="00E7447E">
        <w:rPr>
          <w:rFonts w:asciiTheme="majorHAnsi" w:hAnsiTheme="majorHAnsi" w:cs="URWPalladioL-Bold"/>
          <w:bCs/>
          <w:kern w:val="0"/>
          <w:sz w:val="24"/>
          <w:szCs w:val="24"/>
          <w:lang w:eastAsia="en-US"/>
        </w:rPr>
        <w:t xml:space="preserve">2864, </w:t>
      </w:r>
      <w:r w:rsidRPr="00E7447E">
        <w:rPr>
          <w:rFonts w:asciiTheme="majorHAnsi" w:hAnsiTheme="majorHAnsi" w:cs="URWPalladioL-Roma"/>
          <w:kern w:val="0"/>
          <w:sz w:val="24"/>
          <w:szCs w:val="24"/>
          <w:lang w:eastAsia="en-US"/>
        </w:rPr>
        <w:t>doi</w:t>
      </w:r>
      <w:proofErr w:type="gramStart"/>
      <w:r w:rsidRPr="00E7447E">
        <w:rPr>
          <w:rFonts w:asciiTheme="majorHAnsi" w:hAnsiTheme="majorHAnsi" w:cs="URWPalladioL-Roma"/>
          <w:kern w:val="0"/>
          <w:sz w:val="24"/>
          <w:szCs w:val="24"/>
          <w:lang w:eastAsia="en-US"/>
        </w:rPr>
        <w:t>:10.3390</w:t>
      </w:r>
      <w:proofErr w:type="gramEnd"/>
      <w:r w:rsidRPr="00E7447E">
        <w:rPr>
          <w:rFonts w:asciiTheme="majorHAnsi" w:hAnsiTheme="majorHAnsi" w:cs="Rpxr"/>
          <w:kern w:val="0"/>
          <w:sz w:val="24"/>
          <w:szCs w:val="24"/>
          <w:lang w:eastAsia="en-US"/>
        </w:rPr>
        <w:t>/</w:t>
      </w:r>
      <w:r w:rsidRPr="00E7447E">
        <w:rPr>
          <w:rFonts w:asciiTheme="majorHAnsi" w:hAnsiTheme="majorHAnsi" w:cs="URWPalladioL-Roma"/>
          <w:kern w:val="0"/>
          <w:sz w:val="24"/>
          <w:szCs w:val="24"/>
          <w:lang w:eastAsia="en-US"/>
        </w:rPr>
        <w:t>w12102864.</w:t>
      </w:r>
    </w:p>
    <w:p w14:paraId="76715C82" w14:textId="1A28BBAB" w:rsidR="00816727" w:rsidRDefault="00816727" w:rsidP="00E7447E">
      <w:pPr>
        <w:widowControl/>
        <w:autoSpaceDE w:val="0"/>
        <w:autoSpaceDN w:val="0"/>
        <w:adjustRightInd w:val="0"/>
        <w:rPr>
          <w:rFonts w:asciiTheme="majorHAnsi" w:hAnsiTheme="majorHAnsi" w:cs="URWPalladioL-Roma"/>
          <w:kern w:val="0"/>
          <w:sz w:val="24"/>
          <w:szCs w:val="24"/>
          <w:lang w:eastAsia="en-US"/>
        </w:rPr>
      </w:pPr>
    </w:p>
    <w:p w14:paraId="28A93356" w14:textId="25684F20" w:rsidR="00816727" w:rsidRPr="00F90940" w:rsidRDefault="00816727" w:rsidP="00F90940">
      <w:pPr>
        <w:pStyle w:val="Default"/>
        <w:rPr>
          <w:rFonts w:asciiTheme="minorHAnsi" w:hAnsiTheme="minorHAnsi"/>
        </w:rPr>
      </w:pPr>
      <w:r w:rsidRPr="00816727">
        <w:rPr>
          <w:rFonts w:asciiTheme="minorHAnsi" w:hAnsiTheme="minorHAnsi" w:cs="URWPalladioL-Roma"/>
        </w:rPr>
        <w:t xml:space="preserve">Robertson, A., Knopf, J., </w:t>
      </w:r>
      <w:proofErr w:type="spellStart"/>
      <w:r w:rsidRPr="00816727">
        <w:rPr>
          <w:rFonts w:asciiTheme="minorHAnsi" w:hAnsiTheme="minorHAnsi" w:cs="URWPalladioL-Roma"/>
        </w:rPr>
        <w:t>Loken</w:t>
      </w:r>
      <w:proofErr w:type="spellEnd"/>
      <w:r w:rsidRPr="00816727">
        <w:rPr>
          <w:rFonts w:asciiTheme="minorHAnsi" w:hAnsiTheme="minorHAnsi" w:cs="URWPalladioL-Roma"/>
        </w:rPr>
        <w:t>, J.</w:t>
      </w:r>
      <w:r w:rsidR="004E160A">
        <w:rPr>
          <w:rFonts w:asciiTheme="minorHAnsi" w:hAnsiTheme="minorHAnsi" w:cs="URWPalladioL-Roma"/>
        </w:rPr>
        <w:t xml:space="preserve"> </w:t>
      </w:r>
      <w:r w:rsidRPr="00816727">
        <w:rPr>
          <w:rFonts w:asciiTheme="minorHAnsi" w:hAnsiTheme="minorHAnsi" w:cs="URWPalladioL-Roma"/>
        </w:rPr>
        <w:t xml:space="preserve">2020. </w:t>
      </w:r>
      <w:r w:rsidRPr="00816727">
        <w:rPr>
          <w:rFonts w:asciiTheme="minorHAnsi" w:hAnsiTheme="minorHAnsi"/>
          <w:bCs/>
        </w:rPr>
        <w:t xml:space="preserve">Kenai River Heavy Metal Pollution Source Data Mining Exercise for the Kenai Watershed Forum: Main Kenai River System. </w:t>
      </w:r>
      <w:r w:rsidRPr="00816727">
        <w:rPr>
          <w:rFonts w:asciiTheme="minorHAnsi" w:hAnsiTheme="minorHAnsi"/>
        </w:rPr>
        <w:t xml:space="preserve">Saint Mary’s University of Minnesota </w:t>
      </w:r>
      <w:proofErr w:type="spellStart"/>
      <w:r w:rsidRPr="00816727">
        <w:rPr>
          <w:rFonts w:asciiTheme="minorHAnsi" w:hAnsiTheme="minorHAnsi"/>
        </w:rPr>
        <w:t>GeoSpatial</w:t>
      </w:r>
      <w:proofErr w:type="spellEnd"/>
      <w:r w:rsidRPr="00816727">
        <w:rPr>
          <w:rFonts w:asciiTheme="minorHAnsi" w:hAnsiTheme="minorHAnsi"/>
        </w:rPr>
        <w:t xml:space="preserve"> Services. https://github.com/Kenai-Watershed-Forum/KWF_Metals_2019_2020/blob/main/documents/references/DataMining_Kenai_Peninsula_StMarys.pdf</w:t>
      </w:r>
    </w:p>
    <w:bookmarkEnd w:id="594"/>
    <w:p w14:paraId="7F8D44DB" w14:textId="72E6D2CD" w:rsidR="00A22082" w:rsidRDefault="00A22082" w:rsidP="00E7447E">
      <w:pPr>
        <w:widowControl/>
        <w:autoSpaceDE w:val="0"/>
        <w:autoSpaceDN w:val="0"/>
        <w:adjustRightInd w:val="0"/>
        <w:rPr>
          <w:rFonts w:asciiTheme="majorHAnsi" w:hAnsiTheme="majorHAnsi" w:cs="URWPalladioL-Roma"/>
          <w:kern w:val="0"/>
          <w:sz w:val="24"/>
          <w:szCs w:val="24"/>
          <w:lang w:eastAsia="en-US"/>
        </w:rPr>
      </w:pPr>
    </w:p>
    <w:p w14:paraId="1C31F56A" w14:textId="34F1C588" w:rsidR="00A22082" w:rsidRDefault="00A22082" w:rsidP="00E7447E">
      <w:pPr>
        <w:widowControl/>
        <w:autoSpaceDE w:val="0"/>
        <w:autoSpaceDN w:val="0"/>
        <w:adjustRightInd w:val="0"/>
        <w:rPr>
          <w:sz w:val="24"/>
          <w:szCs w:val="24"/>
        </w:rPr>
      </w:pPr>
      <w:r w:rsidRPr="00A22082">
        <w:rPr>
          <w:rStyle w:val="surname"/>
          <w:sz w:val="24"/>
          <w:szCs w:val="24"/>
        </w:rPr>
        <w:t>Schoen</w:t>
      </w:r>
      <w:r w:rsidRPr="00A22082">
        <w:rPr>
          <w:rStyle w:val="name"/>
          <w:sz w:val="24"/>
          <w:szCs w:val="24"/>
        </w:rPr>
        <w:t xml:space="preserve">, </w:t>
      </w:r>
      <w:r w:rsidRPr="00A22082">
        <w:rPr>
          <w:rStyle w:val="given-names"/>
          <w:sz w:val="24"/>
          <w:szCs w:val="24"/>
        </w:rPr>
        <w:t>E</w:t>
      </w:r>
      <w:r>
        <w:rPr>
          <w:rStyle w:val="given-names"/>
          <w:sz w:val="24"/>
          <w:szCs w:val="24"/>
        </w:rPr>
        <w:t>.</w:t>
      </w:r>
      <w:r w:rsidRPr="00A22082">
        <w:rPr>
          <w:rStyle w:val="given-names"/>
          <w:sz w:val="24"/>
          <w:szCs w:val="24"/>
        </w:rPr>
        <w:t>R</w:t>
      </w:r>
      <w:r>
        <w:rPr>
          <w:rStyle w:val="given-names"/>
          <w:sz w:val="24"/>
          <w:szCs w:val="24"/>
        </w:rPr>
        <w:t>.</w:t>
      </w:r>
      <w:r>
        <w:rPr>
          <w:sz w:val="24"/>
          <w:szCs w:val="24"/>
        </w:rPr>
        <w:t xml:space="preserve"> and </w:t>
      </w:r>
      <w:r w:rsidRPr="00A22082">
        <w:rPr>
          <w:rStyle w:val="comment"/>
          <w:sz w:val="24"/>
          <w:szCs w:val="24"/>
        </w:rPr>
        <w:t>15 others</w:t>
      </w:r>
      <w:r>
        <w:rPr>
          <w:rStyle w:val="comment"/>
          <w:sz w:val="24"/>
          <w:szCs w:val="24"/>
        </w:rPr>
        <w:t>.</w:t>
      </w:r>
      <w:r w:rsidRPr="00A22082">
        <w:rPr>
          <w:sz w:val="24"/>
          <w:szCs w:val="24"/>
        </w:rPr>
        <w:t xml:space="preserve"> (</w:t>
      </w:r>
      <w:r w:rsidRPr="00A22082">
        <w:rPr>
          <w:rStyle w:val="year"/>
          <w:sz w:val="24"/>
          <w:szCs w:val="24"/>
        </w:rPr>
        <w:t>2017</w:t>
      </w:r>
      <w:r w:rsidRPr="00A22082">
        <w:rPr>
          <w:sz w:val="24"/>
          <w:szCs w:val="24"/>
        </w:rPr>
        <w:t>)</w:t>
      </w:r>
      <w:r>
        <w:rPr>
          <w:sz w:val="24"/>
          <w:szCs w:val="24"/>
        </w:rPr>
        <w:t>.</w:t>
      </w:r>
      <w:r w:rsidRPr="00A22082">
        <w:rPr>
          <w:sz w:val="24"/>
          <w:szCs w:val="24"/>
        </w:rPr>
        <w:t xml:space="preserve"> </w:t>
      </w:r>
      <w:r w:rsidRPr="00A22082">
        <w:rPr>
          <w:rStyle w:val="article-title"/>
          <w:sz w:val="24"/>
          <w:szCs w:val="24"/>
        </w:rPr>
        <w:t>Future of Pacific Salmon in the face of environmental change: lessons from one of the world's remaining productive salmon regions</w:t>
      </w:r>
      <w:r w:rsidRPr="00A22082">
        <w:rPr>
          <w:sz w:val="24"/>
          <w:szCs w:val="24"/>
        </w:rPr>
        <w:t xml:space="preserve">. </w:t>
      </w:r>
      <w:r w:rsidRPr="00A22082">
        <w:rPr>
          <w:rStyle w:val="source"/>
          <w:sz w:val="24"/>
          <w:szCs w:val="24"/>
        </w:rPr>
        <w:t>Fisheries</w:t>
      </w:r>
      <w:r w:rsidRPr="00A22082">
        <w:rPr>
          <w:sz w:val="24"/>
          <w:szCs w:val="24"/>
        </w:rPr>
        <w:t xml:space="preserve"> </w:t>
      </w:r>
      <w:r w:rsidRPr="00A22082">
        <w:rPr>
          <w:rStyle w:val="volume"/>
          <w:sz w:val="24"/>
          <w:szCs w:val="24"/>
        </w:rPr>
        <w:t>42</w:t>
      </w:r>
      <w:r w:rsidRPr="00A22082">
        <w:rPr>
          <w:sz w:val="24"/>
          <w:szCs w:val="24"/>
        </w:rPr>
        <w:t>(</w:t>
      </w:r>
      <w:r w:rsidRPr="00A22082">
        <w:rPr>
          <w:rStyle w:val="issue"/>
          <w:sz w:val="24"/>
          <w:szCs w:val="24"/>
        </w:rPr>
        <w:t>10</w:t>
      </w:r>
      <w:r w:rsidRPr="00A22082">
        <w:rPr>
          <w:sz w:val="24"/>
          <w:szCs w:val="24"/>
        </w:rPr>
        <w:t xml:space="preserve">), </w:t>
      </w:r>
      <w:r w:rsidRPr="00A22082">
        <w:rPr>
          <w:rStyle w:val="fpage"/>
          <w:sz w:val="24"/>
          <w:szCs w:val="24"/>
        </w:rPr>
        <w:t>538</w:t>
      </w:r>
      <w:r w:rsidRPr="00A22082">
        <w:rPr>
          <w:sz w:val="24"/>
          <w:szCs w:val="24"/>
        </w:rPr>
        <w:t>–</w:t>
      </w:r>
      <w:r w:rsidRPr="00A22082">
        <w:rPr>
          <w:rStyle w:val="lpage"/>
          <w:sz w:val="24"/>
          <w:szCs w:val="24"/>
        </w:rPr>
        <w:t>553</w:t>
      </w:r>
      <w:r w:rsidRPr="00A22082">
        <w:rPr>
          <w:sz w:val="24"/>
          <w:szCs w:val="24"/>
        </w:rPr>
        <w:t xml:space="preserve">. </w:t>
      </w:r>
      <w:proofErr w:type="spellStart"/>
      <w:proofErr w:type="gramStart"/>
      <w:r w:rsidRPr="00A22082">
        <w:rPr>
          <w:sz w:val="24"/>
          <w:szCs w:val="24"/>
        </w:rPr>
        <w:t>doi</w:t>
      </w:r>
      <w:proofErr w:type="spellEnd"/>
      <w:proofErr w:type="gramEnd"/>
      <w:r w:rsidRPr="00A22082">
        <w:rPr>
          <w:sz w:val="24"/>
          <w:szCs w:val="24"/>
        </w:rPr>
        <w:t xml:space="preserve">: </w:t>
      </w:r>
      <w:r w:rsidRPr="00A22082">
        <w:rPr>
          <w:rStyle w:val="pub-id"/>
          <w:sz w:val="24"/>
          <w:szCs w:val="24"/>
        </w:rPr>
        <w:t>10.1080/03632415.2017.1374251</w:t>
      </w:r>
      <w:r w:rsidRPr="00A22082">
        <w:rPr>
          <w:sz w:val="24"/>
          <w:szCs w:val="24"/>
        </w:rPr>
        <w:t>.</w:t>
      </w:r>
    </w:p>
    <w:p w14:paraId="3A33CECB" w14:textId="4CBBFEAF" w:rsidR="00816727" w:rsidRDefault="00816727" w:rsidP="00E7447E">
      <w:pPr>
        <w:widowControl/>
        <w:autoSpaceDE w:val="0"/>
        <w:autoSpaceDN w:val="0"/>
        <w:adjustRightInd w:val="0"/>
        <w:rPr>
          <w:sz w:val="24"/>
          <w:szCs w:val="24"/>
        </w:rPr>
      </w:pPr>
    </w:p>
    <w:p w14:paraId="63266447" w14:textId="5FC14EE2" w:rsidR="00816727" w:rsidRDefault="00816727" w:rsidP="00E7447E">
      <w:pPr>
        <w:widowControl/>
        <w:autoSpaceDE w:val="0"/>
        <w:autoSpaceDN w:val="0"/>
        <w:adjustRightInd w:val="0"/>
        <w:rPr>
          <w:sz w:val="24"/>
          <w:szCs w:val="24"/>
        </w:rPr>
      </w:pPr>
      <w:r>
        <w:rPr>
          <w:sz w:val="24"/>
          <w:szCs w:val="24"/>
        </w:rPr>
        <w:t>St. Mary’s University of Minnesota Geospatial Services</w:t>
      </w:r>
    </w:p>
    <w:p w14:paraId="6FEF95F6" w14:textId="1D1AA0DB" w:rsidR="00816727" w:rsidRDefault="00816727" w:rsidP="00E7447E">
      <w:pPr>
        <w:widowControl/>
        <w:autoSpaceDE w:val="0"/>
        <w:autoSpaceDN w:val="0"/>
        <w:adjustRightInd w:val="0"/>
        <w:rPr>
          <w:sz w:val="24"/>
          <w:szCs w:val="24"/>
        </w:rPr>
      </w:pPr>
    </w:p>
    <w:p w14:paraId="3C708A0E" w14:textId="79A36057" w:rsidR="0018024D" w:rsidRDefault="0018024D" w:rsidP="00E7447E">
      <w:pPr>
        <w:widowControl/>
        <w:autoSpaceDE w:val="0"/>
        <w:autoSpaceDN w:val="0"/>
        <w:adjustRightInd w:val="0"/>
        <w:rPr>
          <w:sz w:val="24"/>
          <w:szCs w:val="24"/>
        </w:rPr>
      </w:pPr>
    </w:p>
    <w:p w14:paraId="12AA0DA3" w14:textId="3AF204BA" w:rsidR="0018024D" w:rsidRPr="0018024D" w:rsidRDefault="0018024D" w:rsidP="0018024D">
      <w:pPr>
        <w:rPr>
          <w:color w:val="000000" w:themeColor="text1"/>
          <w:sz w:val="24"/>
          <w:szCs w:val="24"/>
        </w:rPr>
      </w:pPr>
      <w:r w:rsidRPr="0018024D">
        <w:rPr>
          <w:color w:val="000000" w:themeColor="text1"/>
          <w:sz w:val="24"/>
          <w:szCs w:val="24"/>
        </w:rPr>
        <w:t>Tian, T</w:t>
      </w:r>
      <w:r>
        <w:rPr>
          <w:color w:val="000000" w:themeColor="text1"/>
          <w:sz w:val="24"/>
          <w:szCs w:val="24"/>
        </w:rPr>
        <w:t>.</w:t>
      </w:r>
      <w:r w:rsidRPr="0018024D">
        <w:rPr>
          <w:color w:val="000000" w:themeColor="text1"/>
          <w:sz w:val="24"/>
          <w:szCs w:val="24"/>
        </w:rPr>
        <w:t xml:space="preserve"> and 26 others. (2020) A ubiquitous tire rubber–derived chemical induces acute mortality in </w:t>
      </w:r>
      <w:proofErr w:type="spellStart"/>
      <w:r w:rsidRPr="0018024D">
        <w:rPr>
          <w:color w:val="000000" w:themeColor="text1"/>
          <w:sz w:val="24"/>
          <w:szCs w:val="24"/>
        </w:rPr>
        <w:t>coho</w:t>
      </w:r>
      <w:proofErr w:type="spellEnd"/>
      <w:r w:rsidRPr="0018024D">
        <w:rPr>
          <w:color w:val="000000" w:themeColor="text1"/>
          <w:sz w:val="24"/>
          <w:szCs w:val="24"/>
        </w:rPr>
        <w:t xml:space="preserve"> salmon</w:t>
      </w:r>
      <w:r>
        <w:rPr>
          <w:color w:val="000000" w:themeColor="text1"/>
          <w:sz w:val="24"/>
          <w:szCs w:val="24"/>
        </w:rPr>
        <w:t>.</w:t>
      </w:r>
      <w:bookmarkStart w:id="595" w:name="aff-1"/>
      <w:bookmarkEnd w:id="595"/>
      <w:r w:rsidR="00D74AB6">
        <w:rPr>
          <w:color w:val="000000" w:themeColor="text1"/>
          <w:sz w:val="24"/>
          <w:szCs w:val="24"/>
        </w:rPr>
        <w:t xml:space="preserve"> </w:t>
      </w:r>
      <w:r>
        <w:rPr>
          <w:color w:val="000000" w:themeColor="text1"/>
          <w:sz w:val="24"/>
          <w:szCs w:val="24"/>
        </w:rPr>
        <w:t>Science</w:t>
      </w:r>
      <w:r w:rsidR="004177CB">
        <w:rPr>
          <w:color w:val="000000" w:themeColor="text1"/>
          <w:sz w:val="24"/>
          <w:szCs w:val="24"/>
        </w:rPr>
        <w:t>.</w:t>
      </w:r>
      <w:r w:rsidR="00D74AB6">
        <w:rPr>
          <w:color w:val="000000" w:themeColor="text1"/>
          <w:sz w:val="24"/>
          <w:szCs w:val="24"/>
        </w:rPr>
        <w:t xml:space="preserve"> </w:t>
      </w:r>
      <w:r w:rsidR="00A05884">
        <w:rPr>
          <w:color w:val="000000" w:themeColor="text1"/>
          <w:sz w:val="24"/>
          <w:szCs w:val="24"/>
        </w:rPr>
        <w:t>Published</w:t>
      </w:r>
      <w:r w:rsidR="004177CB">
        <w:rPr>
          <w:color w:val="000000" w:themeColor="text1"/>
          <w:sz w:val="24"/>
          <w:szCs w:val="24"/>
        </w:rPr>
        <w:t xml:space="preserve"> online Dec. 3, 2020.</w:t>
      </w:r>
      <w:r w:rsidR="00D74AB6">
        <w:rPr>
          <w:color w:val="000000" w:themeColor="text1"/>
          <w:sz w:val="24"/>
          <w:szCs w:val="24"/>
        </w:rPr>
        <w:t xml:space="preserve"> </w:t>
      </w:r>
      <w:r w:rsidRPr="0018024D">
        <w:rPr>
          <w:color w:val="000000" w:themeColor="text1"/>
          <w:sz w:val="24"/>
          <w:szCs w:val="24"/>
        </w:rPr>
        <w:t xml:space="preserve">DOI: 10.1126/science.abd6951 </w:t>
      </w:r>
    </w:p>
    <w:p w14:paraId="36FEABE0" w14:textId="6A6E2843" w:rsidR="00E7447E" w:rsidRDefault="00E7447E" w:rsidP="00961D0A">
      <w:pPr>
        <w:rPr>
          <w:sz w:val="24"/>
          <w:szCs w:val="24"/>
        </w:rPr>
      </w:pPr>
    </w:p>
    <w:p w14:paraId="04E894CF" w14:textId="674EF2AF" w:rsidR="00F852E3" w:rsidRPr="003B4EC2" w:rsidRDefault="00F852E3" w:rsidP="00F852E3">
      <w:pPr>
        <w:pStyle w:val="Heading1"/>
        <w:rPr>
          <w:b/>
        </w:rPr>
      </w:pPr>
      <w:bookmarkStart w:id="596" w:name="_Toc64271448"/>
      <w:r w:rsidRPr="003B4EC2">
        <w:rPr>
          <w:b/>
        </w:rPr>
        <w:t xml:space="preserve">appendix a: </w:t>
      </w:r>
      <w:r w:rsidR="00C85CBE">
        <w:rPr>
          <w:b/>
        </w:rPr>
        <w:t>figures</w:t>
      </w:r>
      <w:bookmarkEnd w:id="596"/>
    </w:p>
    <w:p w14:paraId="6392955E" w14:textId="573B4381" w:rsidR="00F852E3" w:rsidRDefault="00665E1E" w:rsidP="00E7447E">
      <w:pPr>
        <w:rPr>
          <w:b/>
          <w:bCs/>
          <w:lang w:eastAsia="en-US"/>
        </w:rPr>
      </w:pPr>
      <w:r>
        <w:rPr>
          <w:noProof/>
          <w:lang w:eastAsia="en-US"/>
        </w:rPr>
        <w:lastRenderedPageBreak/>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53FF4082" w:rsidR="003B4EC2" w:rsidRPr="003B4EC2" w:rsidRDefault="003B4EC2" w:rsidP="003B4EC2">
      <w:pPr>
        <w:pStyle w:val="Caption"/>
        <w:rPr>
          <w:sz w:val="24"/>
          <w:szCs w:val="24"/>
        </w:rPr>
      </w:pPr>
      <w:bookmarkStart w:id="597" w:name="_Toc57830637"/>
      <w:bookmarkStart w:id="598"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40314">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597"/>
      <w:r w:rsidR="005758E6">
        <w:rPr>
          <w:sz w:val="24"/>
          <w:szCs w:val="24"/>
        </w:rPr>
        <w:t xml:space="preserve"> and water quality monitoring site locations during</w:t>
      </w:r>
      <w:r w:rsidR="009F38AF">
        <w:rPr>
          <w:sz w:val="24"/>
          <w:szCs w:val="24"/>
        </w:rPr>
        <w:t xml:space="preserve"> biannual (2000 – present)</w:t>
      </w:r>
      <w:r w:rsidR="005758E6">
        <w:rPr>
          <w:sz w:val="24"/>
          <w:szCs w:val="24"/>
        </w:rPr>
        <w:t xml:space="preserve"> </w:t>
      </w:r>
      <w:r w:rsidR="005758E6">
        <w:rPr>
          <w:bCs w:val="0"/>
          <w:sz w:val="24"/>
          <w:szCs w:val="24"/>
        </w:rPr>
        <w:t>KRBWQM sampling events</w:t>
      </w:r>
      <w:r w:rsidRPr="003B4EC2">
        <w:rPr>
          <w:sz w:val="24"/>
          <w:szCs w:val="24"/>
        </w:rPr>
        <w:t>.</w:t>
      </w:r>
    </w:p>
    <w:bookmarkEnd w:id="598"/>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8">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1A65963B" w:rsidR="006A4C98" w:rsidRPr="006B4C9F" w:rsidRDefault="006B4C9F" w:rsidP="006B4C9F">
      <w:pPr>
        <w:pStyle w:val="Caption"/>
        <w:rPr>
          <w:sz w:val="24"/>
          <w:szCs w:val="24"/>
        </w:rPr>
      </w:pPr>
      <w:bookmarkStart w:id="599"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B40314">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w:t>
      </w:r>
      <w:r w:rsidR="00D74AB6">
        <w:rPr>
          <w:sz w:val="24"/>
          <w:szCs w:val="24"/>
        </w:rPr>
        <w:t xml:space="preserve"> </w:t>
      </w:r>
      <w:r w:rsidR="00732355">
        <w:rPr>
          <w:sz w:val="24"/>
          <w:szCs w:val="24"/>
        </w:rPr>
        <w:t>Sites newly included in 2019 – 2020 field sampling are noted with an asterisk (*).</w:t>
      </w:r>
      <w:r w:rsidR="00D74AB6">
        <w:rPr>
          <w:sz w:val="24"/>
          <w:szCs w:val="24"/>
        </w:rPr>
        <w:t xml:space="preserve">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599"/>
      <w:r w:rsidR="00732355">
        <w:rPr>
          <w:sz w:val="24"/>
          <w:szCs w:val="24"/>
        </w:rPr>
        <w:t>.</w:t>
      </w:r>
      <w:r w:rsidR="00D74AB6">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76DA6F0" w:rsidR="00F915C5" w:rsidRPr="00DD4DD0" w:rsidRDefault="00DD4DD0" w:rsidP="00DD4DD0">
      <w:pPr>
        <w:pStyle w:val="Caption"/>
        <w:rPr>
          <w:sz w:val="24"/>
          <w:szCs w:val="24"/>
          <w:lang w:eastAsia="en-US"/>
        </w:rPr>
      </w:pPr>
      <w:bookmarkStart w:id="600"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B40314">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601"/>
      <w:r>
        <w:rPr>
          <w:sz w:val="24"/>
          <w:szCs w:val="24"/>
        </w:rPr>
        <w:t>values</w:t>
      </w:r>
      <w:commentRangeEnd w:id="601"/>
      <w:r w:rsidR="00FA66A8">
        <w:rPr>
          <w:rStyle w:val="CommentReference"/>
          <w:b w:val="0"/>
          <w:bCs w:val="0"/>
          <w:caps w:val="0"/>
        </w:rPr>
        <w:commentReference w:id="601"/>
      </w:r>
      <w:r w:rsidR="00CA4780">
        <w:rPr>
          <w:sz w:val="24"/>
          <w:szCs w:val="24"/>
        </w:rPr>
        <w:t>.</w:t>
      </w:r>
      <w:bookmarkEnd w:id="600"/>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5A4AD5DE" w:rsidR="00CA4780" w:rsidRPr="00CA4780" w:rsidRDefault="00CA4780" w:rsidP="00CA4780">
      <w:pPr>
        <w:pStyle w:val="Caption"/>
        <w:rPr>
          <w:sz w:val="24"/>
          <w:szCs w:val="24"/>
          <w:lang w:eastAsia="en-US"/>
        </w:rPr>
      </w:pPr>
      <w:bookmarkStart w:id="602"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602"/>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4BBA10E7" w:rsidR="00CA4780" w:rsidRPr="00CA4780" w:rsidRDefault="00CA4780" w:rsidP="00CA4780">
      <w:pPr>
        <w:pStyle w:val="Caption"/>
        <w:rPr>
          <w:sz w:val="24"/>
          <w:szCs w:val="24"/>
          <w:lang w:eastAsia="en-US"/>
        </w:rPr>
      </w:pPr>
      <w:bookmarkStart w:id="603"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B40314">
        <w:rPr>
          <w:noProof/>
          <w:sz w:val="24"/>
          <w:szCs w:val="24"/>
        </w:rPr>
        <w:t>5</w:t>
      </w:r>
      <w:r w:rsidRPr="00CA4780">
        <w:rPr>
          <w:sz w:val="24"/>
          <w:szCs w:val="24"/>
        </w:rPr>
        <w:fldChar w:fldCharType="end"/>
      </w:r>
      <w:r w:rsidR="00E707DC">
        <w:rPr>
          <w:sz w:val="24"/>
          <w:szCs w:val="24"/>
        </w:rPr>
        <w:t>.</w:t>
      </w:r>
      <w:r w:rsidR="00D74AB6">
        <w:rPr>
          <w:sz w:val="24"/>
          <w:szCs w:val="24"/>
        </w:rPr>
        <w:t xml:space="preserve"> </w:t>
      </w:r>
      <w:r w:rsidR="00E707DC">
        <w:rPr>
          <w:sz w:val="24"/>
          <w:szCs w:val="24"/>
        </w:rPr>
        <w:t>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604"/>
      <w:commentRangeStart w:id="605"/>
      <w:r w:rsidRPr="00CA4780">
        <w:rPr>
          <w:sz w:val="24"/>
          <w:szCs w:val="24"/>
        </w:rPr>
        <w:t>values</w:t>
      </w:r>
      <w:commentRangeEnd w:id="604"/>
      <w:r w:rsidR="00FA7176">
        <w:rPr>
          <w:rStyle w:val="CommentReference"/>
          <w:b w:val="0"/>
          <w:bCs w:val="0"/>
          <w:caps w:val="0"/>
        </w:rPr>
        <w:commentReference w:id="604"/>
      </w:r>
      <w:commentRangeEnd w:id="605"/>
      <w:r w:rsidR="00403E31">
        <w:rPr>
          <w:rStyle w:val="CommentReference"/>
          <w:b w:val="0"/>
          <w:bCs w:val="0"/>
          <w:caps w:val="0"/>
        </w:rPr>
        <w:commentReference w:id="605"/>
      </w:r>
      <w:r w:rsidRPr="00CA4780">
        <w:rPr>
          <w:sz w:val="24"/>
          <w:szCs w:val="24"/>
        </w:rPr>
        <w:t>.</w:t>
      </w:r>
      <w:bookmarkEnd w:id="603"/>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710C93E0" w:rsidR="00A63F41" w:rsidRDefault="00A63F41" w:rsidP="00A63F41">
      <w:pPr>
        <w:pStyle w:val="Caption"/>
        <w:rPr>
          <w:sz w:val="24"/>
          <w:szCs w:val="24"/>
        </w:rPr>
      </w:pPr>
      <w:bookmarkStart w:id="606"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00B40314">
        <w:rPr>
          <w:noProof/>
          <w:sz w:val="24"/>
          <w:szCs w:val="24"/>
        </w:rPr>
        <w:t>6</w:t>
      </w:r>
      <w:r w:rsidRPr="009C2A64">
        <w:rPr>
          <w:sz w:val="24"/>
          <w:szCs w:val="24"/>
        </w:rPr>
        <w:fldChar w:fldCharType="end"/>
      </w:r>
      <w:r w:rsidR="00E707DC">
        <w:rPr>
          <w:sz w:val="24"/>
          <w:szCs w:val="24"/>
        </w:rPr>
        <w:t>.</w:t>
      </w:r>
      <w:r w:rsidR="00D74AB6">
        <w:rPr>
          <w:sz w:val="24"/>
          <w:szCs w:val="24"/>
        </w:rPr>
        <w:t xml:space="preserve"> </w:t>
      </w:r>
      <w:r w:rsidR="00E707DC">
        <w:rPr>
          <w:sz w:val="24"/>
          <w:szCs w:val="24"/>
        </w:rPr>
        <w:t>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606"/>
    </w:p>
    <w:p w14:paraId="43B7D704" w14:textId="7E105059" w:rsidR="00B40314" w:rsidRDefault="00B40314" w:rsidP="00B40314"/>
    <w:p w14:paraId="52E75167" w14:textId="0E4B9633" w:rsidR="00B40314" w:rsidRDefault="00B40314" w:rsidP="00B40314"/>
    <w:p w14:paraId="04CDD5C8" w14:textId="064E48A6" w:rsidR="00B40314" w:rsidRDefault="00B40314" w:rsidP="00B40314"/>
    <w:p w14:paraId="0445B963" w14:textId="372CBD65" w:rsidR="00B40314" w:rsidRDefault="00B40314" w:rsidP="00B40314"/>
    <w:p w14:paraId="4A6A93D9" w14:textId="413E7748" w:rsidR="00B40314" w:rsidRDefault="00B40314" w:rsidP="00B40314"/>
    <w:p w14:paraId="1472E119" w14:textId="0B2BE2B5" w:rsidR="00B40314" w:rsidRDefault="00B40314" w:rsidP="00B40314"/>
    <w:p w14:paraId="2DA4F8FF" w14:textId="160B04B3" w:rsidR="00B40314" w:rsidRDefault="00B40314" w:rsidP="00B40314"/>
    <w:p w14:paraId="3FC0007F" w14:textId="09D9E798" w:rsidR="00B40314" w:rsidRDefault="00B40314" w:rsidP="00B40314"/>
    <w:p w14:paraId="07967A87" w14:textId="19D9E081" w:rsidR="00B40314" w:rsidRDefault="00B40314" w:rsidP="00B40314"/>
    <w:p w14:paraId="56866DE2" w14:textId="7B675130" w:rsidR="00B40314" w:rsidRDefault="00B40314" w:rsidP="00B40314"/>
    <w:p w14:paraId="45A2A083" w14:textId="07650BF8" w:rsidR="00B40314" w:rsidRDefault="00B40314" w:rsidP="00B40314"/>
    <w:p w14:paraId="4A88D407" w14:textId="2E6F468B" w:rsidR="00B40314" w:rsidRDefault="00653137" w:rsidP="00B40314">
      <w:r>
        <w:rPr>
          <w:noProof/>
          <w:lang w:eastAsia="en-US"/>
        </w:rPr>
        <w:drawing>
          <wp:inline distT="0" distB="0" distL="0" distR="0" wp14:anchorId="7DF21045" wp14:editId="2F5C6C1C">
            <wp:extent cx="7315215" cy="5486411"/>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_exceedanc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315215" cy="5486411"/>
                    </a:xfrm>
                    <a:prstGeom prst="rect">
                      <a:avLst/>
                    </a:prstGeom>
                    <a:ln>
                      <a:solidFill>
                        <a:schemeClr val="tx1"/>
                      </a:solidFill>
                    </a:ln>
                  </pic:spPr>
                </pic:pic>
              </a:graphicData>
            </a:graphic>
          </wp:inline>
        </w:drawing>
      </w:r>
    </w:p>
    <w:p w14:paraId="009A9E52" w14:textId="7A217E0E" w:rsidR="00B40314" w:rsidRPr="00B40314" w:rsidRDefault="00B40314" w:rsidP="00B40314">
      <w:pPr>
        <w:pStyle w:val="Caption"/>
        <w:rPr>
          <w:sz w:val="24"/>
          <w:szCs w:val="24"/>
        </w:rPr>
      </w:pPr>
      <w:r w:rsidRPr="00B40314">
        <w:rPr>
          <w:sz w:val="24"/>
          <w:szCs w:val="24"/>
        </w:rPr>
        <w:t xml:space="preserve">Figure </w:t>
      </w:r>
      <w:r w:rsidRPr="00B40314">
        <w:rPr>
          <w:sz w:val="24"/>
          <w:szCs w:val="24"/>
        </w:rPr>
        <w:fldChar w:fldCharType="begin"/>
      </w:r>
      <w:r w:rsidRPr="00B40314">
        <w:rPr>
          <w:sz w:val="24"/>
          <w:szCs w:val="24"/>
        </w:rPr>
        <w:instrText xml:space="preserve"> SEQ Figure \* ARABIC </w:instrText>
      </w:r>
      <w:r w:rsidRPr="00B40314">
        <w:rPr>
          <w:sz w:val="24"/>
          <w:szCs w:val="24"/>
        </w:rPr>
        <w:fldChar w:fldCharType="separate"/>
      </w:r>
      <w:r w:rsidRPr="00B40314">
        <w:rPr>
          <w:noProof/>
          <w:sz w:val="24"/>
          <w:szCs w:val="24"/>
        </w:rPr>
        <w:t>7</w:t>
      </w:r>
      <w:r w:rsidRPr="00B40314">
        <w:rPr>
          <w:sz w:val="24"/>
          <w:szCs w:val="24"/>
        </w:rPr>
        <w:fldChar w:fldCharType="end"/>
      </w:r>
      <w:r>
        <w:rPr>
          <w:sz w:val="24"/>
          <w:szCs w:val="24"/>
        </w:rPr>
        <w:t>. Kenai River Mainstem and tributaries</w:t>
      </w:r>
      <w:r w:rsidR="00653137">
        <w:rPr>
          <w:sz w:val="24"/>
          <w:szCs w:val="24"/>
        </w:rPr>
        <w:t>,</w:t>
      </w:r>
      <w:r>
        <w:rPr>
          <w:sz w:val="24"/>
          <w:szCs w:val="24"/>
        </w:rPr>
        <w:t xml:space="preserve"> dissolved copper and zinc sample results</w:t>
      </w:r>
      <w:r w:rsidR="00653137">
        <w:rPr>
          <w:sz w:val="24"/>
          <w:szCs w:val="24"/>
        </w:rPr>
        <w:t xml:space="preserve"> by year,</w:t>
      </w:r>
      <w:r>
        <w:rPr>
          <w:sz w:val="24"/>
          <w:szCs w:val="24"/>
        </w:rPr>
        <w:t xml:space="preserve"> 2019 – 2020. Color designates exceedance of </w:t>
      </w:r>
      <w:r w:rsidR="005C43BA">
        <w:rPr>
          <w:sz w:val="24"/>
          <w:szCs w:val="24"/>
        </w:rPr>
        <w:t>criterion (CCC) values.</w:t>
      </w:r>
    </w:p>
    <w:p w14:paraId="6D1DD2B4" w14:textId="3E68B59B" w:rsidR="0098264E" w:rsidRDefault="0098264E" w:rsidP="0024208B">
      <w:pPr>
        <w:rPr>
          <w:sz w:val="24"/>
          <w:szCs w:val="24"/>
          <w:lang w:eastAsia="en-US"/>
        </w:rPr>
      </w:pPr>
    </w:p>
    <w:p w14:paraId="79AB6E06" w14:textId="33B2AB5B"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607" w:name="_Toc64271449"/>
      <w:r w:rsidRPr="003B4EC2">
        <w:rPr>
          <w:b/>
        </w:rPr>
        <w:lastRenderedPageBreak/>
        <w:t>appendix B: Tables</w:t>
      </w:r>
      <w:bookmarkEnd w:id="607"/>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608"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608"/>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for aquatic life, fresh water, and </w:t>
            </w:r>
            <w:commentRangeStart w:id="609"/>
            <w:r w:rsidRPr="007C7454">
              <w:rPr>
                <w:color w:val="000000"/>
                <w:sz w:val="24"/>
                <w:szCs w:val="24"/>
              </w:rPr>
              <w:t xml:space="preserve">chronic </w:t>
            </w:r>
            <w:commentRangeEnd w:id="609"/>
            <w:r w:rsidR="00FA7176">
              <w:rPr>
                <w:rStyle w:val="CommentReference"/>
              </w:rPr>
              <w:commentReference w:id="609"/>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610"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611"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611"/>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6417F860" w:rsidR="00FB2CDE" w:rsidRDefault="00DB281F" w:rsidP="00217FEE">
      <w:pPr>
        <w:pStyle w:val="Caption"/>
        <w:rPr>
          <w:sz w:val="24"/>
          <w:szCs w:val="24"/>
        </w:rPr>
      </w:pPr>
      <w:bookmarkStart w:id="612"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w:t>
      </w:r>
      <w:r w:rsidR="00D74AB6">
        <w:rPr>
          <w:sz w:val="24"/>
          <w:szCs w:val="24"/>
        </w:rPr>
        <w:t xml:space="preserve"> </w:t>
      </w:r>
      <w:r>
        <w:rPr>
          <w:sz w:val="24"/>
          <w:szCs w:val="24"/>
        </w:rPr>
        <w:t xml:space="preserve">Instances where zinc and copper data differs from Paired calcium and magnesium </w:t>
      </w:r>
      <w:commentRangeStart w:id="613"/>
      <w:commentRangeStart w:id="614"/>
      <w:r>
        <w:rPr>
          <w:sz w:val="24"/>
          <w:szCs w:val="24"/>
        </w:rPr>
        <w:t>data.</w:t>
      </w:r>
      <w:bookmarkEnd w:id="612"/>
      <w:commentRangeEnd w:id="613"/>
      <w:r>
        <w:rPr>
          <w:rStyle w:val="CommentReference"/>
          <w:b w:val="0"/>
          <w:bCs w:val="0"/>
          <w:caps w:val="0"/>
        </w:rPr>
        <w:commentReference w:id="613"/>
      </w:r>
      <w:commentRangeEnd w:id="614"/>
      <w:r>
        <w:rPr>
          <w:rStyle w:val="CommentReference"/>
          <w:b w:val="0"/>
          <w:bCs w:val="0"/>
          <w:caps w:val="0"/>
        </w:rPr>
        <w:commentReference w:id="614"/>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923"/>
        <w:gridCol w:w="2610"/>
        <w:gridCol w:w="2875"/>
      </w:tblGrid>
      <w:tr w:rsidR="00DB281F" w14:paraId="04C15041" w14:textId="77777777" w:rsidTr="00DB281F">
        <w:tc>
          <w:tcPr>
            <w:tcW w:w="1662" w:type="dxa"/>
            <w:tcBorders>
              <w:top w:val="single" w:sz="4" w:space="0" w:color="auto"/>
              <w:bottom w:val="single" w:sz="4" w:space="0" w:color="auto"/>
            </w:tcBorders>
          </w:tcPr>
          <w:p w14:paraId="6BD7A913" w14:textId="3ACF8865" w:rsidR="0067159D" w:rsidRPr="0067159D" w:rsidRDefault="0067159D" w:rsidP="00DB281F">
            <w:pPr>
              <w:rPr>
                <w:b/>
                <w:sz w:val="24"/>
              </w:rPr>
            </w:pPr>
            <w:r w:rsidRPr="0067159D">
              <w:rPr>
                <w:b/>
                <w:sz w:val="24"/>
                <w:lang w:eastAsia="en-US"/>
              </w:rPr>
              <w:t>Copper/Zinc Sample Date</w:t>
            </w:r>
          </w:p>
        </w:tc>
        <w:tc>
          <w:tcPr>
            <w:tcW w:w="2923" w:type="dxa"/>
            <w:tcBorders>
              <w:top w:val="single" w:sz="4" w:space="0" w:color="auto"/>
              <w:bottom w:val="single" w:sz="4" w:space="0" w:color="auto"/>
            </w:tcBorders>
          </w:tcPr>
          <w:p w14:paraId="4B7E2467" w14:textId="6C071A7B" w:rsidR="0067159D" w:rsidRPr="0067159D" w:rsidRDefault="0067159D" w:rsidP="00DB281F">
            <w:pPr>
              <w:rPr>
                <w:b/>
                <w:sz w:val="24"/>
              </w:rPr>
            </w:pPr>
            <w:r w:rsidRPr="0067159D">
              <w:rPr>
                <w:b/>
                <w:sz w:val="24"/>
                <w:lang w:eastAsia="en-US"/>
              </w:rPr>
              <w:t>Copper/Zinc Sample Location</w:t>
            </w:r>
          </w:p>
        </w:tc>
        <w:tc>
          <w:tcPr>
            <w:tcW w:w="2610" w:type="dxa"/>
            <w:tcBorders>
              <w:top w:val="single" w:sz="4" w:space="0" w:color="auto"/>
              <w:bottom w:val="single" w:sz="4" w:space="0" w:color="auto"/>
            </w:tcBorders>
          </w:tcPr>
          <w:p w14:paraId="41476FD7" w14:textId="1F5770E1" w:rsidR="0067159D" w:rsidRPr="0067159D" w:rsidRDefault="0067159D" w:rsidP="00DB281F">
            <w:pPr>
              <w:rPr>
                <w:b/>
                <w:sz w:val="24"/>
              </w:rPr>
            </w:pPr>
            <w:r w:rsidRPr="0067159D">
              <w:rPr>
                <w:b/>
                <w:sz w:val="24"/>
              </w:rPr>
              <w:t>Calcium/Magnesium Sample Date</w:t>
            </w:r>
          </w:p>
        </w:tc>
        <w:tc>
          <w:tcPr>
            <w:tcW w:w="2875" w:type="dxa"/>
            <w:tcBorders>
              <w:top w:val="single" w:sz="4" w:space="0" w:color="auto"/>
              <w:bottom w:val="single" w:sz="4" w:space="0" w:color="auto"/>
            </w:tcBorders>
          </w:tcPr>
          <w:p w14:paraId="6C9A5E93" w14:textId="2C7D7917" w:rsidR="0067159D" w:rsidRPr="0067159D" w:rsidRDefault="0067159D" w:rsidP="00DB281F">
            <w:pPr>
              <w:rPr>
                <w:b/>
                <w:sz w:val="24"/>
              </w:rPr>
            </w:pPr>
            <w:r w:rsidRPr="0067159D">
              <w:rPr>
                <w:b/>
                <w:sz w:val="24"/>
              </w:rPr>
              <w:t>Calcium/Magnesium Sample Location</w:t>
            </w:r>
          </w:p>
        </w:tc>
      </w:tr>
      <w:tr w:rsidR="0067159D" w14:paraId="015B90C3" w14:textId="77777777" w:rsidTr="00DB281F">
        <w:tc>
          <w:tcPr>
            <w:tcW w:w="1662" w:type="dxa"/>
            <w:tcBorders>
              <w:top w:val="single" w:sz="4" w:space="0" w:color="auto"/>
            </w:tcBorders>
          </w:tcPr>
          <w:p w14:paraId="0730830A" w14:textId="3D359954" w:rsidR="0067159D" w:rsidRDefault="0067159D" w:rsidP="0067159D">
            <w:pPr>
              <w:rPr>
                <w:sz w:val="24"/>
              </w:rPr>
            </w:pPr>
            <w:r>
              <w:rPr>
                <w:sz w:val="24"/>
                <w:lang w:eastAsia="en-US"/>
              </w:rPr>
              <w:t>May 22, 2019</w:t>
            </w:r>
          </w:p>
        </w:tc>
        <w:tc>
          <w:tcPr>
            <w:tcW w:w="2923" w:type="dxa"/>
            <w:tcBorders>
              <w:top w:val="single" w:sz="4" w:space="0" w:color="auto"/>
            </w:tcBorders>
          </w:tcPr>
          <w:p w14:paraId="6B1FDDAA" w14:textId="4C4806ED" w:rsidR="0067159D" w:rsidRDefault="0067159D" w:rsidP="0067159D">
            <w:pPr>
              <w:rPr>
                <w:sz w:val="24"/>
              </w:rPr>
            </w:pPr>
            <w:r>
              <w:rPr>
                <w:sz w:val="24"/>
                <w:lang w:eastAsia="en-US"/>
              </w:rPr>
              <w:t>Upper No Name Creek</w:t>
            </w:r>
          </w:p>
        </w:tc>
        <w:tc>
          <w:tcPr>
            <w:tcW w:w="2610" w:type="dxa"/>
            <w:tcBorders>
              <w:top w:val="single" w:sz="4" w:space="0" w:color="auto"/>
            </w:tcBorders>
          </w:tcPr>
          <w:p w14:paraId="4087A417" w14:textId="5E3BD078" w:rsidR="0067159D" w:rsidRDefault="0067159D" w:rsidP="0067159D">
            <w:pPr>
              <w:rPr>
                <w:sz w:val="24"/>
              </w:rPr>
            </w:pPr>
            <w:r>
              <w:rPr>
                <w:sz w:val="24"/>
                <w:lang w:eastAsia="en-US"/>
              </w:rPr>
              <w:t>April 30, 2019</w:t>
            </w:r>
          </w:p>
        </w:tc>
        <w:tc>
          <w:tcPr>
            <w:tcW w:w="2875" w:type="dxa"/>
            <w:tcBorders>
              <w:top w:val="single" w:sz="4" w:space="0" w:color="auto"/>
            </w:tcBorders>
          </w:tcPr>
          <w:p w14:paraId="2EAEDE66" w14:textId="37B986A0" w:rsidR="0067159D" w:rsidRDefault="0067159D" w:rsidP="0067159D">
            <w:pPr>
              <w:rPr>
                <w:sz w:val="24"/>
              </w:rPr>
            </w:pPr>
            <w:r>
              <w:rPr>
                <w:sz w:val="24"/>
                <w:lang w:eastAsia="en-US"/>
              </w:rPr>
              <w:t>Lower No Name Creek</w:t>
            </w:r>
          </w:p>
        </w:tc>
      </w:tr>
      <w:tr w:rsidR="0067159D" w14:paraId="10FB4AE7" w14:textId="77777777" w:rsidTr="00DB281F">
        <w:tc>
          <w:tcPr>
            <w:tcW w:w="1662" w:type="dxa"/>
          </w:tcPr>
          <w:p w14:paraId="30CD27B6" w14:textId="023EA305" w:rsidR="0067159D" w:rsidRDefault="0067159D" w:rsidP="0067159D">
            <w:pPr>
              <w:rPr>
                <w:sz w:val="24"/>
              </w:rPr>
            </w:pPr>
            <w:r>
              <w:rPr>
                <w:sz w:val="24"/>
                <w:lang w:eastAsia="en-US"/>
              </w:rPr>
              <w:t>May 22, 2019</w:t>
            </w:r>
          </w:p>
        </w:tc>
        <w:tc>
          <w:tcPr>
            <w:tcW w:w="2923" w:type="dxa"/>
          </w:tcPr>
          <w:p w14:paraId="497944AA" w14:textId="3800A007" w:rsidR="0067159D" w:rsidRDefault="0067159D" w:rsidP="0067159D">
            <w:pPr>
              <w:rPr>
                <w:sz w:val="24"/>
              </w:rPr>
            </w:pPr>
            <w:r>
              <w:rPr>
                <w:sz w:val="24"/>
                <w:lang w:eastAsia="en-US"/>
              </w:rPr>
              <w:t>Upper Beaver Creek</w:t>
            </w:r>
          </w:p>
        </w:tc>
        <w:tc>
          <w:tcPr>
            <w:tcW w:w="2610" w:type="dxa"/>
          </w:tcPr>
          <w:p w14:paraId="4C4C010A" w14:textId="636E8BB4" w:rsidR="0067159D" w:rsidRDefault="0067159D" w:rsidP="0067159D">
            <w:pPr>
              <w:rPr>
                <w:sz w:val="24"/>
              </w:rPr>
            </w:pPr>
            <w:r>
              <w:rPr>
                <w:sz w:val="24"/>
                <w:lang w:eastAsia="en-US"/>
              </w:rPr>
              <w:t>April 30, 2019</w:t>
            </w:r>
          </w:p>
        </w:tc>
        <w:tc>
          <w:tcPr>
            <w:tcW w:w="2875" w:type="dxa"/>
          </w:tcPr>
          <w:p w14:paraId="1AD0C589" w14:textId="22F26198" w:rsidR="0067159D" w:rsidRDefault="0067159D" w:rsidP="0067159D">
            <w:pPr>
              <w:rPr>
                <w:sz w:val="24"/>
              </w:rPr>
            </w:pPr>
            <w:r>
              <w:rPr>
                <w:sz w:val="24"/>
                <w:lang w:eastAsia="en-US"/>
              </w:rPr>
              <w:t>Lower Beaver Creek</w:t>
            </w:r>
          </w:p>
        </w:tc>
      </w:tr>
      <w:tr w:rsidR="0067159D" w14:paraId="1D450BE3" w14:textId="77777777" w:rsidTr="00DB281F">
        <w:tc>
          <w:tcPr>
            <w:tcW w:w="1662" w:type="dxa"/>
          </w:tcPr>
          <w:p w14:paraId="13754CB9" w14:textId="0B0802A4" w:rsidR="0067159D" w:rsidRDefault="0067159D" w:rsidP="0067159D">
            <w:pPr>
              <w:rPr>
                <w:sz w:val="24"/>
              </w:rPr>
            </w:pPr>
            <w:r>
              <w:rPr>
                <w:sz w:val="24"/>
                <w:lang w:eastAsia="en-US"/>
              </w:rPr>
              <w:t>May 22, 2019</w:t>
            </w:r>
          </w:p>
        </w:tc>
        <w:tc>
          <w:tcPr>
            <w:tcW w:w="2923" w:type="dxa"/>
          </w:tcPr>
          <w:p w14:paraId="160D0FA7" w14:textId="4D5A0CBE"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E1E4739" w14:textId="4796B898" w:rsidR="0067159D" w:rsidRDefault="0067159D" w:rsidP="0067159D">
            <w:pPr>
              <w:rPr>
                <w:sz w:val="24"/>
              </w:rPr>
            </w:pPr>
            <w:r>
              <w:rPr>
                <w:sz w:val="24"/>
                <w:lang w:eastAsia="en-US"/>
              </w:rPr>
              <w:t>April 30, 2019</w:t>
            </w:r>
          </w:p>
        </w:tc>
        <w:tc>
          <w:tcPr>
            <w:tcW w:w="2875" w:type="dxa"/>
          </w:tcPr>
          <w:p w14:paraId="3A9F091C" w14:textId="7C3477C8" w:rsidR="0067159D" w:rsidRDefault="0067159D" w:rsidP="0067159D">
            <w:pPr>
              <w:rPr>
                <w:sz w:val="24"/>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67159D" w14:paraId="3BF7E3AC" w14:textId="77777777" w:rsidTr="00DB281F">
        <w:tc>
          <w:tcPr>
            <w:tcW w:w="1662" w:type="dxa"/>
          </w:tcPr>
          <w:p w14:paraId="7CE5D150" w14:textId="12A7B396" w:rsidR="0067159D" w:rsidRDefault="0067159D" w:rsidP="0067159D">
            <w:pPr>
              <w:rPr>
                <w:sz w:val="24"/>
              </w:rPr>
            </w:pPr>
            <w:r>
              <w:rPr>
                <w:sz w:val="24"/>
                <w:lang w:eastAsia="en-US"/>
              </w:rPr>
              <w:t>May 22, 2019</w:t>
            </w:r>
          </w:p>
        </w:tc>
        <w:tc>
          <w:tcPr>
            <w:tcW w:w="2923" w:type="dxa"/>
          </w:tcPr>
          <w:p w14:paraId="179BF6B5" w14:textId="46A13DCF" w:rsidR="0067159D" w:rsidRDefault="0067159D" w:rsidP="0067159D">
            <w:pPr>
              <w:rPr>
                <w:sz w:val="24"/>
              </w:rPr>
            </w:pPr>
            <w:r>
              <w:rPr>
                <w:sz w:val="24"/>
                <w:lang w:eastAsia="en-US"/>
              </w:rPr>
              <w:t>Upper Soldotna Creek</w:t>
            </w:r>
          </w:p>
        </w:tc>
        <w:tc>
          <w:tcPr>
            <w:tcW w:w="2610" w:type="dxa"/>
          </w:tcPr>
          <w:p w14:paraId="55542EFB" w14:textId="03E42853" w:rsidR="0067159D" w:rsidRDefault="0067159D" w:rsidP="0067159D">
            <w:pPr>
              <w:rPr>
                <w:sz w:val="24"/>
              </w:rPr>
            </w:pPr>
            <w:r>
              <w:rPr>
                <w:sz w:val="24"/>
                <w:lang w:eastAsia="en-US"/>
              </w:rPr>
              <w:t>April 30, 2019</w:t>
            </w:r>
          </w:p>
        </w:tc>
        <w:tc>
          <w:tcPr>
            <w:tcW w:w="2875" w:type="dxa"/>
          </w:tcPr>
          <w:p w14:paraId="199B39FD" w14:textId="62EBA495" w:rsidR="0067159D" w:rsidRDefault="0067159D" w:rsidP="0067159D">
            <w:pPr>
              <w:rPr>
                <w:sz w:val="24"/>
              </w:rPr>
            </w:pPr>
            <w:r>
              <w:rPr>
                <w:sz w:val="24"/>
                <w:lang w:eastAsia="en-US"/>
              </w:rPr>
              <w:t>Lower Soldotna Creek</w:t>
            </w:r>
          </w:p>
        </w:tc>
      </w:tr>
      <w:tr w:rsidR="0067159D" w14:paraId="5F48F609" w14:textId="77777777" w:rsidTr="00DB281F">
        <w:tc>
          <w:tcPr>
            <w:tcW w:w="1662" w:type="dxa"/>
          </w:tcPr>
          <w:p w14:paraId="2FE5FFF2" w14:textId="32CD1082" w:rsidR="0067159D" w:rsidRDefault="0067159D" w:rsidP="0067159D">
            <w:pPr>
              <w:rPr>
                <w:sz w:val="24"/>
              </w:rPr>
            </w:pPr>
            <w:r>
              <w:rPr>
                <w:sz w:val="24"/>
                <w:lang w:eastAsia="en-US"/>
              </w:rPr>
              <w:t>July 30, 2019</w:t>
            </w:r>
          </w:p>
        </w:tc>
        <w:tc>
          <w:tcPr>
            <w:tcW w:w="2923" w:type="dxa"/>
          </w:tcPr>
          <w:p w14:paraId="2598C52D" w14:textId="7FFF0AB0" w:rsidR="0067159D" w:rsidRDefault="0067159D" w:rsidP="0067159D">
            <w:pPr>
              <w:rPr>
                <w:sz w:val="24"/>
              </w:rPr>
            </w:pPr>
            <w:r>
              <w:rPr>
                <w:sz w:val="24"/>
                <w:lang w:eastAsia="en-US"/>
              </w:rPr>
              <w:t>Upper No Name Creek</w:t>
            </w:r>
          </w:p>
        </w:tc>
        <w:tc>
          <w:tcPr>
            <w:tcW w:w="2610" w:type="dxa"/>
          </w:tcPr>
          <w:p w14:paraId="70D11627" w14:textId="0515DD52" w:rsidR="0067159D" w:rsidRDefault="0067159D" w:rsidP="0067159D">
            <w:pPr>
              <w:rPr>
                <w:sz w:val="24"/>
              </w:rPr>
            </w:pPr>
            <w:r>
              <w:rPr>
                <w:sz w:val="24"/>
                <w:lang w:eastAsia="en-US"/>
              </w:rPr>
              <w:t>July 24, 2019</w:t>
            </w:r>
          </w:p>
        </w:tc>
        <w:tc>
          <w:tcPr>
            <w:tcW w:w="2875" w:type="dxa"/>
          </w:tcPr>
          <w:p w14:paraId="204BC8F6" w14:textId="32D84990" w:rsidR="0067159D" w:rsidRDefault="0067159D" w:rsidP="0067159D">
            <w:pPr>
              <w:rPr>
                <w:sz w:val="24"/>
              </w:rPr>
            </w:pPr>
            <w:r>
              <w:rPr>
                <w:sz w:val="24"/>
                <w:lang w:eastAsia="en-US"/>
              </w:rPr>
              <w:t>Upper No Name Creek</w:t>
            </w:r>
          </w:p>
        </w:tc>
      </w:tr>
      <w:tr w:rsidR="0067159D" w14:paraId="39AF106F" w14:textId="77777777" w:rsidTr="00DB281F">
        <w:tc>
          <w:tcPr>
            <w:tcW w:w="1662" w:type="dxa"/>
          </w:tcPr>
          <w:p w14:paraId="0D138F2A" w14:textId="7649FC5E" w:rsidR="0067159D" w:rsidRDefault="0067159D" w:rsidP="0067159D">
            <w:pPr>
              <w:rPr>
                <w:sz w:val="24"/>
              </w:rPr>
            </w:pPr>
            <w:r>
              <w:rPr>
                <w:sz w:val="24"/>
                <w:lang w:eastAsia="en-US"/>
              </w:rPr>
              <w:t>July 30, 2019</w:t>
            </w:r>
          </w:p>
        </w:tc>
        <w:tc>
          <w:tcPr>
            <w:tcW w:w="2923" w:type="dxa"/>
          </w:tcPr>
          <w:p w14:paraId="4267F435" w14:textId="0F639ADC" w:rsidR="0067159D" w:rsidRDefault="0067159D" w:rsidP="0067159D">
            <w:pPr>
              <w:rPr>
                <w:sz w:val="24"/>
              </w:rPr>
            </w:pPr>
            <w:r>
              <w:rPr>
                <w:sz w:val="24"/>
                <w:lang w:eastAsia="en-US"/>
              </w:rPr>
              <w:t>Upper Beaver Creek</w:t>
            </w:r>
          </w:p>
        </w:tc>
        <w:tc>
          <w:tcPr>
            <w:tcW w:w="2610" w:type="dxa"/>
          </w:tcPr>
          <w:p w14:paraId="291066B4" w14:textId="2E8AEAB0" w:rsidR="0067159D" w:rsidRDefault="0067159D" w:rsidP="0067159D">
            <w:pPr>
              <w:rPr>
                <w:sz w:val="24"/>
              </w:rPr>
            </w:pPr>
            <w:r>
              <w:rPr>
                <w:sz w:val="24"/>
                <w:lang w:eastAsia="en-US"/>
              </w:rPr>
              <w:t>July 24, 2019</w:t>
            </w:r>
          </w:p>
        </w:tc>
        <w:tc>
          <w:tcPr>
            <w:tcW w:w="2875" w:type="dxa"/>
          </w:tcPr>
          <w:p w14:paraId="7540CBDF" w14:textId="225A1F75" w:rsidR="0067159D" w:rsidRDefault="0067159D" w:rsidP="0067159D">
            <w:pPr>
              <w:rPr>
                <w:sz w:val="24"/>
              </w:rPr>
            </w:pPr>
            <w:r>
              <w:rPr>
                <w:sz w:val="24"/>
                <w:lang w:eastAsia="en-US"/>
              </w:rPr>
              <w:t>Upper Beaver Creek</w:t>
            </w:r>
          </w:p>
        </w:tc>
      </w:tr>
      <w:tr w:rsidR="0067159D" w14:paraId="380E1E4E" w14:textId="77777777" w:rsidTr="00DB281F">
        <w:tc>
          <w:tcPr>
            <w:tcW w:w="1662" w:type="dxa"/>
          </w:tcPr>
          <w:p w14:paraId="0C164FD7" w14:textId="7B38B55F" w:rsidR="0067159D" w:rsidRDefault="0067159D" w:rsidP="0067159D">
            <w:pPr>
              <w:rPr>
                <w:sz w:val="24"/>
              </w:rPr>
            </w:pPr>
            <w:r>
              <w:rPr>
                <w:sz w:val="24"/>
                <w:lang w:eastAsia="en-US"/>
              </w:rPr>
              <w:t>July 30, 2019</w:t>
            </w:r>
          </w:p>
        </w:tc>
        <w:tc>
          <w:tcPr>
            <w:tcW w:w="2923" w:type="dxa"/>
          </w:tcPr>
          <w:p w14:paraId="4F019298" w14:textId="4992FA58"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A61A07F" w14:textId="767583D9" w:rsidR="0067159D" w:rsidRDefault="0067159D" w:rsidP="0067159D">
            <w:pPr>
              <w:rPr>
                <w:sz w:val="24"/>
              </w:rPr>
            </w:pPr>
            <w:r>
              <w:rPr>
                <w:sz w:val="24"/>
                <w:lang w:eastAsia="en-US"/>
              </w:rPr>
              <w:t>July 24, 2019</w:t>
            </w:r>
          </w:p>
        </w:tc>
        <w:tc>
          <w:tcPr>
            <w:tcW w:w="2875" w:type="dxa"/>
          </w:tcPr>
          <w:p w14:paraId="5E56E25B" w14:textId="15500C74"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67159D" w14:paraId="027D82F4" w14:textId="77777777" w:rsidTr="00DB281F">
        <w:tc>
          <w:tcPr>
            <w:tcW w:w="1662" w:type="dxa"/>
          </w:tcPr>
          <w:p w14:paraId="4E21B665" w14:textId="269ACD20" w:rsidR="0067159D" w:rsidRDefault="0067159D" w:rsidP="0067159D">
            <w:pPr>
              <w:rPr>
                <w:sz w:val="24"/>
              </w:rPr>
            </w:pPr>
            <w:r>
              <w:rPr>
                <w:sz w:val="24"/>
                <w:lang w:eastAsia="en-US"/>
              </w:rPr>
              <w:t>July 30, 2019</w:t>
            </w:r>
          </w:p>
        </w:tc>
        <w:tc>
          <w:tcPr>
            <w:tcW w:w="2923" w:type="dxa"/>
          </w:tcPr>
          <w:p w14:paraId="7E5F15A8" w14:textId="1BBBFF39" w:rsidR="0067159D" w:rsidRDefault="0067159D" w:rsidP="0067159D">
            <w:pPr>
              <w:rPr>
                <w:sz w:val="24"/>
              </w:rPr>
            </w:pPr>
            <w:r>
              <w:rPr>
                <w:sz w:val="24"/>
                <w:lang w:eastAsia="en-US"/>
              </w:rPr>
              <w:t>Upper Soldotna Creek</w:t>
            </w:r>
          </w:p>
        </w:tc>
        <w:tc>
          <w:tcPr>
            <w:tcW w:w="2610" w:type="dxa"/>
          </w:tcPr>
          <w:p w14:paraId="20CECD7D" w14:textId="3AFA71EB" w:rsidR="0067159D" w:rsidRDefault="0067159D" w:rsidP="0067159D">
            <w:pPr>
              <w:rPr>
                <w:sz w:val="24"/>
              </w:rPr>
            </w:pPr>
            <w:r>
              <w:rPr>
                <w:sz w:val="24"/>
                <w:lang w:eastAsia="en-US"/>
              </w:rPr>
              <w:t>July 24, 2019</w:t>
            </w:r>
          </w:p>
        </w:tc>
        <w:tc>
          <w:tcPr>
            <w:tcW w:w="2875" w:type="dxa"/>
          </w:tcPr>
          <w:p w14:paraId="38ADE6D6" w14:textId="34F10B8E" w:rsidR="0067159D" w:rsidRDefault="0067159D" w:rsidP="0067159D">
            <w:pPr>
              <w:rPr>
                <w:sz w:val="24"/>
              </w:rPr>
            </w:pPr>
            <w:r>
              <w:rPr>
                <w:sz w:val="24"/>
                <w:lang w:eastAsia="en-US"/>
              </w:rPr>
              <w:t>Upper Soldotna Creek</w:t>
            </w:r>
          </w:p>
        </w:tc>
      </w:tr>
      <w:tr w:rsidR="0067159D" w14:paraId="62EF21C9" w14:textId="77777777" w:rsidTr="00DB281F">
        <w:tc>
          <w:tcPr>
            <w:tcW w:w="1662" w:type="dxa"/>
          </w:tcPr>
          <w:p w14:paraId="027F8538" w14:textId="163AE2D6" w:rsidR="0067159D" w:rsidRDefault="0067159D" w:rsidP="0067159D">
            <w:pPr>
              <w:rPr>
                <w:sz w:val="24"/>
              </w:rPr>
            </w:pPr>
            <w:r>
              <w:rPr>
                <w:sz w:val="24"/>
                <w:lang w:eastAsia="en-US"/>
              </w:rPr>
              <w:t>May 22, 2019</w:t>
            </w:r>
          </w:p>
        </w:tc>
        <w:tc>
          <w:tcPr>
            <w:tcW w:w="2923" w:type="dxa"/>
          </w:tcPr>
          <w:p w14:paraId="71265DA7" w14:textId="6C1CD6E6"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Pr>
          <w:p w14:paraId="67E3C53B" w14:textId="1E550F7E" w:rsidR="0067159D" w:rsidRDefault="0067159D" w:rsidP="0067159D">
            <w:pPr>
              <w:rPr>
                <w:sz w:val="24"/>
              </w:rPr>
            </w:pPr>
            <w:r>
              <w:rPr>
                <w:sz w:val="24"/>
                <w:lang w:eastAsia="en-US"/>
              </w:rPr>
              <w:t>NA</w:t>
            </w:r>
          </w:p>
        </w:tc>
        <w:tc>
          <w:tcPr>
            <w:tcW w:w="2875" w:type="dxa"/>
          </w:tcPr>
          <w:p w14:paraId="2812590D" w14:textId="4040247F" w:rsidR="0067159D" w:rsidRDefault="0067159D" w:rsidP="0067159D">
            <w:pPr>
              <w:rPr>
                <w:sz w:val="24"/>
              </w:rPr>
            </w:pPr>
            <w:r>
              <w:rPr>
                <w:sz w:val="24"/>
                <w:lang w:eastAsia="en-US"/>
              </w:rPr>
              <w:t>NA</w:t>
            </w:r>
          </w:p>
        </w:tc>
      </w:tr>
      <w:tr w:rsidR="0067159D" w14:paraId="5E4688EA" w14:textId="77777777" w:rsidTr="00DB281F">
        <w:tc>
          <w:tcPr>
            <w:tcW w:w="1662" w:type="dxa"/>
            <w:tcBorders>
              <w:bottom w:val="single" w:sz="4" w:space="0" w:color="auto"/>
            </w:tcBorders>
          </w:tcPr>
          <w:p w14:paraId="6FCB9B42" w14:textId="296D275F" w:rsidR="0067159D" w:rsidRDefault="0067159D" w:rsidP="0067159D">
            <w:pPr>
              <w:rPr>
                <w:sz w:val="24"/>
              </w:rPr>
            </w:pPr>
            <w:r>
              <w:rPr>
                <w:sz w:val="24"/>
                <w:lang w:eastAsia="en-US"/>
              </w:rPr>
              <w:t>July 24, 2019</w:t>
            </w:r>
          </w:p>
        </w:tc>
        <w:tc>
          <w:tcPr>
            <w:tcW w:w="2923" w:type="dxa"/>
            <w:tcBorders>
              <w:bottom w:val="single" w:sz="4" w:space="0" w:color="auto"/>
            </w:tcBorders>
          </w:tcPr>
          <w:p w14:paraId="71102C5C" w14:textId="5B8C3E0D"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Borders>
              <w:bottom w:val="single" w:sz="4" w:space="0" w:color="auto"/>
            </w:tcBorders>
          </w:tcPr>
          <w:p w14:paraId="1482A928" w14:textId="77C5002A" w:rsidR="0067159D" w:rsidRDefault="0067159D" w:rsidP="0067159D">
            <w:pPr>
              <w:rPr>
                <w:sz w:val="24"/>
              </w:rPr>
            </w:pPr>
            <w:r>
              <w:rPr>
                <w:sz w:val="24"/>
                <w:lang w:eastAsia="en-US"/>
              </w:rPr>
              <w:t>NA</w:t>
            </w:r>
          </w:p>
        </w:tc>
        <w:tc>
          <w:tcPr>
            <w:tcW w:w="2875" w:type="dxa"/>
            <w:tcBorders>
              <w:bottom w:val="single" w:sz="4" w:space="0" w:color="auto"/>
            </w:tcBorders>
          </w:tcPr>
          <w:p w14:paraId="73A00E03" w14:textId="5BA437E7" w:rsidR="0067159D" w:rsidRDefault="0067159D" w:rsidP="0067159D">
            <w:pPr>
              <w:rPr>
                <w:sz w:val="24"/>
              </w:rPr>
            </w:pPr>
            <w:r>
              <w:rPr>
                <w:sz w:val="24"/>
                <w:lang w:eastAsia="en-US"/>
              </w:rPr>
              <w:t>NA</w:t>
            </w: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615"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616"/>
      <w:commentRangeStart w:id="617"/>
      <w:commentRangeStart w:id="618"/>
      <w:r w:rsidR="00CE1039" w:rsidRPr="00CE1039">
        <w:rPr>
          <w:sz w:val="24"/>
          <w:szCs w:val="24"/>
        </w:rPr>
        <w:t>standards</w:t>
      </w:r>
      <w:commentRangeEnd w:id="616"/>
      <w:r w:rsidR="005E798A">
        <w:rPr>
          <w:rStyle w:val="CommentReference"/>
          <w:b w:val="0"/>
          <w:bCs w:val="0"/>
          <w:caps w:val="0"/>
        </w:rPr>
        <w:commentReference w:id="616"/>
      </w:r>
      <w:commentRangeEnd w:id="617"/>
      <w:r w:rsidR="00FA66A8">
        <w:rPr>
          <w:rStyle w:val="CommentReference"/>
          <w:b w:val="0"/>
          <w:bCs w:val="0"/>
          <w:caps w:val="0"/>
        </w:rPr>
        <w:commentReference w:id="617"/>
      </w:r>
      <w:commentRangeEnd w:id="618"/>
      <w:r w:rsidR="00AC4CEC">
        <w:rPr>
          <w:rStyle w:val="CommentReference"/>
          <w:b w:val="0"/>
          <w:bCs w:val="0"/>
          <w:caps w:val="0"/>
        </w:rPr>
        <w:commentReference w:id="618"/>
      </w:r>
      <w:r w:rsidR="00CE1039">
        <w:rPr>
          <w:sz w:val="24"/>
          <w:szCs w:val="24"/>
        </w:rPr>
        <w:t>.</w:t>
      </w:r>
      <w:bookmarkEnd w:id="615"/>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5B623F1"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13BAD8B5"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w:t>
      </w:r>
      <w:r w:rsidR="00D74AB6">
        <w:rPr>
          <w:sz w:val="24"/>
          <w:szCs w:val="24"/>
        </w:rPr>
        <w:t xml:space="preserve"> </w:t>
      </w:r>
      <w:r w:rsidR="00F915C5">
        <w:rPr>
          <w:sz w:val="24"/>
          <w:szCs w:val="24"/>
        </w:rPr>
        <w:t>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619"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620"/>
      <w:commentRangeStart w:id="621"/>
      <w:r w:rsidR="004E2909">
        <w:rPr>
          <w:sz w:val="24"/>
          <w:szCs w:val="24"/>
        </w:rPr>
        <w:t>difference levels</w:t>
      </w:r>
      <w:commentRangeEnd w:id="620"/>
      <w:r w:rsidR="006B24FD">
        <w:rPr>
          <w:rStyle w:val="CommentReference"/>
          <w:b w:val="0"/>
          <w:bCs w:val="0"/>
          <w:caps w:val="0"/>
        </w:rPr>
        <w:commentReference w:id="620"/>
      </w:r>
      <w:commentRangeEnd w:id="621"/>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621"/>
      </w:r>
      <w:r w:rsidR="004E2909">
        <w:rPr>
          <w:sz w:val="24"/>
          <w:szCs w:val="24"/>
        </w:rPr>
        <w:t xml:space="preserve"> of duplicate samples by site and date.</w:t>
      </w:r>
      <w:bookmarkEnd w:id="619"/>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622"/>
                  <w:r w:rsidRPr="009208A1">
                    <w:rPr>
                      <w:rFonts w:ascii="Calibri" w:eastAsia="Times New Roman" w:hAnsi="Calibri" w:cs="Calibri"/>
                      <w:color w:val="000000"/>
                      <w:kern w:val="0"/>
                      <w:sz w:val="22"/>
                      <w:szCs w:val="22"/>
                      <w:lang w:eastAsia="en-US"/>
                    </w:rPr>
                    <w:t>4.06</w:t>
                  </w:r>
                  <w:commentRangeEnd w:id="622"/>
                  <w:r w:rsidR="00E60CF6">
                    <w:rPr>
                      <w:rStyle w:val="CommentReference"/>
                    </w:rPr>
                    <w:commentReference w:id="622"/>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623"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624"/>
      <w:commentRangeStart w:id="625"/>
      <w:commentRangeStart w:id="626"/>
      <w:r w:rsidR="00E164AF">
        <w:rPr>
          <w:sz w:val="24"/>
          <w:szCs w:val="24"/>
        </w:rPr>
        <w:t>Significant</w:t>
      </w:r>
      <w:commentRangeEnd w:id="624"/>
      <w:r w:rsidR="00E164AF">
        <w:rPr>
          <w:rStyle w:val="CommentReference"/>
          <w:b w:val="0"/>
          <w:bCs w:val="0"/>
          <w:caps w:val="0"/>
        </w:rPr>
        <w:commentReference w:id="624"/>
      </w:r>
      <w:commentRangeEnd w:id="625"/>
      <w:r w:rsidR="006B24FD">
        <w:rPr>
          <w:rStyle w:val="CommentReference"/>
          <w:b w:val="0"/>
          <w:bCs w:val="0"/>
          <w:caps w:val="0"/>
        </w:rPr>
        <w:commentReference w:id="625"/>
      </w:r>
      <w:commentRangeEnd w:id="626"/>
      <w:r w:rsidR="008F5F9A">
        <w:rPr>
          <w:rStyle w:val="CommentReference"/>
          <w:b w:val="0"/>
          <w:bCs w:val="0"/>
          <w:caps w:val="0"/>
        </w:rPr>
        <w:commentReference w:id="626"/>
      </w:r>
      <w:r w:rsidR="00E164AF">
        <w:rPr>
          <w:sz w:val="24"/>
          <w:szCs w:val="24"/>
        </w:rPr>
        <w:t xml:space="preserve"> outliers were removed prior to calculating averages.</w:t>
      </w:r>
      <w:bookmarkEnd w:id="623"/>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43B89B4B" w:rsidR="00E164AF" w:rsidRPr="0024208B" w:rsidRDefault="00E164AF" w:rsidP="0024208B">
      <w:pPr>
        <w:rPr>
          <w:sz w:val="24"/>
          <w:szCs w:val="24"/>
          <w:lang w:eastAsia="en-US"/>
        </w:rPr>
      </w:pPr>
    </w:p>
    <w:sectPr w:rsidR="00E164AF" w:rsidRPr="0024208B"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Eldred, Laura" w:date="2020-12-29T08:02:00Z" w:initials="EL">
    <w:p w14:paraId="42372C32" w14:textId="6966C48B" w:rsidR="0007617C" w:rsidRDefault="0007617C">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5" w:author="Apsens, Sarah" w:date="2020-12-30T16:23:00Z" w:initials="ASJ(">
    <w:p w14:paraId="4CF820D1" w14:textId="5F02CB2C" w:rsidR="0007617C" w:rsidRDefault="0007617C">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6" w:author="Benjamin Meyer" w:date="2021-01-18T07:15:00Z" w:initials="BM">
    <w:p w14:paraId="651DFDA2" w14:textId="661F01A1" w:rsidR="0007617C" w:rsidRDefault="0007617C">
      <w:pPr>
        <w:pStyle w:val="CommentText"/>
      </w:pPr>
      <w:r>
        <w:rPr>
          <w:rStyle w:val="CommentReference"/>
        </w:rPr>
        <w:annotationRef/>
      </w:r>
      <w:r>
        <w:t>Added hyperlink to citation and in bibliography.  Added list of acronyms.</w:t>
      </w:r>
    </w:p>
  </w:comment>
  <w:comment w:id="12" w:author="Apsens, Sarah" w:date="2020-12-30T09:35:00Z" w:initials="ASJ(">
    <w:p w14:paraId="5323FF0A" w14:textId="77DB8682" w:rsidR="0007617C" w:rsidRDefault="0007617C">
      <w:pPr>
        <w:pStyle w:val="CommentText"/>
      </w:pPr>
      <w:r>
        <w:rPr>
          <w:rStyle w:val="CommentReference"/>
        </w:rPr>
        <w:annotationRef/>
      </w:r>
      <w:r>
        <w:t>For the public - please specify that this is a field report looking at surface water quality and not drinking water (DEC also includes a drinking water division, and we do not want people confusing the two – they have different water quality (</w:t>
      </w:r>
      <w:proofErr w:type="spellStart"/>
      <w:r>
        <w:t>wq</w:t>
      </w:r>
      <w:proofErr w:type="spellEnd"/>
      <w:r>
        <w:t xml:space="preserve">) criteria). </w:t>
      </w:r>
    </w:p>
  </w:comment>
  <w:comment w:id="13" w:author="Benjamin Meyer" w:date="2021-01-26T08:41:00Z" w:initials="BM">
    <w:p w14:paraId="3DFCFD03" w14:textId="1FF5D2A7" w:rsidR="0007617C" w:rsidRDefault="0007617C">
      <w:pPr>
        <w:pStyle w:val="CommentText"/>
      </w:pPr>
      <w:r>
        <w:rPr>
          <w:rStyle w:val="CommentReference"/>
        </w:rPr>
        <w:annotationRef/>
      </w:r>
      <w:r>
        <w:t>Modified text to clarify</w:t>
      </w:r>
    </w:p>
  </w:comment>
  <w:comment w:id="15" w:author="Eldred, Laura" w:date="2020-12-29T11:28:00Z" w:initials="EL">
    <w:p w14:paraId="25EEC855" w14:textId="3421CF22" w:rsidR="0007617C" w:rsidRDefault="0007617C">
      <w:pPr>
        <w:pStyle w:val="CommentText"/>
      </w:pPr>
      <w:r>
        <w:rPr>
          <w:rStyle w:val="CommentReference"/>
        </w:rPr>
        <w:annotationRef/>
      </w:r>
      <w:proofErr w:type="gramStart"/>
      <w:r>
        <w:t>this</w:t>
      </w:r>
      <w:proofErr w:type="gramEnd"/>
      <w:r>
        <w:t xml:space="preserve"> sentence doesn’t really fit with the rest of the paragraph that is discussing criteria and biologic affects Cu and Zn. Suggest separating</w:t>
      </w:r>
    </w:p>
  </w:comment>
  <w:comment w:id="16" w:author="Benjamin Meyer" w:date="2021-01-18T07:30:00Z" w:initials="BM">
    <w:p w14:paraId="3CF40963" w14:textId="10F5DB54" w:rsidR="0007617C" w:rsidRDefault="0007617C">
      <w:pPr>
        <w:pStyle w:val="CommentText"/>
      </w:pPr>
      <w:r>
        <w:rPr>
          <w:rStyle w:val="CommentReference"/>
        </w:rPr>
        <w:annotationRef/>
      </w:r>
      <w:r>
        <w:t>Moved sentence</w:t>
      </w:r>
    </w:p>
  </w:comment>
  <w:comment w:id="19" w:author="Apsens, Sarah" w:date="2020-12-28T12:34:00Z" w:initials="ASJ(">
    <w:p w14:paraId="3B23D2CF" w14:textId="37EE3164" w:rsidR="0007617C" w:rsidRDefault="0007617C">
      <w:pPr>
        <w:pStyle w:val="CommentText"/>
      </w:pPr>
      <w:r>
        <w:rPr>
          <w:rStyle w:val="CommentReference"/>
        </w:rPr>
        <w:annotationRef/>
      </w:r>
      <w:r>
        <w:t>Did you look at the acute criterion also?</w:t>
      </w:r>
    </w:p>
  </w:comment>
  <w:comment w:id="20" w:author="Benjamin Meyer" w:date="2021-01-18T07:29:00Z" w:initials="BM">
    <w:p w14:paraId="2EC68EF7" w14:textId="5AEE418A" w:rsidR="0007617C" w:rsidRDefault="0007617C">
      <w:pPr>
        <w:pStyle w:val="CommentText"/>
      </w:pPr>
      <w:r>
        <w:rPr>
          <w:rStyle w:val="CommentReference"/>
        </w:rPr>
        <w:annotationRef/>
      </w:r>
      <w:r>
        <w:t>We assessed only CCC criteria in this report.</w:t>
      </w:r>
    </w:p>
  </w:comment>
  <w:comment w:id="17" w:author="Apsens, Sarah" w:date="2020-12-28T12:10:00Z" w:initials="ASJ(">
    <w:p w14:paraId="504457F9" w14:textId="1FF61085" w:rsidR="0007617C" w:rsidRDefault="0007617C">
      <w:pPr>
        <w:pStyle w:val="CommentText"/>
      </w:pPr>
      <w:r>
        <w:rPr>
          <w:rStyle w:val="CommentReference"/>
        </w:rPr>
        <w:annotationRef/>
      </w:r>
      <w:r>
        <w:t>This is a bit wordy as is</w:t>
      </w:r>
    </w:p>
  </w:comment>
  <w:comment w:id="18" w:author="Benjamin Meyer" w:date="2021-01-18T07:30:00Z" w:initials="BM">
    <w:p w14:paraId="5BF513E4" w14:textId="34E59514" w:rsidR="0007617C" w:rsidRDefault="0007617C">
      <w:pPr>
        <w:pStyle w:val="CommentText"/>
      </w:pPr>
      <w:r>
        <w:rPr>
          <w:rStyle w:val="CommentReference"/>
        </w:rPr>
        <w:annotationRef/>
      </w:r>
      <w:r>
        <w:t>Rephrased</w:t>
      </w:r>
    </w:p>
  </w:comment>
  <w:comment w:id="21" w:author="Apsens, Sarah" w:date="2020-12-30T16:43:00Z" w:initials="ASJ(">
    <w:p w14:paraId="27697F71" w14:textId="3CE85B8D" w:rsidR="0007617C" w:rsidRDefault="0007617C">
      <w:pPr>
        <w:pStyle w:val="CommentText"/>
      </w:pPr>
      <w:r>
        <w:rPr>
          <w:rStyle w:val="CommentReference"/>
        </w:rPr>
        <w:annotationRef/>
      </w:r>
      <w:r>
        <w:t>Just as a reminder, please include a short discussion of the resulting GIS product(s) in the comprehensive final report for this project.</w:t>
      </w:r>
    </w:p>
  </w:comment>
  <w:comment w:id="22" w:author="Benjamin Meyer" w:date="2021-01-18T07:31:00Z" w:initials="BM">
    <w:p w14:paraId="594E4F29" w14:textId="7982EBDC" w:rsidR="0007617C" w:rsidRDefault="0007617C">
      <w:pPr>
        <w:pStyle w:val="CommentText"/>
      </w:pPr>
      <w:r>
        <w:rPr>
          <w:rStyle w:val="CommentReference"/>
        </w:rPr>
        <w:annotationRef/>
      </w:r>
      <w:r>
        <w:t>Will do, report currently in progress</w:t>
      </w:r>
    </w:p>
  </w:comment>
  <w:comment w:id="29" w:author="Apsens, Sarah" w:date="2020-12-30T16:45:00Z" w:initials="ASJ(">
    <w:p w14:paraId="271953A2" w14:textId="7ED2017D" w:rsidR="0007617C" w:rsidRDefault="0007617C">
      <w:pPr>
        <w:pStyle w:val="CommentText"/>
      </w:pPr>
      <w:r>
        <w:rPr>
          <w:rStyle w:val="CommentReference"/>
        </w:rPr>
        <w:annotationRef/>
      </w:r>
      <w:r>
        <w:t>Not sure this is the best solution – was attempting to clarify that the 10 sites were from the Cu and Zn specific project</w:t>
      </w:r>
    </w:p>
  </w:comment>
  <w:comment w:id="30" w:author="Benjamin Meyer" w:date="2021-01-18T07:37:00Z" w:initials="BM">
    <w:p w14:paraId="1160FEEF" w14:textId="66F4C42C" w:rsidR="0007617C" w:rsidRDefault="0007617C">
      <w:pPr>
        <w:pStyle w:val="CommentText"/>
      </w:pPr>
      <w:r>
        <w:rPr>
          <w:rStyle w:val="CommentReference"/>
        </w:rPr>
        <w:annotationRef/>
      </w:r>
      <w:r>
        <w:t>Between all the various data I encountered, there were 10 main stem sites and nine tributary sites</w:t>
      </w:r>
    </w:p>
  </w:comment>
  <w:comment w:id="34" w:author="Benjamin Meyer" w:date="2021-01-21T06:40:00Z" w:initials="BM">
    <w:p w14:paraId="6A57DE53" w14:textId="5353FAF8" w:rsidR="0007617C" w:rsidRPr="0040381D" w:rsidRDefault="0007617C" w:rsidP="0040381D">
      <w:pPr>
        <w:widowControl/>
        <w:autoSpaceDE w:val="0"/>
        <w:autoSpaceDN w:val="0"/>
        <w:adjustRightInd w:val="0"/>
        <w:rPr>
          <w:rFonts w:ascii="TimesNewRomanPS-BoldMT" w:hAnsi="TimesNewRomanPS-BoldMT" w:cs="TimesNewRomanPS-BoldMT"/>
          <w:bCs/>
          <w:kern w:val="0"/>
          <w:sz w:val="29"/>
          <w:szCs w:val="29"/>
          <w:lang w:eastAsia="en-US"/>
        </w:rPr>
      </w:pPr>
      <w:r>
        <w:rPr>
          <w:rStyle w:val="CommentReference"/>
        </w:rPr>
        <w:annotationRef/>
      </w:r>
      <w:r>
        <w:t>QAPP does not specify if this was the case</w:t>
      </w:r>
      <w:r>
        <w:rPr>
          <w:rFonts w:ascii="TimesNewRomanPS-BoldMT" w:hAnsi="TimesNewRomanPS-BoldMT" w:cs="TimesNewRomanPS-BoldMT"/>
          <w:bCs/>
          <w:kern w:val="0"/>
          <w:sz w:val="29"/>
          <w:szCs w:val="29"/>
          <w:lang w:eastAsia="en-US"/>
        </w:rPr>
        <w:t xml:space="preserve">.  I asked my predecessor, Maggie </w:t>
      </w:r>
      <w:proofErr w:type="spellStart"/>
      <w:r>
        <w:rPr>
          <w:rFonts w:ascii="TimesNewRomanPS-BoldMT" w:hAnsi="TimesNewRomanPS-BoldMT" w:cs="TimesNewRomanPS-BoldMT"/>
          <w:bCs/>
          <w:kern w:val="0"/>
          <w:sz w:val="29"/>
          <w:szCs w:val="29"/>
          <w:lang w:eastAsia="en-US"/>
        </w:rPr>
        <w:t>Harings</w:t>
      </w:r>
      <w:proofErr w:type="spellEnd"/>
      <w:r>
        <w:rPr>
          <w:rFonts w:ascii="TimesNewRomanPS-BoldMT" w:hAnsi="TimesNewRomanPS-BoldMT" w:cs="TimesNewRomanPS-BoldMT"/>
          <w:bCs/>
          <w:kern w:val="0"/>
          <w:sz w:val="29"/>
          <w:szCs w:val="29"/>
          <w:lang w:eastAsia="en-US"/>
        </w:rPr>
        <w:t xml:space="preserve">, and she says the bottles were not capped while still submerged.  </w:t>
      </w:r>
    </w:p>
  </w:comment>
  <w:comment w:id="36" w:author="Apsens, Sarah" w:date="2020-12-30T09:42:00Z" w:initials="ASJ(">
    <w:p w14:paraId="23C4788C" w14:textId="2A47D365" w:rsidR="0007617C" w:rsidRDefault="0007617C">
      <w:pPr>
        <w:pStyle w:val="CommentText"/>
      </w:pPr>
      <w:r>
        <w:rPr>
          <w:rStyle w:val="CommentReference"/>
        </w:rPr>
        <w:annotationRef/>
      </w:r>
      <w:r>
        <w:t xml:space="preserve">Was the Ca/Mg analysis run by a different lab (Test America?), if so, please add this information.  </w:t>
      </w:r>
    </w:p>
  </w:comment>
  <w:comment w:id="37" w:author="Benjamin Meyer" w:date="2021-01-21T06:57:00Z" w:initials="BM">
    <w:p w14:paraId="4253AFAB" w14:textId="01885BDC" w:rsidR="0007617C" w:rsidRDefault="0007617C">
      <w:pPr>
        <w:pStyle w:val="CommentText"/>
      </w:pPr>
      <w:r>
        <w:rPr>
          <w:rStyle w:val="CommentReference"/>
        </w:rPr>
        <w:annotationRef/>
      </w:r>
      <w:r>
        <w:t>Added additional lab info</w:t>
      </w:r>
    </w:p>
  </w:comment>
  <w:comment w:id="39" w:author="Apsens, Sarah" w:date="2020-12-30T09:48:00Z" w:initials="ASJ(">
    <w:p w14:paraId="4C67EB2B" w14:textId="115999A9" w:rsidR="0007617C" w:rsidRDefault="0007617C">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40" w:author="Benjamin Meyer" w:date="2021-01-21T07:09:00Z" w:initials="BM">
    <w:p w14:paraId="0CC95098" w14:textId="104F156B" w:rsidR="0007617C" w:rsidRDefault="0007617C">
      <w:pPr>
        <w:pStyle w:val="CommentText"/>
      </w:pPr>
      <w:r>
        <w:rPr>
          <w:rStyle w:val="CommentReference"/>
        </w:rPr>
        <w:annotationRef/>
      </w:r>
      <w:proofErr w:type="gramStart"/>
      <w:r>
        <w:t>cited</w:t>
      </w:r>
      <w:proofErr w:type="gramEnd"/>
    </w:p>
  </w:comment>
  <w:comment w:id="44" w:author="Apsens, Sarah" w:date="2020-12-30T09:55:00Z" w:initials="ASJ(">
    <w:p w14:paraId="35689DD2" w14:textId="2C4D2223" w:rsidR="0007617C" w:rsidRDefault="0007617C">
      <w:pPr>
        <w:pStyle w:val="CommentText"/>
      </w:pPr>
      <w:r>
        <w:rPr>
          <w:rStyle w:val="CommentReference"/>
        </w:rPr>
        <w:annotationRef/>
      </w:r>
      <w:r>
        <w:t xml:space="preserve">Same comment as above, needs proper citation(s). </w:t>
      </w:r>
    </w:p>
  </w:comment>
  <w:comment w:id="45" w:author="Benjamin Meyer" w:date="2021-01-21T07:10:00Z" w:initials="BM">
    <w:p w14:paraId="724EB5EA" w14:textId="17023E25" w:rsidR="0007617C" w:rsidRDefault="0007617C">
      <w:pPr>
        <w:pStyle w:val="CommentText"/>
      </w:pPr>
      <w:r>
        <w:rPr>
          <w:rStyle w:val="CommentReference"/>
        </w:rPr>
        <w:annotationRef/>
      </w:r>
      <w:proofErr w:type="gramStart"/>
      <w:r>
        <w:t>cited</w:t>
      </w:r>
      <w:proofErr w:type="gramEnd"/>
    </w:p>
  </w:comment>
  <w:comment w:id="47" w:author="Apsens, Sarah" w:date="2020-12-30T10:04:00Z" w:initials="ASJ(">
    <w:p w14:paraId="71490C15" w14:textId="2E5EE816" w:rsidR="0007617C" w:rsidRDefault="0007617C">
      <w:pPr>
        <w:pStyle w:val="CommentText"/>
      </w:pPr>
      <w:r>
        <w:rPr>
          <w:rStyle w:val="CommentReference"/>
        </w:rPr>
        <w:annotationRef/>
      </w:r>
      <w:r>
        <w:t>Sample Accuracy and Precision – is really what this is about</w:t>
      </w:r>
    </w:p>
  </w:comment>
  <w:comment w:id="48" w:author="Benjamin Meyer" w:date="2021-01-21T07:38:00Z" w:initials="BM">
    <w:p w14:paraId="4A331AF8" w14:textId="62EA46CB" w:rsidR="0007617C" w:rsidRDefault="0007617C">
      <w:pPr>
        <w:pStyle w:val="CommentText"/>
      </w:pPr>
      <w:r>
        <w:rPr>
          <w:rStyle w:val="CommentReference"/>
        </w:rPr>
        <w:annotationRef/>
      </w:r>
      <w:r>
        <w:t>Changed section title</w:t>
      </w:r>
    </w:p>
  </w:comment>
  <w:comment w:id="53" w:author="Benjamin Meyer" w:date="2021-02-16T17:20:00Z" w:initials="BM">
    <w:p w14:paraId="7DE71F9E" w14:textId="00639F81" w:rsidR="0007617C" w:rsidRDefault="0007617C">
      <w:pPr>
        <w:pStyle w:val="CommentText"/>
      </w:pPr>
      <w:r>
        <w:rPr>
          <w:rStyle w:val="CommentReference"/>
        </w:rPr>
        <w:annotationRef/>
      </w:r>
      <w:r>
        <w:t xml:space="preserve">Explain that full data, including replicate values, available at </w:t>
      </w:r>
      <w:proofErr w:type="spellStart"/>
      <w:r>
        <w:t>github</w:t>
      </w:r>
      <w:proofErr w:type="spellEnd"/>
      <w:r>
        <w:t xml:space="preserve"> link</w:t>
      </w:r>
    </w:p>
  </w:comment>
  <w:comment w:id="63" w:author="Benjamin Meyer" w:date="2021-01-21T07:18:00Z" w:initials="BM">
    <w:p w14:paraId="7C489B78" w14:textId="0FCE3C00" w:rsidR="0007617C" w:rsidRDefault="0007617C">
      <w:pPr>
        <w:pStyle w:val="CommentText"/>
      </w:pPr>
      <w:r>
        <w:rPr>
          <w:rStyle w:val="CommentReference"/>
        </w:rPr>
        <w:annotationRef/>
      </w:r>
      <w:r>
        <w:t>Rephrased paragraph</w:t>
      </w:r>
    </w:p>
  </w:comment>
  <w:comment w:id="64" w:author="Apsens, Sarah" w:date="2020-12-30T10:07:00Z" w:initials="ASJ(">
    <w:p w14:paraId="53BB0917" w14:textId="04F3E854" w:rsidR="0007617C" w:rsidRDefault="0007617C">
      <w:pPr>
        <w:pStyle w:val="CommentText"/>
      </w:pPr>
      <w:r>
        <w:rPr>
          <w:rStyle w:val="CommentReference"/>
        </w:rPr>
        <w:annotationRef/>
      </w:r>
      <w:r>
        <w:t xml:space="preserve">Were these seasonal averages? Or site-specific averages (i.e., one avg. hardness value for Soldotna Creek, one for Beaver Creek, etc.)? Not clear as currently written. </w:t>
      </w:r>
    </w:p>
  </w:comment>
  <w:comment w:id="65" w:author="Benjamin Meyer" w:date="2021-01-21T07:38:00Z" w:initials="BM">
    <w:p w14:paraId="1784C868" w14:textId="63397ACA" w:rsidR="0007617C" w:rsidRDefault="0007617C">
      <w:pPr>
        <w:pStyle w:val="CommentText"/>
      </w:pPr>
      <w:r>
        <w:rPr>
          <w:rStyle w:val="CommentReference"/>
        </w:rPr>
        <w:annotationRef/>
      </w:r>
      <w:r>
        <w:t>This was summary table I inherited.  See response to next comment for resolution.</w:t>
      </w:r>
    </w:p>
  </w:comment>
  <w:comment w:id="66" w:author="Apsens, Sarah" w:date="2020-12-28T12:51:00Z" w:initials="ASJ(">
    <w:p w14:paraId="1F9E63E6" w14:textId="08AB29BF" w:rsidR="0007617C" w:rsidRDefault="0007617C">
      <w:pPr>
        <w:pStyle w:val="CommentText"/>
      </w:pPr>
      <w:r>
        <w:rPr>
          <w:rStyle w:val="CommentReference"/>
        </w:rPr>
        <w:annotationRef/>
      </w:r>
      <w:r>
        <w:t xml:space="preserve">Why not with more recent (e.g., 2015-2018) data? </w:t>
      </w:r>
      <w:proofErr w:type="spellStart"/>
      <w:r>
        <w:t>Its</w:t>
      </w:r>
      <w:proofErr w:type="spellEnd"/>
      <w:r>
        <w:t xml:space="preserve"> unclear if you’re using these averages just as reference check, or to generate the site specific CCC’s. If you’re just using them for reference, could you reduce this paragraph and add it to the previous paragraph? Also, what was your criteria for determining if a site-specific hardness was close enough to the 2000-2012 avg. hardness? I’m guessing you had some confidence intervals/</w:t>
      </w:r>
      <w:proofErr w:type="spellStart"/>
      <w:r>
        <w:t>st.</w:t>
      </w:r>
      <w:proofErr w:type="spellEnd"/>
      <w:r>
        <w:t xml:space="preserve"> deviations? </w:t>
      </w:r>
    </w:p>
  </w:comment>
  <w:comment w:id="67" w:author="Benjamin Meyer" w:date="2021-01-21T07:19:00Z" w:initials="BM">
    <w:p w14:paraId="38CE5F9B" w14:textId="77777777" w:rsidR="0007617C" w:rsidRDefault="0007617C">
      <w:pPr>
        <w:pStyle w:val="CommentText"/>
      </w:pPr>
      <w:r>
        <w:rPr>
          <w:rStyle w:val="CommentReference"/>
        </w:rPr>
        <w:annotationRef/>
      </w:r>
    </w:p>
    <w:p w14:paraId="0996270F" w14:textId="65D0AFF0" w:rsidR="0007617C" w:rsidRDefault="0007617C">
      <w:pPr>
        <w:pStyle w:val="CommentText"/>
      </w:pPr>
      <w:r>
        <w:t xml:space="preserve">The EPA water quality database currently contains KRBWQM data only up to 2014.  As per our discussion last month, it is unclear why biannual </w:t>
      </w:r>
      <w:proofErr w:type="spellStart"/>
      <w:r>
        <w:t>wqx</w:t>
      </w:r>
      <w:proofErr w:type="spellEnd"/>
      <w:r>
        <w:t xml:space="preserve"> data was not submitted to the EPA database in those missing years. </w:t>
      </w:r>
    </w:p>
    <w:p w14:paraId="1D45F300" w14:textId="77777777" w:rsidR="0007617C" w:rsidRDefault="0007617C">
      <w:pPr>
        <w:pStyle w:val="CommentText"/>
      </w:pPr>
    </w:p>
    <w:p w14:paraId="05677E12" w14:textId="6402A882" w:rsidR="0007617C" w:rsidRDefault="0007617C">
      <w:pPr>
        <w:pStyle w:val="CommentText"/>
      </w:pPr>
      <w:r>
        <w:t>(I look forward to remedying this gap ASAP, but it’s beyond the scope of work for this report).  I presume that’s why the timeframe of 2000 – 2014 was used to create the table though.</w:t>
      </w:r>
    </w:p>
    <w:p w14:paraId="7908D1EA" w14:textId="70DF48FA" w:rsidR="0007617C" w:rsidRDefault="0007617C">
      <w:pPr>
        <w:pStyle w:val="CommentText"/>
      </w:pPr>
    </w:p>
    <w:p w14:paraId="7D57E1CC" w14:textId="0CA3EEAA" w:rsidR="0007617C" w:rsidRDefault="0007617C">
      <w:pPr>
        <w:pStyle w:val="CommentText"/>
      </w:pPr>
      <w:r>
        <w:t>In the meantime, for this report, I have recreated a new table using all Ca/Mg data 2000 – 2019.</w:t>
      </w:r>
    </w:p>
    <w:p w14:paraId="68327065" w14:textId="07A611D6" w:rsidR="0007617C" w:rsidRDefault="0007617C">
      <w:pPr>
        <w:pStyle w:val="CommentText"/>
      </w:pPr>
    </w:p>
    <w:p w14:paraId="0906F538" w14:textId="3FBDBC51" w:rsidR="0007617C" w:rsidRDefault="0007617C">
      <w:pPr>
        <w:pStyle w:val="CommentText"/>
      </w:pPr>
      <w:r>
        <w:t xml:space="preserve">I have created a figure placing the asynchronous hardness values in context of longer-term seasonal averages to gauge the appropriateness of </w:t>
      </w:r>
    </w:p>
    <w:p w14:paraId="36777242" w14:textId="6ED4211F" w:rsidR="0007617C" w:rsidRDefault="0007617C">
      <w:pPr>
        <w:pStyle w:val="CommentText"/>
      </w:pPr>
    </w:p>
    <w:p w14:paraId="5B079354" w14:textId="70852DE9" w:rsidR="0007617C" w:rsidRDefault="0007617C">
      <w:pPr>
        <w:pStyle w:val="CommentText"/>
      </w:pPr>
      <w:r>
        <w:t>See link here for details, or see Table 6 for and Figure X</w:t>
      </w:r>
    </w:p>
  </w:comment>
  <w:comment w:id="68" w:author="Benjamin Meyer" w:date="2021-02-17T15:22:00Z" w:initials="BM">
    <w:p w14:paraId="2527252F" w14:textId="649A31DA" w:rsidR="0007617C" w:rsidRDefault="0007617C">
      <w:pPr>
        <w:pStyle w:val="CommentText"/>
      </w:pPr>
      <w:r>
        <w:rPr>
          <w:rStyle w:val="CommentReference"/>
        </w:rPr>
        <w:annotationRef/>
      </w:r>
      <w:r>
        <w:t xml:space="preserve">Note to </w:t>
      </w:r>
      <w:proofErr w:type="spellStart"/>
      <w:r>
        <w:t>self 2</w:t>
      </w:r>
      <w:proofErr w:type="spellEnd"/>
      <w:r>
        <w:t>/17: still struggling somewhat to understand the relevance and/or necessity of this table.  If justification is apparent; regenerate with 2000 – 2018 values.</w:t>
      </w:r>
    </w:p>
  </w:comment>
  <w:comment w:id="71" w:author="Benjamin Meyer" w:date="2021-02-19T09:21:00Z" w:initials="BM">
    <w:p w14:paraId="3F8AEE5E" w14:textId="0942BFAE" w:rsidR="0007617C" w:rsidRDefault="0007617C">
      <w:pPr>
        <w:pStyle w:val="CommentText"/>
      </w:pPr>
      <w:r>
        <w:rPr>
          <w:rStyle w:val="CommentReference"/>
        </w:rPr>
        <w:annotationRef/>
      </w:r>
      <w:r>
        <w:t>Modified the language in Mapping section for both Methods and Results to better match the deliverables in our Statement of Work agreement.</w:t>
      </w:r>
    </w:p>
  </w:comment>
  <w:comment w:id="73" w:author="Apsens, Sarah" w:date="2020-12-30T10:12:00Z" w:initials="ASJ(">
    <w:p w14:paraId="4774671F" w14:textId="0DB84A96" w:rsidR="0007617C" w:rsidRDefault="0007617C">
      <w:pPr>
        <w:pStyle w:val="CommentText"/>
      </w:pPr>
      <w:r>
        <w:rPr>
          <w:rStyle w:val="CommentReference"/>
        </w:rPr>
        <w:annotationRef/>
      </w:r>
      <w:r>
        <w:t xml:space="preserve">Add a sentence on next steps – How will the photos be used? </w:t>
      </w:r>
    </w:p>
  </w:comment>
  <w:comment w:id="74" w:author="Apsens, Sarah" w:date="2020-12-30T16:50:00Z" w:initials="ASJ(">
    <w:p w14:paraId="296D48DF" w14:textId="31034587" w:rsidR="0007617C" w:rsidRDefault="0007617C">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75" w:author="Benjamin Meyer" w:date="2021-02-17T15:24:00Z" w:initials="BM">
    <w:p w14:paraId="2EB5F450" w14:textId="33C6B4AD" w:rsidR="0007617C" w:rsidRDefault="0007617C">
      <w:pPr>
        <w:pStyle w:val="CommentText"/>
      </w:pPr>
      <w:r>
        <w:rPr>
          <w:rStyle w:val="CommentReference"/>
        </w:rPr>
        <w:annotationRef/>
      </w:r>
      <w:r>
        <w:t>KWF does not currently have plans to make public any of these photos. The original photos and a geodatabase of points containing the photos are included in the email with this report.</w:t>
      </w:r>
    </w:p>
    <w:p w14:paraId="5B01E836" w14:textId="08269B80" w:rsidR="0007617C" w:rsidRDefault="0007617C">
      <w:pPr>
        <w:pStyle w:val="CommentText"/>
      </w:pPr>
    </w:p>
    <w:p w14:paraId="4C2821FD" w14:textId="6F78BA38" w:rsidR="0007617C" w:rsidRDefault="0007617C">
      <w:pPr>
        <w:pStyle w:val="CommentText"/>
      </w:pPr>
      <w:r>
        <w:t>Possible solution for future use: with ArcGIS Online, it is an option to make some map layers public and others private.</w:t>
      </w:r>
    </w:p>
  </w:comment>
  <w:comment w:id="128" w:author="Benjamin Meyer" w:date="2021-02-18T10:33:00Z" w:initials="BM">
    <w:p w14:paraId="36D04C90" w14:textId="2F413137" w:rsidR="0007617C" w:rsidRDefault="0007617C" w:rsidP="000879E9">
      <w:pPr>
        <w:pStyle w:val="CommentText"/>
      </w:pPr>
      <w:r>
        <w:rPr>
          <w:rStyle w:val="CommentReference"/>
        </w:rPr>
        <w:annotationRef/>
      </w:r>
      <w:r>
        <w:t xml:space="preserve">Modified this paragraph and the above, hopefully </w:t>
      </w:r>
      <w:proofErr w:type="spellStart"/>
      <w:r>
        <w:t>addesses</w:t>
      </w:r>
      <w:proofErr w:type="spellEnd"/>
      <w:r>
        <w:t xml:space="preserve"> the question.  Task #5 in the work plan.</w:t>
      </w:r>
    </w:p>
  </w:comment>
  <w:comment w:id="90" w:author="Eldred, Laura" w:date="2020-12-29T11:55:00Z" w:initials="EL">
    <w:p w14:paraId="2BFC99FF" w14:textId="78419910" w:rsidR="0007617C" w:rsidRDefault="0007617C">
      <w:pPr>
        <w:pStyle w:val="CommentText"/>
      </w:pPr>
      <w:r>
        <w:rPr>
          <w:rStyle w:val="CommentReference"/>
        </w:rPr>
        <w:annotationRef/>
      </w:r>
      <w:proofErr w:type="gramStart"/>
      <w:r>
        <w:t>these</w:t>
      </w:r>
      <w:proofErr w:type="gramEnd"/>
      <w:r>
        <w:t xml:space="preserve"> are all general watershed sources that occur in every urban or sub-urban environment. Is the photo and GIS activity designed to try and pinpoint actual potential sources and conveyances? Please add more specificity if possible regarding purpose.</w:t>
      </w:r>
    </w:p>
  </w:comment>
  <w:comment w:id="91" w:author="Benjamin Meyer" w:date="2021-02-18T10:27:00Z" w:initials="BM">
    <w:p w14:paraId="793431A0" w14:textId="63607331" w:rsidR="0007617C" w:rsidRDefault="0007617C">
      <w:pPr>
        <w:pStyle w:val="CommentText"/>
      </w:pPr>
      <w:r>
        <w:rPr>
          <w:rStyle w:val="CommentReference"/>
        </w:rPr>
        <w:annotationRef/>
      </w:r>
      <w:r>
        <w:t>Modified this paragraph and the above paragraph, hopefully answers the question.</w:t>
      </w:r>
    </w:p>
  </w:comment>
  <w:comment w:id="138" w:author="Benjamin Meyer" w:date="2020-12-01T16:54:00Z" w:initials="BM">
    <w:p w14:paraId="36646A8D" w14:textId="2E635160" w:rsidR="0007617C" w:rsidRDefault="0007617C">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07617C" w:rsidRDefault="0007617C">
      <w:pPr>
        <w:pStyle w:val="CommentText"/>
      </w:pPr>
    </w:p>
    <w:p w14:paraId="57EBC5C0" w14:textId="4DABF334" w:rsidR="0007617C" w:rsidRDefault="0007617C">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07617C" w:rsidRDefault="0007617C">
      <w:pPr>
        <w:pStyle w:val="CommentText"/>
      </w:pPr>
    </w:p>
    <w:p w14:paraId="4922A0DD" w14:textId="4AE88CF0" w:rsidR="0007617C" w:rsidRDefault="0007617C">
      <w:pPr>
        <w:pStyle w:val="CommentText"/>
      </w:pPr>
      <w:r>
        <w:t>Thus In this current report I have instead separated results in to a “Copper” section and a “Zinc” section.</w:t>
      </w:r>
    </w:p>
    <w:p w14:paraId="59C1185F" w14:textId="0E2ABFC4" w:rsidR="0007617C" w:rsidRDefault="0007617C">
      <w:pPr>
        <w:pStyle w:val="CommentText"/>
      </w:pPr>
    </w:p>
    <w:p w14:paraId="190B8771" w14:textId="05C94EFE" w:rsidR="0007617C" w:rsidRDefault="0007617C">
      <w:pPr>
        <w:pStyle w:val="CommentText"/>
      </w:pPr>
      <w:r>
        <w:t>Additionally, when two sites exist within a tributary, I have renamed them as either “Upper” or “Lower” (e.g. Lower Slikok Creek)</w:t>
      </w:r>
    </w:p>
  </w:comment>
  <w:comment w:id="139" w:author="Apsens, Sarah" w:date="2020-12-28T17:15:00Z" w:initials="ASJ(">
    <w:p w14:paraId="04899940" w14:textId="77777777" w:rsidR="0007617C" w:rsidRDefault="0007617C">
      <w:pPr>
        <w:pStyle w:val="CommentText"/>
      </w:pPr>
      <w:r>
        <w:rPr>
          <w:rStyle w:val="CommentReference"/>
        </w:rPr>
        <w:annotationRef/>
      </w:r>
      <w:r>
        <w:t xml:space="preserve">The “upper” and “lower” terminology works. </w:t>
      </w:r>
    </w:p>
    <w:p w14:paraId="1088F9BC" w14:textId="77777777" w:rsidR="0007617C" w:rsidRDefault="0007617C">
      <w:pPr>
        <w:pStyle w:val="CommentText"/>
      </w:pPr>
    </w:p>
    <w:p w14:paraId="59D38E93" w14:textId="08F21FF8" w:rsidR="0007617C" w:rsidRDefault="0007617C">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140" w:author="Benjamin Meyer" w:date="2021-02-18T10:34:00Z" w:initials="BM">
    <w:p w14:paraId="5CD06A13" w14:textId="211411B5" w:rsidR="0007617C" w:rsidRDefault="0007617C">
      <w:pPr>
        <w:pStyle w:val="CommentText"/>
      </w:pPr>
      <w:r>
        <w:rPr>
          <w:rStyle w:val="CommentReference"/>
        </w:rPr>
        <w:annotationRef/>
      </w:r>
      <w:r>
        <w:t>Roger; thanks.</w:t>
      </w:r>
    </w:p>
  </w:comment>
  <w:comment w:id="142" w:author="Apsens, Sarah" w:date="2020-12-30T15:03:00Z" w:initials="ASJ(">
    <w:p w14:paraId="52656570" w14:textId="07551E0D" w:rsidR="0007617C" w:rsidRDefault="0007617C">
      <w:pPr>
        <w:pStyle w:val="CommentText"/>
      </w:pPr>
      <w:r>
        <w:rPr>
          <w:rStyle w:val="CommentReference"/>
        </w:rPr>
        <w:annotationRef/>
      </w:r>
      <w:r>
        <w:t xml:space="preserve">Are all these results as dissolved metals? Please state this somewhere. </w:t>
      </w:r>
    </w:p>
  </w:comment>
  <w:comment w:id="143" w:author="Benjamin Meyer" w:date="2021-02-18T09:35:00Z" w:initials="BM">
    <w:p w14:paraId="25DB17E8" w14:textId="6BBEB788" w:rsidR="0007617C" w:rsidRDefault="0007617C">
      <w:pPr>
        <w:pStyle w:val="CommentText"/>
      </w:pPr>
      <w:r>
        <w:rPr>
          <w:rStyle w:val="CommentReference"/>
        </w:rPr>
        <w:annotationRef/>
      </w:r>
      <w:r>
        <w:t>Does reporting results in the mg/L units indicate them as reported in dissolved form?  If not, I included a new sentence.</w:t>
      </w:r>
    </w:p>
  </w:comment>
  <w:comment w:id="159" w:author="Apsens, Sarah" w:date="2020-12-28T12:48:00Z" w:initials="ASJ(">
    <w:p w14:paraId="39EB03F5" w14:textId="504E4C32" w:rsidR="0007617C" w:rsidRDefault="0007617C">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can not make management decisions based on a presumption. </w:t>
      </w:r>
    </w:p>
  </w:comment>
  <w:comment w:id="160" w:author="Benjamin Meyer" w:date="2021-02-18T10:53:00Z" w:initials="BM">
    <w:p w14:paraId="3BE3A200" w14:textId="6AB92D7C" w:rsidR="0007617C" w:rsidRDefault="0007617C">
      <w:pPr>
        <w:pStyle w:val="CommentText"/>
      </w:pPr>
      <w:r>
        <w:rPr>
          <w:rStyle w:val="CommentReference"/>
        </w:rPr>
        <w:annotationRef/>
      </w:r>
      <w:r>
        <w:t>Modified paragraph.</w:t>
      </w:r>
    </w:p>
  </w:comment>
  <w:comment w:id="163" w:author="Apsens, Sarah" w:date="2020-12-28T12:52:00Z" w:initials="ASJ(">
    <w:p w14:paraId="1FB74C43" w14:textId="7C78321A" w:rsidR="0007617C" w:rsidRDefault="0007617C">
      <w:pPr>
        <w:pStyle w:val="CommentText"/>
      </w:pPr>
      <w:r>
        <w:rPr>
          <w:rStyle w:val="CommentReference"/>
        </w:rPr>
        <w:annotationRef/>
      </w:r>
      <w:r>
        <w:t>Suggest substituting “elevated” here</w:t>
      </w:r>
    </w:p>
  </w:comment>
  <w:comment w:id="166" w:author="Apsens, Sarah" w:date="2020-12-28T17:13:00Z" w:initials="ASJ(">
    <w:p w14:paraId="19C178D7" w14:textId="022D382D" w:rsidR="0007617C" w:rsidRDefault="0007617C">
      <w:pPr>
        <w:pStyle w:val="CommentText"/>
      </w:pPr>
      <w:r>
        <w:rPr>
          <w:rStyle w:val="CommentReference"/>
        </w:rPr>
        <w:annotationRef/>
      </w:r>
      <w:r>
        <w:t xml:space="preserve">Are you referring to the WQ criteria (18 AAC 70)? The state </w:t>
      </w:r>
      <w:proofErr w:type="spellStart"/>
      <w:r>
        <w:t>wq</w:t>
      </w:r>
      <w:proofErr w:type="spellEnd"/>
      <w:r>
        <w:t xml:space="preserve"> criteria is not arbitrary. The state adopts </w:t>
      </w:r>
      <w:proofErr w:type="spellStart"/>
      <w:r>
        <w:t>wq</w:t>
      </w:r>
      <w:proofErr w:type="spellEnd"/>
      <w:r>
        <w:t xml:space="preserve"> criteria developed by the EPA. The EPA in turn, bases the criteria off the most recent peer-reviewed literature in aquatic toxicology. If not referring to state </w:t>
      </w:r>
      <w:proofErr w:type="spellStart"/>
      <w:r>
        <w:t>wq</w:t>
      </w:r>
      <w:proofErr w:type="spellEnd"/>
      <w:r>
        <w:t xml:space="preserve"> standards, then you need to clarify what threshold you’re referencing. </w:t>
      </w:r>
    </w:p>
  </w:comment>
  <w:comment w:id="167" w:author="Eldred, Laura" w:date="2020-12-29T12:06:00Z" w:initials="EL">
    <w:p w14:paraId="2A2B2F12" w14:textId="451CBF7B" w:rsidR="0007617C" w:rsidRDefault="0007617C">
      <w:pPr>
        <w:pStyle w:val="CommentText"/>
      </w:pPr>
      <w:r>
        <w:rPr>
          <w:rStyle w:val="CommentReference"/>
        </w:rPr>
        <w:annotationRef/>
      </w:r>
      <w:r>
        <w:t>Definitely not arbitrary if using the State Water Quality Criteria 18 AAC 70</w:t>
      </w:r>
    </w:p>
  </w:comment>
  <w:comment w:id="168" w:author="Benjamin Meyer" w:date="2021-01-27T16:52:00Z" w:initials="BM">
    <w:p w14:paraId="1CAAD727" w14:textId="57B1C262" w:rsidR="0007617C" w:rsidRDefault="0007617C">
      <w:pPr>
        <w:pStyle w:val="CommentText"/>
      </w:pPr>
      <w:r>
        <w:rPr>
          <w:rStyle w:val="CommentReference"/>
        </w:rPr>
        <w:annotationRef/>
      </w:r>
      <w:r>
        <w:t xml:space="preserve">In referring to the value of 2.5 </w:t>
      </w:r>
      <w:proofErr w:type="spellStart"/>
      <w:r>
        <w:t>ug</w:t>
      </w:r>
      <w:proofErr w:type="spellEnd"/>
      <w:r>
        <w:t>/L, I am not referring to any criteria in 18 AAC 70.</w:t>
      </w:r>
    </w:p>
    <w:p w14:paraId="2613797C" w14:textId="77777777" w:rsidR="0007617C" w:rsidRDefault="0007617C">
      <w:pPr>
        <w:pStyle w:val="CommentText"/>
      </w:pPr>
    </w:p>
    <w:p w14:paraId="704DDFDD" w14:textId="27F967E5" w:rsidR="0007617C" w:rsidRDefault="0007617C">
      <w:pPr>
        <w:pStyle w:val="CommentText"/>
      </w:pPr>
      <w:r>
        <w:t>Perhaps the word “arbitrary” inadvertently connotes “not relevant”, which was not my intention.</w:t>
      </w:r>
    </w:p>
    <w:p w14:paraId="2E83DFFA" w14:textId="77777777" w:rsidR="0007617C" w:rsidRDefault="0007617C">
      <w:pPr>
        <w:pStyle w:val="CommentText"/>
      </w:pPr>
    </w:p>
    <w:p w14:paraId="64EFAEFC" w14:textId="3D208E1F" w:rsidR="0007617C" w:rsidRDefault="0007617C">
      <w:pPr>
        <w:pStyle w:val="CommentText"/>
      </w:pPr>
      <w:r>
        <w:t xml:space="preserve">The value of 2.5 </w:t>
      </w:r>
      <w:proofErr w:type="spellStart"/>
      <w:r>
        <w:t>ug</w:t>
      </w:r>
      <w:proofErr w:type="spellEnd"/>
      <w:r>
        <w:t>/L is not referenced or cited in 18 AAC 70 or any other water quality regulations.  The meaningful threshold is the hardness-dependent CCC value.</w:t>
      </w:r>
    </w:p>
    <w:p w14:paraId="24F905D1" w14:textId="160012A0" w:rsidR="0007617C" w:rsidRDefault="0007617C">
      <w:pPr>
        <w:pStyle w:val="CommentText"/>
      </w:pPr>
    </w:p>
    <w:p w14:paraId="1BD73C66" w14:textId="38281FCD" w:rsidR="0007617C" w:rsidRDefault="0007617C">
      <w:pPr>
        <w:pStyle w:val="CommentText"/>
      </w:pPr>
      <w:r>
        <w:t>Modified paragraph.</w:t>
      </w:r>
    </w:p>
  </w:comment>
  <w:comment w:id="182" w:author="Apsens, Sarah" w:date="2020-12-30T15:12:00Z" w:initials="ASJ(">
    <w:p w14:paraId="65FBA4A5" w14:textId="56948A60" w:rsidR="0007617C" w:rsidRDefault="0007617C">
      <w:pPr>
        <w:pStyle w:val="CommentText"/>
      </w:pPr>
      <w:r>
        <w:rPr>
          <w:rStyle w:val="CommentReference"/>
        </w:rPr>
        <w:annotationRef/>
      </w:r>
      <w:r>
        <w:t>How did you determine what constitutes typical data?</w:t>
      </w:r>
    </w:p>
  </w:comment>
  <w:comment w:id="183" w:author="Benjamin Meyer" w:date="2021-02-18T12:48:00Z" w:initials="BM">
    <w:p w14:paraId="6BF9AB47" w14:textId="063428B1" w:rsidR="0007617C" w:rsidRDefault="0007617C">
      <w:pPr>
        <w:pStyle w:val="CommentText"/>
      </w:pPr>
      <w:r>
        <w:rPr>
          <w:rStyle w:val="CommentReference"/>
        </w:rPr>
        <w:annotationRef/>
      </w:r>
      <w:r>
        <w:t xml:space="preserve">In this new draft, I queried all available Ca and Mg data for each of the two sites and calculated CCC values for each sample event 2014 – 2018.  </w:t>
      </w:r>
    </w:p>
  </w:comment>
  <w:comment w:id="184" w:author="Apsens, Sarah" w:date="2020-12-30T15:14:00Z" w:initials="ASJ(">
    <w:p w14:paraId="1B8D5906" w14:textId="54CCCD46" w:rsidR="0007617C" w:rsidRDefault="0007617C">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190" w:author="Apsens, Sarah" w:date="2020-12-30T11:20:00Z" w:initials="ASJ(">
    <w:p w14:paraId="5D3FD81C" w14:textId="6AEA0CD9" w:rsidR="0007617C" w:rsidRDefault="0007617C">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191" w:author="Benjamin Meyer" w:date="2021-02-18T13:39:00Z" w:initials="BM">
    <w:p w14:paraId="485E133B" w14:textId="7E0877AD" w:rsidR="0007617C" w:rsidRDefault="0007617C">
      <w:pPr>
        <w:pStyle w:val="CommentText"/>
      </w:pPr>
      <w:r>
        <w:rPr>
          <w:rStyle w:val="CommentReference"/>
        </w:rPr>
        <w:annotationRef/>
      </w:r>
      <w:r>
        <w:t>Roger that.  Modified statement accordingly.</w:t>
      </w:r>
    </w:p>
  </w:comment>
  <w:comment w:id="192" w:author="Apsens, Sarah" w:date="2020-12-28T12:58:00Z" w:initials="ASJ(">
    <w:p w14:paraId="6908BD7E" w14:textId="1E941972" w:rsidR="0007617C" w:rsidRDefault="0007617C">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193" w:author="Benjamin Meyer" w:date="2021-02-18T13:52:00Z" w:initials="BM">
    <w:p w14:paraId="2951344A" w14:textId="31F16E33" w:rsidR="0007617C" w:rsidRDefault="0007617C">
      <w:pPr>
        <w:pStyle w:val="CommentText"/>
      </w:pPr>
      <w:r>
        <w:rPr>
          <w:rStyle w:val="CommentReference"/>
        </w:rPr>
        <w:annotationRef/>
      </w:r>
      <w:r>
        <w:t xml:space="preserve">The three sites mentioned are further away and upstream from Kenai/Soldotna than most of the other sites.  The sites of Upper </w:t>
      </w:r>
      <w:proofErr w:type="spellStart"/>
      <w:r>
        <w:t>Slikok</w:t>
      </w:r>
      <w:proofErr w:type="spellEnd"/>
      <w:r>
        <w:t xml:space="preserve"> Creek, Upper Beaver Creek, and Upper Soldotna Creek are in closer proximity to Kenai/Soldotna.</w:t>
      </w:r>
    </w:p>
  </w:comment>
  <w:comment w:id="201" w:author="Apsens, Sarah" w:date="2020-12-28T12:59:00Z" w:initials="ASJ(">
    <w:p w14:paraId="0C96AFEC" w14:textId="1284B1A5" w:rsidR="0007617C" w:rsidRDefault="0007617C">
      <w:pPr>
        <w:pStyle w:val="CommentText"/>
      </w:pPr>
      <w:r>
        <w:rPr>
          <w:rStyle w:val="CommentReference"/>
        </w:rPr>
        <w:annotationRef/>
      </w:r>
      <w:r>
        <w:t xml:space="preserve">Specific number/percentage of events?  </w:t>
      </w:r>
    </w:p>
  </w:comment>
  <w:comment w:id="202" w:author="Benjamin Meyer" w:date="2021-02-18T15:25:00Z" w:initials="BM">
    <w:p w14:paraId="69BC9D2B" w14:textId="163D502E" w:rsidR="0007617C" w:rsidRDefault="0007617C">
      <w:pPr>
        <w:pStyle w:val="CommentText"/>
      </w:pPr>
      <w:r>
        <w:rPr>
          <w:rStyle w:val="CommentReference"/>
        </w:rPr>
        <w:annotationRef/>
      </w:r>
      <w:r>
        <w:t>Modified sentence</w:t>
      </w:r>
    </w:p>
  </w:comment>
  <w:comment w:id="220" w:author="Benjamin Meyer" w:date="2021-01-27T16:51:00Z" w:initials="BM">
    <w:p w14:paraId="7B961B28" w14:textId="6B0EC0FF" w:rsidR="0007617C" w:rsidRDefault="0007617C">
      <w:pPr>
        <w:pStyle w:val="CommentText"/>
      </w:pPr>
      <w:r>
        <w:rPr>
          <w:rStyle w:val="CommentReference"/>
        </w:rPr>
        <w:annotationRef/>
      </w:r>
      <w:r>
        <w:t>Or interpreted differently</w:t>
      </w:r>
    </w:p>
  </w:comment>
  <w:comment w:id="233" w:author="Benjamin Meyer" w:date="2021-02-18T16:03:00Z" w:initials="BM">
    <w:p w14:paraId="197BB06D" w14:textId="1FA73627" w:rsidR="0007617C" w:rsidRDefault="0007617C">
      <w:pPr>
        <w:pStyle w:val="CommentText"/>
      </w:pPr>
      <w:r>
        <w:rPr>
          <w:rStyle w:val="CommentReference"/>
        </w:rPr>
        <w:annotationRef/>
      </w:r>
      <w:r>
        <w:t>Removed sentence describing detailed attribute table with parcel information.  Task is not described in the work plan (Task #5).</w:t>
      </w:r>
    </w:p>
  </w:comment>
  <w:comment w:id="239" w:author="Eldred, Laura" w:date="2020-12-29T12:51:00Z" w:initials="EL">
    <w:p w14:paraId="2FDBDD3F" w14:textId="1DE19E6A" w:rsidR="0007617C" w:rsidRDefault="0007617C">
      <w:pPr>
        <w:pStyle w:val="CommentText"/>
      </w:pPr>
      <w:r>
        <w:rPr>
          <w:rStyle w:val="CommentReference"/>
        </w:rPr>
        <w:annotationRef/>
      </w:r>
      <w:proofErr w:type="gramStart"/>
      <w:r>
        <w:t>are</w:t>
      </w:r>
      <w:proofErr w:type="gramEnd"/>
      <w:r>
        <w:t xml:space="preserv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240" w:author="Benjamin Meyer" w:date="2021-02-19T09:57:00Z" w:initials="BM">
    <w:p w14:paraId="30D8C47F" w14:textId="4DD9382C" w:rsidR="0007617C" w:rsidRDefault="0007617C">
      <w:pPr>
        <w:pStyle w:val="CommentText"/>
      </w:pPr>
      <w:r>
        <w:rPr>
          <w:rStyle w:val="CommentReference"/>
        </w:rPr>
        <w:annotationRef/>
      </w:r>
      <w:r>
        <w:t>Modified text to better match the deliverable outlined in the Statement of Work. We are to provide a geodatabase library containing potentially useful layers regarding copper and zinc sources.</w:t>
      </w:r>
    </w:p>
    <w:p w14:paraId="550C1926" w14:textId="243054A2" w:rsidR="0007617C" w:rsidRDefault="0007617C">
      <w:pPr>
        <w:pStyle w:val="CommentText"/>
      </w:pPr>
    </w:p>
    <w:p w14:paraId="6D2B9EFE" w14:textId="1E19D067" w:rsidR="0007617C" w:rsidRDefault="0007617C">
      <w:pPr>
        <w:pStyle w:val="CommentText"/>
      </w:pPr>
      <w:r>
        <w:t>Also included a sentence in the discussion about some of the caveats Laura describes.</w:t>
      </w:r>
    </w:p>
  </w:comment>
  <w:comment w:id="254" w:author="Eldred, Laura" w:date="2020-12-29T12:50:00Z" w:initials="EL">
    <w:p w14:paraId="0D82BD9E" w14:textId="727C9137" w:rsidR="0007617C" w:rsidRDefault="0007617C">
      <w:pPr>
        <w:pStyle w:val="CommentText"/>
      </w:pPr>
      <w:r>
        <w:rPr>
          <w:rStyle w:val="CommentReference"/>
        </w:rPr>
        <w:annotationRef/>
      </w:r>
      <w:proofErr w:type="gramStart"/>
      <w:r>
        <w:t>when</w:t>
      </w:r>
      <w:proofErr w:type="gramEnd"/>
      <w:r>
        <w:t xml:space="preserve"> is the GIS task deliverables due to DEC?</w:t>
      </w:r>
    </w:p>
  </w:comment>
  <w:comment w:id="255" w:author="Apsens, Sarah" w:date="2020-12-30T11:27:00Z" w:initials="ASJ(">
    <w:p w14:paraId="3A62A726" w14:textId="0E3FAAB3" w:rsidR="0007617C" w:rsidRDefault="0007617C">
      <w:pPr>
        <w:pStyle w:val="CommentText"/>
      </w:pPr>
      <w:r>
        <w:rPr>
          <w:rStyle w:val="CommentReference"/>
        </w:rPr>
        <w:annotationRef/>
      </w:r>
      <w:r>
        <w:t>April 30</w:t>
      </w:r>
      <w:r w:rsidRPr="00251E7A">
        <w:rPr>
          <w:vertAlign w:val="superscript"/>
        </w:rPr>
        <w:t>th</w:t>
      </w:r>
      <w:r>
        <w:t>, 2021 for the draft GIS product – the final comprehensive report (also due April 30</w:t>
      </w:r>
      <w:r w:rsidRPr="00535460">
        <w:rPr>
          <w:vertAlign w:val="superscript"/>
        </w:rPr>
        <w:t>th</w:t>
      </w:r>
      <w:r>
        <w:t xml:space="preserve">) should include a discussion of the GIS work and any findings of note. </w:t>
      </w:r>
    </w:p>
  </w:comment>
  <w:comment w:id="256" w:author="Benjamin Meyer" w:date="2021-02-18T16:30:00Z" w:initials="BM">
    <w:p w14:paraId="3EE0EAF0" w14:textId="0CDA5F37" w:rsidR="0007617C" w:rsidRDefault="0007617C">
      <w:pPr>
        <w:pStyle w:val="CommentText"/>
      </w:pPr>
      <w:r>
        <w:rPr>
          <w:rStyle w:val="CommentReference"/>
        </w:rPr>
        <w:annotationRef/>
      </w:r>
      <w:r>
        <w:t>Left text containing the number “2” here so as not to delete this comment thread with relevant dates.</w:t>
      </w:r>
    </w:p>
  </w:comment>
  <w:comment w:id="311" w:author="Eldred, Laura" w:date="2020-12-29T12:57:00Z" w:initials="EL">
    <w:p w14:paraId="19E5B7FB" w14:textId="456A8A1B" w:rsidR="0007617C" w:rsidRDefault="0007617C">
      <w:pPr>
        <w:pStyle w:val="CommentText"/>
      </w:pPr>
      <w:r>
        <w:rPr>
          <w:rStyle w:val="CommentReference"/>
        </w:rPr>
        <w:annotationRef/>
      </w:r>
      <w:proofErr w:type="gramStart"/>
      <w:r>
        <w:t>this</w:t>
      </w:r>
      <w:proofErr w:type="gramEnd"/>
      <w:r>
        <w:t xml:space="preserve"> still confuses me – why would it be an exceedance?</w:t>
      </w:r>
    </w:p>
  </w:comment>
  <w:comment w:id="312" w:author="Apsens, Sarah" w:date="2020-12-30T17:15:00Z" w:initials="ASJ(">
    <w:p w14:paraId="1817E642" w14:textId="2E1D0F2E" w:rsidR="0007617C" w:rsidRDefault="0007617C">
      <w:pPr>
        <w:pStyle w:val="CommentText"/>
      </w:pPr>
      <w:r>
        <w:rPr>
          <w:rStyle w:val="CommentReference"/>
        </w:rPr>
        <w:annotationRef/>
      </w:r>
      <w:r>
        <w:t>Ben – I think the sentence needs more clarification</w:t>
      </w:r>
    </w:p>
  </w:comment>
  <w:comment w:id="313" w:author="Benjamin Meyer" w:date="2021-02-19T11:40:00Z" w:initials="BM">
    <w:p w14:paraId="5915C468" w14:textId="37F99ACC" w:rsidR="0007617C" w:rsidRDefault="0007617C">
      <w:pPr>
        <w:pStyle w:val="CommentText"/>
        <w:rPr>
          <w:bCs/>
          <w:sz w:val="24"/>
          <w:szCs w:val="24"/>
        </w:rPr>
      </w:pPr>
      <w:r>
        <w:rPr>
          <w:rStyle w:val="CommentReference"/>
        </w:rPr>
        <w:annotationRef/>
      </w:r>
      <w:r>
        <w:t xml:space="preserve">A CCC value is not available on July 21, 2019 for the </w:t>
      </w:r>
      <w:r>
        <w:rPr>
          <w:bCs/>
          <w:sz w:val="24"/>
          <w:szCs w:val="24"/>
        </w:rPr>
        <w:t xml:space="preserve">Kenai River </w:t>
      </w:r>
      <w:proofErr w:type="spellStart"/>
      <w:r>
        <w:rPr>
          <w:bCs/>
          <w:sz w:val="24"/>
          <w:szCs w:val="24"/>
        </w:rPr>
        <w:t>mainstem</w:t>
      </w:r>
      <w:proofErr w:type="spellEnd"/>
      <w:r>
        <w:rPr>
          <w:bCs/>
          <w:sz w:val="24"/>
          <w:szCs w:val="24"/>
        </w:rPr>
        <w:t xml:space="preserve"> at the </w:t>
      </w:r>
      <w:proofErr w:type="spellStart"/>
      <w:r>
        <w:rPr>
          <w:bCs/>
          <w:sz w:val="24"/>
          <w:szCs w:val="24"/>
        </w:rPr>
        <w:t>Slikok</w:t>
      </w:r>
      <w:proofErr w:type="spellEnd"/>
      <w:r>
        <w:rPr>
          <w:bCs/>
          <w:sz w:val="24"/>
          <w:szCs w:val="24"/>
        </w:rPr>
        <w:t xml:space="preserve"> Creek confluence site.  A copper value of 8.16 </w:t>
      </w:r>
      <w:proofErr w:type="spellStart"/>
      <w:r>
        <w:rPr>
          <w:bCs/>
          <w:sz w:val="24"/>
          <w:szCs w:val="24"/>
        </w:rPr>
        <w:t>ug</w:t>
      </w:r>
      <w:proofErr w:type="spellEnd"/>
      <w:r>
        <w:rPr>
          <w:bCs/>
          <w:sz w:val="24"/>
          <w:szCs w:val="24"/>
        </w:rPr>
        <w:t>/L was observed for this sampling event</w:t>
      </w:r>
    </w:p>
    <w:p w14:paraId="694F3635" w14:textId="77777777" w:rsidR="0007617C" w:rsidRDefault="0007617C">
      <w:pPr>
        <w:pStyle w:val="CommentText"/>
        <w:rPr>
          <w:bCs/>
          <w:sz w:val="24"/>
          <w:szCs w:val="24"/>
        </w:rPr>
      </w:pPr>
    </w:p>
    <w:p w14:paraId="3BF9F26D" w14:textId="2828721C" w:rsidR="0007617C" w:rsidRDefault="0007617C">
      <w:pPr>
        <w:pStyle w:val="CommentText"/>
        <w:rPr>
          <w:bCs/>
          <w:sz w:val="24"/>
          <w:szCs w:val="24"/>
        </w:rPr>
      </w:pPr>
      <w:r>
        <w:rPr>
          <w:bCs/>
          <w:sz w:val="24"/>
          <w:szCs w:val="24"/>
        </w:rPr>
        <w:t xml:space="preserve">The two nearest </w:t>
      </w:r>
      <w:proofErr w:type="spellStart"/>
      <w:r>
        <w:rPr>
          <w:bCs/>
          <w:sz w:val="24"/>
          <w:szCs w:val="24"/>
        </w:rPr>
        <w:t>mainstem</w:t>
      </w:r>
      <w:proofErr w:type="spellEnd"/>
      <w:r>
        <w:rPr>
          <w:bCs/>
          <w:sz w:val="24"/>
          <w:szCs w:val="24"/>
        </w:rPr>
        <w:t xml:space="preserve"> sites on that same day had CCC values of 4.55 and 4.52, respectively.</w:t>
      </w:r>
    </w:p>
    <w:p w14:paraId="32AE6095" w14:textId="7E54AA89" w:rsidR="0007617C" w:rsidRDefault="0007617C">
      <w:pPr>
        <w:pStyle w:val="CommentText"/>
        <w:rPr>
          <w:bCs/>
          <w:sz w:val="24"/>
          <w:szCs w:val="24"/>
        </w:rPr>
      </w:pPr>
    </w:p>
    <w:p w14:paraId="111F525E" w14:textId="36C40822" w:rsidR="0007617C" w:rsidRDefault="0007617C">
      <w:pPr>
        <w:pStyle w:val="CommentText"/>
      </w:pPr>
      <w:r>
        <w:rPr>
          <w:bCs/>
          <w:sz w:val="24"/>
          <w:szCs w:val="24"/>
        </w:rPr>
        <w:t xml:space="preserve">Open for suggestions on how to further clarify, move, or remove this sentence.  Sarah’s edits improved it </w:t>
      </w:r>
    </w:p>
  </w:comment>
  <w:comment w:id="324" w:author="Apsens, Sarah" w:date="2020-12-28T15:06:00Z" w:initials="ASJ(">
    <w:p w14:paraId="58213BF2" w14:textId="4064DD40" w:rsidR="0007617C" w:rsidRDefault="0007617C">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325" w:author="Benjamin Meyer" w:date="2021-02-19T11:48:00Z" w:initials="BM">
    <w:p w14:paraId="60177BC3" w14:textId="2EA10744" w:rsidR="0007617C" w:rsidRDefault="0007617C">
      <w:pPr>
        <w:pStyle w:val="CommentText"/>
      </w:pPr>
      <w:r>
        <w:rPr>
          <w:rStyle w:val="CommentReference"/>
        </w:rPr>
        <w:annotationRef/>
      </w:r>
      <w:r>
        <w:t>Modified sentence.</w:t>
      </w:r>
    </w:p>
  </w:comment>
  <w:comment w:id="334" w:author="Apsens, Sarah" w:date="2020-12-28T15:11:00Z" w:initials="ASJ(">
    <w:p w14:paraId="33081C85" w14:textId="0000953B" w:rsidR="0007617C" w:rsidRDefault="0007617C">
      <w:pPr>
        <w:pStyle w:val="CommentText"/>
      </w:pPr>
      <w:r>
        <w:rPr>
          <w:rStyle w:val="CommentReference"/>
        </w:rPr>
        <w:annotationRef/>
      </w:r>
      <w:r>
        <w:t xml:space="preserve">Have you looked at USGS gage data to identify the timing of freshet? </w:t>
      </w:r>
    </w:p>
  </w:comment>
  <w:comment w:id="335" w:author="Benjamin Meyer" w:date="2021-01-27T16:56:00Z" w:initials="BM">
    <w:p w14:paraId="7C3181CA" w14:textId="5BCBAFFB" w:rsidR="0007617C" w:rsidRDefault="0007617C">
      <w:pPr>
        <w:pStyle w:val="CommentText"/>
      </w:pPr>
      <w:r>
        <w:rPr>
          <w:rStyle w:val="CommentReference"/>
        </w:rPr>
        <w:annotationRef/>
      </w:r>
      <w:r>
        <w:t xml:space="preserve">The 2019 spring freshet looks to be from early April to early May: </w:t>
      </w:r>
      <w:hyperlink r:id="rId2" w:history="1">
        <w:r w:rsidRPr="00601D2C">
          <w:rPr>
            <w:rStyle w:val="Hyperlink"/>
          </w:rPr>
          <w:t>https://nwis.waterdata.usgs.gov/ak/nwis/uv?cb_00060=on&amp;cb_00065=on&amp;format=gif_stats&amp;site_no=15266300&amp;period=&amp;begin_date=2019-01-01&amp;end_date=2019-12-19</w:t>
        </w:r>
      </w:hyperlink>
      <w:r>
        <w:t xml:space="preserve"> </w:t>
      </w:r>
    </w:p>
  </w:comment>
  <w:comment w:id="337" w:author="Apsens, Sarah" w:date="2020-12-28T15:10:00Z" w:initials="ASJ(">
    <w:p w14:paraId="1081B1E3" w14:textId="6C9C2E84" w:rsidR="0007617C" w:rsidRDefault="0007617C">
      <w:pPr>
        <w:pStyle w:val="CommentText"/>
      </w:pPr>
      <w:r>
        <w:rPr>
          <w:rStyle w:val="CommentReference"/>
        </w:rPr>
        <w:annotationRef/>
      </w:r>
      <w:r>
        <w:t xml:space="preserve">Needs clarification – there was spring sampling in 2020 for the ACWA funded project, correct? </w:t>
      </w:r>
    </w:p>
  </w:comment>
  <w:comment w:id="342" w:author="Eldred, Laura" w:date="2020-12-29T12:58:00Z" w:initials="EL">
    <w:p w14:paraId="1CF96B67" w14:textId="77777777" w:rsidR="0007617C" w:rsidRDefault="0007617C" w:rsidP="006823C1">
      <w:pPr>
        <w:pStyle w:val="CommentText"/>
      </w:pPr>
      <w:r>
        <w:rPr>
          <w:rStyle w:val="CommentReference"/>
        </w:rPr>
        <w:annotationRef/>
      </w:r>
      <w:proofErr w:type="gramStart"/>
      <w:r>
        <w:t>if</w:t>
      </w:r>
      <w:proofErr w:type="gramEnd"/>
      <w:r>
        <w:t xml:space="preserve"> there are creosote pilings at the docks, warmer July temps could lead to increased leaching – another potential source</w:t>
      </w:r>
    </w:p>
  </w:comment>
  <w:comment w:id="343" w:author="Benjamin Meyer" w:date="2021-02-19T14:55:00Z" w:initials="BM">
    <w:p w14:paraId="736A0775" w14:textId="1DFEF4E1" w:rsidR="0007617C" w:rsidRDefault="0007617C">
      <w:pPr>
        <w:pStyle w:val="CommentText"/>
      </w:pPr>
      <w:r>
        <w:rPr>
          <w:rStyle w:val="CommentReference"/>
        </w:rPr>
        <w:annotationRef/>
      </w:r>
      <w:proofErr w:type="gramStart"/>
      <w:r>
        <w:t>modified</w:t>
      </w:r>
      <w:proofErr w:type="gramEnd"/>
      <w:r>
        <w:t xml:space="preserve"> paragraph</w:t>
      </w:r>
    </w:p>
  </w:comment>
  <w:comment w:id="354" w:author="Apsens, Sarah" w:date="2020-12-28T15:13:00Z" w:initials="ASJ(">
    <w:p w14:paraId="2D825862" w14:textId="20E0B130" w:rsidR="0007617C" w:rsidRDefault="0007617C">
      <w:pPr>
        <w:pStyle w:val="CommentText"/>
      </w:pPr>
      <w:r>
        <w:rPr>
          <w:rStyle w:val="CommentReference"/>
        </w:rPr>
        <w:annotationRef/>
      </w:r>
      <w:r>
        <w:t xml:space="preserve">What were those trends? E.g., Greater/less than average rainfall? </w:t>
      </w:r>
    </w:p>
  </w:comment>
  <w:comment w:id="355" w:author="Benjamin Meyer" w:date="2021-02-19T14:29:00Z" w:initials="BM">
    <w:p w14:paraId="74BBC8F9" w14:textId="6F8D320E" w:rsidR="0007617C" w:rsidRDefault="0007617C">
      <w:pPr>
        <w:pStyle w:val="CommentText"/>
      </w:pPr>
      <w:r>
        <w:rPr>
          <w:rStyle w:val="CommentReference"/>
        </w:rPr>
        <w:annotationRef/>
      </w:r>
      <w:r>
        <w:t xml:space="preserve">Good question.  Precipitation is pretty variable day-to-day according to </w:t>
      </w:r>
      <w:hyperlink r:id="rId3" w:history="1">
        <w:r w:rsidRPr="00512F8C">
          <w:rPr>
            <w:rStyle w:val="Hyperlink"/>
          </w:rPr>
          <w:t>a quick visualization</w:t>
        </w:r>
        <w:r>
          <w:rPr>
            <w:rStyle w:val="Hyperlink"/>
          </w:rPr>
          <w:t xml:space="preserve"> of daily </w:t>
        </w:r>
        <w:proofErr w:type="spellStart"/>
        <w:r>
          <w:rPr>
            <w:rStyle w:val="Hyperlink"/>
          </w:rPr>
          <w:t>precip</w:t>
        </w:r>
        <w:proofErr w:type="spellEnd"/>
        <w:r w:rsidRPr="00512F8C">
          <w:rPr>
            <w:rStyle w:val="Hyperlink"/>
          </w:rPr>
          <w:t xml:space="preserve"> I did here</w:t>
        </w:r>
      </w:hyperlink>
      <w:r>
        <w:t>.  I don’t actually know if precipitation is involved with explaining these numbers.  I have modified the statement accordingly, and responded to Laura’s comment about creosote pilings as well.</w:t>
      </w:r>
    </w:p>
    <w:p w14:paraId="2C54807A" w14:textId="6B989923" w:rsidR="0007617C" w:rsidRDefault="0007617C">
      <w:pPr>
        <w:pStyle w:val="CommentText"/>
      </w:pPr>
    </w:p>
  </w:comment>
  <w:comment w:id="362" w:author="Apsens, Sarah" w:date="2020-12-30T13:12:00Z" w:initials="ASJ(">
    <w:p w14:paraId="7448FAE2" w14:textId="2692F688" w:rsidR="0007617C" w:rsidRDefault="0007617C">
      <w:pPr>
        <w:pStyle w:val="CommentText"/>
      </w:pPr>
      <w:r>
        <w:rPr>
          <w:rStyle w:val="CommentReference"/>
        </w:rPr>
        <w:annotationRef/>
      </w:r>
      <w:r>
        <w:t xml:space="preserve">Could this sentence (and the sentence at the end of the zinc section) be moved to the Conclusion: From Information to Action section? </w:t>
      </w:r>
    </w:p>
  </w:comment>
  <w:comment w:id="365" w:author="Apsens, Sarah" w:date="2020-12-30T13:14:00Z" w:initials="ASJ(">
    <w:p w14:paraId="6F088C21" w14:textId="0F4BEEE2" w:rsidR="0007617C" w:rsidRDefault="0007617C">
      <w:pPr>
        <w:pStyle w:val="CommentText"/>
      </w:pPr>
      <w:r>
        <w:rPr>
          <w:rStyle w:val="CommentReference"/>
        </w:rPr>
        <w:annotationRef/>
      </w:r>
      <w:r>
        <w:t xml:space="preserve">Same as with Cu, do not count duplicates as they are not independent samples. </w:t>
      </w:r>
    </w:p>
  </w:comment>
  <w:comment w:id="367" w:author="Apsens, Sarah" w:date="2020-12-28T15:15:00Z" w:initials="ASJ(">
    <w:p w14:paraId="66FA2F70" w14:textId="4D65277C" w:rsidR="0007617C" w:rsidRDefault="0007617C">
      <w:pPr>
        <w:pStyle w:val="CommentText"/>
      </w:pPr>
      <w:r>
        <w:rPr>
          <w:rStyle w:val="CommentReference"/>
        </w:rPr>
        <w:annotationRef/>
      </w:r>
      <w:r>
        <w:t xml:space="preserve">Use CCC abbreviation? </w:t>
      </w:r>
    </w:p>
  </w:comment>
  <w:comment w:id="375" w:author="Apsens, Sarah" w:date="2020-12-28T15:23:00Z" w:initials="ASJ(">
    <w:p w14:paraId="72188CAF" w14:textId="10B789F7" w:rsidR="0007617C" w:rsidRDefault="0007617C">
      <w:pPr>
        <w:pStyle w:val="CommentText"/>
      </w:pPr>
      <w:r>
        <w:rPr>
          <w:rStyle w:val="CommentReference"/>
        </w:rPr>
        <w:annotationRef/>
      </w:r>
      <w:r>
        <w:t xml:space="preserve">Throughout implies the upstream sites also had exceedances (i.e., Jim landing, </w:t>
      </w:r>
      <w:proofErr w:type="spellStart"/>
      <w:r>
        <w:t>Skilak</w:t>
      </w:r>
      <w:proofErr w:type="spellEnd"/>
      <w:r>
        <w:t xml:space="preserve">, etc…), were there elevated zinc levels at the upstream sites as well? Or just downstream of RM 23? – last sentence in this paragraph contradicts the opening sentence. </w:t>
      </w:r>
    </w:p>
  </w:comment>
  <w:comment w:id="376" w:author="Benjamin Meyer" w:date="2021-02-19T15:00:00Z" w:initials="BM">
    <w:p w14:paraId="2157FB9B" w14:textId="413FC553" w:rsidR="0007617C" w:rsidRDefault="0007617C">
      <w:pPr>
        <w:pStyle w:val="CommentText"/>
      </w:pPr>
      <w:r>
        <w:rPr>
          <w:rStyle w:val="CommentReference"/>
        </w:rPr>
        <w:annotationRef/>
      </w:r>
      <w:r>
        <w:t>Modified paragraph</w:t>
      </w:r>
    </w:p>
  </w:comment>
  <w:comment w:id="382" w:author="Apsens, Sarah" w:date="2020-12-28T15:18:00Z" w:initials="ASJ(">
    <w:p w14:paraId="6BC159A4" w14:textId="34BE0E27" w:rsidR="0007617C" w:rsidRDefault="0007617C">
      <w:pPr>
        <w:pStyle w:val="CommentText"/>
      </w:pPr>
      <w:r>
        <w:rPr>
          <w:rStyle w:val="CommentReference"/>
        </w:rPr>
        <w:annotationRef/>
      </w:r>
      <w:r>
        <w:t xml:space="preserve">The temporal connection is not made clear in this paragraph. Suggest removing/moving this to the next paragraph. </w:t>
      </w:r>
    </w:p>
  </w:comment>
  <w:comment w:id="383" w:author="Apsens, Sarah" w:date="2020-12-30T11:45:00Z" w:initials="ASJ(">
    <w:p w14:paraId="44D0C959" w14:textId="3835F4D3" w:rsidR="0007617C" w:rsidRDefault="0007617C">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387" w:author="Apsens, Sarah" w:date="2020-12-28T15:22:00Z" w:initials="ASJ(">
    <w:p w14:paraId="61B35354" w14:textId="22A44998" w:rsidR="0007617C" w:rsidRDefault="0007617C">
      <w:pPr>
        <w:pStyle w:val="CommentText"/>
      </w:pPr>
      <w:r>
        <w:rPr>
          <w:rStyle w:val="CommentReference"/>
        </w:rPr>
        <w:annotationRef/>
      </w:r>
      <w:r>
        <w:t xml:space="preserve">Thought this sounded a bit odd as is. </w:t>
      </w:r>
    </w:p>
  </w:comment>
  <w:comment w:id="397" w:author="Apsens, Sarah" w:date="2020-12-30T11:51:00Z" w:initials="ASJ(">
    <w:p w14:paraId="3926ECC4" w14:textId="2BFF5FE4" w:rsidR="0007617C" w:rsidRDefault="0007617C">
      <w:pPr>
        <w:pStyle w:val="CommentText"/>
      </w:pPr>
      <w:r>
        <w:rPr>
          <w:rStyle w:val="CommentReference"/>
        </w:rPr>
        <w:annotationRef/>
      </w:r>
      <w:r>
        <w:t>this paragraph makes it sound like you’ve already determined the sources. Re-wording recommended, since it’s circumstantial still.</w:t>
      </w:r>
    </w:p>
  </w:comment>
  <w:comment w:id="398" w:author="Benjamin Meyer" w:date="2021-02-19T15:30:00Z" w:initials="BM">
    <w:p w14:paraId="20ABCA29" w14:textId="508D1FA8" w:rsidR="0007617C" w:rsidRDefault="0007617C">
      <w:pPr>
        <w:pStyle w:val="CommentText"/>
      </w:pPr>
      <w:r>
        <w:rPr>
          <w:rStyle w:val="CommentReference"/>
        </w:rPr>
        <w:annotationRef/>
      </w:r>
      <w:r>
        <w:t>Modified paragraph</w:t>
      </w:r>
    </w:p>
  </w:comment>
  <w:comment w:id="427" w:author="Apsens, Sarah" w:date="2020-12-28T15:58:00Z" w:initials="ASJ(">
    <w:p w14:paraId="62E7AAC3" w14:textId="3D3DE834" w:rsidR="0007617C" w:rsidRDefault="0007617C">
      <w:pPr>
        <w:pStyle w:val="CommentText"/>
      </w:pPr>
      <w:r>
        <w:rPr>
          <w:rStyle w:val="CommentReference"/>
        </w:rPr>
        <w:annotationRef/>
      </w:r>
      <w:r>
        <w:t xml:space="preserve">Should reference the project QAPP somewhere in this paragraph as well as the RPD threshold. </w:t>
      </w:r>
    </w:p>
  </w:comment>
  <w:comment w:id="428" w:author="Benjamin Meyer" w:date="2021-02-19T17:04:00Z" w:initials="BM">
    <w:p w14:paraId="0B297355" w14:textId="51C18C38" w:rsidR="0007617C" w:rsidRDefault="0007617C">
      <w:pPr>
        <w:pStyle w:val="CommentText"/>
      </w:pPr>
      <w:r>
        <w:rPr>
          <w:rStyle w:val="CommentReference"/>
        </w:rPr>
        <w:annotationRef/>
      </w:r>
      <w:proofErr w:type="gramStart"/>
      <w:r>
        <w:t>cited</w:t>
      </w:r>
      <w:proofErr w:type="gramEnd"/>
    </w:p>
  </w:comment>
  <w:comment w:id="432" w:author="Eldred, Laura" w:date="2020-12-29T13:07:00Z" w:initials="EL">
    <w:p w14:paraId="1426E72F" w14:textId="6E5CFC2A" w:rsidR="0007617C" w:rsidRDefault="0007617C">
      <w:pPr>
        <w:pStyle w:val="CommentText"/>
      </w:pPr>
      <w:r>
        <w:rPr>
          <w:rStyle w:val="CommentReference"/>
        </w:rPr>
        <w:annotationRef/>
      </w:r>
      <w:r>
        <w:t>at a minimum this data should flagged or not used for now since it does not meet data quality objectives and we don’t know why yet</w:t>
      </w:r>
    </w:p>
  </w:comment>
  <w:comment w:id="433" w:author="Apsens, Sarah" w:date="2020-12-30T17:16:00Z" w:initials="ASJ(">
    <w:p w14:paraId="7A2CC1D6" w14:textId="09A6711B" w:rsidR="0007617C" w:rsidRDefault="0007617C">
      <w:pPr>
        <w:pStyle w:val="CommentText"/>
      </w:pPr>
      <w:r>
        <w:rPr>
          <w:rStyle w:val="CommentReference"/>
        </w:rPr>
        <w:annotationRef/>
      </w:r>
      <w:r>
        <w:t xml:space="preserve">Ben – The above comment is from DECs perspective - we cannot use questionable data to make management decisions.   </w:t>
      </w:r>
    </w:p>
  </w:comment>
  <w:comment w:id="434" w:author="Benjamin Meyer" w:date="2021-02-19T17:04:00Z" w:initials="BM">
    <w:p w14:paraId="36FDA0E7" w14:textId="23AE8419" w:rsidR="0007617C" w:rsidRDefault="0007617C">
      <w:pPr>
        <w:pStyle w:val="CommentText"/>
      </w:pPr>
      <w:r>
        <w:rPr>
          <w:rStyle w:val="CommentReference"/>
        </w:rPr>
        <w:annotationRef/>
      </w:r>
      <w:r>
        <w:t>Agreed.  Modified paragraph.</w:t>
      </w:r>
    </w:p>
  </w:comment>
  <w:comment w:id="435" w:author="Apsens, Sarah" w:date="2020-12-28T15:32:00Z" w:initials="ASJ(">
    <w:p w14:paraId="07AF8809" w14:textId="433D1419" w:rsidR="0007617C" w:rsidRDefault="0007617C">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436" w:author="Benjamin Meyer" w:date="2021-02-19T17:48:00Z" w:initials="BM">
    <w:p w14:paraId="5398969D" w14:textId="04BB1919" w:rsidR="00B86711" w:rsidRDefault="00B86711">
      <w:pPr>
        <w:pStyle w:val="CommentText"/>
      </w:pPr>
      <w:r>
        <w:rPr>
          <w:rStyle w:val="CommentReference"/>
        </w:rPr>
        <w:annotationRef/>
      </w:r>
      <w:r>
        <w:t>Modified paragraph</w:t>
      </w:r>
    </w:p>
  </w:comment>
  <w:comment w:id="442" w:author="Eldred, Laura" w:date="2020-12-29T13:17:00Z" w:initials="EL">
    <w:p w14:paraId="760F86D1" w14:textId="79E5664B" w:rsidR="0007617C" w:rsidRDefault="0007617C">
      <w:pPr>
        <w:pStyle w:val="CommentText"/>
      </w:pPr>
      <w:r>
        <w:rPr>
          <w:rStyle w:val="CommentReference"/>
        </w:rPr>
        <w:annotationRef/>
      </w:r>
      <w:proofErr w:type="gramStart"/>
      <w:r>
        <w:t>this</w:t>
      </w:r>
      <w:proofErr w:type="gramEnd"/>
      <w:r>
        <w:t xml:space="preserve"> section seems like a combination of information and also recommendations. Maybe split it up like that?</w:t>
      </w:r>
    </w:p>
  </w:comment>
  <w:comment w:id="450" w:author="Apsens, Sarah" w:date="2020-12-28T16:13:00Z" w:initials="ASJ(">
    <w:p w14:paraId="08342BFA" w14:textId="662700BC" w:rsidR="0007617C" w:rsidRDefault="0007617C">
      <w:pPr>
        <w:pStyle w:val="CommentText"/>
      </w:pPr>
      <w:r>
        <w:rPr>
          <w:rStyle w:val="CommentReference"/>
        </w:rPr>
        <w:annotationRef/>
      </w:r>
      <w:r>
        <w:t xml:space="preserve">Start new paragraph? </w:t>
      </w:r>
    </w:p>
  </w:comment>
  <w:comment w:id="453" w:author="Apsens, Sarah" w:date="2020-12-28T16:10:00Z" w:initials="ASJ(">
    <w:p w14:paraId="0B01DD99" w14:textId="25494DA3" w:rsidR="0007617C" w:rsidRDefault="0007617C">
      <w:pPr>
        <w:pStyle w:val="CommentText"/>
      </w:pPr>
      <w:r>
        <w:rPr>
          <w:rStyle w:val="CommentReference"/>
        </w:rPr>
        <w:annotationRef/>
      </w:r>
      <w:r>
        <w:t>Re-word, not sure what’s being said</w:t>
      </w:r>
    </w:p>
  </w:comment>
  <w:comment w:id="454" w:author="Benjamin Meyer" w:date="2021-02-19T17:50:00Z" w:initials="BM">
    <w:p w14:paraId="3BB0D040" w14:textId="604855EB" w:rsidR="00B86711" w:rsidRDefault="00B86711">
      <w:pPr>
        <w:pStyle w:val="CommentText"/>
      </w:pPr>
      <w:r>
        <w:rPr>
          <w:rStyle w:val="CommentReference"/>
        </w:rPr>
        <w:annotationRef/>
      </w:r>
      <w:r>
        <w:t xml:space="preserve">Typo on my end.  </w:t>
      </w:r>
      <w:r w:rsidR="00D74AB6">
        <w:t>Modified</w:t>
      </w:r>
      <w:r>
        <w:t xml:space="preserve"> sentence.</w:t>
      </w:r>
    </w:p>
  </w:comment>
  <w:comment w:id="457" w:author="Apsens, Sarah" w:date="2020-12-28T16:13:00Z" w:initials="ASJ(">
    <w:p w14:paraId="015410B4" w14:textId="5648E7F0" w:rsidR="0007617C" w:rsidRDefault="0007617C">
      <w:pPr>
        <w:pStyle w:val="CommentText"/>
      </w:pP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458" w:author="Benjamin Meyer" w:date="2021-02-19T18:12:00Z" w:initials="BM">
    <w:p w14:paraId="7A4A88A8" w14:textId="625A9BF4" w:rsidR="00E84B3F" w:rsidRDefault="00E84B3F">
      <w:pPr>
        <w:pStyle w:val="CommentText"/>
      </w:pPr>
      <w:r>
        <w:rPr>
          <w:rStyle w:val="CommentReference"/>
        </w:rPr>
        <w:annotationRef/>
      </w:r>
      <w:r>
        <w:t>M</w:t>
      </w:r>
      <w:r w:rsidR="00B64CEB">
        <w:t>odified sentence</w:t>
      </w:r>
      <w:r>
        <w:t>.</w:t>
      </w:r>
    </w:p>
  </w:comment>
  <w:comment w:id="463" w:author="Eldred, Laura" w:date="2020-12-29T13:09:00Z" w:initials="EL">
    <w:p w14:paraId="0F267779" w14:textId="644AD8D8" w:rsidR="0007617C" w:rsidRDefault="0007617C">
      <w:pPr>
        <w:pStyle w:val="CommentText"/>
      </w:pPr>
      <w:r>
        <w:rPr>
          <w:rStyle w:val="CommentReference"/>
        </w:rPr>
        <w:annotationRef/>
      </w:r>
      <w:proofErr w:type="gramStart"/>
      <w:r>
        <w:t>spatial</w:t>
      </w:r>
      <w:proofErr w:type="gramEnd"/>
      <w:r>
        <w:t xml:space="preserve">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464" w:author="Benjamin Meyer" w:date="2021-02-19T18:21:00Z" w:initials="BM">
    <w:p w14:paraId="6366026A" w14:textId="6839B822" w:rsidR="00346467" w:rsidRDefault="00346467">
      <w:pPr>
        <w:pStyle w:val="CommentText"/>
      </w:pPr>
      <w:r>
        <w:rPr>
          <w:rStyle w:val="CommentReference"/>
        </w:rPr>
        <w:annotationRef/>
      </w:r>
      <w:r>
        <w:t xml:space="preserve">Thanks Laura, these are great ideas.  We are aspiring to do an analysis of complete data 2000 – 2020 to examine just these sorts of questions and trends.  I will keep this idea in mind if we get the chance to do that project. </w:t>
      </w:r>
    </w:p>
  </w:comment>
  <w:comment w:id="466" w:author="Apsens, Sarah" w:date="2020-12-28T16:18:00Z" w:initials="ASJ(">
    <w:p w14:paraId="65D15C5D" w14:textId="740E821F" w:rsidR="0007617C" w:rsidRDefault="0007617C">
      <w:pPr>
        <w:pStyle w:val="CommentText"/>
      </w:pPr>
      <w:r>
        <w:rPr>
          <w:rStyle w:val="CommentReference"/>
        </w:rPr>
        <w:annotationRef/>
      </w:r>
      <w:r>
        <w:t xml:space="preserve">This would be great! </w:t>
      </w:r>
    </w:p>
  </w:comment>
  <w:comment w:id="467" w:author="Eldred, Laura" w:date="2020-12-29T13:12:00Z" w:initials="EL">
    <w:p w14:paraId="266DBA46" w14:textId="1B5A19AD" w:rsidR="0007617C" w:rsidRDefault="0007617C">
      <w:pPr>
        <w:pStyle w:val="CommentText"/>
      </w:pPr>
      <w:r>
        <w:rPr>
          <w:rStyle w:val="CommentReference"/>
        </w:rPr>
        <w:annotationRef/>
      </w:r>
      <w:r>
        <w:t>has this been done? If not please clarify in the paragraph that it could provide info if completed</w:t>
      </w:r>
    </w:p>
  </w:comment>
  <w:comment w:id="468" w:author="Benjamin Meyer" w:date="2021-02-19T19:04:00Z" w:initials="BM">
    <w:p w14:paraId="78206881" w14:textId="63BC527F" w:rsidR="00F93D51" w:rsidRDefault="00F93D51">
      <w:pPr>
        <w:pStyle w:val="CommentText"/>
      </w:pPr>
      <w:r>
        <w:rPr>
          <w:rStyle w:val="CommentReference"/>
        </w:rPr>
        <w:annotationRef/>
      </w:r>
      <w:r>
        <w:t>This type of study has not yet been performed.</w:t>
      </w:r>
    </w:p>
  </w:comment>
  <w:comment w:id="476" w:author="Apsens, Sarah" w:date="2020-12-28T16:25:00Z" w:initials="ASJ(">
    <w:p w14:paraId="43BBC0DB" w14:textId="77777777" w:rsidR="004E3621" w:rsidRDefault="004E3621" w:rsidP="004E3621">
      <w:pPr>
        <w:pStyle w:val="CommentText"/>
      </w:pPr>
      <w:r>
        <w:rPr>
          <w:rStyle w:val="CommentReference"/>
        </w:rPr>
        <w:annotationRef/>
      </w:r>
      <w:r>
        <w:t xml:space="preserve">What were the river gages reading during the spring sampling event? Could include a graph of flow with the sampling dates identified. </w:t>
      </w:r>
    </w:p>
  </w:comment>
  <w:comment w:id="477" w:author="Benjamin Meyer" w:date="2021-02-19T19:07:00Z" w:initials="BM">
    <w:p w14:paraId="14E26EFF" w14:textId="77777777" w:rsidR="004E3621" w:rsidRDefault="004E3621" w:rsidP="004E3621">
      <w:pPr>
        <w:pStyle w:val="CommentText"/>
      </w:pPr>
      <w:r>
        <w:rPr>
          <w:rStyle w:val="CommentReference"/>
        </w:rPr>
        <w:annotationRef/>
      </w:r>
      <w:r>
        <w:t>Note to self; perform if time allows.</w:t>
      </w:r>
    </w:p>
  </w:comment>
  <w:comment w:id="485" w:author="Apsens, Sarah" w:date="2020-12-30T13:21:00Z" w:initials="ASJ(">
    <w:p w14:paraId="4DC8F385" w14:textId="77777777" w:rsidR="004E3621" w:rsidRDefault="004E3621" w:rsidP="004E3621">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486" w:author="Benjamin Meyer" w:date="2021-02-19T19:17:00Z" w:initials="BM">
    <w:p w14:paraId="313308B6" w14:textId="77777777" w:rsidR="004E3621" w:rsidRDefault="004E3621" w:rsidP="004E3621">
      <w:pPr>
        <w:pStyle w:val="CommentText"/>
      </w:pPr>
      <w:r>
        <w:rPr>
          <w:rStyle w:val="CommentReference"/>
        </w:rPr>
        <w:annotationRef/>
      </w:r>
      <w:r>
        <w:t>Good questions.  This is the kind of analysis that would involve some more detailed investigation of broader factors described in an earlier paragraph.</w:t>
      </w:r>
    </w:p>
  </w:comment>
  <w:comment w:id="489" w:author="Benjamin Meyer" w:date="2021-02-19T19:18:00Z" w:initials="BM">
    <w:p w14:paraId="0DE20E54" w14:textId="77777777" w:rsidR="004E3621" w:rsidRDefault="004E3621" w:rsidP="004E3621">
      <w:pPr>
        <w:pStyle w:val="CommentText"/>
      </w:pPr>
      <w:r>
        <w:rPr>
          <w:rStyle w:val="CommentReference"/>
        </w:rPr>
        <w:annotationRef/>
      </w:r>
      <w:r>
        <w:t>I would be fine with removing this paragraph if reads as too oriented towards conjecture.</w:t>
      </w:r>
    </w:p>
  </w:comment>
  <w:comment w:id="494" w:author="Eldred, Laura" w:date="2020-12-29T13:15:00Z" w:initials="EL">
    <w:p w14:paraId="3BF9EC74" w14:textId="1FC8D13B" w:rsidR="0007617C" w:rsidRDefault="0007617C">
      <w:pPr>
        <w:pStyle w:val="CommentText"/>
      </w:pPr>
      <w:r>
        <w:rPr>
          <w:rStyle w:val="CommentReference"/>
        </w:rPr>
        <w:annotationRef/>
      </w:r>
      <w:proofErr w:type="gramStart"/>
      <w:r>
        <w:t>this</w:t>
      </w:r>
      <w:proofErr w:type="gramEnd"/>
      <w:r>
        <w:t xml:space="preserve"> paragraph may fit better under recommendations section</w:t>
      </w:r>
    </w:p>
  </w:comment>
  <w:comment w:id="495" w:author="Apsens, Sarah" w:date="2020-12-30T13:25:00Z" w:initials="ASJ(">
    <w:p w14:paraId="49734EC8" w14:textId="4F1B8497" w:rsidR="0007617C" w:rsidRDefault="0007617C">
      <w:pPr>
        <w:pStyle w:val="CommentText"/>
      </w:pPr>
      <w:r>
        <w:rPr>
          <w:rStyle w:val="CommentReference"/>
        </w:rPr>
        <w:annotationRef/>
      </w:r>
      <w:r>
        <w:t>Agreed</w:t>
      </w:r>
    </w:p>
  </w:comment>
  <w:comment w:id="496" w:author="Benjamin Meyer" w:date="2021-02-19T19:19:00Z" w:initials="BM">
    <w:p w14:paraId="69344187" w14:textId="68DB8D82" w:rsidR="00910563" w:rsidRDefault="00910563">
      <w:pPr>
        <w:pStyle w:val="CommentText"/>
      </w:pPr>
      <w:r>
        <w:rPr>
          <w:rStyle w:val="CommentReference"/>
        </w:rPr>
        <w:annotationRef/>
      </w:r>
      <w:r>
        <w:rPr>
          <w:rStyle w:val="CommentReference"/>
        </w:rPr>
        <w:t>Moved paragraph</w:t>
      </w:r>
      <w:r w:rsidR="00EC6CCD">
        <w:rPr>
          <w:rStyle w:val="CommentReference"/>
        </w:rPr>
        <w:t xml:space="preserve"> to new section</w:t>
      </w:r>
      <w:r>
        <w:rPr>
          <w:rStyle w:val="CommentReference"/>
        </w:rPr>
        <w:t>.</w:t>
      </w:r>
    </w:p>
  </w:comment>
  <w:comment w:id="497" w:author="Apsens, Sarah" w:date="2020-12-28T16:28:00Z" w:initials="ASJ(">
    <w:p w14:paraId="25D6FA45" w14:textId="750B95AE" w:rsidR="0007617C" w:rsidRDefault="0007617C">
      <w:pPr>
        <w:pStyle w:val="CommentText"/>
      </w:pPr>
      <w:r>
        <w:rPr>
          <w:rStyle w:val="CommentReference"/>
        </w:rPr>
        <w:annotationRef/>
      </w:r>
      <w:r>
        <w:t xml:space="preserve">Cool idea/I like it – how would you select said site? </w:t>
      </w:r>
    </w:p>
  </w:comment>
  <w:comment w:id="498" w:author="Benjamin Meyer" w:date="2021-02-19T19:42:00Z" w:initials="BM">
    <w:p w14:paraId="52775C0B" w14:textId="6D23ED8C" w:rsidR="004E3621" w:rsidRDefault="004E3621">
      <w:pPr>
        <w:pStyle w:val="CommentText"/>
      </w:pPr>
      <w:r>
        <w:rPr>
          <w:rStyle w:val="CommentReference"/>
        </w:rPr>
        <w:annotationRef/>
      </w:r>
      <w:r>
        <w:t>To begin, I would examine all available 2000 – present data and see where exceedances are occurring. Once this subset of potential sites is identified, I would choose a site based on logistical realities of being able easily access it throughout the year.</w:t>
      </w:r>
    </w:p>
  </w:comment>
  <w:comment w:id="501" w:author="Apsens, Sarah" w:date="2020-12-28T16:29:00Z" w:initials="ASJ(">
    <w:p w14:paraId="587A341D" w14:textId="3106D05B" w:rsidR="0007617C" w:rsidRDefault="0007617C">
      <w:pPr>
        <w:pStyle w:val="CommentText"/>
      </w:pPr>
      <w:r>
        <w:rPr>
          <w:rStyle w:val="CommentReference"/>
        </w:rPr>
        <w:annotationRef/>
      </w:r>
      <w:r>
        <w:t>Could be a great option for long-term monitoring but would still need occasional grab samples for assessment against state WQ criteria.</w:t>
      </w:r>
    </w:p>
  </w:comment>
  <w:comment w:id="502" w:author="Benjamin Meyer" w:date="2021-02-19T19:26:00Z" w:initials="BM">
    <w:p w14:paraId="5178B88A" w14:textId="142AB9BA" w:rsidR="00EC6CCD" w:rsidRDefault="00EC6CCD">
      <w:pPr>
        <w:pStyle w:val="CommentText"/>
      </w:pPr>
      <w:r>
        <w:rPr>
          <w:rStyle w:val="CommentReference"/>
        </w:rPr>
        <w:annotationRef/>
      </w:r>
      <w:r>
        <w:t>Agreed.</w:t>
      </w:r>
    </w:p>
  </w:comment>
  <w:comment w:id="503" w:author="Apsens, Sarah" w:date="2020-12-28T16:31:00Z" w:initials="ASJ(">
    <w:p w14:paraId="01677580" w14:textId="552AA504" w:rsidR="0007617C" w:rsidRDefault="0007617C">
      <w:pPr>
        <w:pStyle w:val="CommentText"/>
      </w:pPr>
      <w:r>
        <w:rPr>
          <w:rStyle w:val="CommentReference"/>
        </w:rPr>
        <w:annotationRef/>
      </w:r>
      <w:r>
        <w:t xml:space="preserve">So KWF used to have </w:t>
      </w:r>
      <w:proofErr w:type="spellStart"/>
      <w:r>
        <w:t>hydrolabs</w:t>
      </w:r>
      <w:proofErr w:type="spellEnd"/>
      <w:r>
        <w:t xml:space="preserve"> deployed during the summer. Do you know why they stopped? </w:t>
      </w:r>
    </w:p>
  </w:comment>
  <w:comment w:id="504" w:author="Benjamin Meyer" w:date="2021-02-19T19:09:00Z" w:initials="BM">
    <w:p w14:paraId="4CEA0D10" w14:textId="76D95C78" w:rsidR="00F93D51" w:rsidRDefault="00F93D51">
      <w:pPr>
        <w:pStyle w:val="CommentText"/>
      </w:pPr>
      <w:r>
        <w:rPr>
          <w:rStyle w:val="CommentReference"/>
        </w:rPr>
        <w:annotationRef/>
      </w:r>
      <w:r>
        <w:t xml:space="preserve">In the past we’ve employed </w:t>
      </w:r>
      <w:proofErr w:type="spellStart"/>
      <w:r>
        <w:t>hydrolabs</w:t>
      </w:r>
      <w:proofErr w:type="spellEnd"/>
      <w:r>
        <w:t xml:space="preserve"> for specific studies in the main stem (e.g. turbidity) and to collect continuous baseline water quality data in tributaries (</w:t>
      </w:r>
      <w:hyperlink r:id="rId4" w:history="1">
        <w:r w:rsidRPr="00F93D51">
          <w:rPr>
            <w:rStyle w:val="Hyperlink"/>
          </w:rPr>
          <w:t>2015-2016; summary linked here</w:t>
        </w:r>
      </w:hyperlink>
      <w:r>
        <w:t xml:space="preserve">). </w:t>
      </w:r>
      <w:proofErr w:type="spellStart"/>
      <w:r>
        <w:t>Hydrolabs</w:t>
      </w:r>
      <w:proofErr w:type="spellEnd"/>
      <w:r>
        <w:t xml:space="preserve"> take more effort to maintain and keep deployed than collecting grab samples, so in general they are associated with specific projects in more limited time frames</w:t>
      </w:r>
      <w:r w:rsidR="00910563">
        <w:t xml:space="preserve"> as funding permits</w:t>
      </w:r>
      <w:r>
        <w:t>.</w:t>
      </w:r>
    </w:p>
  </w:comment>
  <w:comment w:id="525" w:author="Eldred, Laura" w:date="2020-12-29T13:18:00Z" w:initials="EL">
    <w:p w14:paraId="2B068550" w14:textId="0441F34D" w:rsidR="0007617C" w:rsidRDefault="0007617C">
      <w:pPr>
        <w:pStyle w:val="CommentText"/>
      </w:pPr>
      <w:r>
        <w:rPr>
          <w:rStyle w:val="CommentReference"/>
        </w:rPr>
        <w:annotationRef/>
      </w:r>
      <w:proofErr w:type="gramStart"/>
      <w:r>
        <w:t>will</w:t>
      </w:r>
      <w:proofErr w:type="gramEnd"/>
      <w:r>
        <w:t xml:space="preserve"> it provide any ranking of priority sites to examine further?</w:t>
      </w:r>
    </w:p>
  </w:comment>
  <w:comment w:id="526" w:author="Apsens, Sarah" w:date="2020-12-30T17:07:00Z" w:initials="ASJ(">
    <w:p w14:paraId="1477FDF3" w14:textId="37915B47" w:rsidR="0007617C" w:rsidRDefault="0007617C">
      <w:pPr>
        <w:pStyle w:val="CommentText"/>
      </w:pPr>
      <w:r>
        <w:rPr>
          <w:rStyle w:val="CommentReference"/>
        </w:rPr>
        <w:annotationRef/>
      </w:r>
      <w:r>
        <w:t xml:space="preserve">Ben – Incorporating some sort of prioritization tool in the mapping </w:t>
      </w:r>
      <w:r w:rsidR="00BD1E1E">
        <w:t>product could be really useful.</w:t>
      </w:r>
      <w:r>
        <w:t xml:space="preserve"> </w:t>
      </w:r>
    </w:p>
  </w:comment>
  <w:comment w:id="527" w:author="Benjamin Meyer" w:date="2021-02-19T19:45:00Z" w:initials="BM">
    <w:p w14:paraId="171D6922" w14:textId="3EAF4AB2" w:rsidR="004E3621" w:rsidRDefault="004E3621">
      <w:pPr>
        <w:pStyle w:val="CommentText"/>
      </w:pPr>
      <w:r>
        <w:rPr>
          <w:rStyle w:val="CommentReference"/>
        </w:rPr>
        <w:annotationRef/>
      </w:r>
      <w:r>
        <w:t>Agreed.  This task is not included in the statement work for this current report, but I think much of the data needed to accomplish such a project is now available.</w:t>
      </w:r>
    </w:p>
  </w:comment>
  <w:comment w:id="545" w:author="Apsens, Sarah" w:date="2020-12-28T16:35:00Z" w:initials="ASJ(">
    <w:p w14:paraId="60097FCA" w14:textId="2FB569F8" w:rsidR="0007617C" w:rsidRDefault="0007617C">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546" w:author="Eldred, Laura" w:date="2020-12-29T13:19:00Z" w:initials="EL">
    <w:p w14:paraId="711F8199" w14:textId="1EB5BA53" w:rsidR="0007617C" w:rsidRDefault="0007617C">
      <w:pPr>
        <w:pStyle w:val="CommentText"/>
      </w:pPr>
      <w:r>
        <w:rPr>
          <w:rStyle w:val="CommentReference"/>
        </w:rPr>
        <w:annotationRef/>
      </w:r>
      <w:r>
        <w:t>or even drone technology</w:t>
      </w:r>
    </w:p>
  </w:comment>
  <w:comment w:id="550" w:author="Eldred, Laura" w:date="2020-12-29T13:20:00Z" w:initials="EL">
    <w:p w14:paraId="3CB9C224" w14:textId="513AEDAC" w:rsidR="0007617C" w:rsidRDefault="0007617C">
      <w:pPr>
        <w:pStyle w:val="CommentText"/>
      </w:pPr>
      <w:r>
        <w:rPr>
          <w:rStyle w:val="CommentReference"/>
        </w:rPr>
        <w:annotationRef/>
      </w:r>
      <w:r>
        <w:t>once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552" w:author="Apsens, Sarah" w:date="2020-12-28T16:44:00Z" w:initials="ASJ(">
    <w:p w14:paraId="14E4E668" w14:textId="17DF8500" w:rsidR="0007617C" w:rsidRDefault="0007617C">
      <w:pPr>
        <w:pStyle w:val="CommentText"/>
      </w:pPr>
      <w:r>
        <w:rPr>
          <w:rStyle w:val="CommentReference"/>
        </w:rPr>
        <w:annotationRef/>
      </w:r>
      <w:r>
        <w:t>Yes, we need a proper (and statistically rigorous) trend analysis of Cu and Zn over time</w:t>
      </w:r>
    </w:p>
  </w:comment>
  <w:comment w:id="553" w:author="Eldred, Laura" w:date="2020-12-29T13:24:00Z" w:initials="EL">
    <w:p w14:paraId="1D1288A5" w14:textId="6AB4B037" w:rsidR="0007617C" w:rsidRDefault="0007617C">
      <w:pPr>
        <w:pStyle w:val="CommentText"/>
      </w:pPr>
      <w:r>
        <w:rPr>
          <w:rStyle w:val="CommentReference"/>
        </w:rPr>
        <w:annotationRef/>
      </w:r>
      <w:r>
        <w:t>in our regulatory world “point” often equates to “pipe” and I don’t think that’s what you mean here so I suggested using “discrete”</w:t>
      </w:r>
    </w:p>
  </w:comment>
  <w:comment w:id="557" w:author="Apsens, Sarah" w:date="2020-12-28T16:46:00Z" w:initials="ASJ(">
    <w:p w14:paraId="42A9DACD" w14:textId="647B978F" w:rsidR="0007617C" w:rsidRDefault="0007617C">
      <w:pPr>
        <w:pStyle w:val="CommentText"/>
      </w:pPr>
      <w:r>
        <w:rPr>
          <w:rStyle w:val="CommentReference"/>
        </w:rPr>
        <w:annotationRef/>
      </w:r>
      <w:r>
        <w:t>Under ice sampling?</w:t>
      </w:r>
    </w:p>
  </w:comment>
  <w:comment w:id="567" w:author="Apsens, Sarah" w:date="2020-12-30T14:28:00Z" w:initials="ASJ(">
    <w:p w14:paraId="1153BF9D" w14:textId="3458EA67" w:rsidR="0007617C" w:rsidRDefault="0007617C">
      <w:pPr>
        <w:pStyle w:val="CommentText"/>
      </w:pPr>
      <w:r>
        <w:rPr>
          <w:rStyle w:val="CommentReference"/>
        </w:rPr>
        <w:annotationRef/>
      </w:r>
      <w:r>
        <w:t xml:space="preserve">Ideally GIS mapping tool will aid in prioritization of potential GI sites </w:t>
      </w:r>
    </w:p>
  </w:comment>
  <w:comment w:id="576" w:author="Apsens, Sarah" w:date="2020-12-30T13:12:00Z" w:initials="ASJ(">
    <w:p w14:paraId="53FA9A17" w14:textId="77777777" w:rsidR="0007617C" w:rsidRDefault="0007617C" w:rsidP="00BF0AB1">
      <w:pPr>
        <w:pStyle w:val="CommentText"/>
      </w:pPr>
      <w:r>
        <w:rPr>
          <w:rStyle w:val="CommentReference"/>
        </w:rPr>
        <w:annotationRef/>
      </w:r>
      <w:r>
        <w:t xml:space="preserve">Could this sentence (and the sentence at the end of the zinc section) be moved to the Conclusion: From Information to Action section? </w:t>
      </w:r>
    </w:p>
  </w:comment>
  <w:comment w:id="586" w:author="Apsens, Sarah" w:date="2020-12-30T14:32:00Z" w:initials="ASJ(">
    <w:p w14:paraId="52254E1A" w14:textId="65916D59" w:rsidR="0007617C" w:rsidRDefault="0007617C">
      <w:pPr>
        <w:pStyle w:val="CommentText"/>
      </w:pPr>
      <w:r>
        <w:rPr>
          <w:rStyle w:val="CommentReference"/>
        </w:rPr>
        <w:annotationRef/>
      </w:r>
      <w:r>
        <w:t xml:space="preserve">Need to include a reference for the State Water Quality Standards 18 AAC 70 – link to the DEC website and applicable docs </w:t>
      </w:r>
      <w:hyperlink r:id="rId5" w:history="1">
        <w:r w:rsidRPr="008916CE">
          <w:rPr>
            <w:rStyle w:val="Hyperlink"/>
          </w:rPr>
          <w:t>here</w:t>
        </w:r>
      </w:hyperlink>
    </w:p>
  </w:comment>
  <w:comment w:id="587" w:author="Benjamin Meyer" w:date="2021-01-21T07:05:00Z" w:initials="BM">
    <w:p w14:paraId="7CAD4C59" w14:textId="06B81E97" w:rsidR="0007617C" w:rsidRDefault="0007617C">
      <w:pPr>
        <w:pStyle w:val="CommentText"/>
      </w:pPr>
      <w:r>
        <w:rPr>
          <w:rStyle w:val="CommentReference"/>
        </w:rPr>
        <w:annotationRef/>
      </w:r>
      <w:r>
        <w:t>Added and referenced</w:t>
      </w:r>
    </w:p>
  </w:comment>
  <w:comment w:id="601" w:author="Apsens, Sarah" w:date="2020-12-30T17:09:00Z" w:initials="ASJ(">
    <w:p w14:paraId="0AD09313" w14:textId="43846193" w:rsidR="0007617C" w:rsidRDefault="0007617C">
      <w:pPr>
        <w:pStyle w:val="CommentText"/>
      </w:pPr>
      <w:r>
        <w:rPr>
          <w:rStyle w:val="CommentReference"/>
        </w:rPr>
        <w:annotationRef/>
      </w:r>
      <w:r>
        <w:t xml:space="preserve">Nice job on the graphs. I like this format a lot. </w:t>
      </w:r>
    </w:p>
  </w:comment>
  <w:comment w:id="604" w:author="Apsens, Sarah" w:date="2020-12-28T16:51:00Z" w:initials="ASJ(">
    <w:p w14:paraId="47630821" w14:textId="544B7439" w:rsidR="0007617C" w:rsidRDefault="0007617C">
      <w:pPr>
        <w:pStyle w:val="CommentText"/>
      </w:pPr>
      <w:r>
        <w:rPr>
          <w:rStyle w:val="CommentReference"/>
        </w:rPr>
        <w:annotationRef/>
      </w:r>
      <w:r>
        <w:t xml:space="preserve">Any idea(s) why the exceedances occurred in spring 2019 but not spring 2020? </w:t>
      </w:r>
    </w:p>
  </w:comment>
  <w:comment w:id="605" w:author="Benjamin Meyer" w:date="2021-01-04T09:23:00Z" w:initials="BM">
    <w:p w14:paraId="6AE70AB9" w14:textId="61D10070" w:rsidR="0007617C" w:rsidRDefault="0007617C">
      <w:pPr>
        <w:pStyle w:val="CommentText"/>
      </w:pPr>
      <w:r>
        <w:rPr>
          <w:rStyle w:val="CommentReference"/>
        </w:rPr>
        <w:annotationRef/>
      </w:r>
      <w:r>
        <w:t xml:space="preserve">Sampling was cancelled in spring 2020 </w:t>
      </w:r>
      <w:r>
        <w:sym w:font="Wingdings" w:char="F04C"/>
      </w:r>
    </w:p>
  </w:comment>
  <w:comment w:id="609" w:author="Apsens, Sarah" w:date="2020-12-28T16:53:00Z" w:initials="ASJ(">
    <w:p w14:paraId="6DB688FE" w14:textId="266ED599" w:rsidR="0007617C" w:rsidRDefault="0007617C">
      <w:pPr>
        <w:pStyle w:val="CommentText"/>
      </w:pPr>
      <w:r>
        <w:rPr>
          <w:rStyle w:val="CommentReference"/>
        </w:rPr>
        <w:annotationRef/>
      </w:r>
      <w:r>
        <w:t xml:space="preserve">Did you look at the acute criteria? </w:t>
      </w:r>
    </w:p>
  </w:comment>
  <w:comment w:id="613" w:author="Apsens, Sarah" w:date="2020-12-28T16:55:00Z" w:initials="ASJ(">
    <w:p w14:paraId="57661674" w14:textId="77777777" w:rsidR="0007617C" w:rsidRDefault="0007617C" w:rsidP="00DB281F">
      <w:pPr>
        <w:pStyle w:val="CommentText"/>
      </w:pPr>
      <w:r>
        <w:rPr>
          <w:rStyle w:val="CommentReference"/>
        </w:rPr>
        <w:annotationRef/>
      </w:r>
      <w:r>
        <w:t xml:space="preserve">Table is okay, but a little difficult to interpret </w:t>
      </w:r>
    </w:p>
  </w:comment>
  <w:comment w:id="614" w:author="Benjamin Meyer" w:date="2021-01-28T08:35:00Z" w:initials="BM">
    <w:p w14:paraId="67813A96" w14:textId="132BB6C7" w:rsidR="0007617C" w:rsidRDefault="0007617C">
      <w:pPr>
        <w:pStyle w:val="CommentText"/>
      </w:pPr>
      <w:r>
        <w:rPr>
          <w:rStyle w:val="CommentReference"/>
        </w:rPr>
        <w:annotationRef/>
      </w:r>
      <w:r>
        <w:t>Modified table</w:t>
      </w:r>
    </w:p>
  </w:comment>
  <w:comment w:id="616" w:author="Eldred, Laura" w:date="2020-12-29T13:31:00Z" w:initials="EL">
    <w:p w14:paraId="24DDDBCC" w14:textId="08D3C657" w:rsidR="0007617C" w:rsidRDefault="0007617C">
      <w:pPr>
        <w:pStyle w:val="CommentText"/>
      </w:pPr>
      <w:r>
        <w:rPr>
          <w:rStyle w:val="CommentReference"/>
        </w:rPr>
        <w:annotationRef/>
      </w:r>
      <w:proofErr w:type="gramStart"/>
      <w:r>
        <w:t>replicate/duplicate</w:t>
      </w:r>
      <w:proofErr w:type="gramEnd"/>
      <w:r>
        <w:t xml:space="preserve"> results should not be presented in this table</w:t>
      </w:r>
    </w:p>
  </w:comment>
  <w:comment w:id="617" w:author="Apsens, Sarah" w:date="2020-12-30T17:10:00Z" w:initials="ASJ(">
    <w:p w14:paraId="48A00B6F" w14:textId="7FD83C09" w:rsidR="0007617C" w:rsidRDefault="0007617C">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618" w:author="Benjamin Meyer" w:date="2021-01-28T07:52:00Z" w:initials="BM">
    <w:p w14:paraId="44B60715" w14:textId="77777777" w:rsidR="0007617C" w:rsidRDefault="0007617C">
      <w:pPr>
        <w:pStyle w:val="CommentText"/>
      </w:pPr>
      <w:r>
        <w:rPr>
          <w:rStyle w:val="CommentReference"/>
        </w:rPr>
        <w:annotationRef/>
      </w:r>
      <w:r>
        <w:t xml:space="preserve">Agreed.  </w:t>
      </w:r>
    </w:p>
    <w:p w14:paraId="253E7D1C" w14:textId="77777777" w:rsidR="0007617C" w:rsidRDefault="0007617C">
      <w:pPr>
        <w:pStyle w:val="CommentText"/>
      </w:pPr>
    </w:p>
    <w:p w14:paraId="3AF4A2F0" w14:textId="25996AF3" w:rsidR="0007617C" w:rsidRDefault="0007617C">
      <w:pPr>
        <w:pStyle w:val="CommentText"/>
      </w:pPr>
      <w:r>
        <w:t>The previous version of the table is not how I would usually create tables either.  It is the format I inherited from a partial draft; and I format I saw published in some past published reports, so I aimed to follow the example (</w:t>
      </w:r>
      <w:proofErr w:type="spellStart"/>
      <w:r>
        <w:t>eg</w:t>
      </w:r>
      <w:proofErr w:type="spellEnd"/>
      <w:r>
        <w:t xml:space="preserve"> </w:t>
      </w:r>
      <w:hyperlink r:id="rId6" w:history="1">
        <w:r w:rsidRPr="00ED1D12">
          <w:rPr>
            <w:rStyle w:val="Hyperlink"/>
          </w:rPr>
          <w:t xml:space="preserve">Table 6, </w:t>
        </w:r>
        <w:proofErr w:type="spellStart"/>
        <w:r w:rsidRPr="00ED1D12">
          <w:rPr>
            <w:rStyle w:val="Hyperlink"/>
          </w:rPr>
          <w:t>pg</w:t>
        </w:r>
        <w:proofErr w:type="spellEnd"/>
        <w:r w:rsidRPr="00ED1D12">
          <w:rPr>
            <w:rStyle w:val="Hyperlink"/>
          </w:rPr>
          <w:t xml:space="preserve"> 19</w:t>
        </w:r>
      </w:hyperlink>
      <w:r>
        <w:t>)</w:t>
      </w:r>
    </w:p>
    <w:p w14:paraId="4C8A23D0" w14:textId="11215484" w:rsidR="0007617C" w:rsidRDefault="0007617C">
      <w:pPr>
        <w:pStyle w:val="CommentText"/>
      </w:pPr>
    </w:p>
    <w:p w14:paraId="117A2555" w14:textId="18C14770" w:rsidR="0007617C" w:rsidRDefault="0007617C" w:rsidP="00023CC3">
      <w:pPr>
        <w:pStyle w:val="CommentText"/>
      </w:pPr>
      <w:r>
        <w:t>New version of the table is inserted.  This version includes only the designated “sample” value and not the paired “replicate” value.  Replicate RDL values are still reported in Table 5.</w:t>
      </w:r>
    </w:p>
  </w:comment>
  <w:comment w:id="620" w:author="Apsens, Sarah" w:date="2020-12-28T17:01:00Z" w:initials="ASJ(">
    <w:p w14:paraId="316FB957" w14:textId="11349D41" w:rsidR="0007617C" w:rsidRDefault="0007617C">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621" w:author="Benjamin Meyer" w:date="2021-01-28T09:08:00Z" w:initials="BM">
    <w:p w14:paraId="5071987B" w14:textId="40E1F903" w:rsidR="0007617C" w:rsidRDefault="0007617C">
      <w:pPr>
        <w:pStyle w:val="CommentText"/>
      </w:pPr>
      <w:r>
        <w:rPr>
          <w:rStyle w:val="CommentReference"/>
        </w:rPr>
        <w:annotationRef/>
      </w:r>
      <w:r>
        <w:t>Modified Table as requested</w:t>
      </w:r>
    </w:p>
  </w:comment>
  <w:comment w:id="622" w:author="Benjamin Meyer" w:date="2021-02-16T17:12:00Z" w:initials="BM">
    <w:p w14:paraId="2E7987CE" w14:textId="137709A2" w:rsidR="0007617C" w:rsidRDefault="0007617C">
      <w:pPr>
        <w:pStyle w:val="CommentText"/>
      </w:pPr>
      <w:r>
        <w:rPr>
          <w:rStyle w:val="CommentReference"/>
        </w:rPr>
        <w:annotationRef/>
      </w:r>
      <w:r>
        <w:t xml:space="preserve">Note to self… would be ideal </w:t>
      </w:r>
      <w:proofErr w:type="spellStart"/>
      <w:r>
        <w:t>ift</w:t>
      </w:r>
      <w:proofErr w:type="spellEnd"/>
      <w:r>
        <w:t xml:space="preserve"> his table has </w:t>
      </w:r>
      <w:proofErr w:type="spellStart"/>
      <w:r>
        <w:t>rpd</w:t>
      </w:r>
      <w:proofErr w:type="spellEnd"/>
      <w:r>
        <w:t xml:space="preserve"> values for ca and mg too… but; based on the format the raw data is in, would take some re-munging; and </w:t>
      </w:r>
      <w:proofErr w:type="spellStart"/>
      <w:r>
        <w:t>sarah</w:t>
      </w:r>
      <w:proofErr w:type="spellEnd"/>
      <w:r>
        <w:t xml:space="preserve"> didn’t ask for it explicitly; so… go with it as is?!</w:t>
      </w:r>
    </w:p>
  </w:comment>
  <w:comment w:id="624" w:author="Benjamin Meyer" w:date="2020-12-07T07:12:00Z" w:initials="BM">
    <w:p w14:paraId="3B7C6C0E" w14:textId="77777777" w:rsidR="0007617C" w:rsidRDefault="0007617C"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07617C" w:rsidRDefault="0007617C" w:rsidP="00E164AF">
      <w:pPr>
        <w:pStyle w:val="CommentText"/>
      </w:pPr>
    </w:p>
    <w:p w14:paraId="49538A29" w14:textId="77777777" w:rsidR="0007617C" w:rsidRDefault="0007617C"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07617C" w:rsidRDefault="0007617C">
      <w:pPr>
        <w:pStyle w:val="CommentText"/>
      </w:pPr>
    </w:p>
  </w:comment>
  <w:comment w:id="625" w:author="Apsens, Sarah" w:date="2020-12-28T17:02:00Z" w:initials="ASJ(">
    <w:p w14:paraId="2E048157" w14:textId="0697E5C6" w:rsidR="0007617C" w:rsidRDefault="0007617C">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626" w:author="Benjamin Meyer" w:date="2021-01-27T12:01:00Z" w:initials="BM">
    <w:p w14:paraId="5E522CF4" w14:textId="7694CC02" w:rsidR="0007617C" w:rsidRDefault="0007617C">
      <w:pPr>
        <w:pStyle w:val="CommentText"/>
      </w:pPr>
      <w:r>
        <w:rPr>
          <w:rStyle w:val="CommentReference"/>
        </w:rPr>
        <w:annotationRef/>
      </w:r>
      <w:r>
        <w:t xml:space="preserve">I have re-generated the table that was here previously using a query to the waterqualitydata.us EPA database (2000 – 2013), as well the </w:t>
      </w:r>
      <w:proofErr w:type="spellStart"/>
      <w:r>
        <w:t>unsubmitted</w:t>
      </w:r>
      <w:proofErr w:type="spellEnd"/>
      <w:r>
        <w:t xml:space="preserve">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25EEC855" w15:done="0"/>
  <w15:commentEx w15:paraId="3CF40963" w15:paraIdParent="25EEC855" w15:done="0"/>
  <w15:commentEx w15:paraId="3B23D2CF" w15:done="0"/>
  <w15:commentEx w15:paraId="2EC68EF7" w15:paraIdParent="3B23D2CF" w15:done="0"/>
  <w15:commentEx w15:paraId="504457F9" w15:done="0"/>
  <w15:commentEx w15:paraId="5BF513E4" w15:paraIdParent="504457F9" w15:done="0"/>
  <w15:commentEx w15:paraId="27697F71" w15:done="0"/>
  <w15:commentEx w15:paraId="594E4F29" w15:paraIdParent="27697F71" w15:done="0"/>
  <w15:commentEx w15:paraId="271953A2" w15:done="0"/>
  <w15:commentEx w15:paraId="1160FEEF" w15:paraIdParent="271953A2" w15:done="0"/>
  <w15:commentEx w15:paraId="6A57DE53"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71490C15" w15:done="0"/>
  <w15:commentEx w15:paraId="4A331AF8" w15:paraIdParent="71490C15" w15:done="0"/>
  <w15:commentEx w15:paraId="7DE71F9E" w15:done="0"/>
  <w15:commentEx w15:paraId="7C489B78" w15:done="0"/>
  <w15:commentEx w15:paraId="53BB0917" w15:done="0"/>
  <w15:commentEx w15:paraId="1784C868" w15:paraIdParent="53BB0917" w15:done="0"/>
  <w15:commentEx w15:paraId="1F9E63E6" w15:done="0"/>
  <w15:commentEx w15:paraId="5B079354" w15:paraIdParent="1F9E63E6" w15:done="0"/>
  <w15:commentEx w15:paraId="2527252F" w15:done="0"/>
  <w15:commentEx w15:paraId="3F8AEE5E" w15:done="0"/>
  <w15:commentEx w15:paraId="4774671F" w15:done="0"/>
  <w15:commentEx w15:paraId="296D48DF" w15:paraIdParent="4774671F" w15:done="0"/>
  <w15:commentEx w15:paraId="4C2821FD" w15:paraIdParent="4774671F" w15:done="0"/>
  <w15:commentEx w15:paraId="36D04C90" w15:paraIdParent="4774671F" w15:done="0"/>
  <w15:commentEx w15:paraId="2BFC99FF" w15:done="0"/>
  <w15:commentEx w15:paraId="793431A0" w15:paraIdParent="2BFC99F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1FB74C43" w15:done="0"/>
  <w15:commentEx w15:paraId="19C178D7" w15:done="0"/>
  <w15:commentEx w15:paraId="2A2B2F12" w15:paraIdParent="19C178D7" w15:done="0"/>
  <w15:commentEx w15:paraId="1BD73C66" w15:paraIdParent="19C178D7" w15:done="0"/>
  <w15:commentEx w15:paraId="65FBA4A5" w15:done="0"/>
  <w15:commentEx w15:paraId="6BF9AB47" w15:paraIdParent="65FBA4A5" w15:done="0"/>
  <w15:commentEx w15:paraId="1B8D5906" w15:done="0"/>
  <w15:commentEx w15:paraId="5D3FD81C" w15:done="0"/>
  <w15:commentEx w15:paraId="485E133B" w15:paraIdParent="5D3FD81C" w15:done="0"/>
  <w15:commentEx w15:paraId="6908BD7E" w15:done="0"/>
  <w15:commentEx w15:paraId="2951344A" w15:paraIdParent="6908BD7E" w15:done="0"/>
  <w15:commentEx w15:paraId="0C96AFEC" w15:done="0"/>
  <w15:commentEx w15:paraId="69BC9D2B" w15:paraIdParent="0C96AFEC" w15:done="0"/>
  <w15:commentEx w15:paraId="7B961B28" w15:done="0"/>
  <w15:commentEx w15:paraId="197BB06D" w15:done="0"/>
  <w15:commentEx w15:paraId="2FDBDD3F" w15:done="0"/>
  <w15:commentEx w15:paraId="6D2B9EFE" w15:paraIdParent="2FDBDD3F" w15:done="0"/>
  <w15:commentEx w15:paraId="0D82BD9E" w15:done="0"/>
  <w15:commentEx w15:paraId="3A62A726" w15:paraIdParent="0D82BD9E" w15:done="0"/>
  <w15:commentEx w15:paraId="3EE0EAF0" w15:paraIdParent="0D82BD9E" w15:done="0"/>
  <w15:commentEx w15:paraId="19E5B7FB" w15:done="0"/>
  <w15:commentEx w15:paraId="1817E642" w15:paraIdParent="19E5B7FB" w15:done="0"/>
  <w15:commentEx w15:paraId="111F525E" w15:paraIdParent="19E5B7FB" w15:done="0"/>
  <w15:commentEx w15:paraId="58213BF2" w15:done="0"/>
  <w15:commentEx w15:paraId="60177BC3" w15:paraIdParent="58213BF2" w15:done="0"/>
  <w15:commentEx w15:paraId="33081C85" w15:done="0"/>
  <w15:commentEx w15:paraId="7C3181CA" w15:paraIdParent="33081C85" w15:done="0"/>
  <w15:commentEx w15:paraId="1081B1E3" w15:done="0"/>
  <w15:commentEx w15:paraId="1CF96B67" w15:done="0"/>
  <w15:commentEx w15:paraId="736A0775" w15:paraIdParent="1CF96B67" w15:done="0"/>
  <w15:commentEx w15:paraId="2D825862" w15:done="0"/>
  <w15:commentEx w15:paraId="2C54807A" w15:paraIdParent="2D825862" w15:done="0"/>
  <w15:commentEx w15:paraId="7448FAE2" w15:done="0"/>
  <w15:commentEx w15:paraId="6F088C21" w15:done="0"/>
  <w15:commentEx w15:paraId="66FA2F70" w15:done="1"/>
  <w15:commentEx w15:paraId="72188CAF" w15:done="0"/>
  <w15:commentEx w15:paraId="2157FB9B" w15:paraIdParent="72188CAF" w15:done="0"/>
  <w15:commentEx w15:paraId="6BC159A4" w15:done="0"/>
  <w15:commentEx w15:paraId="44D0C959" w15:done="0"/>
  <w15:commentEx w15:paraId="61B35354" w15:done="0"/>
  <w15:commentEx w15:paraId="3926ECC4" w15:done="0"/>
  <w15:commentEx w15:paraId="20ABCA29" w15:paraIdParent="3926ECC4" w15:done="0"/>
  <w15:commentEx w15:paraId="62E7AAC3" w15:done="0"/>
  <w15:commentEx w15:paraId="0B297355" w15:paraIdParent="62E7AAC3" w15:done="0"/>
  <w15:commentEx w15:paraId="1426E72F" w15:done="0"/>
  <w15:commentEx w15:paraId="7A2CC1D6" w15:paraIdParent="1426E72F" w15:done="0"/>
  <w15:commentEx w15:paraId="36FDA0E7" w15:paraIdParent="1426E72F" w15:done="0"/>
  <w15:commentEx w15:paraId="07AF8809" w15:done="0"/>
  <w15:commentEx w15:paraId="5398969D" w15:paraIdParent="07AF8809" w15:done="0"/>
  <w15:commentEx w15:paraId="760F86D1" w15:done="0"/>
  <w15:commentEx w15:paraId="08342BFA" w15:done="0"/>
  <w15:commentEx w15:paraId="0B01DD99" w15:done="0"/>
  <w15:commentEx w15:paraId="3BB0D040" w15:paraIdParent="0B01DD99" w15:done="0"/>
  <w15:commentEx w15:paraId="015410B4" w15:done="0"/>
  <w15:commentEx w15:paraId="7A4A88A8" w15:paraIdParent="015410B4" w15:done="0"/>
  <w15:commentEx w15:paraId="0F267779" w15:done="0"/>
  <w15:commentEx w15:paraId="6366026A" w15:paraIdParent="0F267779" w15:done="0"/>
  <w15:commentEx w15:paraId="65D15C5D" w15:done="0"/>
  <w15:commentEx w15:paraId="266DBA46" w15:paraIdParent="65D15C5D" w15:done="0"/>
  <w15:commentEx w15:paraId="78206881" w15:paraIdParent="65D15C5D" w15:done="0"/>
  <w15:commentEx w15:paraId="43BBC0DB" w15:done="0"/>
  <w15:commentEx w15:paraId="14E26EFF" w15:paraIdParent="43BBC0DB" w15:done="0"/>
  <w15:commentEx w15:paraId="4DC8F385" w15:done="0"/>
  <w15:commentEx w15:paraId="313308B6" w15:paraIdParent="4DC8F385" w15:done="0"/>
  <w15:commentEx w15:paraId="0DE20E54" w15:done="0"/>
  <w15:commentEx w15:paraId="3BF9EC74" w15:done="0"/>
  <w15:commentEx w15:paraId="49734EC8" w15:paraIdParent="3BF9EC74" w15:done="0"/>
  <w15:commentEx w15:paraId="69344187" w15:paraIdParent="3BF9EC74" w15:done="0"/>
  <w15:commentEx w15:paraId="25D6FA45" w15:done="0"/>
  <w15:commentEx w15:paraId="52775C0B" w15:paraIdParent="25D6FA45" w15:done="0"/>
  <w15:commentEx w15:paraId="587A341D" w15:done="0"/>
  <w15:commentEx w15:paraId="5178B88A" w15:paraIdParent="587A341D" w15:done="0"/>
  <w15:commentEx w15:paraId="01677580" w15:done="0"/>
  <w15:commentEx w15:paraId="4CEA0D10" w15:paraIdParent="01677580" w15:done="0"/>
  <w15:commentEx w15:paraId="2B068550" w15:done="0"/>
  <w15:commentEx w15:paraId="1477FDF3" w15:paraIdParent="2B068550" w15:done="0"/>
  <w15:commentEx w15:paraId="171D6922" w15:paraIdParent="2B068550" w15:done="0"/>
  <w15:commentEx w15:paraId="60097FCA" w15:done="0"/>
  <w15:commentEx w15:paraId="711F8199" w15:paraIdParent="60097FCA" w15:done="0"/>
  <w15:commentEx w15:paraId="3CB9C224" w15:done="0"/>
  <w15:commentEx w15:paraId="14E4E668" w15:done="0"/>
  <w15:commentEx w15:paraId="1D1288A5" w15:done="0"/>
  <w15:commentEx w15:paraId="42A9DACD" w15:done="0"/>
  <w15:commentEx w15:paraId="1153BF9D" w15:done="0"/>
  <w15:commentEx w15:paraId="53FA9A17" w15:done="0"/>
  <w15:commentEx w15:paraId="52254E1A" w15:done="0"/>
  <w15:commentEx w15:paraId="7CAD4C59" w15:paraIdParent="52254E1A"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D3693" w14:textId="77777777" w:rsidR="004C1DA2" w:rsidRDefault="004C1DA2">
      <w:r>
        <w:separator/>
      </w:r>
    </w:p>
  </w:endnote>
  <w:endnote w:type="continuationSeparator" w:id="0">
    <w:p w14:paraId="348F55D8" w14:textId="77777777" w:rsidR="004C1DA2" w:rsidRDefault="004C1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07617C" w:rsidRDefault="0007617C"/>
  <w:p w14:paraId="2935DDFE" w14:textId="68E704FD" w:rsidR="0007617C" w:rsidRDefault="0007617C" w:rsidP="005F7DDC">
    <w:pPr>
      <w:pStyle w:val="FooterEven"/>
      <w:jc w:val="right"/>
    </w:pPr>
    <w:r>
      <w:fldChar w:fldCharType="begin"/>
    </w:r>
    <w:r>
      <w:instrText xml:space="preserve"> PAGE   \* MERGEFORMAT </w:instrText>
    </w:r>
    <w:r>
      <w:fldChar w:fldCharType="separate"/>
    </w:r>
    <w:r w:rsidR="00211C95" w:rsidRPr="00211C95">
      <w:rPr>
        <w:noProof/>
        <w:sz w:val="24"/>
        <w:szCs w:val="24"/>
      </w:rPr>
      <w:t>14</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07617C" w:rsidRDefault="0007617C"/>
  <w:p w14:paraId="3F9B4C0F" w14:textId="15E5E045" w:rsidR="0007617C" w:rsidRDefault="0007617C" w:rsidP="005F7DDC">
    <w:pPr>
      <w:pStyle w:val="FooterOdd"/>
    </w:pPr>
    <w:r>
      <w:fldChar w:fldCharType="begin"/>
    </w:r>
    <w:r>
      <w:instrText xml:space="preserve"> PAGE   \* MERGEFORMAT </w:instrText>
    </w:r>
    <w:r>
      <w:fldChar w:fldCharType="separate"/>
    </w:r>
    <w:r w:rsidR="00211C95" w:rsidRPr="00211C95">
      <w:rPr>
        <w:noProof/>
        <w:sz w:val="24"/>
        <w:szCs w:val="24"/>
      </w:rPr>
      <w:t>13</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51083CFF" w:rsidR="0007617C" w:rsidRDefault="0007617C" w:rsidP="005F7DDC">
    <w:pPr>
      <w:pStyle w:val="FooterEven"/>
      <w:jc w:val="right"/>
    </w:pPr>
    <w:r>
      <w:fldChar w:fldCharType="begin"/>
    </w:r>
    <w:r>
      <w:instrText xml:space="preserve"> PAGE   \* MERGEFORMAT </w:instrText>
    </w:r>
    <w:r>
      <w:fldChar w:fldCharType="separate"/>
    </w:r>
    <w:r w:rsidR="00211C95" w:rsidRPr="00211C95">
      <w:rPr>
        <w:noProof/>
        <w:sz w:val="24"/>
        <w:szCs w:val="24"/>
      </w:rPr>
      <w:t>20</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1C9D78" w14:textId="77777777" w:rsidR="004C1DA2" w:rsidRDefault="004C1DA2">
      <w:r>
        <w:separator/>
      </w:r>
    </w:p>
  </w:footnote>
  <w:footnote w:type="continuationSeparator" w:id="0">
    <w:p w14:paraId="35D1A4BF" w14:textId="77777777" w:rsidR="004C1DA2" w:rsidRDefault="004C1D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07617C" w:rsidRDefault="0007617C">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07617C" w:rsidRDefault="0007617C"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07617C" w:rsidRDefault="0007617C"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2"/>
  </w:num>
  <w:num w:numId="5">
    <w:abstractNumId w:val="1"/>
  </w:num>
  <w:num w:numId="6">
    <w:abstractNumId w:val="0"/>
  </w:num>
  <w:num w:numId="7">
    <w:abstractNumId w:val="16"/>
  </w:num>
  <w:num w:numId="8">
    <w:abstractNumId w:val="14"/>
  </w:num>
  <w:num w:numId="9">
    <w:abstractNumId w:val="20"/>
  </w:num>
  <w:num w:numId="10">
    <w:abstractNumId w:val="17"/>
  </w:num>
  <w:num w:numId="11">
    <w:abstractNumId w:val="21"/>
  </w:num>
  <w:num w:numId="12">
    <w:abstractNumId w:val="19"/>
  </w:num>
  <w:num w:numId="13">
    <w:abstractNumId w:val="15"/>
  </w:num>
  <w:num w:numId="14">
    <w:abstractNumId w:val="5"/>
  </w:num>
  <w:num w:numId="15">
    <w:abstractNumId w:val="13"/>
  </w:num>
  <w:num w:numId="16">
    <w:abstractNumId w:val="12"/>
  </w:num>
  <w:num w:numId="17">
    <w:abstractNumId w:val="4"/>
  </w:num>
  <w:num w:numId="18">
    <w:abstractNumId w:val="8"/>
  </w:num>
  <w:num w:numId="19">
    <w:abstractNumId w:val="18"/>
  </w:num>
  <w:num w:numId="20">
    <w:abstractNumId w:val="10"/>
  </w:num>
  <w:num w:numId="21">
    <w:abstractNumId w:val="11"/>
  </w:num>
  <w:num w:numId="22">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trackRevisions/>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N396A355W746U467"/>
    <w:docVar w:name="paperpile-doc-name" w:val="DRAFT_CopperZincFieldReport_2019_2020_v2.docx"/>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82"/>
    <w:rsid w:val="00025697"/>
    <w:rsid w:val="00025DE0"/>
    <w:rsid w:val="000272B8"/>
    <w:rsid w:val="00030995"/>
    <w:rsid w:val="00035161"/>
    <w:rsid w:val="00036245"/>
    <w:rsid w:val="00037695"/>
    <w:rsid w:val="00040826"/>
    <w:rsid w:val="00041632"/>
    <w:rsid w:val="00042F92"/>
    <w:rsid w:val="00044886"/>
    <w:rsid w:val="00051FE1"/>
    <w:rsid w:val="00052983"/>
    <w:rsid w:val="00054B25"/>
    <w:rsid w:val="000572C6"/>
    <w:rsid w:val="0006112E"/>
    <w:rsid w:val="0006131B"/>
    <w:rsid w:val="0006183A"/>
    <w:rsid w:val="00062677"/>
    <w:rsid w:val="000632BE"/>
    <w:rsid w:val="000648E8"/>
    <w:rsid w:val="000709FA"/>
    <w:rsid w:val="00070C76"/>
    <w:rsid w:val="00070F62"/>
    <w:rsid w:val="00071236"/>
    <w:rsid w:val="000729D2"/>
    <w:rsid w:val="000732AC"/>
    <w:rsid w:val="0007617C"/>
    <w:rsid w:val="000778A9"/>
    <w:rsid w:val="00077B8D"/>
    <w:rsid w:val="000802CE"/>
    <w:rsid w:val="00083DED"/>
    <w:rsid w:val="0008493C"/>
    <w:rsid w:val="00084FE1"/>
    <w:rsid w:val="00086350"/>
    <w:rsid w:val="000879E9"/>
    <w:rsid w:val="000925FE"/>
    <w:rsid w:val="00095B94"/>
    <w:rsid w:val="000969EB"/>
    <w:rsid w:val="000A4D40"/>
    <w:rsid w:val="000A593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C7838"/>
    <w:rsid w:val="000D0749"/>
    <w:rsid w:val="000D0EFF"/>
    <w:rsid w:val="000D137C"/>
    <w:rsid w:val="000D3858"/>
    <w:rsid w:val="000D55E7"/>
    <w:rsid w:val="000D56C9"/>
    <w:rsid w:val="000D5891"/>
    <w:rsid w:val="000D6FE9"/>
    <w:rsid w:val="000D7C79"/>
    <w:rsid w:val="000E0701"/>
    <w:rsid w:val="000E0B00"/>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79E"/>
    <w:rsid w:val="00126DD5"/>
    <w:rsid w:val="00127198"/>
    <w:rsid w:val="0013057F"/>
    <w:rsid w:val="00135F04"/>
    <w:rsid w:val="00136C16"/>
    <w:rsid w:val="001411CE"/>
    <w:rsid w:val="00141744"/>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04BE"/>
    <w:rsid w:val="001D1DDF"/>
    <w:rsid w:val="001D28F3"/>
    <w:rsid w:val="001D3412"/>
    <w:rsid w:val="001D4B97"/>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5D99"/>
    <w:rsid w:val="001F6245"/>
    <w:rsid w:val="001F64AD"/>
    <w:rsid w:val="001F6941"/>
    <w:rsid w:val="001F6BBE"/>
    <w:rsid w:val="001F7915"/>
    <w:rsid w:val="002028CF"/>
    <w:rsid w:val="00204A4F"/>
    <w:rsid w:val="00205A16"/>
    <w:rsid w:val="002118BD"/>
    <w:rsid w:val="00211BA0"/>
    <w:rsid w:val="00211C95"/>
    <w:rsid w:val="00212C5D"/>
    <w:rsid w:val="00213C01"/>
    <w:rsid w:val="00214D0A"/>
    <w:rsid w:val="002151AC"/>
    <w:rsid w:val="002158B6"/>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6F73"/>
    <w:rsid w:val="00257255"/>
    <w:rsid w:val="002604F9"/>
    <w:rsid w:val="00261E5F"/>
    <w:rsid w:val="0026450A"/>
    <w:rsid w:val="00266D30"/>
    <w:rsid w:val="0026729C"/>
    <w:rsid w:val="00271AD8"/>
    <w:rsid w:val="00272893"/>
    <w:rsid w:val="0027310E"/>
    <w:rsid w:val="00274EBF"/>
    <w:rsid w:val="00277442"/>
    <w:rsid w:val="00280BDD"/>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3010EA"/>
    <w:rsid w:val="003014D9"/>
    <w:rsid w:val="003049E4"/>
    <w:rsid w:val="003066ED"/>
    <w:rsid w:val="0030779A"/>
    <w:rsid w:val="00307AAA"/>
    <w:rsid w:val="00310AF4"/>
    <w:rsid w:val="0031139F"/>
    <w:rsid w:val="00311EA3"/>
    <w:rsid w:val="00312600"/>
    <w:rsid w:val="00312682"/>
    <w:rsid w:val="003142A7"/>
    <w:rsid w:val="003151A4"/>
    <w:rsid w:val="0031789F"/>
    <w:rsid w:val="00324749"/>
    <w:rsid w:val="00325B73"/>
    <w:rsid w:val="00325F11"/>
    <w:rsid w:val="00326264"/>
    <w:rsid w:val="0032634E"/>
    <w:rsid w:val="0033052C"/>
    <w:rsid w:val="00332224"/>
    <w:rsid w:val="0033249E"/>
    <w:rsid w:val="00333552"/>
    <w:rsid w:val="00334AA4"/>
    <w:rsid w:val="0033554A"/>
    <w:rsid w:val="00336ED0"/>
    <w:rsid w:val="00343B6A"/>
    <w:rsid w:val="00343BBF"/>
    <w:rsid w:val="00346467"/>
    <w:rsid w:val="003465A9"/>
    <w:rsid w:val="00346910"/>
    <w:rsid w:val="00346DF2"/>
    <w:rsid w:val="00347BF6"/>
    <w:rsid w:val="00347E71"/>
    <w:rsid w:val="00347F98"/>
    <w:rsid w:val="00351BE0"/>
    <w:rsid w:val="00352528"/>
    <w:rsid w:val="00353A40"/>
    <w:rsid w:val="003578B3"/>
    <w:rsid w:val="00360892"/>
    <w:rsid w:val="00361719"/>
    <w:rsid w:val="00361981"/>
    <w:rsid w:val="003647BA"/>
    <w:rsid w:val="00365D7C"/>
    <w:rsid w:val="00366549"/>
    <w:rsid w:val="00370393"/>
    <w:rsid w:val="00370AB4"/>
    <w:rsid w:val="00376BAC"/>
    <w:rsid w:val="0037719A"/>
    <w:rsid w:val="00382A7E"/>
    <w:rsid w:val="00383A51"/>
    <w:rsid w:val="00384044"/>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81D"/>
    <w:rsid w:val="00403E31"/>
    <w:rsid w:val="00406849"/>
    <w:rsid w:val="00406BF9"/>
    <w:rsid w:val="00407B6E"/>
    <w:rsid w:val="00407DC2"/>
    <w:rsid w:val="00411C8D"/>
    <w:rsid w:val="0041495C"/>
    <w:rsid w:val="004149C8"/>
    <w:rsid w:val="00416246"/>
    <w:rsid w:val="004177CB"/>
    <w:rsid w:val="00420947"/>
    <w:rsid w:val="00423830"/>
    <w:rsid w:val="00426257"/>
    <w:rsid w:val="00430E3E"/>
    <w:rsid w:val="0043231C"/>
    <w:rsid w:val="0043528C"/>
    <w:rsid w:val="004406D1"/>
    <w:rsid w:val="00441539"/>
    <w:rsid w:val="00442A9E"/>
    <w:rsid w:val="004500BF"/>
    <w:rsid w:val="004504A5"/>
    <w:rsid w:val="00450BEC"/>
    <w:rsid w:val="004542A4"/>
    <w:rsid w:val="00454D69"/>
    <w:rsid w:val="00455E31"/>
    <w:rsid w:val="004578C1"/>
    <w:rsid w:val="00461A33"/>
    <w:rsid w:val="00461B14"/>
    <w:rsid w:val="00465235"/>
    <w:rsid w:val="0046607C"/>
    <w:rsid w:val="00467BA8"/>
    <w:rsid w:val="00467FB3"/>
    <w:rsid w:val="004701F9"/>
    <w:rsid w:val="00471103"/>
    <w:rsid w:val="004723FE"/>
    <w:rsid w:val="004740A2"/>
    <w:rsid w:val="00475997"/>
    <w:rsid w:val="00476A0D"/>
    <w:rsid w:val="004806E0"/>
    <w:rsid w:val="004820BD"/>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1DA2"/>
    <w:rsid w:val="004C3C48"/>
    <w:rsid w:val="004C4721"/>
    <w:rsid w:val="004C51CF"/>
    <w:rsid w:val="004C5D17"/>
    <w:rsid w:val="004C6F04"/>
    <w:rsid w:val="004C7EBF"/>
    <w:rsid w:val="004D6C69"/>
    <w:rsid w:val="004E0CB9"/>
    <w:rsid w:val="004E160A"/>
    <w:rsid w:val="004E2308"/>
    <w:rsid w:val="004E2418"/>
    <w:rsid w:val="004E2752"/>
    <w:rsid w:val="004E2909"/>
    <w:rsid w:val="004E3486"/>
    <w:rsid w:val="004E3621"/>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1403"/>
    <w:rsid w:val="00512345"/>
    <w:rsid w:val="0051280D"/>
    <w:rsid w:val="00512F8C"/>
    <w:rsid w:val="00512FD3"/>
    <w:rsid w:val="0051389F"/>
    <w:rsid w:val="00513A3B"/>
    <w:rsid w:val="00514749"/>
    <w:rsid w:val="00516822"/>
    <w:rsid w:val="00517A19"/>
    <w:rsid w:val="00520E0B"/>
    <w:rsid w:val="00522CED"/>
    <w:rsid w:val="0052509F"/>
    <w:rsid w:val="0052580A"/>
    <w:rsid w:val="00526496"/>
    <w:rsid w:val="00527407"/>
    <w:rsid w:val="005279AF"/>
    <w:rsid w:val="0053186E"/>
    <w:rsid w:val="00535460"/>
    <w:rsid w:val="005365F0"/>
    <w:rsid w:val="0053730D"/>
    <w:rsid w:val="00541B28"/>
    <w:rsid w:val="00542C3D"/>
    <w:rsid w:val="00542DFE"/>
    <w:rsid w:val="005449B4"/>
    <w:rsid w:val="00545353"/>
    <w:rsid w:val="00545467"/>
    <w:rsid w:val="005467B2"/>
    <w:rsid w:val="005503B7"/>
    <w:rsid w:val="005505C8"/>
    <w:rsid w:val="00551E8A"/>
    <w:rsid w:val="005561EE"/>
    <w:rsid w:val="00560300"/>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ABC"/>
    <w:rsid w:val="005B5F0D"/>
    <w:rsid w:val="005B7C8C"/>
    <w:rsid w:val="005C144D"/>
    <w:rsid w:val="005C1AC7"/>
    <w:rsid w:val="005C43BA"/>
    <w:rsid w:val="005C786C"/>
    <w:rsid w:val="005D7636"/>
    <w:rsid w:val="005E000D"/>
    <w:rsid w:val="005E09CC"/>
    <w:rsid w:val="005E1F23"/>
    <w:rsid w:val="005E4286"/>
    <w:rsid w:val="005E5D9D"/>
    <w:rsid w:val="005E6ED7"/>
    <w:rsid w:val="005E736F"/>
    <w:rsid w:val="005E798A"/>
    <w:rsid w:val="005F0F8B"/>
    <w:rsid w:val="005F489D"/>
    <w:rsid w:val="005F5FF5"/>
    <w:rsid w:val="005F794D"/>
    <w:rsid w:val="005F7DDC"/>
    <w:rsid w:val="00602645"/>
    <w:rsid w:val="00603142"/>
    <w:rsid w:val="00604BF4"/>
    <w:rsid w:val="00610EC0"/>
    <w:rsid w:val="00610F99"/>
    <w:rsid w:val="0061101D"/>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1F0B"/>
    <w:rsid w:val="006428B4"/>
    <w:rsid w:val="00643302"/>
    <w:rsid w:val="006434E8"/>
    <w:rsid w:val="00644940"/>
    <w:rsid w:val="00645BD2"/>
    <w:rsid w:val="00646B88"/>
    <w:rsid w:val="00653137"/>
    <w:rsid w:val="00653986"/>
    <w:rsid w:val="006575FC"/>
    <w:rsid w:val="00662139"/>
    <w:rsid w:val="00662427"/>
    <w:rsid w:val="0066467A"/>
    <w:rsid w:val="00665E1E"/>
    <w:rsid w:val="00666804"/>
    <w:rsid w:val="00670306"/>
    <w:rsid w:val="00670ECE"/>
    <w:rsid w:val="0067159D"/>
    <w:rsid w:val="00672098"/>
    <w:rsid w:val="0067399F"/>
    <w:rsid w:val="006740A1"/>
    <w:rsid w:val="00675477"/>
    <w:rsid w:val="00675E59"/>
    <w:rsid w:val="0068092C"/>
    <w:rsid w:val="006823C1"/>
    <w:rsid w:val="0068410D"/>
    <w:rsid w:val="0068425F"/>
    <w:rsid w:val="00686DFD"/>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C0D87"/>
    <w:rsid w:val="006C142E"/>
    <w:rsid w:val="006C1469"/>
    <w:rsid w:val="006C1D40"/>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1B2"/>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74A4"/>
    <w:rsid w:val="00727A0E"/>
    <w:rsid w:val="00731330"/>
    <w:rsid w:val="00731B04"/>
    <w:rsid w:val="00732355"/>
    <w:rsid w:val="0073260F"/>
    <w:rsid w:val="0073474F"/>
    <w:rsid w:val="0073795F"/>
    <w:rsid w:val="007403B9"/>
    <w:rsid w:val="007423A7"/>
    <w:rsid w:val="007432FC"/>
    <w:rsid w:val="00746265"/>
    <w:rsid w:val="00747533"/>
    <w:rsid w:val="00747F07"/>
    <w:rsid w:val="00751046"/>
    <w:rsid w:val="007517BE"/>
    <w:rsid w:val="00754B4C"/>
    <w:rsid w:val="00760710"/>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952FE"/>
    <w:rsid w:val="007969B4"/>
    <w:rsid w:val="00796BA6"/>
    <w:rsid w:val="007A05B7"/>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7E7A"/>
    <w:rsid w:val="00803543"/>
    <w:rsid w:val="008037C6"/>
    <w:rsid w:val="008104B6"/>
    <w:rsid w:val="00812F6E"/>
    <w:rsid w:val="00815180"/>
    <w:rsid w:val="00816727"/>
    <w:rsid w:val="008176A9"/>
    <w:rsid w:val="00817877"/>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6C82"/>
    <w:rsid w:val="008A7917"/>
    <w:rsid w:val="008A7F18"/>
    <w:rsid w:val="008A7FDE"/>
    <w:rsid w:val="008B0684"/>
    <w:rsid w:val="008B2746"/>
    <w:rsid w:val="008B28EF"/>
    <w:rsid w:val="008B3C08"/>
    <w:rsid w:val="008B42A6"/>
    <w:rsid w:val="008B7813"/>
    <w:rsid w:val="008C01D6"/>
    <w:rsid w:val="008C0977"/>
    <w:rsid w:val="008C2E42"/>
    <w:rsid w:val="008C3747"/>
    <w:rsid w:val="008C4AD1"/>
    <w:rsid w:val="008C55C2"/>
    <w:rsid w:val="008C5F11"/>
    <w:rsid w:val="008C7C2F"/>
    <w:rsid w:val="008D1473"/>
    <w:rsid w:val="008D1C14"/>
    <w:rsid w:val="008D575E"/>
    <w:rsid w:val="008E0690"/>
    <w:rsid w:val="008E1724"/>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10563"/>
    <w:rsid w:val="009112F4"/>
    <w:rsid w:val="009121BD"/>
    <w:rsid w:val="00912EB0"/>
    <w:rsid w:val="00913E7E"/>
    <w:rsid w:val="0091494A"/>
    <w:rsid w:val="00916883"/>
    <w:rsid w:val="00917E6E"/>
    <w:rsid w:val="009208A1"/>
    <w:rsid w:val="00920C4C"/>
    <w:rsid w:val="0092112D"/>
    <w:rsid w:val="009229A7"/>
    <w:rsid w:val="00922F1A"/>
    <w:rsid w:val="00925B4D"/>
    <w:rsid w:val="00926EB4"/>
    <w:rsid w:val="009308B3"/>
    <w:rsid w:val="009316AF"/>
    <w:rsid w:val="00931905"/>
    <w:rsid w:val="00932A06"/>
    <w:rsid w:val="00932B65"/>
    <w:rsid w:val="00932F83"/>
    <w:rsid w:val="00933B5B"/>
    <w:rsid w:val="00934922"/>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7E7"/>
    <w:rsid w:val="00956EAB"/>
    <w:rsid w:val="009572F7"/>
    <w:rsid w:val="0095798F"/>
    <w:rsid w:val="00957DF4"/>
    <w:rsid w:val="00960ABD"/>
    <w:rsid w:val="00961D0A"/>
    <w:rsid w:val="00961E86"/>
    <w:rsid w:val="00967EEC"/>
    <w:rsid w:val="00971081"/>
    <w:rsid w:val="00972200"/>
    <w:rsid w:val="009722D3"/>
    <w:rsid w:val="0097283B"/>
    <w:rsid w:val="00972AE5"/>
    <w:rsid w:val="00973145"/>
    <w:rsid w:val="00973F51"/>
    <w:rsid w:val="00977755"/>
    <w:rsid w:val="009779AE"/>
    <w:rsid w:val="00981DEC"/>
    <w:rsid w:val="009825EC"/>
    <w:rsid w:val="0098264E"/>
    <w:rsid w:val="009904EA"/>
    <w:rsid w:val="009971F3"/>
    <w:rsid w:val="00997720"/>
    <w:rsid w:val="009A0D07"/>
    <w:rsid w:val="009A2EC7"/>
    <w:rsid w:val="009A3303"/>
    <w:rsid w:val="009A403F"/>
    <w:rsid w:val="009A4407"/>
    <w:rsid w:val="009A54FA"/>
    <w:rsid w:val="009A5543"/>
    <w:rsid w:val="009B04F4"/>
    <w:rsid w:val="009B2F85"/>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F8"/>
    <w:rsid w:val="00A408F2"/>
    <w:rsid w:val="00A409D2"/>
    <w:rsid w:val="00A433F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56DD"/>
    <w:rsid w:val="00A76888"/>
    <w:rsid w:val="00A81494"/>
    <w:rsid w:val="00A81793"/>
    <w:rsid w:val="00A81CED"/>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60F"/>
    <w:rsid w:val="00AB0502"/>
    <w:rsid w:val="00AB3035"/>
    <w:rsid w:val="00AB3068"/>
    <w:rsid w:val="00AB33D0"/>
    <w:rsid w:val="00AB3697"/>
    <w:rsid w:val="00AB44FB"/>
    <w:rsid w:val="00AB56AA"/>
    <w:rsid w:val="00AB59EF"/>
    <w:rsid w:val="00AC2FA4"/>
    <w:rsid w:val="00AC4CEC"/>
    <w:rsid w:val="00AC7770"/>
    <w:rsid w:val="00AC790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8A2"/>
    <w:rsid w:val="00B04518"/>
    <w:rsid w:val="00B059DD"/>
    <w:rsid w:val="00B05EE2"/>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314"/>
    <w:rsid w:val="00B404CC"/>
    <w:rsid w:val="00B4083E"/>
    <w:rsid w:val="00B43E74"/>
    <w:rsid w:val="00B45816"/>
    <w:rsid w:val="00B45A65"/>
    <w:rsid w:val="00B47AAE"/>
    <w:rsid w:val="00B5410A"/>
    <w:rsid w:val="00B5420F"/>
    <w:rsid w:val="00B55E23"/>
    <w:rsid w:val="00B569B9"/>
    <w:rsid w:val="00B56F8F"/>
    <w:rsid w:val="00B6085F"/>
    <w:rsid w:val="00B610A6"/>
    <w:rsid w:val="00B6115D"/>
    <w:rsid w:val="00B6411E"/>
    <w:rsid w:val="00B646EC"/>
    <w:rsid w:val="00B64CEB"/>
    <w:rsid w:val="00B6568D"/>
    <w:rsid w:val="00B65AAB"/>
    <w:rsid w:val="00B6619C"/>
    <w:rsid w:val="00B713D6"/>
    <w:rsid w:val="00B7153C"/>
    <w:rsid w:val="00B71CA0"/>
    <w:rsid w:val="00B7325B"/>
    <w:rsid w:val="00B7341B"/>
    <w:rsid w:val="00B76A07"/>
    <w:rsid w:val="00B8007D"/>
    <w:rsid w:val="00B831B3"/>
    <w:rsid w:val="00B84685"/>
    <w:rsid w:val="00B84A53"/>
    <w:rsid w:val="00B85042"/>
    <w:rsid w:val="00B86230"/>
    <w:rsid w:val="00B86689"/>
    <w:rsid w:val="00B86711"/>
    <w:rsid w:val="00B93A73"/>
    <w:rsid w:val="00B940CB"/>
    <w:rsid w:val="00B94C5A"/>
    <w:rsid w:val="00B965F8"/>
    <w:rsid w:val="00B97330"/>
    <w:rsid w:val="00B97DEA"/>
    <w:rsid w:val="00BA487E"/>
    <w:rsid w:val="00BA4B82"/>
    <w:rsid w:val="00BB0048"/>
    <w:rsid w:val="00BB045B"/>
    <w:rsid w:val="00BB1C48"/>
    <w:rsid w:val="00BB3EEA"/>
    <w:rsid w:val="00BB5787"/>
    <w:rsid w:val="00BB6133"/>
    <w:rsid w:val="00BC1F4D"/>
    <w:rsid w:val="00BC2F47"/>
    <w:rsid w:val="00BC50DD"/>
    <w:rsid w:val="00BC5C8D"/>
    <w:rsid w:val="00BC6BCB"/>
    <w:rsid w:val="00BC7271"/>
    <w:rsid w:val="00BC7A6B"/>
    <w:rsid w:val="00BD0D5E"/>
    <w:rsid w:val="00BD1503"/>
    <w:rsid w:val="00BD15BA"/>
    <w:rsid w:val="00BD1E1E"/>
    <w:rsid w:val="00BD3486"/>
    <w:rsid w:val="00BD4D4B"/>
    <w:rsid w:val="00BD56A8"/>
    <w:rsid w:val="00BD740B"/>
    <w:rsid w:val="00BE3CB1"/>
    <w:rsid w:val="00BE6390"/>
    <w:rsid w:val="00BE6AAD"/>
    <w:rsid w:val="00BE7DB0"/>
    <w:rsid w:val="00BF0A18"/>
    <w:rsid w:val="00BF0AB1"/>
    <w:rsid w:val="00BF1910"/>
    <w:rsid w:val="00BF1CD5"/>
    <w:rsid w:val="00BF2680"/>
    <w:rsid w:val="00BF4127"/>
    <w:rsid w:val="00BF5602"/>
    <w:rsid w:val="00BF6E75"/>
    <w:rsid w:val="00C03CEA"/>
    <w:rsid w:val="00C04205"/>
    <w:rsid w:val="00C055FD"/>
    <w:rsid w:val="00C0627B"/>
    <w:rsid w:val="00C07BFB"/>
    <w:rsid w:val="00C07F73"/>
    <w:rsid w:val="00C10B66"/>
    <w:rsid w:val="00C144DE"/>
    <w:rsid w:val="00C14BD9"/>
    <w:rsid w:val="00C205FE"/>
    <w:rsid w:val="00C22CE5"/>
    <w:rsid w:val="00C22E84"/>
    <w:rsid w:val="00C22F31"/>
    <w:rsid w:val="00C23765"/>
    <w:rsid w:val="00C24C46"/>
    <w:rsid w:val="00C25BF0"/>
    <w:rsid w:val="00C25D5B"/>
    <w:rsid w:val="00C27228"/>
    <w:rsid w:val="00C31CF5"/>
    <w:rsid w:val="00C33C3A"/>
    <w:rsid w:val="00C342BB"/>
    <w:rsid w:val="00C373A2"/>
    <w:rsid w:val="00C406A2"/>
    <w:rsid w:val="00C46320"/>
    <w:rsid w:val="00C511C0"/>
    <w:rsid w:val="00C51EEB"/>
    <w:rsid w:val="00C53E3F"/>
    <w:rsid w:val="00C5486B"/>
    <w:rsid w:val="00C57B45"/>
    <w:rsid w:val="00C6144E"/>
    <w:rsid w:val="00C62EA9"/>
    <w:rsid w:val="00C63728"/>
    <w:rsid w:val="00C64020"/>
    <w:rsid w:val="00C65E40"/>
    <w:rsid w:val="00C71D35"/>
    <w:rsid w:val="00C71EB4"/>
    <w:rsid w:val="00C73104"/>
    <w:rsid w:val="00C73225"/>
    <w:rsid w:val="00C735E0"/>
    <w:rsid w:val="00C760A9"/>
    <w:rsid w:val="00C77469"/>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2CF6"/>
    <w:rsid w:val="00CA44B6"/>
    <w:rsid w:val="00CA4780"/>
    <w:rsid w:val="00CA4C05"/>
    <w:rsid w:val="00CA505C"/>
    <w:rsid w:val="00CA538C"/>
    <w:rsid w:val="00CA6D3C"/>
    <w:rsid w:val="00CB1EFA"/>
    <w:rsid w:val="00CB201B"/>
    <w:rsid w:val="00CB34FD"/>
    <w:rsid w:val="00CB7555"/>
    <w:rsid w:val="00CC03C8"/>
    <w:rsid w:val="00CC0B46"/>
    <w:rsid w:val="00CC18FD"/>
    <w:rsid w:val="00CC2857"/>
    <w:rsid w:val="00CC3D83"/>
    <w:rsid w:val="00CC6A2E"/>
    <w:rsid w:val="00CC6F65"/>
    <w:rsid w:val="00CC7636"/>
    <w:rsid w:val="00CD06DF"/>
    <w:rsid w:val="00CD13E3"/>
    <w:rsid w:val="00CD3A9C"/>
    <w:rsid w:val="00CD6711"/>
    <w:rsid w:val="00CD6D97"/>
    <w:rsid w:val="00CD7635"/>
    <w:rsid w:val="00CE0B8B"/>
    <w:rsid w:val="00CE1039"/>
    <w:rsid w:val="00CE2E9F"/>
    <w:rsid w:val="00CE3BCB"/>
    <w:rsid w:val="00CE69A2"/>
    <w:rsid w:val="00CE6CC8"/>
    <w:rsid w:val="00CE73AF"/>
    <w:rsid w:val="00CF0BD4"/>
    <w:rsid w:val="00CF180F"/>
    <w:rsid w:val="00CF1DC8"/>
    <w:rsid w:val="00CF1E9D"/>
    <w:rsid w:val="00CF26C3"/>
    <w:rsid w:val="00CF2AAF"/>
    <w:rsid w:val="00CF3852"/>
    <w:rsid w:val="00CF3F57"/>
    <w:rsid w:val="00CF6536"/>
    <w:rsid w:val="00CF7129"/>
    <w:rsid w:val="00D0252F"/>
    <w:rsid w:val="00D02994"/>
    <w:rsid w:val="00D05531"/>
    <w:rsid w:val="00D102B9"/>
    <w:rsid w:val="00D10E3D"/>
    <w:rsid w:val="00D13443"/>
    <w:rsid w:val="00D13B93"/>
    <w:rsid w:val="00D1701C"/>
    <w:rsid w:val="00D205E1"/>
    <w:rsid w:val="00D22FBC"/>
    <w:rsid w:val="00D242A9"/>
    <w:rsid w:val="00D27607"/>
    <w:rsid w:val="00D30B54"/>
    <w:rsid w:val="00D348D1"/>
    <w:rsid w:val="00D364BE"/>
    <w:rsid w:val="00D36612"/>
    <w:rsid w:val="00D36DED"/>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DCB"/>
    <w:rsid w:val="00D6583F"/>
    <w:rsid w:val="00D66FD8"/>
    <w:rsid w:val="00D67290"/>
    <w:rsid w:val="00D674E6"/>
    <w:rsid w:val="00D705CA"/>
    <w:rsid w:val="00D724AB"/>
    <w:rsid w:val="00D733E1"/>
    <w:rsid w:val="00D739F0"/>
    <w:rsid w:val="00D74AB6"/>
    <w:rsid w:val="00D77510"/>
    <w:rsid w:val="00D8026B"/>
    <w:rsid w:val="00D8315A"/>
    <w:rsid w:val="00D84CF6"/>
    <w:rsid w:val="00D86315"/>
    <w:rsid w:val="00D87EEF"/>
    <w:rsid w:val="00D918D7"/>
    <w:rsid w:val="00D92AD2"/>
    <w:rsid w:val="00D942C9"/>
    <w:rsid w:val="00D950C7"/>
    <w:rsid w:val="00D95DD3"/>
    <w:rsid w:val="00D976E5"/>
    <w:rsid w:val="00DA6E3B"/>
    <w:rsid w:val="00DA7366"/>
    <w:rsid w:val="00DB281F"/>
    <w:rsid w:val="00DB3D02"/>
    <w:rsid w:val="00DB481B"/>
    <w:rsid w:val="00DB4F55"/>
    <w:rsid w:val="00DB51E5"/>
    <w:rsid w:val="00DB58B7"/>
    <w:rsid w:val="00DB6047"/>
    <w:rsid w:val="00DC127E"/>
    <w:rsid w:val="00DC3951"/>
    <w:rsid w:val="00DC5E14"/>
    <w:rsid w:val="00DC76D8"/>
    <w:rsid w:val="00DD1001"/>
    <w:rsid w:val="00DD2864"/>
    <w:rsid w:val="00DD45F4"/>
    <w:rsid w:val="00DD49A4"/>
    <w:rsid w:val="00DD4DD0"/>
    <w:rsid w:val="00DD5408"/>
    <w:rsid w:val="00DD6749"/>
    <w:rsid w:val="00DE2116"/>
    <w:rsid w:val="00DE317B"/>
    <w:rsid w:val="00DE468F"/>
    <w:rsid w:val="00DE469F"/>
    <w:rsid w:val="00DE514E"/>
    <w:rsid w:val="00DE5B98"/>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27FAA"/>
    <w:rsid w:val="00E303C8"/>
    <w:rsid w:val="00E305E4"/>
    <w:rsid w:val="00E31262"/>
    <w:rsid w:val="00E31F48"/>
    <w:rsid w:val="00E32528"/>
    <w:rsid w:val="00E337B2"/>
    <w:rsid w:val="00E33D04"/>
    <w:rsid w:val="00E34040"/>
    <w:rsid w:val="00E37FE2"/>
    <w:rsid w:val="00E403A8"/>
    <w:rsid w:val="00E41DA9"/>
    <w:rsid w:val="00E439A7"/>
    <w:rsid w:val="00E460B4"/>
    <w:rsid w:val="00E469C8"/>
    <w:rsid w:val="00E50228"/>
    <w:rsid w:val="00E52D66"/>
    <w:rsid w:val="00E57CE2"/>
    <w:rsid w:val="00E60CF6"/>
    <w:rsid w:val="00E638B0"/>
    <w:rsid w:val="00E63E47"/>
    <w:rsid w:val="00E65FE9"/>
    <w:rsid w:val="00E707DC"/>
    <w:rsid w:val="00E73AEA"/>
    <w:rsid w:val="00E7447E"/>
    <w:rsid w:val="00E76606"/>
    <w:rsid w:val="00E76F45"/>
    <w:rsid w:val="00E77939"/>
    <w:rsid w:val="00E826EA"/>
    <w:rsid w:val="00E8345C"/>
    <w:rsid w:val="00E84B3F"/>
    <w:rsid w:val="00E85F9F"/>
    <w:rsid w:val="00E8677D"/>
    <w:rsid w:val="00E87FC3"/>
    <w:rsid w:val="00E93470"/>
    <w:rsid w:val="00E9775F"/>
    <w:rsid w:val="00EA0FC7"/>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01B"/>
    <w:rsid w:val="00EC17F9"/>
    <w:rsid w:val="00EC24D7"/>
    <w:rsid w:val="00EC4706"/>
    <w:rsid w:val="00EC6CCD"/>
    <w:rsid w:val="00ED1BAB"/>
    <w:rsid w:val="00ED1D12"/>
    <w:rsid w:val="00ED4B09"/>
    <w:rsid w:val="00ED5725"/>
    <w:rsid w:val="00ED6FB4"/>
    <w:rsid w:val="00EE16B2"/>
    <w:rsid w:val="00EE1D6F"/>
    <w:rsid w:val="00EE3D49"/>
    <w:rsid w:val="00EE3DF4"/>
    <w:rsid w:val="00EE56F9"/>
    <w:rsid w:val="00EE6152"/>
    <w:rsid w:val="00EF0203"/>
    <w:rsid w:val="00EF0F35"/>
    <w:rsid w:val="00EF4984"/>
    <w:rsid w:val="00EF49FD"/>
    <w:rsid w:val="00EF58B7"/>
    <w:rsid w:val="00F005CA"/>
    <w:rsid w:val="00F01E36"/>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6043"/>
    <w:rsid w:val="00F86196"/>
    <w:rsid w:val="00F90086"/>
    <w:rsid w:val="00F90940"/>
    <w:rsid w:val="00F915C5"/>
    <w:rsid w:val="00F922B6"/>
    <w:rsid w:val="00F92FA5"/>
    <w:rsid w:val="00F93D51"/>
    <w:rsid w:val="00F93F46"/>
    <w:rsid w:val="00F95215"/>
    <w:rsid w:val="00F95BA2"/>
    <w:rsid w:val="00F96220"/>
    <w:rsid w:val="00F96D31"/>
    <w:rsid w:val="00FA0855"/>
    <w:rsid w:val="00FA10BD"/>
    <w:rsid w:val="00FA1781"/>
    <w:rsid w:val="00FA2AD9"/>
    <w:rsid w:val="00FA3AB9"/>
    <w:rsid w:val="00FA4364"/>
    <w:rsid w:val="00FA5D74"/>
    <w:rsid w:val="00FA60F6"/>
    <w:rsid w:val="00FA66A8"/>
    <w:rsid w:val="00FA7176"/>
    <w:rsid w:val="00FB2CDE"/>
    <w:rsid w:val="00FB3473"/>
    <w:rsid w:val="00FB4284"/>
    <w:rsid w:val="00FB4DBB"/>
    <w:rsid w:val="00FC0FCE"/>
    <w:rsid w:val="00FC199C"/>
    <w:rsid w:val="00FC1A52"/>
    <w:rsid w:val="00FC2849"/>
    <w:rsid w:val="00FC3D9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832039">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Kenai-Watershed-Forum/KWF_Metals_2019_2020/blob/main/output/figures/Soldotna_Precip_2019_2020.png" TargetMode="External"/><Relationship Id="rId2" Type="http://schemas.openxmlformats.org/officeDocument/2006/relationships/hyperlink" Target="https://nwis.waterdata.usgs.gov/ak/nwis/uv?cb_00060=on&amp;cb_00065=on&amp;format=gif_stats&amp;site_no=15266300&amp;period=&amp;begin_date=2019-01-01&amp;end_date=2019-12-19" TargetMode="External"/><Relationship Id="rId1" Type="http://schemas.openxmlformats.org/officeDocument/2006/relationships/hyperlink" Target="https://dec.alaska.gov/water/water-quality/reports" TargetMode="External"/><Relationship Id="rId6" Type="http://schemas.openxmlformats.org/officeDocument/2006/relationships/hyperlink" Target="https://dec.alaska.gov/media/21000/kenai-river-beach-2019-final-reportadec.pdf" TargetMode="External"/><Relationship Id="rId5" Type="http://schemas.openxmlformats.org/officeDocument/2006/relationships/hyperlink" Target="https://dec.alaska.gov/water/water-quality/standards/" TargetMode="External"/><Relationship Id="rId4" Type="http://schemas.openxmlformats.org/officeDocument/2006/relationships/hyperlink" Target="https://rpubs.com/kwf/epscor_hydrolabs_2015_2016"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catalog.epscor.alaska.edu/dataset" TargetMode="External"/><Relationship Id="rId39" Type="http://schemas.openxmlformats.org/officeDocument/2006/relationships/glossaryDocument" Target="glossary/document.xml"/><Relationship Id="rId21" Type="http://schemas.openxmlformats.org/officeDocument/2006/relationships/hyperlink" Target="https://dec.alaska.gov/media/16761/kenai-river-zinc-and-copper-pollution-study.pdf" TargetMode="External"/><Relationship Id="rId34" Type="http://schemas.openxmlformats.org/officeDocument/2006/relationships/image" Target="media/image9.png"/><Relationship Id="rId42"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5.emf"/><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ec.alaska.gov/media/1046/18-aac-70.pdf" TargetMode="External"/><Relationship Id="rId32" Type="http://schemas.openxmlformats.org/officeDocument/2006/relationships/image" Target="media/image7.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dec.alaska.gov/water/water-quality/standards/" TargetMode="External"/><Relationship Id="rId28" Type="http://schemas.openxmlformats.org/officeDocument/2006/relationships/image" Target="media/image4.png"/><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comments" Target="comments.xml"/><Relationship Id="rId31"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Kenai-Watershed-Forum/KWF_Metals_2019_2020"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github.com/Kenai-Watershed-Forum/KWF_Metals_2019_2020/blob/main/documents/references/QAPP-2020-KenaiRiverWatershed_ZnCu_FINAL.pdf" TargetMode="External"/><Relationship Id="rId33" Type="http://schemas.openxmlformats.org/officeDocument/2006/relationships/image" Target="media/image8.png"/><Relationship Id="rId38"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C2A68"/>
    <w:rsid w:val="000D5D9B"/>
    <w:rsid w:val="00121726"/>
    <w:rsid w:val="00150ADE"/>
    <w:rsid w:val="00163667"/>
    <w:rsid w:val="001C1F65"/>
    <w:rsid w:val="002D31AB"/>
    <w:rsid w:val="00327824"/>
    <w:rsid w:val="00341803"/>
    <w:rsid w:val="003962F7"/>
    <w:rsid w:val="003A7C0E"/>
    <w:rsid w:val="003B5377"/>
    <w:rsid w:val="003D060E"/>
    <w:rsid w:val="003D233F"/>
    <w:rsid w:val="003F0EBD"/>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C433A"/>
    <w:rsid w:val="00AD374B"/>
    <w:rsid w:val="00B03394"/>
    <w:rsid w:val="00B16E35"/>
    <w:rsid w:val="00B46CDA"/>
    <w:rsid w:val="00BB7BE8"/>
    <w:rsid w:val="00BC38D6"/>
    <w:rsid w:val="00BE05F8"/>
    <w:rsid w:val="00C0049F"/>
    <w:rsid w:val="00C3173F"/>
    <w:rsid w:val="00C7069C"/>
    <w:rsid w:val="00C7310D"/>
    <w:rsid w:val="00C84BDE"/>
    <w:rsid w:val="00CF58D1"/>
    <w:rsid w:val="00D169AC"/>
    <w:rsid w:val="00D20118"/>
    <w:rsid w:val="00D32775"/>
    <w:rsid w:val="00D36D50"/>
    <w:rsid w:val="00DB6ABD"/>
    <w:rsid w:val="00DF13BF"/>
    <w:rsid w:val="00E22CFE"/>
    <w:rsid w:val="00E23227"/>
    <w:rsid w:val="00E2612F"/>
    <w:rsid w:val="00E479C0"/>
    <w:rsid w:val="00E63623"/>
    <w:rsid w:val="00E820C2"/>
    <w:rsid w:val="00EF1925"/>
    <w:rsid w:val="00F06A8F"/>
    <w:rsid w:val="00F27A05"/>
    <w:rsid w:val="00F43F01"/>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2021-02-28T00:00:00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43EF8B09-229C-413F-BE46-513225603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12804</TotalTime>
  <Pages>33</Pages>
  <Words>9603</Words>
  <Characters>54739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64214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94</cp:revision>
  <cp:lastPrinted>2019-11-29T23:21:00Z</cp:lastPrinted>
  <dcterms:created xsi:type="dcterms:W3CDTF">2021-01-04T18:25:00Z</dcterms:created>
  <dcterms:modified xsi:type="dcterms:W3CDTF">2021-02-20T04:53:00Z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
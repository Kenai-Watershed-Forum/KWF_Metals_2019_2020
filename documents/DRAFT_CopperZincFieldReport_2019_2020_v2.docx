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0B2B23"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1F61D716" w:rsidR="00A906E9" w:rsidRDefault="000B2B23" w:rsidP="004A0BB1">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20-12-14T00:00:00Z">
                      <w:dateFormat w:val="M/d/yyyy"/>
                      <w:lid w:val="en-US"/>
                      <w:storeMappedDataAs w:val="dateTime"/>
                      <w:calendar w:val="gregorian"/>
                    </w:date>
                  </w:sdtPr>
                  <w:sdtContent>
                    <w:r w:rsidR="004A0BB1">
                      <w:rPr>
                        <w:rFonts w:ascii="Times New Roman" w:hAnsi="Times New Roman"/>
                        <w:color w:val="FFFFFF" w:themeColor="background1"/>
                        <w:sz w:val="32"/>
                        <w:szCs w:val="32"/>
                      </w:rPr>
                      <w:t>12/14/2020</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0B2B23"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15454A94" w14:textId="585A7332" w:rsidR="00DD49A4" w:rsidRDefault="00DD49A4" w:rsidP="004B6B4F">
          <w:pPr>
            <w:rPr>
              <w:rFonts w:cs="Arial"/>
              <w:i/>
              <w:iCs/>
              <w:color w:val="222222"/>
              <w:shd w:val="clear" w:color="auto" w:fill="FFFFFF"/>
            </w:rPr>
          </w:pPr>
        </w:p>
        <w:p w14:paraId="61ED274D" w14:textId="740EE132" w:rsidR="00DD49A4" w:rsidRPr="00DD49A4" w:rsidRDefault="00DD49A4" w:rsidP="004B6B4F">
          <w:pPr>
            <w:rPr>
              <w:rFonts w:cs="Arial"/>
              <w:i/>
              <w:iCs/>
              <w:color w:val="222222"/>
              <w:sz w:val="24"/>
              <w:szCs w:val="24"/>
              <w:shd w:val="clear" w:color="auto" w:fill="FFFFFF"/>
            </w:rPr>
          </w:pPr>
          <w:r w:rsidRPr="00DD49A4">
            <w:rPr>
              <w:rFonts w:cs="Arial"/>
              <w:i/>
              <w:iCs/>
              <w:color w:val="222222"/>
              <w:sz w:val="24"/>
              <w:szCs w:val="24"/>
              <w:shd w:val="clear" w:color="auto" w:fill="FFFFFF"/>
            </w:rPr>
            <w:t xml:space="preserve">Note: </w:t>
          </w:r>
          <w:r w:rsidRPr="00DD49A4">
            <w:rPr>
              <w:i/>
              <w:sz w:val="24"/>
              <w:szCs w:val="24"/>
            </w:rPr>
            <w:t>This project has been funded wholly or in part by the United States EPA under assistance agreement number (00J84604) to the Department of Environmental Conservation through the Alaska Clean Water Actions (ACWA) program. The contents of this document do not necessarily reflect the views and policies of the EPA, nor does the EPA endorse trade names or recommend the use of commercial product mentioned in this document</w:t>
          </w:r>
          <w:r>
            <w:rPr>
              <w:i/>
              <w:sz w:val="24"/>
              <w:szCs w:val="24"/>
            </w:rPr>
            <w:t>.</w:t>
          </w:r>
        </w:p>
        <w:p w14:paraId="0EABCCAF" w14:textId="77777777" w:rsidR="003E173B" w:rsidRPr="00DD49A4" w:rsidRDefault="003E173B" w:rsidP="004B6B4F">
          <w:pPr>
            <w:rPr>
              <w:rFonts w:cs="Arial"/>
              <w:i/>
              <w:iCs/>
              <w:color w:val="222222"/>
              <w:sz w:val="24"/>
              <w:szCs w:val="24"/>
              <w:shd w:val="clear" w:color="auto" w:fill="FFFFFF"/>
            </w:rPr>
          </w:pP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13231066" w14:textId="5144941A"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2695B25A" w:rsidR="00255424" w:rsidRPr="00255424" w:rsidRDefault="00F523FC" w:rsidP="004B6B4F">
          <w:pPr>
            <w:rPr>
              <w:bCs/>
              <w:sz w:val="28"/>
              <w:szCs w:val="28"/>
            </w:rPr>
          </w:pPr>
          <w:r>
            <w:rPr>
              <w:bCs/>
              <w:sz w:val="28"/>
              <w:szCs w:val="28"/>
            </w:rPr>
            <w:t>Benjamin Meyer</w:t>
          </w:r>
        </w:p>
        <w:p w14:paraId="634DCCC9" w14:textId="44C66F4E" w:rsidR="00B56F8F" w:rsidRPr="00705ACB" w:rsidRDefault="00B56F8F" w:rsidP="004B6B4F">
          <w:pPr>
            <w:rPr>
              <w:sz w:val="28"/>
              <w:szCs w:val="28"/>
            </w:rPr>
          </w:pPr>
          <w:r w:rsidRPr="00705ACB">
            <w:rPr>
              <w:sz w:val="28"/>
              <w:szCs w:val="28"/>
            </w:rPr>
            <w:t>Environmental Scientist</w:t>
          </w:r>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3D4E63D6" w14:textId="156B65D7" w:rsidR="00255424"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6CFF22DF" w14:textId="1C9AAF80" w:rsidR="00430E3E"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64271413" w:history="1">
            <w:r w:rsidR="00430E3E" w:rsidRPr="00ED2DDE">
              <w:rPr>
                <w:rStyle w:val="Hyperlink"/>
              </w:rPr>
              <w:t>list of figures</w:t>
            </w:r>
            <w:r w:rsidR="00430E3E">
              <w:rPr>
                <w:webHidden/>
              </w:rPr>
              <w:tab/>
            </w:r>
            <w:r w:rsidR="00430E3E">
              <w:rPr>
                <w:webHidden/>
              </w:rPr>
              <w:fldChar w:fldCharType="begin"/>
            </w:r>
            <w:r w:rsidR="00430E3E">
              <w:rPr>
                <w:webHidden/>
              </w:rPr>
              <w:instrText xml:space="preserve"> PAGEREF _Toc64271413 \h </w:instrText>
            </w:r>
            <w:r w:rsidR="00430E3E">
              <w:rPr>
                <w:webHidden/>
              </w:rPr>
            </w:r>
            <w:r w:rsidR="00430E3E">
              <w:rPr>
                <w:webHidden/>
              </w:rPr>
              <w:fldChar w:fldCharType="separate"/>
            </w:r>
            <w:r w:rsidR="00430E3E">
              <w:rPr>
                <w:webHidden/>
              </w:rPr>
              <w:t>iii</w:t>
            </w:r>
            <w:r w:rsidR="00430E3E">
              <w:rPr>
                <w:webHidden/>
              </w:rPr>
              <w:fldChar w:fldCharType="end"/>
            </w:r>
          </w:hyperlink>
        </w:p>
        <w:p w14:paraId="12E9C0F2" w14:textId="7879BB24" w:rsidR="00430E3E" w:rsidRDefault="000B2B23">
          <w:pPr>
            <w:pStyle w:val="TOC1"/>
            <w:rPr>
              <w:rFonts w:eastAsiaTheme="minorEastAsia" w:cstheme="minorBidi"/>
              <w:b w:val="0"/>
              <w:caps w:val="0"/>
              <w:color w:val="auto"/>
              <w:kern w:val="0"/>
              <w:sz w:val="22"/>
              <w:szCs w:val="22"/>
              <w:lang w:eastAsia="en-US"/>
            </w:rPr>
          </w:pPr>
          <w:hyperlink w:anchor="_Toc64271414" w:history="1">
            <w:r w:rsidR="00430E3E" w:rsidRPr="00ED2DDE">
              <w:rPr>
                <w:rStyle w:val="Hyperlink"/>
              </w:rPr>
              <w:t>list of Tables</w:t>
            </w:r>
            <w:r w:rsidR="00430E3E">
              <w:rPr>
                <w:webHidden/>
              </w:rPr>
              <w:tab/>
            </w:r>
            <w:r w:rsidR="00430E3E">
              <w:rPr>
                <w:webHidden/>
              </w:rPr>
              <w:fldChar w:fldCharType="begin"/>
            </w:r>
            <w:r w:rsidR="00430E3E">
              <w:rPr>
                <w:webHidden/>
              </w:rPr>
              <w:instrText xml:space="preserve"> PAGEREF _Toc64271414 \h </w:instrText>
            </w:r>
            <w:r w:rsidR="00430E3E">
              <w:rPr>
                <w:webHidden/>
              </w:rPr>
            </w:r>
            <w:r w:rsidR="00430E3E">
              <w:rPr>
                <w:webHidden/>
              </w:rPr>
              <w:fldChar w:fldCharType="separate"/>
            </w:r>
            <w:r w:rsidR="00430E3E">
              <w:rPr>
                <w:webHidden/>
              </w:rPr>
              <w:t>iii</w:t>
            </w:r>
            <w:r w:rsidR="00430E3E">
              <w:rPr>
                <w:webHidden/>
              </w:rPr>
              <w:fldChar w:fldCharType="end"/>
            </w:r>
          </w:hyperlink>
        </w:p>
        <w:p w14:paraId="2C9BC82D" w14:textId="49EE5BC3" w:rsidR="00430E3E" w:rsidRDefault="000B2B23">
          <w:pPr>
            <w:pStyle w:val="TOC1"/>
            <w:rPr>
              <w:rFonts w:eastAsiaTheme="minorEastAsia" w:cstheme="minorBidi"/>
              <w:b w:val="0"/>
              <w:caps w:val="0"/>
              <w:color w:val="auto"/>
              <w:kern w:val="0"/>
              <w:sz w:val="22"/>
              <w:szCs w:val="22"/>
              <w:lang w:eastAsia="en-US"/>
            </w:rPr>
          </w:pPr>
          <w:hyperlink w:anchor="_Toc64271415" w:history="1">
            <w:r w:rsidR="00430E3E" w:rsidRPr="00ED2DDE">
              <w:rPr>
                <w:rStyle w:val="Hyperlink"/>
              </w:rPr>
              <w:t>Purpose</w:t>
            </w:r>
            <w:r w:rsidR="00430E3E">
              <w:rPr>
                <w:webHidden/>
              </w:rPr>
              <w:tab/>
            </w:r>
            <w:r w:rsidR="00430E3E">
              <w:rPr>
                <w:webHidden/>
              </w:rPr>
              <w:fldChar w:fldCharType="begin"/>
            </w:r>
            <w:r w:rsidR="00430E3E">
              <w:rPr>
                <w:webHidden/>
              </w:rPr>
              <w:instrText xml:space="preserve"> PAGEREF _Toc64271415 \h </w:instrText>
            </w:r>
            <w:r w:rsidR="00430E3E">
              <w:rPr>
                <w:webHidden/>
              </w:rPr>
            </w:r>
            <w:r w:rsidR="00430E3E">
              <w:rPr>
                <w:webHidden/>
              </w:rPr>
              <w:fldChar w:fldCharType="separate"/>
            </w:r>
            <w:r w:rsidR="00430E3E">
              <w:rPr>
                <w:webHidden/>
              </w:rPr>
              <w:t>4</w:t>
            </w:r>
            <w:r w:rsidR="00430E3E">
              <w:rPr>
                <w:webHidden/>
              </w:rPr>
              <w:fldChar w:fldCharType="end"/>
            </w:r>
          </w:hyperlink>
        </w:p>
        <w:p w14:paraId="6F5B2C07" w14:textId="50476E0A" w:rsidR="00430E3E" w:rsidRDefault="000B2B23">
          <w:pPr>
            <w:pStyle w:val="TOC2"/>
            <w:rPr>
              <w:rFonts w:eastAsiaTheme="minorEastAsia" w:cstheme="minorBidi"/>
              <w:kern w:val="0"/>
              <w:sz w:val="22"/>
              <w:szCs w:val="22"/>
              <w:lang w:eastAsia="en-US"/>
            </w:rPr>
          </w:pPr>
          <w:hyperlink w:anchor="_Toc64271416" w:history="1">
            <w:r w:rsidR="00430E3E" w:rsidRPr="00ED2DDE">
              <w:rPr>
                <w:rStyle w:val="Hyperlink"/>
                <w:bCs/>
              </w:rPr>
              <w:t>Acronyms &amp; Abbreviations</w:t>
            </w:r>
            <w:r w:rsidR="00430E3E">
              <w:rPr>
                <w:webHidden/>
              </w:rPr>
              <w:tab/>
            </w:r>
            <w:r w:rsidR="00430E3E">
              <w:rPr>
                <w:webHidden/>
              </w:rPr>
              <w:fldChar w:fldCharType="begin"/>
            </w:r>
            <w:r w:rsidR="00430E3E">
              <w:rPr>
                <w:webHidden/>
              </w:rPr>
              <w:instrText xml:space="preserve"> PAGEREF _Toc64271416 \h </w:instrText>
            </w:r>
            <w:r w:rsidR="00430E3E">
              <w:rPr>
                <w:webHidden/>
              </w:rPr>
            </w:r>
            <w:r w:rsidR="00430E3E">
              <w:rPr>
                <w:webHidden/>
              </w:rPr>
              <w:fldChar w:fldCharType="separate"/>
            </w:r>
            <w:r w:rsidR="00430E3E">
              <w:rPr>
                <w:webHidden/>
              </w:rPr>
              <w:t>5</w:t>
            </w:r>
            <w:r w:rsidR="00430E3E">
              <w:rPr>
                <w:webHidden/>
              </w:rPr>
              <w:fldChar w:fldCharType="end"/>
            </w:r>
          </w:hyperlink>
        </w:p>
        <w:p w14:paraId="17B505E7" w14:textId="5CA8BFE4" w:rsidR="00430E3E" w:rsidRDefault="000B2B23">
          <w:pPr>
            <w:pStyle w:val="TOC1"/>
            <w:rPr>
              <w:rFonts w:eastAsiaTheme="minorEastAsia" w:cstheme="minorBidi"/>
              <w:b w:val="0"/>
              <w:caps w:val="0"/>
              <w:color w:val="auto"/>
              <w:kern w:val="0"/>
              <w:sz w:val="22"/>
              <w:szCs w:val="22"/>
              <w:lang w:eastAsia="en-US"/>
            </w:rPr>
          </w:pPr>
          <w:hyperlink w:anchor="_Toc64271417" w:history="1">
            <w:r w:rsidR="00430E3E" w:rsidRPr="00ED2DDE">
              <w:rPr>
                <w:rStyle w:val="Hyperlink"/>
                <w:bCs/>
              </w:rPr>
              <w:t>Introduction</w:t>
            </w:r>
            <w:r w:rsidR="00430E3E">
              <w:rPr>
                <w:webHidden/>
              </w:rPr>
              <w:tab/>
            </w:r>
            <w:r w:rsidR="00430E3E">
              <w:rPr>
                <w:webHidden/>
              </w:rPr>
              <w:fldChar w:fldCharType="begin"/>
            </w:r>
            <w:r w:rsidR="00430E3E">
              <w:rPr>
                <w:webHidden/>
              </w:rPr>
              <w:instrText xml:space="preserve"> PAGEREF _Toc64271417 \h </w:instrText>
            </w:r>
            <w:r w:rsidR="00430E3E">
              <w:rPr>
                <w:webHidden/>
              </w:rPr>
            </w:r>
            <w:r w:rsidR="00430E3E">
              <w:rPr>
                <w:webHidden/>
              </w:rPr>
              <w:fldChar w:fldCharType="separate"/>
            </w:r>
            <w:r w:rsidR="00430E3E">
              <w:rPr>
                <w:webHidden/>
              </w:rPr>
              <w:t>6</w:t>
            </w:r>
            <w:r w:rsidR="00430E3E">
              <w:rPr>
                <w:webHidden/>
              </w:rPr>
              <w:fldChar w:fldCharType="end"/>
            </w:r>
          </w:hyperlink>
        </w:p>
        <w:p w14:paraId="16B01E0D" w14:textId="3DE7F7E1" w:rsidR="00430E3E" w:rsidRDefault="000B2B23">
          <w:pPr>
            <w:pStyle w:val="TOC1"/>
            <w:rPr>
              <w:rFonts w:eastAsiaTheme="minorEastAsia" w:cstheme="minorBidi"/>
              <w:b w:val="0"/>
              <w:caps w:val="0"/>
              <w:color w:val="auto"/>
              <w:kern w:val="0"/>
              <w:sz w:val="22"/>
              <w:szCs w:val="22"/>
              <w:lang w:eastAsia="en-US"/>
            </w:rPr>
          </w:pPr>
          <w:hyperlink w:anchor="_Toc64271418" w:history="1">
            <w:r w:rsidR="00430E3E" w:rsidRPr="00ED2DDE">
              <w:rPr>
                <w:rStyle w:val="Hyperlink"/>
                <w:bCs/>
              </w:rPr>
              <w:t>Methods</w:t>
            </w:r>
            <w:r w:rsidR="00430E3E">
              <w:rPr>
                <w:webHidden/>
              </w:rPr>
              <w:tab/>
            </w:r>
            <w:r w:rsidR="00430E3E">
              <w:rPr>
                <w:webHidden/>
              </w:rPr>
              <w:fldChar w:fldCharType="begin"/>
            </w:r>
            <w:r w:rsidR="00430E3E">
              <w:rPr>
                <w:webHidden/>
              </w:rPr>
              <w:instrText xml:space="preserve"> PAGEREF _Toc64271418 \h </w:instrText>
            </w:r>
            <w:r w:rsidR="00430E3E">
              <w:rPr>
                <w:webHidden/>
              </w:rPr>
            </w:r>
            <w:r w:rsidR="00430E3E">
              <w:rPr>
                <w:webHidden/>
              </w:rPr>
              <w:fldChar w:fldCharType="separate"/>
            </w:r>
            <w:r w:rsidR="00430E3E">
              <w:rPr>
                <w:webHidden/>
              </w:rPr>
              <w:t>7</w:t>
            </w:r>
            <w:r w:rsidR="00430E3E">
              <w:rPr>
                <w:webHidden/>
              </w:rPr>
              <w:fldChar w:fldCharType="end"/>
            </w:r>
          </w:hyperlink>
        </w:p>
        <w:p w14:paraId="7D7D95DC" w14:textId="3F36425E" w:rsidR="00430E3E" w:rsidRDefault="000B2B23">
          <w:pPr>
            <w:pStyle w:val="TOC2"/>
            <w:rPr>
              <w:rFonts w:eastAsiaTheme="minorEastAsia" w:cstheme="minorBidi"/>
              <w:kern w:val="0"/>
              <w:sz w:val="22"/>
              <w:szCs w:val="22"/>
              <w:lang w:eastAsia="en-US"/>
            </w:rPr>
          </w:pPr>
          <w:hyperlink w:anchor="_Toc64271419"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_Toc64271419 \h </w:instrText>
            </w:r>
            <w:r w:rsidR="00430E3E">
              <w:rPr>
                <w:webHidden/>
              </w:rPr>
            </w:r>
            <w:r w:rsidR="00430E3E">
              <w:rPr>
                <w:webHidden/>
              </w:rPr>
              <w:fldChar w:fldCharType="separate"/>
            </w:r>
            <w:r w:rsidR="00430E3E">
              <w:rPr>
                <w:webHidden/>
              </w:rPr>
              <w:t>7</w:t>
            </w:r>
            <w:r w:rsidR="00430E3E">
              <w:rPr>
                <w:webHidden/>
              </w:rPr>
              <w:fldChar w:fldCharType="end"/>
            </w:r>
          </w:hyperlink>
        </w:p>
        <w:p w14:paraId="55EB2184" w14:textId="3BFD3A6B" w:rsidR="00430E3E" w:rsidRDefault="000B2B23">
          <w:pPr>
            <w:pStyle w:val="TOC3"/>
            <w:rPr>
              <w:rFonts w:eastAsiaTheme="minorEastAsia" w:cstheme="minorBidi"/>
              <w:kern w:val="0"/>
              <w:sz w:val="22"/>
              <w:szCs w:val="22"/>
              <w:lang w:eastAsia="en-US"/>
            </w:rPr>
          </w:pPr>
          <w:hyperlink w:anchor="_Toc64271420" w:history="1">
            <w:r w:rsidR="00430E3E" w:rsidRPr="00ED2DDE">
              <w:rPr>
                <w:rStyle w:val="Hyperlink"/>
              </w:rPr>
              <w:t>Kenai River Baseline Water Quality Monitoring (KRBWQM)</w:t>
            </w:r>
            <w:r w:rsidR="00430E3E">
              <w:rPr>
                <w:webHidden/>
              </w:rPr>
              <w:tab/>
            </w:r>
            <w:r w:rsidR="00430E3E">
              <w:rPr>
                <w:webHidden/>
              </w:rPr>
              <w:fldChar w:fldCharType="begin"/>
            </w:r>
            <w:r w:rsidR="00430E3E">
              <w:rPr>
                <w:webHidden/>
              </w:rPr>
              <w:instrText xml:space="preserve"> PAGEREF _Toc64271420 \h </w:instrText>
            </w:r>
            <w:r w:rsidR="00430E3E">
              <w:rPr>
                <w:webHidden/>
              </w:rPr>
            </w:r>
            <w:r w:rsidR="00430E3E">
              <w:rPr>
                <w:webHidden/>
              </w:rPr>
              <w:fldChar w:fldCharType="separate"/>
            </w:r>
            <w:r w:rsidR="00430E3E">
              <w:rPr>
                <w:webHidden/>
              </w:rPr>
              <w:t>7</w:t>
            </w:r>
            <w:r w:rsidR="00430E3E">
              <w:rPr>
                <w:webHidden/>
              </w:rPr>
              <w:fldChar w:fldCharType="end"/>
            </w:r>
          </w:hyperlink>
        </w:p>
        <w:p w14:paraId="3871A3E3" w14:textId="2D6A2C8D" w:rsidR="00430E3E" w:rsidRDefault="000B2B23">
          <w:pPr>
            <w:pStyle w:val="TOC3"/>
            <w:rPr>
              <w:rFonts w:eastAsiaTheme="minorEastAsia" w:cstheme="minorBidi"/>
              <w:kern w:val="0"/>
              <w:sz w:val="22"/>
              <w:szCs w:val="22"/>
              <w:lang w:eastAsia="en-US"/>
            </w:rPr>
          </w:pPr>
          <w:hyperlink w:anchor="_Toc64271421" w:history="1">
            <w:r w:rsidR="00430E3E" w:rsidRPr="00ED2DDE">
              <w:rPr>
                <w:rStyle w:val="Hyperlink"/>
              </w:rPr>
              <w:t>Copper and zinc-specific sampling events</w:t>
            </w:r>
            <w:r w:rsidR="00430E3E">
              <w:rPr>
                <w:webHidden/>
              </w:rPr>
              <w:tab/>
            </w:r>
            <w:r w:rsidR="00430E3E">
              <w:rPr>
                <w:webHidden/>
              </w:rPr>
              <w:fldChar w:fldCharType="begin"/>
            </w:r>
            <w:r w:rsidR="00430E3E">
              <w:rPr>
                <w:webHidden/>
              </w:rPr>
              <w:instrText xml:space="preserve"> PAGEREF _Toc64271421 \h </w:instrText>
            </w:r>
            <w:r w:rsidR="00430E3E">
              <w:rPr>
                <w:webHidden/>
              </w:rPr>
            </w:r>
            <w:r w:rsidR="00430E3E">
              <w:rPr>
                <w:webHidden/>
              </w:rPr>
              <w:fldChar w:fldCharType="separate"/>
            </w:r>
            <w:r w:rsidR="00430E3E">
              <w:rPr>
                <w:webHidden/>
              </w:rPr>
              <w:t>8</w:t>
            </w:r>
            <w:r w:rsidR="00430E3E">
              <w:rPr>
                <w:webHidden/>
              </w:rPr>
              <w:fldChar w:fldCharType="end"/>
            </w:r>
          </w:hyperlink>
        </w:p>
        <w:p w14:paraId="7AA91A9F" w14:textId="64623D6C" w:rsidR="00430E3E" w:rsidRDefault="000B2B23">
          <w:pPr>
            <w:pStyle w:val="TOC3"/>
            <w:rPr>
              <w:rFonts w:eastAsiaTheme="minorEastAsia" w:cstheme="minorBidi"/>
              <w:kern w:val="0"/>
              <w:sz w:val="22"/>
              <w:szCs w:val="22"/>
              <w:lang w:eastAsia="en-US"/>
            </w:rPr>
          </w:pPr>
          <w:hyperlink w:anchor="_Toc64271422" w:history="1">
            <w:r w:rsidR="00430E3E" w:rsidRPr="00ED2DDE">
              <w:rPr>
                <w:rStyle w:val="Hyperlink"/>
              </w:rPr>
              <w:t>Sample Accuracy and Precision</w:t>
            </w:r>
            <w:r w:rsidR="00430E3E">
              <w:rPr>
                <w:webHidden/>
              </w:rPr>
              <w:tab/>
            </w:r>
            <w:r w:rsidR="00430E3E">
              <w:rPr>
                <w:webHidden/>
              </w:rPr>
              <w:fldChar w:fldCharType="begin"/>
            </w:r>
            <w:r w:rsidR="00430E3E">
              <w:rPr>
                <w:webHidden/>
              </w:rPr>
              <w:instrText xml:space="preserve"> PAGEREF _Toc64271422 \h </w:instrText>
            </w:r>
            <w:r w:rsidR="00430E3E">
              <w:rPr>
                <w:webHidden/>
              </w:rPr>
            </w:r>
            <w:r w:rsidR="00430E3E">
              <w:rPr>
                <w:webHidden/>
              </w:rPr>
              <w:fldChar w:fldCharType="separate"/>
            </w:r>
            <w:r w:rsidR="00430E3E">
              <w:rPr>
                <w:webHidden/>
              </w:rPr>
              <w:t>8</w:t>
            </w:r>
            <w:r w:rsidR="00430E3E">
              <w:rPr>
                <w:webHidden/>
              </w:rPr>
              <w:fldChar w:fldCharType="end"/>
            </w:r>
          </w:hyperlink>
        </w:p>
        <w:p w14:paraId="446F39D3" w14:textId="6F4DD535" w:rsidR="00430E3E" w:rsidRDefault="000B2B23">
          <w:pPr>
            <w:pStyle w:val="TOC3"/>
            <w:rPr>
              <w:rFonts w:eastAsiaTheme="minorEastAsia" w:cstheme="minorBidi"/>
              <w:kern w:val="0"/>
              <w:sz w:val="22"/>
              <w:szCs w:val="22"/>
              <w:lang w:eastAsia="en-US"/>
            </w:rPr>
          </w:pPr>
          <w:hyperlink w:anchor="_Toc64271423" w:history="1">
            <w:r w:rsidR="00430E3E" w:rsidRPr="00ED2DDE">
              <w:rPr>
                <w:rStyle w:val="Hyperlink"/>
              </w:rPr>
              <w:t>2019 Hardness values</w:t>
            </w:r>
            <w:r w:rsidR="00430E3E">
              <w:rPr>
                <w:webHidden/>
              </w:rPr>
              <w:tab/>
            </w:r>
            <w:r w:rsidR="00430E3E">
              <w:rPr>
                <w:webHidden/>
              </w:rPr>
              <w:fldChar w:fldCharType="begin"/>
            </w:r>
            <w:r w:rsidR="00430E3E">
              <w:rPr>
                <w:webHidden/>
              </w:rPr>
              <w:instrText xml:space="preserve"> PAGEREF _Toc64271423 \h </w:instrText>
            </w:r>
            <w:r w:rsidR="00430E3E">
              <w:rPr>
                <w:webHidden/>
              </w:rPr>
            </w:r>
            <w:r w:rsidR="00430E3E">
              <w:rPr>
                <w:webHidden/>
              </w:rPr>
              <w:fldChar w:fldCharType="separate"/>
            </w:r>
            <w:r w:rsidR="00430E3E">
              <w:rPr>
                <w:webHidden/>
              </w:rPr>
              <w:t>8</w:t>
            </w:r>
            <w:r w:rsidR="00430E3E">
              <w:rPr>
                <w:webHidden/>
              </w:rPr>
              <w:fldChar w:fldCharType="end"/>
            </w:r>
          </w:hyperlink>
        </w:p>
        <w:p w14:paraId="7A0A3B6D" w14:textId="408AB05C" w:rsidR="00430E3E" w:rsidRDefault="000B2B23">
          <w:pPr>
            <w:pStyle w:val="TOC2"/>
            <w:rPr>
              <w:rFonts w:eastAsiaTheme="minorEastAsia" w:cstheme="minorBidi"/>
              <w:kern w:val="0"/>
              <w:sz w:val="22"/>
              <w:szCs w:val="22"/>
              <w:lang w:eastAsia="en-US"/>
            </w:rPr>
          </w:pPr>
          <w:hyperlink w:anchor="_Toc64271424"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_Toc64271424 \h </w:instrText>
            </w:r>
            <w:r w:rsidR="00430E3E">
              <w:rPr>
                <w:webHidden/>
              </w:rPr>
            </w:r>
            <w:r w:rsidR="00430E3E">
              <w:rPr>
                <w:webHidden/>
              </w:rPr>
              <w:fldChar w:fldCharType="separate"/>
            </w:r>
            <w:r w:rsidR="00430E3E">
              <w:rPr>
                <w:webHidden/>
              </w:rPr>
              <w:t>9</w:t>
            </w:r>
            <w:r w:rsidR="00430E3E">
              <w:rPr>
                <w:webHidden/>
              </w:rPr>
              <w:fldChar w:fldCharType="end"/>
            </w:r>
          </w:hyperlink>
        </w:p>
        <w:p w14:paraId="7596B463" w14:textId="16FF45C7" w:rsidR="00430E3E" w:rsidRDefault="000B2B23">
          <w:pPr>
            <w:pStyle w:val="TOC3"/>
            <w:rPr>
              <w:rFonts w:eastAsiaTheme="minorEastAsia" w:cstheme="minorBidi"/>
              <w:kern w:val="0"/>
              <w:sz w:val="22"/>
              <w:szCs w:val="22"/>
              <w:lang w:eastAsia="en-US"/>
            </w:rPr>
          </w:pPr>
          <w:hyperlink w:anchor="_Toc64271425" w:history="1">
            <w:r w:rsidR="00430E3E" w:rsidRPr="00ED2DDE">
              <w:rPr>
                <w:rStyle w:val="Hyperlink"/>
              </w:rPr>
              <w:t>Potential sources on the Kenai River</w:t>
            </w:r>
            <w:r w:rsidR="00430E3E">
              <w:rPr>
                <w:webHidden/>
              </w:rPr>
              <w:tab/>
            </w:r>
            <w:r w:rsidR="00430E3E">
              <w:rPr>
                <w:webHidden/>
              </w:rPr>
              <w:fldChar w:fldCharType="begin"/>
            </w:r>
            <w:r w:rsidR="00430E3E">
              <w:rPr>
                <w:webHidden/>
              </w:rPr>
              <w:instrText xml:space="preserve"> PAGEREF _Toc64271425 \h </w:instrText>
            </w:r>
            <w:r w:rsidR="00430E3E">
              <w:rPr>
                <w:webHidden/>
              </w:rPr>
            </w:r>
            <w:r w:rsidR="00430E3E">
              <w:rPr>
                <w:webHidden/>
              </w:rPr>
              <w:fldChar w:fldCharType="separate"/>
            </w:r>
            <w:r w:rsidR="00430E3E">
              <w:rPr>
                <w:webHidden/>
              </w:rPr>
              <w:t>9</w:t>
            </w:r>
            <w:r w:rsidR="00430E3E">
              <w:rPr>
                <w:webHidden/>
              </w:rPr>
              <w:fldChar w:fldCharType="end"/>
            </w:r>
          </w:hyperlink>
        </w:p>
        <w:p w14:paraId="31933A78" w14:textId="5D9436DC" w:rsidR="00430E3E" w:rsidRDefault="000B2B23">
          <w:pPr>
            <w:pStyle w:val="TOC3"/>
            <w:rPr>
              <w:rFonts w:eastAsiaTheme="minorEastAsia" w:cstheme="minorBidi"/>
              <w:kern w:val="0"/>
              <w:sz w:val="22"/>
              <w:szCs w:val="22"/>
              <w:lang w:eastAsia="en-US"/>
            </w:rPr>
          </w:pPr>
          <w:hyperlink w:anchor="_Toc64271426"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_Toc64271426 \h </w:instrText>
            </w:r>
            <w:r w:rsidR="00430E3E">
              <w:rPr>
                <w:webHidden/>
              </w:rPr>
            </w:r>
            <w:r w:rsidR="00430E3E">
              <w:rPr>
                <w:webHidden/>
              </w:rPr>
              <w:fldChar w:fldCharType="separate"/>
            </w:r>
            <w:r w:rsidR="00430E3E">
              <w:rPr>
                <w:webHidden/>
              </w:rPr>
              <w:t>9</w:t>
            </w:r>
            <w:r w:rsidR="00430E3E">
              <w:rPr>
                <w:webHidden/>
              </w:rPr>
              <w:fldChar w:fldCharType="end"/>
            </w:r>
          </w:hyperlink>
        </w:p>
        <w:p w14:paraId="7836D4D9" w14:textId="42C2482E" w:rsidR="00430E3E" w:rsidRDefault="000B2B23">
          <w:pPr>
            <w:pStyle w:val="TOC1"/>
            <w:rPr>
              <w:rFonts w:eastAsiaTheme="minorEastAsia" w:cstheme="minorBidi"/>
              <w:b w:val="0"/>
              <w:caps w:val="0"/>
              <w:color w:val="auto"/>
              <w:kern w:val="0"/>
              <w:sz w:val="22"/>
              <w:szCs w:val="22"/>
              <w:lang w:eastAsia="en-US"/>
            </w:rPr>
          </w:pPr>
          <w:hyperlink w:anchor="_Toc64271427" w:history="1">
            <w:r w:rsidR="00430E3E" w:rsidRPr="00ED2DDE">
              <w:rPr>
                <w:rStyle w:val="Hyperlink"/>
              </w:rPr>
              <w:t>RESULTS</w:t>
            </w:r>
            <w:r w:rsidR="00430E3E">
              <w:rPr>
                <w:webHidden/>
              </w:rPr>
              <w:tab/>
            </w:r>
            <w:r w:rsidR="00430E3E">
              <w:rPr>
                <w:webHidden/>
              </w:rPr>
              <w:fldChar w:fldCharType="begin"/>
            </w:r>
            <w:r w:rsidR="00430E3E">
              <w:rPr>
                <w:webHidden/>
              </w:rPr>
              <w:instrText xml:space="preserve"> PAGEREF _Toc64271427 \h </w:instrText>
            </w:r>
            <w:r w:rsidR="00430E3E">
              <w:rPr>
                <w:webHidden/>
              </w:rPr>
            </w:r>
            <w:r w:rsidR="00430E3E">
              <w:rPr>
                <w:webHidden/>
              </w:rPr>
              <w:fldChar w:fldCharType="separate"/>
            </w:r>
            <w:r w:rsidR="00430E3E">
              <w:rPr>
                <w:webHidden/>
              </w:rPr>
              <w:t>9</w:t>
            </w:r>
            <w:r w:rsidR="00430E3E">
              <w:rPr>
                <w:webHidden/>
              </w:rPr>
              <w:fldChar w:fldCharType="end"/>
            </w:r>
          </w:hyperlink>
        </w:p>
        <w:p w14:paraId="6A907F11" w14:textId="17917374" w:rsidR="00430E3E" w:rsidRDefault="000B2B23">
          <w:pPr>
            <w:pStyle w:val="TOC2"/>
            <w:rPr>
              <w:rFonts w:eastAsiaTheme="minorEastAsia" w:cstheme="minorBidi"/>
              <w:kern w:val="0"/>
              <w:sz w:val="22"/>
              <w:szCs w:val="22"/>
              <w:lang w:eastAsia="en-US"/>
            </w:rPr>
          </w:pPr>
          <w:hyperlink w:anchor="_Toc64271428"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_Toc64271428 \h </w:instrText>
            </w:r>
            <w:r w:rsidR="00430E3E">
              <w:rPr>
                <w:webHidden/>
              </w:rPr>
            </w:r>
            <w:r w:rsidR="00430E3E">
              <w:rPr>
                <w:webHidden/>
              </w:rPr>
              <w:fldChar w:fldCharType="separate"/>
            </w:r>
            <w:r w:rsidR="00430E3E">
              <w:rPr>
                <w:webHidden/>
              </w:rPr>
              <w:t>9</w:t>
            </w:r>
            <w:r w:rsidR="00430E3E">
              <w:rPr>
                <w:webHidden/>
              </w:rPr>
              <w:fldChar w:fldCharType="end"/>
            </w:r>
          </w:hyperlink>
        </w:p>
        <w:p w14:paraId="4467A14B" w14:textId="37EB22D4" w:rsidR="00430E3E" w:rsidRDefault="000B2B23">
          <w:pPr>
            <w:pStyle w:val="TOC3"/>
            <w:rPr>
              <w:rFonts w:eastAsiaTheme="minorEastAsia" w:cstheme="minorBidi"/>
              <w:kern w:val="0"/>
              <w:sz w:val="22"/>
              <w:szCs w:val="22"/>
              <w:lang w:eastAsia="en-US"/>
            </w:rPr>
          </w:pPr>
          <w:hyperlink w:anchor="_Toc64271429" w:history="1">
            <w:r w:rsidR="00430E3E" w:rsidRPr="00ED2DDE">
              <w:rPr>
                <w:rStyle w:val="Hyperlink"/>
              </w:rPr>
              <w:t>Copper</w:t>
            </w:r>
            <w:r w:rsidR="00430E3E">
              <w:rPr>
                <w:webHidden/>
              </w:rPr>
              <w:tab/>
            </w:r>
            <w:r w:rsidR="00430E3E">
              <w:rPr>
                <w:webHidden/>
              </w:rPr>
              <w:fldChar w:fldCharType="begin"/>
            </w:r>
            <w:r w:rsidR="00430E3E">
              <w:rPr>
                <w:webHidden/>
              </w:rPr>
              <w:instrText xml:space="preserve"> PAGEREF _Toc64271429 \h </w:instrText>
            </w:r>
            <w:r w:rsidR="00430E3E">
              <w:rPr>
                <w:webHidden/>
              </w:rPr>
            </w:r>
            <w:r w:rsidR="00430E3E">
              <w:rPr>
                <w:webHidden/>
              </w:rPr>
              <w:fldChar w:fldCharType="separate"/>
            </w:r>
            <w:r w:rsidR="00430E3E">
              <w:rPr>
                <w:webHidden/>
              </w:rPr>
              <w:t>9</w:t>
            </w:r>
            <w:r w:rsidR="00430E3E">
              <w:rPr>
                <w:webHidden/>
              </w:rPr>
              <w:fldChar w:fldCharType="end"/>
            </w:r>
          </w:hyperlink>
        </w:p>
        <w:p w14:paraId="56A38639" w14:textId="4962E248" w:rsidR="00430E3E" w:rsidRDefault="000B2B23">
          <w:pPr>
            <w:pStyle w:val="TOC3"/>
            <w:rPr>
              <w:rFonts w:eastAsiaTheme="minorEastAsia" w:cstheme="minorBidi"/>
              <w:kern w:val="0"/>
              <w:sz w:val="22"/>
              <w:szCs w:val="22"/>
              <w:lang w:eastAsia="en-US"/>
            </w:rPr>
          </w:pPr>
          <w:hyperlink w:anchor="_Toc64271430" w:history="1">
            <w:r w:rsidR="00430E3E" w:rsidRPr="00ED2DDE">
              <w:rPr>
                <w:rStyle w:val="Hyperlink"/>
              </w:rPr>
              <w:t>Zinc</w:t>
            </w:r>
            <w:r w:rsidR="00430E3E">
              <w:rPr>
                <w:webHidden/>
              </w:rPr>
              <w:tab/>
            </w:r>
            <w:r w:rsidR="00430E3E">
              <w:rPr>
                <w:webHidden/>
              </w:rPr>
              <w:fldChar w:fldCharType="begin"/>
            </w:r>
            <w:r w:rsidR="00430E3E">
              <w:rPr>
                <w:webHidden/>
              </w:rPr>
              <w:instrText xml:space="preserve"> PAGEREF _Toc64271430 \h </w:instrText>
            </w:r>
            <w:r w:rsidR="00430E3E">
              <w:rPr>
                <w:webHidden/>
              </w:rPr>
            </w:r>
            <w:r w:rsidR="00430E3E">
              <w:rPr>
                <w:webHidden/>
              </w:rPr>
              <w:fldChar w:fldCharType="separate"/>
            </w:r>
            <w:r w:rsidR="00430E3E">
              <w:rPr>
                <w:webHidden/>
              </w:rPr>
              <w:t>10</w:t>
            </w:r>
            <w:r w:rsidR="00430E3E">
              <w:rPr>
                <w:webHidden/>
              </w:rPr>
              <w:fldChar w:fldCharType="end"/>
            </w:r>
          </w:hyperlink>
        </w:p>
        <w:p w14:paraId="5A611997" w14:textId="6BA687FC" w:rsidR="00430E3E" w:rsidRDefault="000B2B23">
          <w:pPr>
            <w:pStyle w:val="TOC3"/>
            <w:rPr>
              <w:rFonts w:eastAsiaTheme="minorEastAsia" w:cstheme="minorBidi"/>
              <w:kern w:val="0"/>
              <w:sz w:val="22"/>
              <w:szCs w:val="22"/>
              <w:lang w:eastAsia="en-US"/>
            </w:rPr>
          </w:pPr>
          <w:hyperlink w:anchor="_Toc64271431" w:history="1">
            <w:r w:rsidR="00430E3E" w:rsidRPr="00ED2DDE">
              <w:rPr>
                <w:rStyle w:val="Hyperlink"/>
              </w:rPr>
              <w:t>Variation among replicate samples</w:t>
            </w:r>
            <w:r w:rsidR="00430E3E">
              <w:rPr>
                <w:webHidden/>
              </w:rPr>
              <w:tab/>
            </w:r>
            <w:r w:rsidR="00430E3E">
              <w:rPr>
                <w:webHidden/>
              </w:rPr>
              <w:fldChar w:fldCharType="begin"/>
            </w:r>
            <w:r w:rsidR="00430E3E">
              <w:rPr>
                <w:webHidden/>
              </w:rPr>
              <w:instrText xml:space="preserve"> PAGEREF _Toc64271431 \h </w:instrText>
            </w:r>
            <w:r w:rsidR="00430E3E">
              <w:rPr>
                <w:webHidden/>
              </w:rPr>
            </w:r>
            <w:r w:rsidR="00430E3E">
              <w:rPr>
                <w:webHidden/>
              </w:rPr>
              <w:fldChar w:fldCharType="separate"/>
            </w:r>
            <w:r w:rsidR="00430E3E">
              <w:rPr>
                <w:webHidden/>
              </w:rPr>
              <w:t>10</w:t>
            </w:r>
            <w:r w:rsidR="00430E3E">
              <w:rPr>
                <w:webHidden/>
              </w:rPr>
              <w:fldChar w:fldCharType="end"/>
            </w:r>
          </w:hyperlink>
        </w:p>
        <w:p w14:paraId="5A1F8A60" w14:textId="43C6EDEA" w:rsidR="00430E3E" w:rsidRDefault="000B2B23">
          <w:pPr>
            <w:pStyle w:val="TOC2"/>
            <w:rPr>
              <w:rFonts w:eastAsiaTheme="minorEastAsia" w:cstheme="minorBidi"/>
              <w:kern w:val="0"/>
              <w:sz w:val="22"/>
              <w:szCs w:val="22"/>
              <w:lang w:eastAsia="en-US"/>
            </w:rPr>
          </w:pPr>
          <w:hyperlink w:anchor="_Toc64271432"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_Toc64271432 \h </w:instrText>
            </w:r>
            <w:r w:rsidR="00430E3E">
              <w:rPr>
                <w:webHidden/>
              </w:rPr>
            </w:r>
            <w:r w:rsidR="00430E3E">
              <w:rPr>
                <w:webHidden/>
              </w:rPr>
              <w:fldChar w:fldCharType="separate"/>
            </w:r>
            <w:r w:rsidR="00430E3E">
              <w:rPr>
                <w:webHidden/>
              </w:rPr>
              <w:t>10</w:t>
            </w:r>
            <w:r w:rsidR="00430E3E">
              <w:rPr>
                <w:webHidden/>
              </w:rPr>
              <w:fldChar w:fldCharType="end"/>
            </w:r>
          </w:hyperlink>
        </w:p>
        <w:p w14:paraId="070C5A86" w14:textId="066F32CA" w:rsidR="00430E3E" w:rsidRDefault="000B2B23">
          <w:pPr>
            <w:pStyle w:val="TOC3"/>
            <w:rPr>
              <w:rFonts w:eastAsiaTheme="minorEastAsia" w:cstheme="minorBidi"/>
              <w:kern w:val="0"/>
              <w:sz w:val="22"/>
              <w:szCs w:val="22"/>
              <w:lang w:eastAsia="en-US"/>
            </w:rPr>
          </w:pPr>
          <w:hyperlink w:anchor="_Toc64271433" w:history="1">
            <w:r w:rsidR="00430E3E" w:rsidRPr="00ED2DDE">
              <w:rPr>
                <w:rStyle w:val="Hyperlink"/>
              </w:rPr>
              <w:t>Potential sources on the Kenai River mainstem</w:t>
            </w:r>
            <w:r w:rsidR="00430E3E">
              <w:rPr>
                <w:webHidden/>
              </w:rPr>
              <w:tab/>
            </w:r>
            <w:r w:rsidR="00430E3E">
              <w:rPr>
                <w:webHidden/>
              </w:rPr>
              <w:fldChar w:fldCharType="begin"/>
            </w:r>
            <w:r w:rsidR="00430E3E">
              <w:rPr>
                <w:webHidden/>
              </w:rPr>
              <w:instrText xml:space="preserve"> PAGEREF _Toc64271433 \h </w:instrText>
            </w:r>
            <w:r w:rsidR="00430E3E">
              <w:rPr>
                <w:webHidden/>
              </w:rPr>
            </w:r>
            <w:r w:rsidR="00430E3E">
              <w:rPr>
                <w:webHidden/>
              </w:rPr>
              <w:fldChar w:fldCharType="separate"/>
            </w:r>
            <w:r w:rsidR="00430E3E">
              <w:rPr>
                <w:webHidden/>
              </w:rPr>
              <w:t>10</w:t>
            </w:r>
            <w:r w:rsidR="00430E3E">
              <w:rPr>
                <w:webHidden/>
              </w:rPr>
              <w:fldChar w:fldCharType="end"/>
            </w:r>
          </w:hyperlink>
        </w:p>
        <w:p w14:paraId="7FF96B64" w14:textId="6545BA78" w:rsidR="00430E3E" w:rsidRDefault="000B2B23">
          <w:pPr>
            <w:pStyle w:val="TOC3"/>
            <w:rPr>
              <w:rFonts w:eastAsiaTheme="minorEastAsia" w:cstheme="minorBidi"/>
              <w:kern w:val="0"/>
              <w:sz w:val="22"/>
              <w:szCs w:val="22"/>
              <w:lang w:eastAsia="en-US"/>
            </w:rPr>
          </w:pPr>
          <w:hyperlink w:anchor="_Toc64271434"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_Toc64271434 \h </w:instrText>
            </w:r>
            <w:r w:rsidR="00430E3E">
              <w:rPr>
                <w:webHidden/>
              </w:rPr>
            </w:r>
            <w:r w:rsidR="00430E3E">
              <w:rPr>
                <w:webHidden/>
              </w:rPr>
              <w:fldChar w:fldCharType="separate"/>
            </w:r>
            <w:r w:rsidR="00430E3E">
              <w:rPr>
                <w:webHidden/>
              </w:rPr>
              <w:t>10</w:t>
            </w:r>
            <w:r w:rsidR="00430E3E">
              <w:rPr>
                <w:webHidden/>
              </w:rPr>
              <w:fldChar w:fldCharType="end"/>
            </w:r>
          </w:hyperlink>
        </w:p>
        <w:p w14:paraId="1E99DBAF" w14:textId="628640C3" w:rsidR="00430E3E" w:rsidRDefault="000B2B23">
          <w:pPr>
            <w:pStyle w:val="TOC1"/>
            <w:rPr>
              <w:rFonts w:eastAsiaTheme="minorEastAsia" w:cstheme="minorBidi"/>
              <w:b w:val="0"/>
              <w:caps w:val="0"/>
              <w:color w:val="auto"/>
              <w:kern w:val="0"/>
              <w:sz w:val="22"/>
              <w:szCs w:val="22"/>
              <w:lang w:eastAsia="en-US"/>
            </w:rPr>
          </w:pPr>
          <w:hyperlink w:anchor="_Toc64271435" w:history="1">
            <w:r w:rsidR="00430E3E" w:rsidRPr="00ED2DDE">
              <w:rPr>
                <w:rStyle w:val="Hyperlink"/>
              </w:rPr>
              <w:t>DISCUSSION</w:t>
            </w:r>
            <w:r w:rsidR="00430E3E">
              <w:rPr>
                <w:webHidden/>
              </w:rPr>
              <w:tab/>
            </w:r>
            <w:r w:rsidR="00430E3E">
              <w:rPr>
                <w:webHidden/>
              </w:rPr>
              <w:fldChar w:fldCharType="begin"/>
            </w:r>
            <w:r w:rsidR="00430E3E">
              <w:rPr>
                <w:webHidden/>
              </w:rPr>
              <w:instrText xml:space="preserve"> PAGEREF _Toc64271435 \h </w:instrText>
            </w:r>
            <w:r w:rsidR="00430E3E">
              <w:rPr>
                <w:webHidden/>
              </w:rPr>
            </w:r>
            <w:r w:rsidR="00430E3E">
              <w:rPr>
                <w:webHidden/>
              </w:rPr>
              <w:fldChar w:fldCharType="separate"/>
            </w:r>
            <w:r w:rsidR="00430E3E">
              <w:rPr>
                <w:webHidden/>
              </w:rPr>
              <w:t>11</w:t>
            </w:r>
            <w:r w:rsidR="00430E3E">
              <w:rPr>
                <w:webHidden/>
              </w:rPr>
              <w:fldChar w:fldCharType="end"/>
            </w:r>
          </w:hyperlink>
        </w:p>
        <w:p w14:paraId="0F8D81E6" w14:textId="465A8D00" w:rsidR="00430E3E" w:rsidRDefault="000B2B23">
          <w:pPr>
            <w:pStyle w:val="TOC2"/>
            <w:rPr>
              <w:rFonts w:eastAsiaTheme="minorEastAsia" w:cstheme="minorBidi"/>
              <w:kern w:val="0"/>
              <w:sz w:val="22"/>
              <w:szCs w:val="22"/>
              <w:lang w:eastAsia="en-US"/>
            </w:rPr>
          </w:pPr>
          <w:hyperlink w:anchor="_Toc64271436" w:history="1">
            <w:r w:rsidR="00430E3E" w:rsidRPr="00ED2DDE">
              <w:rPr>
                <w:rStyle w:val="Hyperlink"/>
              </w:rPr>
              <w:t>Copper and zinc sampling</w:t>
            </w:r>
            <w:r w:rsidR="00430E3E">
              <w:rPr>
                <w:webHidden/>
              </w:rPr>
              <w:tab/>
            </w:r>
            <w:r w:rsidR="00430E3E">
              <w:rPr>
                <w:webHidden/>
              </w:rPr>
              <w:fldChar w:fldCharType="begin"/>
            </w:r>
            <w:r w:rsidR="00430E3E">
              <w:rPr>
                <w:webHidden/>
              </w:rPr>
              <w:instrText xml:space="preserve"> PAGEREF _Toc64271436 \h </w:instrText>
            </w:r>
            <w:r w:rsidR="00430E3E">
              <w:rPr>
                <w:webHidden/>
              </w:rPr>
            </w:r>
            <w:r w:rsidR="00430E3E">
              <w:rPr>
                <w:webHidden/>
              </w:rPr>
              <w:fldChar w:fldCharType="separate"/>
            </w:r>
            <w:r w:rsidR="00430E3E">
              <w:rPr>
                <w:webHidden/>
              </w:rPr>
              <w:t>11</w:t>
            </w:r>
            <w:r w:rsidR="00430E3E">
              <w:rPr>
                <w:webHidden/>
              </w:rPr>
              <w:fldChar w:fldCharType="end"/>
            </w:r>
          </w:hyperlink>
        </w:p>
        <w:p w14:paraId="42BD064F" w14:textId="183354E2" w:rsidR="00430E3E" w:rsidRDefault="000B2B23">
          <w:pPr>
            <w:pStyle w:val="TOC3"/>
            <w:rPr>
              <w:rFonts w:eastAsiaTheme="minorEastAsia" w:cstheme="minorBidi"/>
              <w:kern w:val="0"/>
              <w:sz w:val="22"/>
              <w:szCs w:val="22"/>
              <w:lang w:eastAsia="en-US"/>
            </w:rPr>
          </w:pPr>
          <w:hyperlink w:anchor="_Toc64271437" w:history="1">
            <w:r w:rsidR="00430E3E" w:rsidRPr="00ED2DDE">
              <w:rPr>
                <w:rStyle w:val="Hyperlink"/>
              </w:rPr>
              <w:t>Copper</w:t>
            </w:r>
            <w:r w:rsidR="00430E3E">
              <w:rPr>
                <w:webHidden/>
              </w:rPr>
              <w:tab/>
            </w:r>
            <w:r w:rsidR="00430E3E">
              <w:rPr>
                <w:webHidden/>
              </w:rPr>
              <w:fldChar w:fldCharType="begin"/>
            </w:r>
            <w:r w:rsidR="00430E3E">
              <w:rPr>
                <w:webHidden/>
              </w:rPr>
              <w:instrText xml:space="preserve"> PAGEREF _Toc64271437 \h </w:instrText>
            </w:r>
            <w:r w:rsidR="00430E3E">
              <w:rPr>
                <w:webHidden/>
              </w:rPr>
            </w:r>
            <w:r w:rsidR="00430E3E">
              <w:rPr>
                <w:webHidden/>
              </w:rPr>
              <w:fldChar w:fldCharType="separate"/>
            </w:r>
            <w:r w:rsidR="00430E3E">
              <w:rPr>
                <w:webHidden/>
              </w:rPr>
              <w:t>11</w:t>
            </w:r>
            <w:r w:rsidR="00430E3E">
              <w:rPr>
                <w:webHidden/>
              </w:rPr>
              <w:fldChar w:fldCharType="end"/>
            </w:r>
          </w:hyperlink>
        </w:p>
        <w:p w14:paraId="68A7CF8D" w14:textId="55D2569B" w:rsidR="00430E3E" w:rsidRDefault="000B2B23">
          <w:pPr>
            <w:pStyle w:val="TOC3"/>
            <w:rPr>
              <w:rFonts w:eastAsiaTheme="minorEastAsia" w:cstheme="minorBidi"/>
              <w:kern w:val="0"/>
              <w:sz w:val="22"/>
              <w:szCs w:val="22"/>
              <w:lang w:eastAsia="en-US"/>
            </w:rPr>
          </w:pPr>
          <w:hyperlink w:anchor="_Toc64271438" w:history="1">
            <w:r w:rsidR="00430E3E" w:rsidRPr="00ED2DDE">
              <w:rPr>
                <w:rStyle w:val="Hyperlink"/>
              </w:rPr>
              <w:t>Zinc</w:t>
            </w:r>
            <w:r w:rsidR="00430E3E">
              <w:rPr>
                <w:webHidden/>
              </w:rPr>
              <w:tab/>
            </w:r>
            <w:r w:rsidR="00430E3E">
              <w:rPr>
                <w:webHidden/>
              </w:rPr>
              <w:fldChar w:fldCharType="begin"/>
            </w:r>
            <w:r w:rsidR="00430E3E">
              <w:rPr>
                <w:webHidden/>
              </w:rPr>
              <w:instrText xml:space="preserve"> PAGEREF _Toc64271438 \h </w:instrText>
            </w:r>
            <w:r w:rsidR="00430E3E">
              <w:rPr>
                <w:webHidden/>
              </w:rPr>
            </w:r>
            <w:r w:rsidR="00430E3E">
              <w:rPr>
                <w:webHidden/>
              </w:rPr>
              <w:fldChar w:fldCharType="separate"/>
            </w:r>
            <w:r w:rsidR="00430E3E">
              <w:rPr>
                <w:webHidden/>
              </w:rPr>
              <w:t>11</w:t>
            </w:r>
            <w:r w:rsidR="00430E3E">
              <w:rPr>
                <w:webHidden/>
              </w:rPr>
              <w:fldChar w:fldCharType="end"/>
            </w:r>
          </w:hyperlink>
        </w:p>
        <w:p w14:paraId="08D23FAC" w14:textId="245832E6" w:rsidR="00430E3E" w:rsidRDefault="000B2B23">
          <w:pPr>
            <w:pStyle w:val="TOC3"/>
            <w:rPr>
              <w:rFonts w:eastAsiaTheme="minorEastAsia" w:cstheme="minorBidi"/>
              <w:kern w:val="0"/>
              <w:sz w:val="22"/>
              <w:szCs w:val="22"/>
              <w:lang w:eastAsia="en-US"/>
            </w:rPr>
          </w:pPr>
          <w:hyperlink w:anchor="_Toc64271439" w:history="1">
            <w:r w:rsidR="00430E3E" w:rsidRPr="00ED2DDE">
              <w:rPr>
                <w:rStyle w:val="Hyperlink"/>
              </w:rPr>
              <w:t>Variation among replicate samples</w:t>
            </w:r>
            <w:r w:rsidR="00430E3E">
              <w:rPr>
                <w:webHidden/>
              </w:rPr>
              <w:tab/>
            </w:r>
            <w:r w:rsidR="00430E3E">
              <w:rPr>
                <w:webHidden/>
              </w:rPr>
              <w:fldChar w:fldCharType="begin"/>
            </w:r>
            <w:r w:rsidR="00430E3E">
              <w:rPr>
                <w:webHidden/>
              </w:rPr>
              <w:instrText xml:space="preserve"> PAGEREF _Toc64271439 \h </w:instrText>
            </w:r>
            <w:r w:rsidR="00430E3E">
              <w:rPr>
                <w:webHidden/>
              </w:rPr>
            </w:r>
            <w:r w:rsidR="00430E3E">
              <w:rPr>
                <w:webHidden/>
              </w:rPr>
              <w:fldChar w:fldCharType="separate"/>
            </w:r>
            <w:r w:rsidR="00430E3E">
              <w:rPr>
                <w:webHidden/>
              </w:rPr>
              <w:t>12</w:t>
            </w:r>
            <w:r w:rsidR="00430E3E">
              <w:rPr>
                <w:webHidden/>
              </w:rPr>
              <w:fldChar w:fldCharType="end"/>
            </w:r>
          </w:hyperlink>
        </w:p>
        <w:p w14:paraId="04E16F19" w14:textId="147EE6C2" w:rsidR="00430E3E" w:rsidRDefault="000B2B23">
          <w:pPr>
            <w:pStyle w:val="TOC3"/>
            <w:rPr>
              <w:rFonts w:eastAsiaTheme="minorEastAsia" w:cstheme="minorBidi"/>
              <w:kern w:val="0"/>
              <w:sz w:val="22"/>
              <w:szCs w:val="22"/>
              <w:lang w:eastAsia="en-US"/>
            </w:rPr>
          </w:pPr>
          <w:hyperlink w:anchor="_Toc64271440" w:history="1">
            <w:r w:rsidR="00430E3E" w:rsidRPr="00ED2DDE">
              <w:rPr>
                <w:rStyle w:val="Hyperlink"/>
              </w:rPr>
              <w:t>Potential Drivers of copper and zinc exceedances</w:t>
            </w:r>
            <w:r w:rsidR="00430E3E">
              <w:rPr>
                <w:webHidden/>
              </w:rPr>
              <w:tab/>
            </w:r>
            <w:r w:rsidR="00430E3E">
              <w:rPr>
                <w:webHidden/>
              </w:rPr>
              <w:fldChar w:fldCharType="begin"/>
            </w:r>
            <w:r w:rsidR="00430E3E">
              <w:rPr>
                <w:webHidden/>
              </w:rPr>
              <w:instrText xml:space="preserve"> PAGEREF _Toc64271440 \h </w:instrText>
            </w:r>
            <w:r w:rsidR="00430E3E">
              <w:rPr>
                <w:webHidden/>
              </w:rPr>
            </w:r>
            <w:r w:rsidR="00430E3E">
              <w:rPr>
                <w:webHidden/>
              </w:rPr>
              <w:fldChar w:fldCharType="separate"/>
            </w:r>
            <w:r w:rsidR="00430E3E">
              <w:rPr>
                <w:webHidden/>
              </w:rPr>
              <w:t>12</w:t>
            </w:r>
            <w:r w:rsidR="00430E3E">
              <w:rPr>
                <w:webHidden/>
              </w:rPr>
              <w:fldChar w:fldCharType="end"/>
            </w:r>
          </w:hyperlink>
        </w:p>
        <w:p w14:paraId="576FBBBE" w14:textId="4ECCC495" w:rsidR="00430E3E" w:rsidRDefault="000B2B23">
          <w:pPr>
            <w:pStyle w:val="TOC3"/>
            <w:rPr>
              <w:rFonts w:eastAsiaTheme="minorEastAsia" w:cstheme="minorBidi"/>
              <w:kern w:val="0"/>
              <w:sz w:val="22"/>
              <w:szCs w:val="22"/>
              <w:lang w:eastAsia="en-US"/>
            </w:rPr>
          </w:pPr>
          <w:hyperlink w:anchor="_Toc64271441" w:history="1">
            <w:r w:rsidR="00430E3E" w:rsidRPr="00ED2DDE">
              <w:rPr>
                <w:rStyle w:val="Hyperlink"/>
              </w:rPr>
              <w:t>Mapping potential sources of copper and zinc</w:t>
            </w:r>
            <w:r w:rsidR="00430E3E">
              <w:rPr>
                <w:webHidden/>
              </w:rPr>
              <w:tab/>
            </w:r>
            <w:r w:rsidR="00430E3E">
              <w:rPr>
                <w:webHidden/>
              </w:rPr>
              <w:fldChar w:fldCharType="begin"/>
            </w:r>
            <w:r w:rsidR="00430E3E">
              <w:rPr>
                <w:webHidden/>
              </w:rPr>
              <w:instrText xml:space="preserve"> PAGEREF _Toc64271441 \h </w:instrText>
            </w:r>
            <w:r w:rsidR="00430E3E">
              <w:rPr>
                <w:webHidden/>
              </w:rPr>
            </w:r>
            <w:r w:rsidR="00430E3E">
              <w:rPr>
                <w:webHidden/>
              </w:rPr>
              <w:fldChar w:fldCharType="separate"/>
            </w:r>
            <w:r w:rsidR="00430E3E">
              <w:rPr>
                <w:webHidden/>
              </w:rPr>
              <w:t>13</w:t>
            </w:r>
            <w:r w:rsidR="00430E3E">
              <w:rPr>
                <w:webHidden/>
              </w:rPr>
              <w:fldChar w:fldCharType="end"/>
            </w:r>
          </w:hyperlink>
        </w:p>
        <w:p w14:paraId="7482418F" w14:textId="6D5F16AD" w:rsidR="00430E3E" w:rsidRDefault="000B2B23">
          <w:pPr>
            <w:pStyle w:val="TOC3"/>
            <w:rPr>
              <w:rFonts w:eastAsiaTheme="minorEastAsia" w:cstheme="minorBidi"/>
              <w:kern w:val="0"/>
              <w:sz w:val="22"/>
              <w:szCs w:val="22"/>
              <w:lang w:eastAsia="en-US"/>
            </w:rPr>
          </w:pPr>
          <w:hyperlink w:anchor="_Toc64271442" w:history="1">
            <w:r w:rsidR="00430E3E" w:rsidRPr="00ED2DDE">
              <w:rPr>
                <w:rStyle w:val="Hyperlink"/>
              </w:rPr>
              <w:t>Potential sources on the Kenai River</w:t>
            </w:r>
            <w:r w:rsidR="00430E3E">
              <w:rPr>
                <w:webHidden/>
              </w:rPr>
              <w:tab/>
            </w:r>
            <w:r w:rsidR="00430E3E">
              <w:rPr>
                <w:webHidden/>
              </w:rPr>
              <w:fldChar w:fldCharType="begin"/>
            </w:r>
            <w:r w:rsidR="00430E3E">
              <w:rPr>
                <w:webHidden/>
              </w:rPr>
              <w:instrText xml:space="preserve"> PAGEREF _Toc64271442 \h </w:instrText>
            </w:r>
            <w:r w:rsidR="00430E3E">
              <w:rPr>
                <w:webHidden/>
              </w:rPr>
            </w:r>
            <w:r w:rsidR="00430E3E">
              <w:rPr>
                <w:webHidden/>
              </w:rPr>
              <w:fldChar w:fldCharType="separate"/>
            </w:r>
            <w:r w:rsidR="00430E3E">
              <w:rPr>
                <w:webHidden/>
              </w:rPr>
              <w:t>13</w:t>
            </w:r>
            <w:r w:rsidR="00430E3E">
              <w:rPr>
                <w:webHidden/>
              </w:rPr>
              <w:fldChar w:fldCharType="end"/>
            </w:r>
          </w:hyperlink>
        </w:p>
        <w:p w14:paraId="441A0D79" w14:textId="7F634592" w:rsidR="00430E3E" w:rsidRDefault="000B2B23">
          <w:pPr>
            <w:pStyle w:val="TOC3"/>
            <w:rPr>
              <w:rFonts w:eastAsiaTheme="minorEastAsia" w:cstheme="minorBidi"/>
              <w:kern w:val="0"/>
              <w:sz w:val="22"/>
              <w:szCs w:val="22"/>
              <w:lang w:eastAsia="en-US"/>
            </w:rPr>
          </w:pPr>
          <w:hyperlink w:anchor="_Toc64271443" w:history="1">
            <w:r w:rsidR="00430E3E" w:rsidRPr="00ED2DDE">
              <w:rPr>
                <w:rStyle w:val="Hyperlink"/>
              </w:rPr>
              <w:t>Potential sources throughout the Kenai River watershed</w:t>
            </w:r>
            <w:r w:rsidR="00430E3E">
              <w:rPr>
                <w:webHidden/>
              </w:rPr>
              <w:tab/>
            </w:r>
            <w:r w:rsidR="00430E3E">
              <w:rPr>
                <w:webHidden/>
              </w:rPr>
              <w:fldChar w:fldCharType="begin"/>
            </w:r>
            <w:r w:rsidR="00430E3E">
              <w:rPr>
                <w:webHidden/>
              </w:rPr>
              <w:instrText xml:space="preserve"> PAGEREF _Toc64271443 \h </w:instrText>
            </w:r>
            <w:r w:rsidR="00430E3E">
              <w:rPr>
                <w:webHidden/>
              </w:rPr>
            </w:r>
            <w:r w:rsidR="00430E3E">
              <w:rPr>
                <w:webHidden/>
              </w:rPr>
              <w:fldChar w:fldCharType="separate"/>
            </w:r>
            <w:r w:rsidR="00430E3E">
              <w:rPr>
                <w:webHidden/>
              </w:rPr>
              <w:t>14</w:t>
            </w:r>
            <w:r w:rsidR="00430E3E">
              <w:rPr>
                <w:webHidden/>
              </w:rPr>
              <w:fldChar w:fldCharType="end"/>
            </w:r>
          </w:hyperlink>
        </w:p>
        <w:p w14:paraId="3683C4FB" w14:textId="3501DB9D" w:rsidR="00430E3E" w:rsidRDefault="000B2B23">
          <w:pPr>
            <w:pStyle w:val="TOC1"/>
            <w:rPr>
              <w:rFonts w:eastAsiaTheme="minorEastAsia" w:cstheme="minorBidi"/>
              <w:b w:val="0"/>
              <w:caps w:val="0"/>
              <w:color w:val="auto"/>
              <w:kern w:val="0"/>
              <w:sz w:val="22"/>
              <w:szCs w:val="22"/>
              <w:lang w:eastAsia="en-US"/>
            </w:rPr>
          </w:pPr>
          <w:hyperlink w:anchor="_Toc64271444" w:history="1">
            <w:r w:rsidR="00430E3E" w:rsidRPr="00ED2DDE">
              <w:rPr>
                <w:rStyle w:val="Hyperlink"/>
              </w:rPr>
              <w:t>CONCLUSION</w:t>
            </w:r>
            <w:r w:rsidR="00430E3E">
              <w:rPr>
                <w:webHidden/>
              </w:rPr>
              <w:tab/>
            </w:r>
            <w:r w:rsidR="00430E3E">
              <w:rPr>
                <w:webHidden/>
              </w:rPr>
              <w:fldChar w:fldCharType="begin"/>
            </w:r>
            <w:r w:rsidR="00430E3E">
              <w:rPr>
                <w:webHidden/>
              </w:rPr>
              <w:instrText xml:space="preserve"> PAGEREF _Toc64271444 \h </w:instrText>
            </w:r>
            <w:r w:rsidR="00430E3E">
              <w:rPr>
                <w:webHidden/>
              </w:rPr>
            </w:r>
            <w:r w:rsidR="00430E3E">
              <w:rPr>
                <w:webHidden/>
              </w:rPr>
              <w:fldChar w:fldCharType="separate"/>
            </w:r>
            <w:r w:rsidR="00430E3E">
              <w:rPr>
                <w:webHidden/>
              </w:rPr>
              <w:t>14</w:t>
            </w:r>
            <w:r w:rsidR="00430E3E">
              <w:rPr>
                <w:webHidden/>
              </w:rPr>
              <w:fldChar w:fldCharType="end"/>
            </w:r>
          </w:hyperlink>
        </w:p>
        <w:p w14:paraId="7828ABD8" w14:textId="37FAD290" w:rsidR="00430E3E" w:rsidRDefault="000B2B23">
          <w:pPr>
            <w:pStyle w:val="TOC3"/>
            <w:rPr>
              <w:rFonts w:eastAsiaTheme="minorEastAsia" w:cstheme="minorBidi"/>
              <w:kern w:val="0"/>
              <w:sz w:val="22"/>
              <w:szCs w:val="22"/>
              <w:lang w:eastAsia="en-US"/>
            </w:rPr>
          </w:pPr>
          <w:hyperlink w:anchor="_Toc64271445" w:history="1">
            <w:r w:rsidR="00430E3E" w:rsidRPr="00ED2DDE">
              <w:rPr>
                <w:rStyle w:val="Hyperlink"/>
              </w:rPr>
              <w:t>From information to action</w:t>
            </w:r>
            <w:r w:rsidR="00430E3E">
              <w:rPr>
                <w:webHidden/>
              </w:rPr>
              <w:tab/>
            </w:r>
            <w:r w:rsidR="00430E3E">
              <w:rPr>
                <w:webHidden/>
              </w:rPr>
              <w:fldChar w:fldCharType="begin"/>
            </w:r>
            <w:r w:rsidR="00430E3E">
              <w:rPr>
                <w:webHidden/>
              </w:rPr>
              <w:instrText xml:space="preserve"> PAGEREF _Toc64271445 \h </w:instrText>
            </w:r>
            <w:r w:rsidR="00430E3E">
              <w:rPr>
                <w:webHidden/>
              </w:rPr>
            </w:r>
            <w:r w:rsidR="00430E3E">
              <w:rPr>
                <w:webHidden/>
              </w:rPr>
              <w:fldChar w:fldCharType="separate"/>
            </w:r>
            <w:r w:rsidR="00430E3E">
              <w:rPr>
                <w:webHidden/>
              </w:rPr>
              <w:t>15</w:t>
            </w:r>
            <w:r w:rsidR="00430E3E">
              <w:rPr>
                <w:webHidden/>
              </w:rPr>
              <w:fldChar w:fldCharType="end"/>
            </w:r>
          </w:hyperlink>
        </w:p>
        <w:p w14:paraId="4B55756E" w14:textId="1952B45A" w:rsidR="00430E3E" w:rsidRDefault="000B2B23">
          <w:pPr>
            <w:pStyle w:val="TOC1"/>
            <w:rPr>
              <w:rFonts w:eastAsiaTheme="minorEastAsia" w:cstheme="minorBidi"/>
              <w:b w:val="0"/>
              <w:caps w:val="0"/>
              <w:color w:val="auto"/>
              <w:kern w:val="0"/>
              <w:sz w:val="22"/>
              <w:szCs w:val="22"/>
              <w:lang w:eastAsia="en-US"/>
            </w:rPr>
          </w:pPr>
          <w:hyperlink w:anchor="_Toc64271446" w:history="1">
            <w:r w:rsidR="00430E3E" w:rsidRPr="00ED2DDE">
              <w:rPr>
                <w:rStyle w:val="Hyperlink"/>
              </w:rPr>
              <w:t>Data availability</w:t>
            </w:r>
            <w:r w:rsidR="00430E3E">
              <w:rPr>
                <w:webHidden/>
              </w:rPr>
              <w:tab/>
            </w:r>
            <w:r w:rsidR="00430E3E">
              <w:rPr>
                <w:webHidden/>
              </w:rPr>
              <w:fldChar w:fldCharType="begin"/>
            </w:r>
            <w:r w:rsidR="00430E3E">
              <w:rPr>
                <w:webHidden/>
              </w:rPr>
              <w:instrText xml:space="preserve"> PAGEREF _Toc64271446 \h </w:instrText>
            </w:r>
            <w:r w:rsidR="00430E3E">
              <w:rPr>
                <w:webHidden/>
              </w:rPr>
            </w:r>
            <w:r w:rsidR="00430E3E">
              <w:rPr>
                <w:webHidden/>
              </w:rPr>
              <w:fldChar w:fldCharType="separate"/>
            </w:r>
            <w:r w:rsidR="00430E3E">
              <w:rPr>
                <w:webHidden/>
              </w:rPr>
              <w:t>15</w:t>
            </w:r>
            <w:r w:rsidR="00430E3E">
              <w:rPr>
                <w:webHidden/>
              </w:rPr>
              <w:fldChar w:fldCharType="end"/>
            </w:r>
          </w:hyperlink>
        </w:p>
        <w:p w14:paraId="2886CF75" w14:textId="0107E6AE" w:rsidR="00430E3E" w:rsidRDefault="000B2B23">
          <w:pPr>
            <w:pStyle w:val="TOC1"/>
            <w:rPr>
              <w:rFonts w:eastAsiaTheme="minorEastAsia" w:cstheme="minorBidi"/>
              <w:b w:val="0"/>
              <w:caps w:val="0"/>
              <w:color w:val="auto"/>
              <w:kern w:val="0"/>
              <w:sz w:val="22"/>
              <w:szCs w:val="22"/>
              <w:lang w:eastAsia="en-US"/>
            </w:rPr>
          </w:pPr>
          <w:hyperlink w:anchor="_Toc64271447" w:history="1">
            <w:r w:rsidR="00430E3E" w:rsidRPr="00ED2DDE">
              <w:rPr>
                <w:rStyle w:val="Hyperlink"/>
              </w:rPr>
              <w:t>References</w:t>
            </w:r>
            <w:r w:rsidR="00430E3E">
              <w:rPr>
                <w:webHidden/>
              </w:rPr>
              <w:tab/>
            </w:r>
            <w:r w:rsidR="00430E3E">
              <w:rPr>
                <w:webHidden/>
              </w:rPr>
              <w:fldChar w:fldCharType="begin"/>
            </w:r>
            <w:r w:rsidR="00430E3E">
              <w:rPr>
                <w:webHidden/>
              </w:rPr>
              <w:instrText xml:space="preserve"> PAGEREF _Toc64271447 \h </w:instrText>
            </w:r>
            <w:r w:rsidR="00430E3E">
              <w:rPr>
                <w:webHidden/>
              </w:rPr>
            </w:r>
            <w:r w:rsidR="00430E3E">
              <w:rPr>
                <w:webHidden/>
              </w:rPr>
              <w:fldChar w:fldCharType="separate"/>
            </w:r>
            <w:r w:rsidR="00430E3E">
              <w:rPr>
                <w:webHidden/>
              </w:rPr>
              <w:t>16</w:t>
            </w:r>
            <w:r w:rsidR="00430E3E">
              <w:rPr>
                <w:webHidden/>
              </w:rPr>
              <w:fldChar w:fldCharType="end"/>
            </w:r>
          </w:hyperlink>
        </w:p>
        <w:p w14:paraId="56D194D1" w14:textId="26FB7D6C" w:rsidR="00430E3E" w:rsidRDefault="000B2B23">
          <w:pPr>
            <w:pStyle w:val="TOC1"/>
            <w:rPr>
              <w:rFonts w:eastAsiaTheme="minorEastAsia" w:cstheme="minorBidi"/>
              <w:b w:val="0"/>
              <w:caps w:val="0"/>
              <w:color w:val="auto"/>
              <w:kern w:val="0"/>
              <w:sz w:val="22"/>
              <w:szCs w:val="22"/>
              <w:lang w:eastAsia="en-US"/>
            </w:rPr>
          </w:pPr>
          <w:hyperlink w:anchor="_Toc64271448" w:history="1">
            <w:r w:rsidR="00430E3E" w:rsidRPr="00ED2DDE">
              <w:rPr>
                <w:rStyle w:val="Hyperlink"/>
              </w:rPr>
              <w:t>appendix a: figures</w:t>
            </w:r>
            <w:r w:rsidR="00430E3E">
              <w:rPr>
                <w:webHidden/>
              </w:rPr>
              <w:tab/>
            </w:r>
            <w:r w:rsidR="00430E3E">
              <w:rPr>
                <w:webHidden/>
              </w:rPr>
              <w:fldChar w:fldCharType="begin"/>
            </w:r>
            <w:r w:rsidR="00430E3E">
              <w:rPr>
                <w:webHidden/>
              </w:rPr>
              <w:instrText xml:space="preserve"> PAGEREF _Toc64271448 \h </w:instrText>
            </w:r>
            <w:r w:rsidR="00430E3E">
              <w:rPr>
                <w:webHidden/>
              </w:rPr>
            </w:r>
            <w:r w:rsidR="00430E3E">
              <w:rPr>
                <w:webHidden/>
              </w:rPr>
              <w:fldChar w:fldCharType="separate"/>
            </w:r>
            <w:r w:rsidR="00430E3E">
              <w:rPr>
                <w:webHidden/>
              </w:rPr>
              <w:t>17</w:t>
            </w:r>
            <w:r w:rsidR="00430E3E">
              <w:rPr>
                <w:webHidden/>
              </w:rPr>
              <w:fldChar w:fldCharType="end"/>
            </w:r>
          </w:hyperlink>
        </w:p>
        <w:p w14:paraId="4147038C" w14:textId="36109B51" w:rsidR="00430E3E" w:rsidRDefault="000B2B23">
          <w:pPr>
            <w:pStyle w:val="TOC1"/>
            <w:rPr>
              <w:rFonts w:eastAsiaTheme="minorEastAsia" w:cstheme="minorBidi"/>
              <w:b w:val="0"/>
              <w:caps w:val="0"/>
              <w:color w:val="auto"/>
              <w:kern w:val="0"/>
              <w:sz w:val="22"/>
              <w:szCs w:val="22"/>
              <w:lang w:eastAsia="en-US"/>
            </w:rPr>
          </w:pPr>
          <w:hyperlink w:anchor="_Toc64271449" w:history="1">
            <w:r w:rsidR="00430E3E" w:rsidRPr="00ED2DDE">
              <w:rPr>
                <w:rStyle w:val="Hyperlink"/>
              </w:rPr>
              <w:t>appendix B: Tables</w:t>
            </w:r>
            <w:r w:rsidR="00430E3E">
              <w:rPr>
                <w:webHidden/>
              </w:rPr>
              <w:tab/>
            </w:r>
            <w:r w:rsidR="00430E3E">
              <w:rPr>
                <w:webHidden/>
              </w:rPr>
              <w:fldChar w:fldCharType="begin"/>
            </w:r>
            <w:r w:rsidR="00430E3E">
              <w:rPr>
                <w:webHidden/>
              </w:rPr>
              <w:instrText xml:space="preserve"> PAGEREF _Toc64271449 \h </w:instrText>
            </w:r>
            <w:r w:rsidR="00430E3E">
              <w:rPr>
                <w:webHidden/>
              </w:rPr>
            </w:r>
            <w:r w:rsidR="00430E3E">
              <w:rPr>
                <w:webHidden/>
              </w:rPr>
              <w:fldChar w:fldCharType="separate"/>
            </w:r>
            <w:r w:rsidR="00430E3E">
              <w:rPr>
                <w:webHidden/>
              </w:rPr>
              <w:t>23</w:t>
            </w:r>
            <w:r w:rsidR="00430E3E">
              <w:rPr>
                <w:webHidden/>
              </w:rPr>
              <w:fldChar w:fldCharType="end"/>
            </w:r>
          </w:hyperlink>
        </w:p>
        <w:p w14:paraId="2D410F6C" w14:textId="565A9B28"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1A4D6ABB" w14:textId="7B954474" w:rsidR="003B4EC2" w:rsidRDefault="003B4EC2" w:rsidP="005505C8">
      <w:pPr>
        <w:pStyle w:val="Heading1"/>
      </w:pPr>
    </w:p>
    <w:p w14:paraId="2704587C" w14:textId="77777777" w:rsidR="005758E6" w:rsidRDefault="006428B4" w:rsidP="005758E6">
      <w:pPr>
        <w:pStyle w:val="Heading1"/>
      </w:pPr>
      <w:bookmarkStart w:id="0" w:name="_Toc64271413"/>
      <w:r>
        <w:t>list</w:t>
      </w:r>
      <w:r w:rsidR="005505C8">
        <w:t xml:space="preserve"> of </w:t>
      </w:r>
      <w:r w:rsidR="005758E6">
        <w:t>figures</w:t>
      </w:r>
      <w:bookmarkEnd w:id="0"/>
    </w:p>
    <w:p w14:paraId="6CC34AA3" w14:textId="77777777" w:rsidR="005758E6" w:rsidRPr="005758E6" w:rsidRDefault="005758E6" w:rsidP="005758E6"/>
    <w:p w14:paraId="6FC86C3F" w14:textId="146A0C60" w:rsidR="00675E59" w:rsidRDefault="00514749">
      <w:pPr>
        <w:pStyle w:val="TableofFigures"/>
        <w:tabs>
          <w:tab w:val="right" w:leader="dot" w:pos="10070"/>
        </w:tabs>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57830637" w:history="1">
        <w:r w:rsidR="00675E59" w:rsidRPr="00D7495B">
          <w:rPr>
            <w:rStyle w:val="Hyperlink"/>
            <w:noProof/>
          </w:rPr>
          <w:t>Figure 1. Division of the Kenai River watershed (lower, middle, and upper Kenai River)</w:t>
        </w:r>
        <w:r w:rsidR="00675E59">
          <w:rPr>
            <w:noProof/>
            <w:webHidden/>
          </w:rPr>
          <w:tab/>
        </w:r>
        <w:r w:rsidR="00675E59">
          <w:rPr>
            <w:noProof/>
            <w:webHidden/>
          </w:rPr>
          <w:fldChar w:fldCharType="begin"/>
        </w:r>
        <w:r w:rsidR="00675E59">
          <w:rPr>
            <w:noProof/>
            <w:webHidden/>
          </w:rPr>
          <w:instrText xml:space="preserve"> PAGEREF _Toc57830637 \h </w:instrText>
        </w:r>
        <w:r w:rsidR="00675E59">
          <w:rPr>
            <w:noProof/>
            <w:webHidden/>
          </w:rPr>
        </w:r>
        <w:r w:rsidR="00675E59">
          <w:rPr>
            <w:noProof/>
            <w:webHidden/>
          </w:rPr>
          <w:fldChar w:fldCharType="separate"/>
        </w:r>
        <w:r w:rsidR="00675E59">
          <w:rPr>
            <w:noProof/>
            <w:webHidden/>
          </w:rPr>
          <w:t>15</w:t>
        </w:r>
        <w:r w:rsidR="00675E59">
          <w:rPr>
            <w:noProof/>
            <w:webHidden/>
          </w:rPr>
          <w:fldChar w:fldCharType="end"/>
        </w:r>
      </w:hyperlink>
    </w:p>
    <w:p w14:paraId="76EDA8D1" w14:textId="785BA6A2"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38" w:history="1">
        <w:r w:rsidR="00675E59" w:rsidRPr="00D7495B">
          <w:rPr>
            <w:rStyle w:val="Hyperlink"/>
            <w:noProof/>
          </w:rPr>
          <w:t>Figure 2.</w:t>
        </w:r>
        <w:r w:rsidR="00C64020">
          <w:rPr>
            <w:rStyle w:val="Hyperlink"/>
            <w:noProof/>
          </w:rPr>
          <w:t xml:space="preserve"> 2019-2020 sampling locations</w:t>
        </w:r>
        <w:r w:rsidR="00675E59">
          <w:rPr>
            <w:noProof/>
            <w:webHidden/>
          </w:rPr>
          <w:tab/>
        </w:r>
        <w:r w:rsidR="00675E59">
          <w:rPr>
            <w:noProof/>
            <w:webHidden/>
          </w:rPr>
          <w:fldChar w:fldCharType="begin"/>
        </w:r>
        <w:r w:rsidR="00675E59">
          <w:rPr>
            <w:noProof/>
            <w:webHidden/>
          </w:rPr>
          <w:instrText xml:space="preserve"> PAGEREF _Toc57830638 \h </w:instrText>
        </w:r>
        <w:r w:rsidR="00675E59">
          <w:rPr>
            <w:noProof/>
            <w:webHidden/>
          </w:rPr>
        </w:r>
        <w:r w:rsidR="00675E59">
          <w:rPr>
            <w:noProof/>
            <w:webHidden/>
          </w:rPr>
          <w:fldChar w:fldCharType="separate"/>
        </w:r>
        <w:r w:rsidR="00675E59">
          <w:rPr>
            <w:noProof/>
            <w:webHidden/>
          </w:rPr>
          <w:t>16</w:t>
        </w:r>
        <w:r w:rsidR="00675E59">
          <w:rPr>
            <w:noProof/>
            <w:webHidden/>
          </w:rPr>
          <w:fldChar w:fldCharType="end"/>
        </w:r>
      </w:hyperlink>
    </w:p>
    <w:p w14:paraId="1672448D" w14:textId="52147286"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39" w:history="1">
        <w:r w:rsidR="00C64020">
          <w:rPr>
            <w:rStyle w:val="Hyperlink"/>
            <w:noProof/>
          </w:rPr>
          <w:t>Figure 3. Kenai River m</w:t>
        </w:r>
        <w:r w:rsidR="00675E59" w:rsidRPr="00D7495B">
          <w:rPr>
            <w:rStyle w:val="Hyperlink"/>
            <w:noProof/>
          </w:rPr>
          <w:t>ainstem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_Toc57830639 \h </w:instrText>
        </w:r>
        <w:r w:rsidR="00675E59">
          <w:rPr>
            <w:noProof/>
            <w:webHidden/>
          </w:rPr>
        </w:r>
        <w:r w:rsidR="00675E59">
          <w:rPr>
            <w:noProof/>
            <w:webHidden/>
          </w:rPr>
          <w:fldChar w:fldCharType="separate"/>
        </w:r>
        <w:r w:rsidR="00675E59">
          <w:rPr>
            <w:noProof/>
            <w:webHidden/>
          </w:rPr>
          <w:t>17</w:t>
        </w:r>
        <w:r w:rsidR="00675E59">
          <w:rPr>
            <w:noProof/>
            <w:webHidden/>
          </w:rPr>
          <w:fldChar w:fldCharType="end"/>
        </w:r>
      </w:hyperlink>
    </w:p>
    <w:p w14:paraId="38BC9AFB" w14:textId="68B84B24"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0" w:history="1">
        <w:r w:rsidR="00C64020">
          <w:rPr>
            <w:rStyle w:val="Hyperlink"/>
            <w:noProof/>
          </w:rPr>
          <w:t>Figure 4. Kenai R</w:t>
        </w:r>
        <w:r w:rsidR="00675E59" w:rsidRPr="00D7495B">
          <w:rPr>
            <w:rStyle w:val="Hyperlink"/>
            <w:noProof/>
          </w:rPr>
          <w:t>iver tributary sites copper concentrations and criterion values.</w:t>
        </w:r>
        <w:r w:rsidR="00675E59">
          <w:rPr>
            <w:noProof/>
            <w:webHidden/>
          </w:rPr>
          <w:tab/>
        </w:r>
        <w:r w:rsidR="00675E59">
          <w:rPr>
            <w:noProof/>
            <w:webHidden/>
          </w:rPr>
          <w:fldChar w:fldCharType="begin"/>
        </w:r>
        <w:r w:rsidR="00675E59">
          <w:rPr>
            <w:noProof/>
            <w:webHidden/>
          </w:rPr>
          <w:instrText xml:space="preserve"> PAGEREF _Toc57830640 \h </w:instrText>
        </w:r>
        <w:r w:rsidR="00675E59">
          <w:rPr>
            <w:noProof/>
            <w:webHidden/>
          </w:rPr>
        </w:r>
        <w:r w:rsidR="00675E59">
          <w:rPr>
            <w:noProof/>
            <w:webHidden/>
          </w:rPr>
          <w:fldChar w:fldCharType="separate"/>
        </w:r>
        <w:r w:rsidR="00675E59">
          <w:rPr>
            <w:noProof/>
            <w:webHidden/>
          </w:rPr>
          <w:t>18</w:t>
        </w:r>
        <w:r w:rsidR="00675E59">
          <w:rPr>
            <w:noProof/>
            <w:webHidden/>
          </w:rPr>
          <w:fldChar w:fldCharType="end"/>
        </w:r>
      </w:hyperlink>
    </w:p>
    <w:p w14:paraId="36926D25" w14:textId="59DC696E"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1" w:history="1">
        <w:r w:rsidR="00C64020">
          <w:rPr>
            <w:rStyle w:val="Hyperlink"/>
            <w:noProof/>
          </w:rPr>
          <w:t xml:space="preserve">Figure 5. </w:t>
        </w:r>
        <w:r w:rsidR="00675E59" w:rsidRPr="00D7495B">
          <w:rPr>
            <w:rStyle w:val="Hyperlink"/>
            <w:noProof/>
          </w:rPr>
          <w:t>Kenai River mainstem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_Toc57830641 \h </w:instrText>
        </w:r>
        <w:r w:rsidR="00675E59">
          <w:rPr>
            <w:noProof/>
            <w:webHidden/>
          </w:rPr>
        </w:r>
        <w:r w:rsidR="00675E59">
          <w:rPr>
            <w:noProof/>
            <w:webHidden/>
          </w:rPr>
          <w:fldChar w:fldCharType="separate"/>
        </w:r>
        <w:r w:rsidR="00675E59">
          <w:rPr>
            <w:noProof/>
            <w:webHidden/>
          </w:rPr>
          <w:t>19</w:t>
        </w:r>
        <w:r w:rsidR="00675E59">
          <w:rPr>
            <w:noProof/>
            <w:webHidden/>
          </w:rPr>
          <w:fldChar w:fldCharType="end"/>
        </w:r>
      </w:hyperlink>
    </w:p>
    <w:p w14:paraId="2A71F5BE" w14:textId="2A7A9334" w:rsidR="00675E59" w:rsidRDefault="000B2B23">
      <w:pPr>
        <w:pStyle w:val="TableofFigures"/>
        <w:tabs>
          <w:tab w:val="right" w:leader="dot" w:pos="10070"/>
        </w:tabs>
        <w:rPr>
          <w:rFonts w:eastAsiaTheme="minorEastAsia" w:cstheme="minorBidi"/>
          <w:noProof/>
          <w:kern w:val="0"/>
          <w:sz w:val="22"/>
          <w:szCs w:val="22"/>
          <w:lang w:eastAsia="en-US"/>
        </w:rPr>
      </w:pPr>
      <w:hyperlink w:anchor="_Toc57830642" w:history="1">
        <w:r w:rsidR="00C64020">
          <w:rPr>
            <w:rStyle w:val="Hyperlink"/>
            <w:noProof/>
          </w:rPr>
          <w:t>Figure 6. Kenai Ri</w:t>
        </w:r>
        <w:r w:rsidR="00675E59" w:rsidRPr="00D7495B">
          <w:rPr>
            <w:rStyle w:val="Hyperlink"/>
            <w:noProof/>
          </w:rPr>
          <w:t>ver tributary sites zinc concentrations and criterion values.</w:t>
        </w:r>
        <w:r w:rsidR="00675E59">
          <w:rPr>
            <w:noProof/>
            <w:webHidden/>
          </w:rPr>
          <w:tab/>
        </w:r>
        <w:r w:rsidR="00675E59">
          <w:rPr>
            <w:noProof/>
            <w:webHidden/>
          </w:rPr>
          <w:fldChar w:fldCharType="begin"/>
        </w:r>
        <w:r w:rsidR="00675E59">
          <w:rPr>
            <w:noProof/>
            <w:webHidden/>
          </w:rPr>
          <w:instrText xml:space="preserve"> PAGEREF _Toc57830642 \h </w:instrText>
        </w:r>
        <w:r w:rsidR="00675E59">
          <w:rPr>
            <w:noProof/>
            <w:webHidden/>
          </w:rPr>
        </w:r>
        <w:r w:rsidR="00675E59">
          <w:rPr>
            <w:noProof/>
            <w:webHidden/>
          </w:rPr>
          <w:fldChar w:fldCharType="separate"/>
        </w:r>
        <w:r w:rsidR="00675E59">
          <w:rPr>
            <w:noProof/>
            <w:webHidden/>
          </w:rPr>
          <w:t>20</w:t>
        </w:r>
        <w:r w:rsidR="00675E59">
          <w:rPr>
            <w:noProof/>
            <w:webHidden/>
          </w:rPr>
          <w:fldChar w:fldCharType="end"/>
        </w:r>
      </w:hyperlink>
    </w:p>
    <w:p w14:paraId="4B89E2CD" w14:textId="62B5B407" w:rsidR="005758E6" w:rsidRPr="005758E6" w:rsidRDefault="00514749" w:rsidP="005758E6">
      <w:pPr>
        <w:pStyle w:val="TableofFigures"/>
        <w:tabs>
          <w:tab w:val="right" w:leader="dot" w:pos="10070"/>
        </w:tabs>
      </w:pPr>
      <w:r w:rsidRPr="005758E6">
        <w:rPr>
          <w:sz w:val="24"/>
          <w:szCs w:val="24"/>
        </w:rPr>
        <w:fldChar w:fldCharType="end"/>
      </w:r>
    </w:p>
    <w:p w14:paraId="2B81618E" w14:textId="397B6758" w:rsidR="005758E6" w:rsidRDefault="005758E6" w:rsidP="005758E6">
      <w:pPr>
        <w:pStyle w:val="Heading1"/>
      </w:pPr>
    </w:p>
    <w:p w14:paraId="1D8845ED" w14:textId="77777777" w:rsidR="005758E6" w:rsidRDefault="005758E6" w:rsidP="005758E6">
      <w:pPr>
        <w:pStyle w:val="Heading1"/>
      </w:pPr>
      <w:bookmarkStart w:id="1" w:name="_Toc64271414"/>
      <w:r>
        <w:t>list of Tables</w:t>
      </w:r>
      <w:bookmarkEnd w:id="1"/>
    </w:p>
    <w:p w14:paraId="0FEF5790" w14:textId="77777777" w:rsidR="000C461A" w:rsidRPr="000C461A" w:rsidRDefault="000C461A" w:rsidP="000C461A"/>
    <w:p w14:paraId="419F1C1B" w14:textId="58F5D21B" w:rsidR="00C6402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8231538" w:history="1">
        <w:r w:rsidR="00C64020">
          <w:rPr>
            <w:rStyle w:val="Hyperlink"/>
            <w:noProof/>
          </w:rPr>
          <w:t xml:space="preserve">Table 1. ADEC </w:t>
        </w:r>
        <w:r w:rsidR="00F524A8">
          <w:rPr>
            <w:rStyle w:val="Hyperlink"/>
            <w:noProof/>
          </w:rPr>
          <w:t>water quality standards and</w:t>
        </w:r>
        <w:r w:rsidR="00C64020">
          <w:rPr>
            <w:rStyle w:val="Hyperlink"/>
            <w:noProof/>
          </w:rPr>
          <w:t xml:space="preserve"> calculations.</w:t>
        </w:r>
        <w:r w:rsidR="00C64020" w:rsidRPr="00AC4C89">
          <w:rPr>
            <w:rStyle w:val="Hyperlink"/>
            <w:noProof/>
          </w:rPr>
          <w:t>.</w:t>
        </w:r>
        <w:r w:rsidR="00C64020">
          <w:rPr>
            <w:noProof/>
            <w:webHidden/>
          </w:rPr>
          <w:tab/>
        </w:r>
        <w:r w:rsidR="00C64020">
          <w:rPr>
            <w:noProof/>
            <w:webHidden/>
          </w:rPr>
          <w:fldChar w:fldCharType="begin"/>
        </w:r>
        <w:r w:rsidR="00C64020">
          <w:rPr>
            <w:noProof/>
            <w:webHidden/>
          </w:rPr>
          <w:instrText xml:space="preserve"> PAGEREF _Toc58231538 \h </w:instrText>
        </w:r>
        <w:r w:rsidR="00C64020">
          <w:rPr>
            <w:noProof/>
            <w:webHidden/>
          </w:rPr>
        </w:r>
        <w:r w:rsidR="00C64020">
          <w:rPr>
            <w:noProof/>
            <w:webHidden/>
          </w:rPr>
          <w:fldChar w:fldCharType="separate"/>
        </w:r>
        <w:r w:rsidR="00C64020">
          <w:rPr>
            <w:noProof/>
            <w:webHidden/>
          </w:rPr>
          <w:t>22</w:t>
        </w:r>
        <w:r w:rsidR="00C64020">
          <w:rPr>
            <w:noProof/>
            <w:webHidden/>
          </w:rPr>
          <w:fldChar w:fldCharType="end"/>
        </w:r>
      </w:hyperlink>
    </w:p>
    <w:p w14:paraId="10061A31" w14:textId="0C676FA1"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39" w:history="1">
        <w:r w:rsidR="00C64020" w:rsidRPr="00AC4C89">
          <w:rPr>
            <w:rStyle w:val="Hyperlink"/>
            <w:noProof/>
          </w:rPr>
          <w:t>Tab</w:t>
        </w:r>
        <w:r w:rsidR="002A3367">
          <w:rPr>
            <w:rStyle w:val="Hyperlink"/>
            <w:noProof/>
          </w:rPr>
          <w:t>le 2. Sampling site coordinates</w:t>
        </w:r>
        <w:r w:rsidR="00C64020">
          <w:rPr>
            <w:noProof/>
            <w:webHidden/>
          </w:rPr>
          <w:tab/>
        </w:r>
        <w:r w:rsidR="00C64020">
          <w:rPr>
            <w:noProof/>
            <w:webHidden/>
          </w:rPr>
          <w:fldChar w:fldCharType="begin"/>
        </w:r>
        <w:r w:rsidR="00C64020">
          <w:rPr>
            <w:noProof/>
            <w:webHidden/>
          </w:rPr>
          <w:instrText xml:space="preserve"> PAGEREF _Toc58231539 \h </w:instrText>
        </w:r>
        <w:r w:rsidR="00C64020">
          <w:rPr>
            <w:noProof/>
            <w:webHidden/>
          </w:rPr>
        </w:r>
        <w:r w:rsidR="00C64020">
          <w:rPr>
            <w:noProof/>
            <w:webHidden/>
          </w:rPr>
          <w:fldChar w:fldCharType="separate"/>
        </w:r>
        <w:r w:rsidR="00C64020">
          <w:rPr>
            <w:noProof/>
            <w:webHidden/>
          </w:rPr>
          <w:t>23</w:t>
        </w:r>
        <w:r w:rsidR="00C64020">
          <w:rPr>
            <w:noProof/>
            <w:webHidden/>
          </w:rPr>
          <w:fldChar w:fldCharType="end"/>
        </w:r>
      </w:hyperlink>
    </w:p>
    <w:p w14:paraId="5527903B" w14:textId="34DD2DD3"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0" w:history="1">
        <w:r w:rsidR="00C64020">
          <w:rPr>
            <w:rStyle w:val="Hyperlink"/>
            <w:noProof/>
          </w:rPr>
          <w:t xml:space="preserve">Table 3. </w:t>
        </w:r>
        <w:r w:rsidR="00C64020" w:rsidRPr="00AC4C89">
          <w:rPr>
            <w:rStyle w:val="Hyperlink"/>
            <w:noProof/>
          </w:rPr>
          <w:t>Instances where zinc</w:t>
        </w:r>
        <w:r w:rsidR="00F524A8">
          <w:rPr>
            <w:rStyle w:val="Hyperlink"/>
            <w:noProof/>
          </w:rPr>
          <w:t xml:space="preserve"> and copper data differs from pa</w:t>
        </w:r>
        <w:r w:rsidR="00C64020" w:rsidRPr="00AC4C89">
          <w:rPr>
            <w:rStyle w:val="Hyperlink"/>
            <w:noProof/>
          </w:rPr>
          <w:t>ired calcium and magnesium data.</w:t>
        </w:r>
        <w:r w:rsidR="00C64020">
          <w:rPr>
            <w:noProof/>
            <w:webHidden/>
          </w:rPr>
          <w:tab/>
        </w:r>
        <w:r w:rsidR="00C64020">
          <w:rPr>
            <w:noProof/>
            <w:webHidden/>
          </w:rPr>
          <w:fldChar w:fldCharType="begin"/>
        </w:r>
        <w:r w:rsidR="00C64020">
          <w:rPr>
            <w:noProof/>
            <w:webHidden/>
          </w:rPr>
          <w:instrText xml:space="preserve"> PAGEREF _Toc58231540 \h </w:instrText>
        </w:r>
        <w:r w:rsidR="00C64020">
          <w:rPr>
            <w:noProof/>
            <w:webHidden/>
          </w:rPr>
        </w:r>
        <w:r w:rsidR="00C64020">
          <w:rPr>
            <w:noProof/>
            <w:webHidden/>
          </w:rPr>
          <w:fldChar w:fldCharType="separate"/>
        </w:r>
        <w:r w:rsidR="00C64020">
          <w:rPr>
            <w:noProof/>
            <w:webHidden/>
          </w:rPr>
          <w:t>24</w:t>
        </w:r>
        <w:r w:rsidR="00C64020">
          <w:rPr>
            <w:noProof/>
            <w:webHidden/>
          </w:rPr>
          <w:fldChar w:fldCharType="end"/>
        </w:r>
      </w:hyperlink>
    </w:p>
    <w:p w14:paraId="69D51DBE" w14:textId="379B1490"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1" w:history="1">
        <w:r w:rsidR="00C64020">
          <w:rPr>
            <w:rStyle w:val="Hyperlink"/>
            <w:noProof/>
          </w:rPr>
          <w:t xml:space="preserve">Table 4. </w:t>
        </w:r>
        <w:r w:rsidR="00C64020" w:rsidRPr="00AC4C89">
          <w:rPr>
            <w:rStyle w:val="Hyperlink"/>
            <w:noProof/>
          </w:rPr>
          <w:t>Copper and zinc levels and hardness-dependent criterion standards.</w:t>
        </w:r>
        <w:r w:rsidR="00C64020">
          <w:rPr>
            <w:noProof/>
            <w:webHidden/>
          </w:rPr>
          <w:tab/>
        </w:r>
        <w:r w:rsidR="00C64020">
          <w:rPr>
            <w:noProof/>
            <w:webHidden/>
          </w:rPr>
          <w:fldChar w:fldCharType="begin"/>
        </w:r>
        <w:r w:rsidR="00C64020">
          <w:rPr>
            <w:noProof/>
            <w:webHidden/>
          </w:rPr>
          <w:instrText xml:space="preserve"> PAGEREF _Toc58231541 \h </w:instrText>
        </w:r>
        <w:r w:rsidR="00C64020">
          <w:rPr>
            <w:noProof/>
            <w:webHidden/>
          </w:rPr>
        </w:r>
        <w:r w:rsidR="00C64020">
          <w:rPr>
            <w:noProof/>
            <w:webHidden/>
          </w:rPr>
          <w:fldChar w:fldCharType="separate"/>
        </w:r>
        <w:r w:rsidR="00C64020">
          <w:rPr>
            <w:noProof/>
            <w:webHidden/>
          </w:rPr>
          <w:t>25</w:t>
        </w:r>
        <w:r w:rsidR="00C64020">
          <w:rPr>
            <w:noProof/>
            <w:webHidden/>
          </w:rPr>
          <w:fldChar w:fldCharType="end"/>
        </w:r>
      </w:hyperlink>
    </w:p>
    <w:p w14:paraId="2FE2FAF6" w14:textId="77A0C021"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2" w:history="1">
        <w:r w:rsidR="00C64020" w:rsidRPr="00AC4C89">
          <w:rPr>
            <w:rStyle w:val="Hyperlink"/>
            <w:noProof/>
          </w:rPr>
          <w:t>Table 5. Relative difference levels of dup</w:t>
        </w:r>
        <w:r w:rsidR="00C64020">
          <w:rPr>
            <w:rStyle w:val="Hyperlink"/>
            <w:noProof/>
          </w:rPr>
          <w:t>licate samples by site and date</w:t>
        </w:r>
        <w:r w:rsidR="00C64020">
          <w:rPr>
            <w:noProof/>
            <w:webHidden/>
          </w:rPr>
          <w:tab/>
        </w:r>
        <w:r w:rsidR="00C64020">
          <w:rPr>
            <w:noProof/>
            <w:webHidden/>
          </w:rPr>
          <w:fldChar w:fldCharType="begin"/>
        </w:r>
        <w:r w:rsidR="00C64020">
          <w:rPr>
            <w:noProof/>
            <w:webHidden/>
          </w:rPr>
          <w:instrText xml:space="preserve"> PAGEREF _Toc58231542 \h </w:instrText>
        </w:r>
        <w:r w:rsidR="00C64020">
          <w:rPr>
            <w:noProof/>
            <w:webHidden/>
          </w:rPr>
        </w:r>
        <w:r w:rsidR="00C64020">
          <w:rPr>
            <w:noProof/>
            <w:webHidden/>
          </w:rPr>
          <w:fldChar w:fldCharType="separate"/>
        </w:r>
        <w:r w:rsidR="00C64020">
          <w:rPr>
            <w:noProof/>
            <w:webHidden/>
          </w:rPr>
          <w:t>28</w:t>
        </w:r>
        <w:r w:rsidR="00C64020">
          <w:rPr>
            <w:noProof/>
            <w:webHidden/>
          </w:rPr>
          <w:fldChar w:fldCharType="end"/>
        </w:r>
      </w:hyperlink>
    </w:p>
    <w:p w14:paraId="31C2694A" w14:textId="2FD99F1E" w:rsidR="00C64020" w:rsidRDefault="000B2B23">
      <w:pPr>
        <w:pStyle w:val="TableofFigures"/>
        <w:tabs>
          <w:tab w:val="right" w:leader="dot" w:pos="10070"/>
        </w:tabs>
        <w:rPr>
          <w:rFonts w:eastAsiaTheme="minorEastAsia" w:cstheme="minorBidi"/>
          <w:noProof/>
          <w:kern w:val="0"/>
          <w:sz w:val="22"/>
          <w:szCs w:val="22"/>
          <w:lang w:eastAsia="en-US"/>
        </w:rPr>
      </w:pPr>
      <w:hyperlink w:anchor="_Toc58231543" w:history="1">
        <w:r w:rsidR="00C64020" w:rsidRPr="00AC4C89">
          <w:rPr>
            <w:rStyle w:val="Hyperlink"/>
            <w:noProof/>
          </w:rPr>
          <w:t>Table 6. Average hardness values for</w:t>
        </w:r>
        <w:r w:rsidR="00C64020">
          <w:rPr>
            <w:rStyle w:val="Hyperlink"/>
            <w:noProof/>
          </w:rPr>
          <w:t xml:space="preserve"> 2000 – 2014</w:t>
        </w:r>
        <w:r w:rsidR="00C64020">
          <w:rPr>
            <w:noProof/>
            <w:webHidden/>
          </w:rPr>
          <w:tab/>
        </w:r>
        <w:r w:rsidR="00C64020">
          <w:rPr>
            <w:noProof/>
            <w:webHidden/>
          </w:rPr>
          <w:fldChar w:fldCharType="begin"/>
        </w:r>
        <w:r w:rsidR="00C64020">
          <w:rPr>
            <w:noProof/>
            <w:webHidden/>
          </w:rPr>
          <w:instrText xml:space="preserve"> PAGEREF _Toc58231543 \h </w:instrText>
        </w:r>
        <w:r w:rsidR="00C64020">
          <w:rPr>
            <w:noProof/>
            <w:webHidden/>
          </w:rPr>
        </w:r>
        <w:r w:rsidR="00C64020">
          <w:rPr>
            <w:noProof/>
            <w:webHidden/>
          </w:rPr>
          <w:fldChar w:fldCharType="separate"/>
        </w:r>
        <w:r w:rsidR="00C64020">
          <w:rPr>
            <w:noProof/>
            <w:webHidden/>
          </w:rPr>
          <w:t>29</w:t>
        </w:r>
        <w:r w:rsidR="00C64020">
          <w:rPr>
            <w:noProof/>
            <w:webHidden/>
          </w:rPr>
          <w:fldChar w:fldCharType="end"/>
        </w:r>
      </w:hyperlink>
    </w:p>
    <w:p w14:paraId="7F566E9A" w14:textId="75510E50" w:rsidR="004E2752" w:rsidRDefault="00514749" w:rsidP="00494D2F">
      <w:pPr>
        <w:spacing w:line="360" w:lineRule="auto"/>
      </w:pPr>
      <w:r w:rsidRPr="000C461A">
        <w:rPr>
          <w:sz w:val="24"/>
          <w:szCs w:val="24"/>
        </w:rPr>
        <w:fldChar w:fldCharType="end"/>
      </w:r>
    </w:p>
    <w:p w14:paraId="31DDFB17" w14:textId="47140151" w:rsidR="005758E6" w:rsidRDefault="005758E6" w:rsidP="004B6B4F"/>
    <w:p w14:paraId="65836341" w14:textId="6142F883" w:rsidR="00430E3E" w:rsidRDefault="00430E3E" w:rsidP="004B6B4F"/>
    <w:p w14:paraId="494B5E72" w14:textId="0ED0FA0A" w:rsidR="00430E3E" w:rsidRDefault="00430E3E" w:rsidP="00430E3E">
      <w:pPr>
        <w:pStyle w:val="Heading1"/>
      </w:pPr>
      <w:r>
        <w:t>list of acronyms</w:t>
      </w:r>
    </w:p>
    <w:p w14:paraId="0214F84D" w14:textId="77777777" w:rsidR="00430E3E" w:rsidRPr="00430E3E" w:rsidRDefault="00430E3E" w:rsidP="00430E3E"/>
    <w:p w14:paraId="6B7307D7" w14:textId="77777777" w:rsidR="00430E3E" w:rsidRDefault="00430E3E" w:rsidP="00430E3E">
      <w:pPr>
        <w:pStyle w:val="NormalWeb"/>
        <w:spacing w:before="0" w:beforeAutospacing="0" w:after="0" w:afterAutospacing="0"/>
      </w:pPr>
      <w:r>
        <w:rPr>
          <w:b/>
          <w:bCs/>
          <w:color w:val="000000"/>
        </w:rPr>
        <w:t>ADF&amp;G</w:t>
      </w:r>
      <w:r>
        <w:rPr>
          <w:color w:val="000000"/>
        </w:rPr>
        <w:t xml:space="preserve"> - Alaska Department of Fish &amp; Game</w:t>
      </w:r>
    </w:p>
    <w:p w14:paraId="3700A76F" w14:textId="77777777" w:rsidR="00430E3E" w:rsidRDefault="00430E3E" w:rsidP="00430E3E">
      <w:pPr>
        <w:pStyle w:val="NormalWeb"/>
        <w:spacing w:before="0" w:beforeAutospacing="0" w:after="0" w:afterAutospacing="0"/>
      </w:pPr>
      <w:r>
        <w:rPr>
          <w:b/>
          <w:bCs/>
          <w:color w:val="000000"/>
        </w:rPr>
        <w:t>ADEC</w:t>
      </w:r>
      <w:r>
        <w:rPr>
          <w:color w:val="000000"/>
        </w:rPr>
        <w:t xml:space="preserve"> - Alaska Department of Environmental Conservation </w:t>
      </w:r>
    </w:p>
    <w:p w14:paraId="2F242F8E" w14:textId="77777777" w:rsidR="00430E3E" w:rsidRDefault="00430E3E" w:rsidP="00430E3E">
      <w:pPr>
        <w:pStyle w:val="NormalWeb"/>
        <w:spacing w:before="0" w:beforeAutospacing="0" w:after="0" w:afterAutospacing="0"/>
      </w:pPr>
      <w:r>
        <w:rPr>
          <w:b/>
          <w:bCs/>
          <w:color w:val="000000"/>
        </w:rPr>
        <w:t>CWA</w:t>
      </w:r>
      <w:r>
        <w:rPr>
          <w:color w:val="000000"/>
        </w:rPr>
        <w:t xml:space="preserve"> - Clean Water Act</w:t>
      </w:r>
    </w:p>
    <w:p w14:paraId="1A413973" w14:textId="77777777" w:rsidR="00430E3E" w:rsidRDefault="00430E3E" w:rsidP="00430E3E">
      <w:pPr>
        <w:pStyle w:val="NormalWeb"/>
        <w:spacing w:before="0" w:beforeAutospacing="0" w:after="0" w:afterAutospacing="0"/>
      </w:pPr>
      <w:r>
        <w:rPr>
          <w:b/>
          <w:bCs/>
          <w:color w:val="000000"/>
        </w:rPr>
        <w:t xml:space="preserve">EPA - </w:t>
      </w:r>
      <w:r>
        <w:rPr>
          <w:color w:val="000000"/>
        </w:rPr>
        <w:t>United States Environmental Protection Agency</w:t>
      </w:r>
    </w:p>
    <w:p w14:paraId="5345A29B" w14:textId="77777777" w:rsidR="00430E3E" w:rsidRDefault="00430E3E" w:rsidP="00430E3E">
      <w:pPr>
        <w:pStyle w:val="NormalWeb"/>
        <w:spacing w:before="0" w:beforeAutospacing="0" w:after="0" w:afterAutospacing="0"/>
      </w:pPr>
      <w:r>
        <w:rPr>
          <w:b/>
          <w:bCs/>
          <w:color w:val="000000"/>
        </w:rPr>
        <w:t>KPB</w:t>
      </w:r>
      <w:r>
        <w:rPr>
          <w:color w:val="000000"/>
        </w:rPr>
        <w:t xml:space="preserve"> - Kenai Peninsula Borough</w:t>
      </w:r>
    </w:p>
    <w:p w14:paraId="317BE622" w14:textId="77777777" w:rsidR="00430E3E" w:rsidRDefault="00430E3E" w:rsidP="00430E3E">
      <w:pPr>
        <w:pStyle w:val="NormalWeb"/>
        <w:spacing w:before="0" w:beforeAutospacing="0" w:after="0" w:afterAutospacing="0"/>
      </w:pPr>
      <w:r>
        <w:rPr>
          <w:b/>
          <w:bCs/>
          <w:color w:val="000000"/>
        </w:rPr>
        <w:t xml:space="preserve">KPFHP </w:t>
      </w:r>
      <w:r>
        <w:rPr>
          <w:color w:val="000000"/>
        </w:rPr>
        <w:t>- Kenai Peninsula Fish Habitat Partnership</w:t>
      </w:r>
    </w:p>
    <w:p w14:paraId="79386750" w14:textId="77777777" w:rsidR="00430E3E" w:rsidRDefault="00430E3E" w:rsidP="00430E3E">
      <w:pPr>
        <w:pStyle w:val="NormalWeb"/>
        <w:spacing w:before="0" w:beforeAutospacing="0" w:after="0" w:afterAutospacing="0"/>
      </w:pPr>
      <w:r>
        <w:rPr>
          <w:b/>
          <w:bCs/>
          <w:color w:val="000000"/>
        </w:rPr>
        <w:t>KRBWQM</w:t>
      </w:r>
      <w:r>
        <w:rPr>
          <w:color w:val="000000"/>
        </w:rPr>
        <w:t xml:space="preserve"> - Kenai River Baseline Water Quality Monitoring </w:t>
      </w:r>
    </w:p>
    <w:p w14:paraId="03E0546A" w14:textId="77777777" w:rsidR="00430E3E" w:rsidRDefault="00430E3E" w:rsidP="00430E3E">
      <w:pPr>
        <w:pStyle w:val="NormalWeb"/>
        <w:spacing w:before="0" w:beforeAutospacing="0" w:after="0" w:afterAutospacing="0"/>
      </w:pPr>
      <w:r>
        <w:rPr>
          <w:b/>
          <w:bCs/>
          <w:color w:val="000000"/>
        </w:rPr>
        <w:t xml:space="preserve">KRCMP </w:t>
      </w:r>
      <w:r>
        <w:rPr>
          <w:color w:val="000000"/>
        </w:rPr>
        <w:t>- Kenai River Comprehensive Management Plan</w:t>
      </w:r>
    </w:p>
    <w:p w14:paraId="50130CCC" w14:textId="77777777" w:rsidR="00430E3E" w:rsidRDefault="00430E3E" w:rsidP="00430E3E">
      <w:pPr>
        <w:pStyle w:val="NormalWeb"/>
        <w:spacing w:before="0" w:beforeAutospacing="0" w:after="0" w:afterAutospacing="0"/>
      </w:pPr>
      <w:r>
        <w:rPr>
          <w:b/>
          <w:bCs/>
          <w:color w:val="000000"/>
        </w:rPr>
        <w:t>KRSMA</w:t>
      </w:r>
      <w:r>
        <w:rPr>
          <w:color w:val="000000"/>
        </w:rPr>
        <w:t xml:space="preserve"> - Kenai River Special Management Area </w:t>
      </w:r>
    </w:p>
    <w:p w14:paraId="05DEC0FC" w14:textId="77777777" w:rsidR="00430E3E" w:rsidRDefault="00430E3E" w:rsidP="00430E3E">
      <w:pPr>
        <w:pStyle w:val="NormalWeb"/>
        <w:spacing w:before="0" w:beforeAutospacing="0" w:after="0" w:afterAutospacing="0"/>
      </w:pPr>
      <w:r>
        <w:rPr>
          <w:b/>
          <w:bCs/>
          <w:color w:val="000000"/>
        </w:rPr>
        <w:t>KWF</w:t>
      </w:r>
      <w:r>
        <w:rPr>
          <w:color w:val="000000"/>
        </w:rPr>
        <w:t xml:space="preserve"> - Kenai Watershed Forum </w:t>
      </w:r>
    </w:p>
    <w:p w14:paraId="4D9E32FA" w14:textId="0A5E4AC8" w:rsidR="00430E3E" w:rsidRDefault="00430E3E" w:rsidP="00430E3E">
      <w:pPr>
        <w:pStyle w:val="NormalWeb"/>
        <w:spacing w:before="0" w:beforeAutospacing="0" w:after="0" w:afterAutospacing="0"/>
        <w:rPr>
          <w:color w:val="000000"/>
        </w:rPr>
      </w:pPr>
      <w:r>
        <w:rPr>
          <w:b/>
          <w:bCs/>
          <w:color w:val="000000"/>
        </w:rPr>
        <w:t>QAPP</w:t>
      </w:r>
      <w:r>
        <w:rPr>
          <w:color w:val="000000"/>
        </w:rPr>
        <w:t xml:space="preserve"> - Quality Assurance Project Plan</w:t>
      </w:r>
    </w:p>
    <w:p w14:paraId="5E6795B3" w14:textId="221EBE92" w:rsidR="00F33294" w:rsidRDefault="00F33294" w:rsidP="00430E3E">
      <w:pPr>
        <w:pStyle w:val="NormalWeb"/>
        <w:spacing w:before="0" w:beforeAutospacing="0" w:after="0" w:afterAutospacing="0"/>
      </w:pPr>
      <w:r w:rsidRPr="00F33294">
        <w:rPr>
          <w:b/>
        </w:rPr>
        <w:t>RPD</w:t>
      </w:r>
      <w:r>
        <w:t xml:space="preserve"> – Relative Percent Difference</w:t>
      </w:r>
    </w:p>
    <w:p w14:paraId="491679D6" w14:textId="77777777" w:rsidR="00430E3E" w:rsidRDefault="00430E3E" w:rsidP="00430E3E">
      <w:pPr>
        <w:pStyle w:val="NormalWeb"/>
        <w:spacing w:before="0" w:beforeAutospacing="0" w:after="0" w:afterAutospacing="0"/>
      </w:pPr>
      <w:r>
        <w:rPr>
          <w:b/>
          <w:bCs/>
          <w:color w:val="000000"/>
        </w:rPr>
        <w:t xml:space="preserve">USFS - </w:t>
      </w:r>
      <w:r>
        <w:rPr>
          <w:color w:val="000000"/>
        </w:rPr>
        <w:t>United States Forest Service</w:t>
      </w:r>
    </w:p>
    <w:p w14:paraId="7E4CD87C" w14:textId="77777777" w:rsidR="00430E3E" w:rsidRDefault="00430E3E" w:rsidP="00430E3E">
      <w:pPr>
        <w:pStyle w:val="NormalWeb"/>
        <w:spacing w:before="0" w:beforeAutospacing="0" w:after="0" w:afterAutospacing="0"/>
        <w:rPr>
          <w:color w:val="000000"/>
        </w:rPr>
      </w:pPr>
      <w:r>
        <w:rPr>
          <w:b/>
          <w:bCs/>
          <w:color w:val="000000"/>
        </w:rPr>
        <w:t>USGS</w:t>
      </w:r>
      <w:r>
        <w:rPr>
          <w:color w:val="000000"/>
        </w:rPr>
        <w:t xml:space="preserve"> - United States Geological Survey</w:t>
      </w:r>
    </w:p>
    <w:p w14:paraId="6144B61E" w14:textId="77777777" w:rsidR="00430E3E" w:rsidRDefault="00430E3E" w:rsidP="004B6B4F">
      <w:pPr>
        <w:sectPr w:rsidR="00430E3E" w:rsidSect="005F7DDC">
          <w:headerReference w:type="even" r:id="rId13"/>
          <w:headerReference w:type="default" r:id="rId14"/>
          <w:footerReference w:type="even" r:id="rId15"/>
          <w:footerReference w:type="default" r:id="rId16"/>
          <w:headerReference w:type="first" r:id="rId17"/>
          <w:footerReference w:type="first" r:id="rId18"/>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2" w:name="_Toc64271415"/>
      <w:commentRangeStart w:id="3"/>
      <w:commentRangeStart w:id="4"/>
      <w:commentRangeStart w:id="5"/>
      <w:r>
        <w:lastRenderedPageBreak/>
        <w:t>P</w:t>
      </w:r>
      <w:r w:rsidR="003E173B">
        <w:t>urpose</w:t>
      </w:r>
      <w:commentRangeEnd w:id="3"/>
      <w:r w:rsidR="000E534D">
        <w:rPr>
          <w:rStyle w:val="CommentReference"/>
          <w:rFonts w:asciiTheme="minorHAnsi" w:hAnsiTheme="minorHAnsi"/>
          <w:caps w:val="0"/>
        </w:rPr>
        <w:commentReference w:id="3"/>
      </w:r>
      <w:commentRangeEnd w:id="4"/>
      <w:r w:rsidR="00CA538C">
        <w:rPr>
          <w:rStyle w:val="CommentReference"/>
          <w:rFonts w:asciiTheme="minorHAnsi" w:hAnsiTheme="minorHAnsi"/>
          <w:caps w:val="0"/>
        </w:rPr>
        <w:commentReference w:id="4"/>
      </w:r>
      <w:commentRangeEnd w:id="5"/>
      <w:r w:rsidR="00A03C7E">
        <w:rPr>
          <w:rStyle w:val="CommentReference"/>
          <w:rFonts w:asciiTheme="minorHAnsi" w:hAnsiTheme="minorHAnsi"/>
          <w:caps w:val="0"/>
        </w:rPr>
        <w:commentReference w:id="5"/>
      </w:r>
      <w:bookmarkEnd w:id="2"/>
      <w:ins w:id="6" w:author="Benjamin Meyer [2]" w:date="2020-11-28T19:56:00Z">
        <w:r w:rsidR="009C0C0A">
          <w:t xml:space="preserve"> </w:t>
        </w:r>
      </w:ins>
    </w:p>
    <w:p w14:paraId="25BF2E6E" w14:textId="77777777" w:rsidR="000C461A" w:rsidRPr="000C461A" w:rsidRDefault="000C461A" w:rsidP="000C461A"/>
    <w:p w14:paraId="3264F95E" w14:textId="480016AE" w:rsidR="000F2469" w:rsidRPr="00CE73AF" w:rsidRDefault="00EF0F35" w:rsidP="00EF0F35">
      <w:pPr>
        <w:rPr>
          <w:sz w:val="24"/>
          <w:szCs w:val="24"/>
        </w:rPr>
      </w:pPr>
      <w:r w:rsidRPr="00831865">
        <w:rPr>
          <w:sz w:val="24"/>
          <w:szCs w:val="24"/>
        </w:rPr>
        <w:t xml:space="preserve">This </w:t>
      </w:r>
      <w:ins w:id="7" w:author="Benjamin Meyer" w:date="2021-01-26T08:40:00Z">
        <w:r w:rsidR="00723CCF">
          <w:rPr>
            <w:sz w:val="24"/>
            <w:szCs w:val="24"/>
          </w:rPr>
          <w:t xml:space="preserve">field </w:t>
        </w:r>
      </w:ins>
      <w:r w:rsidR="00DF4B79">
        <w:rPr>
          <w:sz w:val="24"/>
          <w:szCs w:val="24"/>
        </w:rPr>
        <w:t>report</w:t>
      </w:r>
      <w:r w:rsidR="009D280B" w:rsidRPr="00831865">
        <w:rPr>
          <w:sz w:val="24"/>
          <w:szCs w:val="24"/>
        </w:rPr>
        <w:t xml:space="preserve"> </w:t>
      </w:r>
      <w:r w:rsidR="00FE0429" w:rsidRPr="00831865">
        <w:rPr>
          <w:sz w:val="24"/>
          <w:szCs w:val="24"/>
        </w:rPr>
        <w:t>highlight</w:t>
      </w:r>
      <w:r w:rsidR="00DF4B79">
        <w:rPr>
          <w:sz w:val="24"/>
          <w:szCs w:val="24"/>
        </w:rPr>
        <w:t>s</w:t>
      </w:r>
      <w:ins w:id="8" w:author="Benjamin Meyer" w:date="2021-01-26T08:40:00Z">
        <w:r w:rsidR="00723CCF">
          <w:rPr>
            <w:sz w:val="24"/>
            <w:szCs w:val="24"/>
          </w:rPr>
          <w:t xml:space="preserve"> </w:t>
        </w:r>
      </w:ins>
      <w:del w:id="9" w:author="Benjamin Meyer" w:date="2021-01-26T08:40:00Z">
        <w:r w:rsidR="00FE0429" w:rsidRPr="00831865" w:rsidDel="00723CCF">
          <w:rPr>
            <w:sz w:val="24"/>
            <w:szCs w:val="24"/>
          </w:rPr>
          <w:delText xml:space="preserve"> </w:delText>
        </w:r>
        <w:r w:rsidR="00831865" w:rsidDel="00723CCF">
          <w:rPr>
            <w:sz w:val="24"/>
            <w:szCs w:val="24"/>
          </w:rPr>
          <w:delText>fieldwork</w:delText>
        </w:r>
        <w:r w:rsidR="007D1535" w:rsidDel="00723CCF">
          <w:rPr>
            <w:sz w:val="24"/>
            <w:szCs w:val="24"/>
          </w:rPr>
          <w:delText xml:space="preserve"> </w:delText>
        </w:r>
        <w:r w:rsidR="00255424" w:rsidRPr="00831865" w:rsidDel="00723CCF">
          <w:rPr>
            <w:sz w:val="24"/>
            <w:szCs w:val="24"/>
          </w:rPr>
          <w:delText xml:space="preserve">and </w:delText>
        </w:r>
        <w:r w:rsidR="00255424" w:rsidRPr="00CE73AF" w:rsidDel="00723CCF">
          <w:rPr>
            <w:sz w:val="24"/>
            <w:szCs w:val="24"/>
          </w:rPr>
          <w:delText>mapping</w:delText>
        </w:r>
      </w:del>
      <w:r w:rsidR="00255424" w:rsidRPr="00CE73AF">
        <w:rPr>
          <w:sz w:val="24"/>
          <w:szCs w:val="24"/>
        </w:rPr>
        <w:t xml:space="preserve">efforts conducted to </w:t>
      </w:r>
      <w:r w:rsidR="00831865" w:rsidRPr="00CE73AF">
        <w:rPr>
          <w:sz w:val="24"/>
          <w:szCs w:val="24"/>
        </w:rPr>
        <w:t>assess levels of copper and zinc, as well as to their potential sources</w:t>
      </w:r>
      <w:r w:rsidR="00C94F24">
        <w:rPr>
          <w:sz w:val="24"/>
          <w:szCs w:val="24"/>
        </w:rPr>
        <w:t xml:space="preserve"> </w:t>
      </w:r>
      <w:ins w:id="10" w:author="Benjamin Meyer" w:date="2021-01-26T08:41:00Z">
        <w:r w:rsidR="00723CCF">
          <w:rPr>
            <w:sz w:val="24"/>
            <w:szCs w:val="24"/>
          </w:rPr>
          <w:t xml:space="preserve">in surface water </w:t>
        </w:r>
      </w:ins>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commentRangeStart w:id="11"/>
      <w:commentRangeStart w:id="12"/>
      <w:r w:rsidR="00255424" w:rsidRPr="00CE73AF">
        <w:rPr>
          <w:sz w:val="24"/>
          <w:szCs w:val="24"/>
        </w:rPr>
        <w:t xml:space="preserve">These </w:t>
      </w:r>
      <w:r w:rsidR="00831865" w:rsidRPr="00CE73AF">
        <w:rPr>
          <w:sz w:val="24"/>
          <w:szCs w:val="24"/>
        </w:rPr>
        <w:t>e</w:t>
      </w:r>
      <w:commentRangeEnd w:id="11"/>
      <w:r w:rsidR="00511403">
        <w:rPr>
          <w:rStyle w:val="CommentReference"/>
        </w:rPr>
        <w:commentReference w:id="11"/>
      </w:r>
      <w:commentRangeEnd w:id="12"/>
      <w:r w:rsidR="00723CCF">
        <w:rPr>
          <w:rStyle w:val="CommentReference"/>
        </w:rPr>
        <w:commentReference w:id="12"/>
      </w:r>
      <w:r w:rsidR="00831865" w:rsidRPr="00CE73AF">
        <w:rPr>
          <w:sz w:val="24"/>
          <w:szCs w:val="24"/>
        </w:rPr>
        <w:t>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w:t>
      </w:r>
      <w:hyperlink r:id="rId21" w:history="1">
        <w:r w:rsidR="00BA487E" w:rsidRPr="00723CCF">
          <w:rPr>
            <w:rStyle w:val="Hyperlink"/>
            <w:sz w:val="24"/>
            <w:szCs w:val="24"/>
          </w:rPr>
          <w:t>KWF, 2017</w:t>
        </w:r>
      </w:hyperlink>
      <w:r w:rsidR="00BA487E" w:rsidRPr="00CE73AF">
        <w:rPr>
          <w:sz w:val="24"/>
          <w:szCs w:val="24"/>
        </w:rPr>
        <w:t>)</w:t>
      </w:r>
      <w:r w:rsidR="00255424" w:rsidRPr="00CE73AF">
        <w:rPr>
          <w:sz w:val="24"/>
          <w:szCs w:val="24"/>
        </w:rPr>
        <w:t>.</w:t>
      </w:r>
      <w:r w:rsidR="00FE0429" w:rsidRPr="00CE73AF">
        <w:rPr>
          <w:sz w:val="24"/>
          <w:szCs w:val="24"/>
        </w:rPr>
        <w:t xml:space="preserve"> </w:t>
      </w:r>
      <w:r w:rsidR="000F2469" w:rsidRPr="00CE73AF">
        <w:rPr>
          <w:sz w:val="24"/>
          <w:szCs w:val="24"/>
        </w:rPr>
        <w:t xml:space="preserve">This </w:t>
      </w:r>
      <w:r w:rsidR="00DF4B79">
        <w:rPr>
          <w:sz w:val="24"/>
          <w:szCs w:val="24"/>
        </w:rPr>
        <w:t>field report</w:t>
      </w:r>
      <w:r w:rsidR="00361981">
        <w:rPr>
          <w:sz w:val="24"/>
          <w:szCs w:val="24"/>
        </w:rPr>
        <w:t xml:space="preserve"> </w:t>
      </w:r>
      <w:r w:rsidR="00DF4B79">
        <w:rPr>
          <w:sz w:val="24"/>
          <w:szCs w:val="24"/>
        </w:rPr>
        <w:t>will address</w:t>
      </w:r>
      <w:r w:rsidR="000F2469" w:rsidRPr="00CE73AF">
        <w:rPr>
          <w:sz w:val="24"/>
          <w:szCs w:val="24"/>
        </w:rPr>
        <w:t xml:space="preserve"> the following questions:</w:t>
      </w:r>
    </w:p>
    <w:p w14:paraId="66BF68F5" w14:textId="77777777" w:rsidR="000F2469" w:rsidRPr="00CE73AF" w:rsidRDefault="000F2469" w:rsidP="00EF0F35">
      <w:pPr>
        <w:rPr>
          <w:sz w:val="24"/>
          <w:szCs w:val="24"/>
        </w:rPr>
      </w:pPr>
    </w:p>
    <w:p w14:paraId="582A68BA" w14:textId="2EE1D45E"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w:t>
      </w:r>
      <w:r w:rsidR="00361981">
        <w:rPr>
          <w:sz w:val="24"/>
          <w:szCs w:val="24"/>
        </w:rPr>
        <w:t xml:space="preserve"> water monitoring</w:t>
      </w:r>
      <w:r w:rsidR="00CE73AF">
        <w:rPr>
          <w:sz w:val="24"/>
          <w:szCs w:val="24"/>
        </w:rPr>
        <w:t xml:space="preserve"> locations</w:t>
      </w:r>
      <w:r>
        <w:rPr>
          <w:sz w:val="24"/>
          <w:szCs w:val="24"/>
        </w:rPr>
        <w:t xml:space="preserve"> throughout the Kenai River watershed</w:t>
      </w:r>
      <w:r w:rsidR="00DF4B79">
        <w:rPr>
          <w:sz w:val="24"/>
          <w:szCs w:val="24"/>
        </w:rPr>
        <w:t xml:space="preserve"> during spring and summer </w:t>
      </w:r>
      <w:r w:rsidR="00C94F24">
        <w:rPr>
          <w:sz w:val="24"/>
          <w:szCs w:val="24"/>
        </w:rPr>
        <w:t>2019-2020</w:t>
      </w:r>
      <w:r w:rsidR="009121BD">
        <w:rPr>
          <w:sz w:val="24"/>
          <w:szCs w:val="24"/>
        </w:rPr>
        <w:t xml:space="preserve"> </w:t>
      </w:r>
      <w:r w:rsidR="00CE73AF">
        <w:rPr>
          <w:sz w:val="24"/>
          <w:szCs w:val="24"/>
        </w:rPr>
        <w:t>sampling events</w:t>
      </w:r>
      <w:r>
        <w:rPr>
          <w:sz w:val="24"/>
          <w:szCs w:val="24"/>
        </w:rPr>
        <w:t>?</w:t>
      </w:r>
    </w:p>
    <w:p w14:paraId="6E008CB9" w14:textId="77777777" w:rsidR="00831865" w:rsidRDefault="00831865" w:rsidP="00831865">
      <w:pPr>
        <w:pStyle w:val="ListParagraph"/>
        <w:rPr>
          <w:sz w:val="24"/>
          <w:szCs w:val="24"/>
        </w:rPr>
      </w:pPr>
    </w:p>
    <w:p w14:paraId="2623774A" w14:textId="7CAAF637" w:rsidR="00CE73AF" w:rsidRDefault="00CE73AF" w:rsidP="00C62EA9">
      <w:pPr>
        <w:pStyle w:val="ListParagraph"/>
        <w:numPr>
          <w:ilvl w:val="0"/>
          <w:numId w:val="7"/>
        </w:numPr>
        <w:rPr>
          <w:sz w:val="24"/>
          <w:szCs w:val="24"/>
        </w:rPr>
      </w:pPr>
      <w:r>
        <w:rPr>
          <w:sz w:val="24"/>
          <w:szCs w:val="24"/>
        </w:rPr>
        <w:t>Where are</w:t>
      </w:r>
      <w:r w:rsidR="006A7D75">
        <w:rPr>
          <w:sz w:val="24"/>
          <w:szCs w:val="24"/>
        </w:rPr>
        <w:t xml:space="preserve"> elevated levels copper and zinc</w:t>
      </w:r>
      <w:r>
        <w:rPr>
          <w:sz w:val="24"/>
          <w:szCs w:val="24"/>
        </w:rPr>
        <w:t xml:space="preserve"> occurring throughout the Kenai River watershed during spring and summer</w:t>
      </w:r>
      <w:r w:rsidR="009121BD">
        <w:rPr>
          <w:sz w:val="24"/>
          <w:szCs w:val="24"/>
        </w:rPr>
        <w:t xml:space="preserve"> </w:t>
      </w:r>
      <w:r w:rsidR="00C94F24">
        <w:rPr>
          <w:sz w:val="24"/>
          <w:szCs w:val="24"/>
        </w:rPr>
        <w:t>2019-2020</w:t>
      </w:r>
      <w:r>
        <w:rPr>
          <w:sz w:val="24"/>
          <w:szCs w:val="24"/>
        </w:rPr>
        <w:t xml:space="preserve">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D32C050" w:rsidR="0031789F" w:rsidRDefault="0031789F" w:rsidP="00BC1F4D"/>
    <w:p w14:paraId="1F08AAFC" w14:textId="1097C115" w:rsidR="00A03C7E" w:rsidRDefault="00A03C7E" w:rsidP="00BC1F4D"/>
    <w:p w14:paraId="28D6F6EE" w14:textId="19232C5A" w:rsidR="00A03C7E" w:rsidRDefault="00A03C7E" w:rsidP="00BC1F4D"/>
    <w:p w14:paraId="6E1A8256" w14:textId="77777777" w:rsidR="00A03C7E" w:rsidRDefault="00A03C7E" w:rsidP="00BC1F4D"/>
    <w:p w14:paraId="60FABE8F" w14:textId="6CA2E65A" w:rsidR="009308B3" w:rsidRDefault="009308B3" w:rsidP="009308B3">
      <w:pPr>
        <w:pStyle w:val="Heading1"/>
        <w:rPr>
          <w:b/>
          <w:bCs/>
        </w:rPr>
      </w:pPr>
      <w:bookmarkStart w:id="13" w:name="_Toc64271417"/>
      <w:r w:rsidRPr="006F3509">
        <w:rPr>
          <w:b/>
          <w:bCs/>
        </w:rPr>
        <w:lastRenderedPageBreak/>
        <w:t>Introduction</w:t>
      </w:r>
      <w:bookmarkEnd w:id="13"/>
    </w:p>
    <w:p w14:paraId="406BF11F" w14:textId="77777777" w:rsidR="00A21003" w:rsidRPr="00A21003" w:rsidRDefault="00A21003" w:rsidP="00A21003"/>
    <w:p w14:paraId="0E6D6206" w14:textId="5D5761AA" w:rsidR="00711575" w:rsidRPr="00831865" w:rsidRDefault="00831865" w:rsidP="00711575">
      <w:pPr>
        <w:rPr>
          <w:sz w:val="24"/>
          <w:szCs w:val="24"/>
        </w:rPr>
      </w:pPr>
      <w:r>
        <w:rPr>
          <w:sz w:val="24"/>
          <w:szCs w:val="24"/>
        </w:rPr>
        <w:t>The Kenai River is a glacially-</w:t>
      </w:r>
      <w:r w:rsidR="00F852E3">
        <w:rPr>
          <w:sz w:val="24"/>
          <w:szCs w:val="24"/>
        </w:rPr>
        <w:t>fed system located on the Kenai Peninsula. This 82-mile river begins at the outlet of Kenai Lake and flows into</w:t>
      </w:r>
      <w:r w:rsidR="00346DF2">
        <w:rPr>
          <w:sz w:val="24"/>
          <w:szCs w:val="24"/>
        </w:rPr>
        <w:t xml:space="preserve"> the Cook Inlet,</w:t>
      </w:r>
      <w:r w:rsidR="00F852E3">
        <w:rPr>
          <w:sz w:val="24"/>
          <w:szCs w:val="24"/>
        </w:rPr>
        <w:t xml:space="preserve"> a branch of the Gulf of Alaska. Due to its size, the Kenai River is </w:t>
      </w:r>
      <w:r w:rsidR="00CE73AF">
        <w:rPr>
          <w:sz w:val="24"/>
          <w:szCs w:val="24"/>
        </w:rPr>
        <w:t>generally</w:t>
      </w:r>
      <w:r w:rsidR="00F852E3">
        <w:rPr>
          <w:sz w:val="24"/>
          <w:szCs w:val="24"/>
        </w:rPr>
        <w:t xml:space="preserve"> divided into three sections: the upper river (Cooper Landing at river mile [RM] 82 to Skilak Lake at RM 65), middle river (RM 50 at the outlet of Skilak Lake to RM 21 in Soldotna at the Sterling Highway bridge), and lower river (RM 21 to RM 0 at the</w:t>
      </w:r>
      <w:r w:rsidR="00BF0A18">
        <w:rPr>
          <w:sz w:val="24"/>
          <w:szCs w:val="24"/>
        </w:rPr>
        <w:t xml:space="preserve"> mouth in </w:t>
      </w:r>
      <w:r w:rsidR="005E736F">
        <w:rPr>
          <w:sz w:val="24"/>
          <w:szCs w:val="24"/>
        </w:rPr>
        <w:t xml:space="preserve">the city of </w:t>
      </w:r>
      <w:r w:rsidR="00BF0A18">
        <w:rPr>
          <w:sz w:val="24"/>
          <w:szCs w:val="24"/>
        </w:rPr>
        <w:t>Kenai). Several ma</w:t>
      </w:r>
      <w:r w:rsidR="00F524A8">
        <w:rPr>
          <w:sz w:val="24"/>
          <w:szCs w:val="24"/>
        </w:rPr>
        <w:t>jor</w:t>
      </w:r>
      <w:r w:rsidR="00BF0A18">
        <w:rPr>
          <w:sz w:val="24"/>
          <w:szCs w:val="24"/>
        </w:rPr>
        <w:t xml:space="preserve"> </w:t>
      </w:r>
      <w:r w:rsidR="00346DF2">
        <w:rPr>
          <w:sz w:val="24"/>
          <w:szCs w:val="24"/>
        </w:rPr>
        <w:t xml:space="preserve">glacial and </w:t>
      </w:r>
      <w:r w:rsidR="00BF0A18">
        <w:rPr>
          <w:sz w:val="24"/>
          <w:szCs w:val="24"/>
        </w:rPr>
        <w:t xml:space="preserve">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4A4E11B" w14:textId="4669E2B4" w:rsidR="00887237" w:rsidRDefault="00C77469" w:rsidP="00711575">
      <w:pPr>
        <w:rPr>
          <w:sz w:val="24"/>
          <w:szCs w:val="24"/>
        </w:rPr>
      </w:pPr>
      <w:r>
        <w:rPr>
          <w:sz w:val="24"/>
          <w:szCs w:val="24"/>
        </w:rPr>
        <w:t>T</w:t>
      </w:r>
      <w:r w:rsidR="00711575" w:rsidRPr="00831865">
        <w:rPr>
          <w:sz w:val="24"/>
          <w:szCs w:val="24"/>
        </w:rPr>
        <w:t xml:space="preserve">he Kenai River watershed </w:t>
      </w:r>
      <w:r w:rsidR="005F5FF5">
        <w:rPr>
          <w:sz w:val="24"/>
          <w:szCs w:val="24"/>
        </w:rPr>
        <w:t>plays host to millions</w:t>
      </w:r>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sidR="00F524A8">
        <w:rPr>
          <w:sz w:val="24"/>
          <w:szCs w:val="24"/>
        </w:rPr>
        <w:t xml:space="preserve"> </w:t>
      </w:r>
      <w:r w:rsidR="007D1535">
        <w:rPr>
          <w:sz w:val="24"/>
          <w:szCs w:val="24"/>
        </w:rPr>
        <w:t xml:space="preserve">water quality parameters often influenced by development, impervious surfaces, boat use, </w:t>
      </w:r>
      <w:r w:rsidR="003F331D">
        <w:rPr>
          <w:sz w:val="24"/>
          <w:szCs w:val="24"/>
        </w:rPr>
        <w:t>and other</w:t>
      </w:r>
      <w:r w:rsidR="00526496">
        <w:rPr>
          <w:sz w:val="24"/>
          <w:szCs w:val="24"/>
        </w:rPr>
        <w:t xml:space="preserve"> sources</w:t>
      </w:r>
      <w:r w:rsidR="003F331D">
        <w:rPr>
          <w:sz w:val="24"/>
          <w:szCs w:val="24"/>
        </w:rPr>
        <w:t xml:space="preserve">. </w:t>
      </w:r>
      <w:r w:rsidR="007D1535">
        <w:rPr>
          <w:sz w:val="24"/>
          <w:szCs w:val="24"/>
        </w:rPr>
        <w:t xml:space="preserve">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w:t>
      </w:r>
      <w:r w:rsidR="007702A3">
        <w:rPr>
          <w:sz w:val="24"/>
          <w:szCs w:val="24"/>
        </w:rPr>
        <w:t xml:space="preserve">ter quality changes over time. </w:t>
      </w:r>
      <w:r w:rsidR="008C01D6">
        <w:rPr>
          <w:sz w:val="24"/>
          <w:szCs w:val="24"/>
        </w:rPr>
        <w:t>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r w:rsidR="00F524A8">
        <w:rPr>
          <w:sz w:val="24"/>
          <w:szCs w:val="24"/>
        </w:rPr>
        <w:t>conditions</w:t>
      </w:r>
      <w:r w:rsidR="00193FDA" w:rsidRPr="00621F96">
        <w:rPr>
          <w:sz w:val="24"/>
          <w:szCs w:val="24"/>
        </w:rPr>
        <w:t xml:space="preserve"> twice per year</w:t>
      </w:r>
      <w:r w:rsidR="005E736F">
        <w:rPr>
          <w:sz w:val="24"/>
          <w:szCs w:val="24"/>
        </w:rPr>
        <w:t xml:space="preserve"> (Figure 1). S</w:t>
      </w:r>
      <w:r w:rsidR="00A17313">
        <w:rPr>
          <w:sz w:val="24"/>
          <w:szCs w:val="24"/>
        </w:rPr>
        <w:t>ince inception</w:t>
      </w:r>
      <w:r w:rsidR="008C01D6">
        <w:rPr>
          <w:sz w:val="24"/>
          <w:szCs w:val="24"/>
        </w:rPr>
        <w:t xml:space="preserve"> </w:t>
      </w:r>
      <w:r w:rsidR="00A17313">
        <w:rPr>
          <w:sz w:val="24"/>
          <w:szCs w:val="24"/>
        </w:rPr>
        <w:t>a</w:t>
      </w:r>
      <w:r w:rsidR="005E736F">
        <w:rPr>
          <w:sz w:val="24"/>
          <w:szCs w:val="24"/>
        </w:rPr>
        <w:t xml:space="preserve"> broad</w:t>
      </w:r>
      <w:r w:rsidR="00A17313">
        <w:rPr>
          <w:sz w:val="24"/>
          <w:szCs w:val="24"/>
        </w:rPr>
        <w:t xml:space="preserve"> suite</w:t>
      </w:r>
      <w:r w:rsidR="008C01D6">
        <w:rPr>
          <w:sz w:val="24"/>
          <w:szCs w:val="24"/>
        </w:rPr>
        <w:t xml:space="preserve"> water quality paramete</w:t>
      </w:r>
      <w:r w:rsidR="005E736F">
        <w:rPr>
          <w:sz w:val="24"/>
          <w:szCs w:val="24"/>
        </w:rPr>
        <w:t xml:space="preserve">rs have been measured biannually </w:t>
      </w:r>
      <w:r w:rsidR="00212C5D">
        <w:rPr>
          <w:sz w:val="24"/>
          <w:szCs w:val="24"/>
        </w:rPr>
        <w:t xml:space="preserve">including </w:t>
      </w:r>
      <w:r w:rsidR="00702BE9">
        <w:rPr>
          <w:sz w:val="24"/>
          <w:szCs w:val="24"/>
        </w:rPr>
        <w:t xml:space="preserve">the </w:t>
      </w:r>
      <w:r w:rsidR="00212C5D">
        <w:rPr>
          <w:sz w:val="24"/>
          <w:szCs w:val="24"/>
        </w:rPr>
        <w:t>metals</w:t>
      </w:r>
      <w:r w:rsidR="005E736F">
        <w:rPr>
          <w:sz w:val="24"/>
          <w:szCs w:val="24"/>
        </w:rPr>
        <w:t xml:space="preserve"> copper, zinc, lead, a</w:t>
      </w:r>
      <w:r w:rsidR="00ED1BAB">
        <w:rPr>
          <w:sz w:val="24"/>
          <w:szCs w:val="24"/>
        </w:rPr>
        <w:t>rsenic, and others; nutrients such as phosphorus and</w:t>
      </w:r>
      <w:r w:rsidR="005E736F">
        <w:rPr>
          <w:sz w:val="24"/>
          <w:szCs w:val="24"/>
        </w:rPr>
        <w:t xml:space="preserve"> nitrogen</w:t>
      </w:r>
      <w:r w:rsidR="00ED1BAB">
        <w:rPr>
          <w:sz w:val="24"/>
          <w:szCs w:val="24"/>
        </w:rPr>
        <w:t xml:space="preserve">; hydrocarbon pollutants; fecal coliform bacteria; and </w:t>
      </w:r>
      <w:r w:rsidR="00F524A8">
        <w:rPr>
          <w:sz w:val="24"/>
          <w:szCs w:val="24"/>
        </w:rPr>
        <w:t>intrinsic</w:t>
      </w:r>
      <w:r w:rsidR="00ED1BAB">
        <w:rPr>
          <w:sz w:val="24"/>
          <w:szCs w:val="24"/>
        </w:rPr>
        <w:t xml:space="preserve"> parameters such as </w:t>
      </w:r>
      <w:r w:rsidR="00F63BE5">
        <w:rPr>
          <w:sz w:val="24"/>
          <w:szCs w:val="24"/>
        </w:rPr>
        <w:t>pH, turbidity, conductance, and temperature.</w:t>
      </w:r>
      <w:r w:rsidR="00887237">
        <w:rPr>
          <w:sz w:val="24"/>
          <w:szCs w:val="24"/>
        </w:rPr>
        <w:t xml:space="preserve">  </w:t>
      </w:r>
      <w:commentRangeStart w:id="14"/>
      <w:commentRangeStart w:id="15"/>
      <w:r w:rsidR="00F63BE5">
        <w:rPr>
          <w:sz w:val="24"/>
          <w:szCs w:val="24"/>
        </w:rPr>
        <w:t>A</w:t>
      </w:r>
      <w:r w:rsidR="00887237">
        <w:rPr>
          <w:sz w:val="24"/>
          <w:szCs w:val="24"/>
        </w:rPr>
        <w:t xml:space="preserve">n </w:t>
      </w:r>
      <w:r w:rsidR="00F63BE5" w:rsidRPr="00831865">
        <w:rPr>
          <w:sz w:val="24"/>
          <w:szCs w:val="24"/>
        </w:rPr>
        <w:t>increase</w:t>
      </w:r>
      <w:r w:rsidR="00D41435">
        <w:rPr>
          <w:sz w:val="24"/>
          <w:szCs w:val="24"/>
        </w:rPr>
        <w:t xml:space="preserve"> in copper and zinc</w:t>
      </w:r>
      <w:r w:rsidR="00F63BE5">
        <w:rPr>
          <w:sz w:val="24"/>
          <w:szCs w:val="24"/>
        </w:rPr>
        <w:t xml:space="preserve"> </w:t>
      </w:r>
      <w:r w:rsidR="00F63BE5" w:rsidRPr="00831865">
        <w:rPr>
          <w:sz w:val="24"/>
          <w:szCs w:val="24"/>
        </w:rPr>
        <w:t xml:space="preserve">concentrations </w:t>
      </w:r>
      <w:r w:rsidR="00D41435">
        <w:rPr>
          <w:sz w:val="24"/>
          <w:szCs w:val="24"/>
        </w:rPr>
        <w:t>was identified from 2010 through 2014</w:t>
      </w:r>
      <w:r w:rsidR="00F63BE5" w:rsidRPr="00831865">
        <w:rPr>
          <w:sz w:val="24"/>
          <w:szCs w:val="24"/>
        </w:rPr>
        <w:t xml:space="preserve"> </w:t>
      </w:r>
      <w:r w:rsidR="00F524A8">
        <w:rPr>
          <w:sz w:val="24"/>
          <w:szCs w:val="24"/>
        </w:rPr>
        <w:t>relative to</w:t>
      </w:r>
      <w:r w:rsidR="00F63BE5" w:rsidRPr="00831865">
        <w:rPr>
          <w:sz w:val="24"/>
          <w:szCs w:val="24"/>
        </w:rPr>
        <w:t xml:space="preserve"> previous sampling years</w:t>
      </w:r>
      <w:r w:rsidR="00F63BE5">
        <w:rPr>
          <w:sz w:val="24"/>
          <w:szCs w:val="24"/>
        </w:rPr>
        <w:t xml:space="preserve"> (KWF, 2015 and 2017), warranting further investigation and more intensive monitoring</w:t>
      </w:r>
      <w:r w:rsidR="00346DF2">
        <w:rPr>
          <w:sz w:val="24"/>
          <w:szCs w:val="24"/>
        </w:rPr>
        <w:t xml:space="preserve"> for these metals</w:t>
      </w:r>
      <w:r w:rsidR="00F63BE5">
        <w:rPr>
          <w:sz w:val="24"/>
          <w:szCs w:val="24"/>
        </w:rPr>
        <w:t>.</w:t>
      </w:r>
      <w:r w:rsidR="00212C5D">
        <w:rPr>
          <w:sz w:val="24"/>
          <w:szCs w:val="24"/>
        </w:rPr>
        <w:t xml:space="preserve">  </w:t>
      </w:r>
      <w:commentRangeEnd w:id="14"/>
      <w:r w:rsidR="00526496">
        <w:rPr>
          <w:rStyle w:val="CommentReference"/>
        </w:rPr>
        <w:commentReference w:id="14"/>
      </w:r>
      <w:commentRangeEnd w:id="15"/>
      <w:r w:rsidR="00887237">
        <w:rPr>
          <w:rStyle w:val="CommentReference"/>
        </w:rPr>
        <w:commentReference w:id="15"/>
      </w:r>
    </w:p>
    <w:p w14:paraId="16DFFFCE" w14:textId="77777777" w:rsidR="00887237" w:rsidRDefault="00887237" w:rsidP="00711575">
      <w:pPr>
        <w:rPr>
          <w:sz w:val="24"/>
          <w:szCs w:val="24"/>
        </w:rPr>
      </w:pPr>
    </w:p>
    <w:p w14:paraId="02E256C9" w14:textId="4CC6D755" w:rsidR="00F63BE5" w:rsidRPr="00DE469F" w:rsidRDefault="00DE469F" w:rsidP="00711575">
      <w:pPr>
        <w:rPr>
          <w:sz w:val="24"/>
          <w:szCs w:val="24"/>
        </w:rPr>
      </w:pPr>
      <w:r>
        <w:rPr>
          <w:sz w:val="24"/>
          <w:szCs w:val="24"/>
        </w:rPr>
        <w:t xml:space="preserve">Metals interacting with aquatic organisms often exhibit greatest </w:t>
      </w:r>
      <w:r w:rsidR="00F524A8">
        <w:rPr>
          <w:sz w:val="24"/>
          <w:szCs w:val="24"/>
        </w:rPr>
        <w:t>toxicity</w:t>
      </w:r>
      <w:r>
        <w:rPr>
          <w:sz w:val="24"/>
          <w:szCs w:val="24"/>
        </w:rPr>
        <w:t xml:space="preserve"> when in the dissolved phase (Gerhardt, 1993), and </w:t>
      </w:r>
      <w:r w:rsidR="00212C5D">
        <w:rPr>
          <w:sz w:val="24"/>
          <w:szCs w:val="24"/>
        </w:rPr>
        <w:t>can have harmful effects on Pacific salmon and their habitat. Elevated levels of copper can lead to toxic effects on</w:t>
      </w:r>
      <w:r w:rsidR="00F524A8">
        <w:rPr>
          <w:sz w:val="24"/>
          <w:szCs w:val="24"/>
        </w:rPr>
        <w:t xml:space="preserve"> </w:t>
      </w:r>
      <w:r w:rsidR="00E26C80">
        <w:rPr>
          <w:sz w:val="24"/>
          <w:szCs w:val="24"/>
        </w:rPr>
        <w:t>a</w:t>
      </w:r>
      <w:r w:rsidR="00212C5D">
        <w:rPr>
          <w:sz w:val="24"/>
          <w:szCs w:val="24"/>
        </w:rPr>
        <w:t xml:space="preserve"> salmon</w:t>
      </w:r>
      <w:r w:rsidR="00F524A8">
        <w:rPr>
          <w:sz w:val="24"/>
          <w:szCs w:val="24"/>
        </w:rPr>
        <w:t>’s</w:t>
      </w:r>
      <w:r w:rsidR="00212C5D">
        <w:rPr>
          <w:sz w:val="24"/>
          <w:szCs w:val="24"/>
        </w:rPr>
        <w:t xml:space="preserve"> olfactory </w:t>
      </w:r>
      <w:r w:rsidR="00E26C80">
        <w:rPr>
          <w:sz w:val="24"/>
          <w:szCs w:val="24"/>
        </w:rPr>
        <w:t>function</w:t>
      </w:r>
      <w:r w:rsidR="00212C5D">
        <w:rPr>
          <w:sz w:val="24"/>
          <w:szCs w:val="24"/>
        </w:rPr>
        <w:t>, which is critical for survival and migratory success (Baldwin et al, 2003). Chinook salmon (</w:t>
      </w:r>
      <w:proofErr w:type="spellStart"/>
      <w:r w:rsidR="00212C5D">
        <w:rPr>
          <w:i/>
          <w:iCs/>
          <w:sz w:val="24"/>
          <w:szCs w:val="24"/>
        </w:rPr>
        <w:t>Oncorhynchus</w:t>
      </w:r>
      <w:proofErr w:type="spellEnd"/>
      <w:r w:rsidR="00212C5D">
        <w:rPr>
          <w:i/>
          <w:iCs/>
          <w:sz w:val="24"/>
          <w:szCs w:val="24"/>
        </w:rPr>
        <w:t xml:space="preserve"> </w:t>
      </w:r>
      <w:proofErr w:type="spellStart"/>
      <w:r w:rsidR="00212C5D">
        <w:rPr>
          <w:i/>
          <w:iCs/>
          <w:sz w:val="24"/>
          <w:szCs w:val="24"/>
        </w:rPr>
        <w:t>tshawytscha</w:t>
      </w:r>
      <w:proofErr w:type="spellEnd"/>
      <w:r w:rsidR="00212C5D">
        <w:rPr>
          <w:sz w:val="24"/>
          <w:szCs w:val="24"/>
        </w:rPr>
        <w:t xml:space="preserve">) have shown increased susceptibility to </w:t>
      </w:r>
      <w:r w:rsidR="00C90F57">
        <w:rPr>
          <w:sz w:val="24"/>
          <w:szCs w:val="24"/>
        </w:rPr>
        <w:t xml:space="preserve">mortality from </w:t>
      </w:r>
      <w:r w:rsidR="00212C5D">
        <w:rPr>
          <w:sz w:val="24"/>
          <w:szCs w:val="24"/>
        </w:rPr>
        <w:t xml:space="preserve">elevated zinc levels during early life stages-a critical period of time in development (Chapman, 1978).  </w:t>
      </w:r>
      <w:commentRangeStart w:id="16"/>
      <w:commentRangeStart w:id="17"/>
      <w:r w:rsidR="00887237">
        <w:rPr>
          <w:sz w:val="24"/>
          <w:szCs w:val="24"/>
        </w:rPr>
        <w:t>C</w:t>
      </w:r>
      <w:r w:rsidR="008C01D6" w:rsidRPr="00621F96">
        <w:rPr>
          <w:sz w:val="24"/>
          <w:szCs w:val="24"/>
        </w:rPr>
        <w:t>opper and zinc</w:t>
      </w:r>
      <w:r w:rsidR="00887237">
        <w:rPr>
          <w:sz w:val="24"/>
          <w:szCs w:val="24"/>
        </w:rPr>
        <w:t xml:space="preserve"> exceedances</w:t>
      </w:r>
      <w:r w:rsidR="008C01D6" w:rsidRPr="00621F96">
        <w:rPr>
          <w:sz w:val="24"/>
          <w:szCs w:val="24"/>
        </w:rPr>
        <w:t xml:space="preserve"> are identified when their levels are compared to a hardness-dependent freshwater criterion </w:t>
      </w:r>
      <w:r w:rsidR="00D4631F">
        <w:rPr>
          <w:sz w:val="24"/>
          <w:szCs w:val="24"/>
        </w:rPr>
        <w:t>chronic</w:t>
      </w:r>
      <w:r w:rsidR="008C01D6" w:rsidRPr="00621F96">
        <w:rPr>
          <w:sz w:val="24"/>
          <w:szCs w:val="24"/>
        </w:rPr>
        <w:t xml:space="preserve"> concentration</w:t>
      </w:r>
      <w:r w:rsidR="008C01D6">
        <w:rPr>
          <w:sz w:val="24"/>
          <w:szCs w:val="24"/>
        </w:rPr>
        <w:t xml:space="preserve"> </w:t>
      </w:r>
      <w:commentRangeStart w:id="18"/>
      <w:commentRangeStart w:id="19"/>
      <w:r w:rsidR="008C01D6">
        <w:rPr>
          <w:sz w:val="24"/>
          <w:szCs w:val="24"/>
        </w:rPr>
        <w:t>(CCC</w:t>
      </w:r>
      <w:commentRangeEnd w:id="18"/>
      <w:r w:rsidR="001C3AA1">
        <w:rPr>
          <w:rStyle w:val="CommentReference"/>
        </w:rPr>
        <w:commentReference w:id="18"/>
      </w:r>
      <w:commentRangeEnd w:id="19"/>
      <w:r w:rsidR="00887237">
        <w:rPr>
          <w:rStyle w:val="CommentReference"/>
        </w:rPr>
        <w:commentReference w:id="19"/>
      </w:r>
      <w:r w:rsidR="008C01D6">
        <w:rPr>
          <w:sz w:val="24"/>
          <w:szCs w:val="24"/>
        </w:rPr>
        <w:t>)</w:t>
      </w:r>
      <w:r w:rsidR="00887237">
        <w:rPr>
          <w:sz w:val="24"/>
          <w:szCs w:val="24"/>
        </w:rPr>
        <w:t>, which varies with calcium and magnesium concentration</w:t>
      </w:r>
      <w:r w:rsidR="008C01D6">
        <w:rPr>
          <w:sz w:val="24"/>
          <w:szCs w:val="24"/>
        </w:rPr>
        <w:t xml:space="preserve"> (Table 1; ADEC 2008).</w:t>
      </w:r>
      <w:commentRangeEnd w:id="16"/>
      <w:r w:rsidR="003A2471">
        <w:rPr>
          <w:rStyle w:val="CommentReference"/>
        </w:rPr>
        <w:commentReference w:id="16"/>
      </w:r>
      <w:commentRangeEnd w:id="17"/>
      <w:r w:rsidR="00887237">
        <w:rPr>
          <w:rStyle w:val="CommentReference"/>
        </w:rPr>
        <w:commentReference w:id="17"/>
      </w:r>
      <w:r w:rsidR="00FD1A88">
        <w:rPr>
          <w:sz w:val="24"/>
          <w:szCs w:val="24"/>
        </w:rPr>
        <w:t xml:space="preserve"> </w:t>
      </w:r>
      <w:r w:rsidR="00212C5D" w:rsidRPr="00A47E46">
        <w:rPr>
          <w:rFonts w:asciiTheme="majorHAnsi" w:hAnsiTheme="majorHAnsi" w:cs="Arial"/>
          <w:sz w:val="24"/>
          <w:szCs w:val="24"/>
        </w:rPr>
        <w:t xml:space="preserve">Hardness </w:t>
      </w:r>
      <w:r w:rsidR="00FD1A88">
        <w:rPr>
          <w:rFonts w:asciiTheme="majorHAnsi" w:hAnsiTheme="majorHAnsi" w:cs="Arial"/>
          <w:sz w:val="24"/>
          <w:szCs w:val="24"/>
        </w:rPr>
        <w:t>is</w:t>
      </w:r>
      <w:r w:rsidR="00212C5D" w:rsidRPr="00A47E46">
        <w:rPr>
          <w:rFonts w:asciiTheme="majorHAnsi" w:hAnsiTheme="majorHAnsi" w:cs="Arial"/>
          <w:sz w:val="24"/>
          <w:szCs w:val="24"/>
        </w:rPr>
        <w:t xml:space="preserve"> used to calculate </w:t>
      </w:r>
      <w:r w:rsidR="00024A82" w:rsidRPr="00A47E46">
        <w:rPr>
          <w:rFonts w:asciiTheme="majorHAnsi" w:hAnsiTheme="majorHAnsi" w:cs="Arial"/>
          <w:sz w:val="24"/>
          <w:szCs w:val="24"/>
        </w:rPr>
        <w:t>aquatic toxicity</w:t>
      </w:r>
      <w:r w:rsidR="00212C5D" w:rsidRPr="00A47E46">
        <w:rPr>
          <w:rFonts w:asciiTheme="majorHAnsi" w:hAnsiTheme="majorHAnsi" w:cs="Arial"/>
          <w:sz w:val="24"/>
          <w:szCs w:val="24"/>
        </w:rPr>
        <w:t xml:space="preserve"> criteria</w:t>
      </w:r>
      <w:r w:rsidR="00024A82" w:rsidRPr="00A47E46">
        <w:rPr>
          <w:rFonts w:asciiTheme="majorHAnsi" w:hAnsiTheme="majorHAnsi" w:cs="Arial"/>
          <w:sz w:val="24"/>
          <w:szCs w:val="24"/>
        </w:rPr>
        <w:t xml:space="preserve"> for</w:t>
      </w:r>
      <w:r w:rsidR="00E26C80">
        <w:rPr>
          <w:rFonts w:asciiTheme="majorHAnsi" w:hAnsiTheme="majorHAnsi" w:cs="Arial"/>
          <w:sz w:val="24"/>
          <w:szCs w:val="24"/>
        </w:rPr>
        <w:t xml:space="preserve"> many</w:t>
      </w:r>
      <w:r w:rsidR="00024A82" w:rsidRPr="00A47E46">
        <w:rPr>
          <w:rFonts w:asciiTheme="majorHAnsi" w:hAnsiTheme="majorHAnsi" w:cs="Arial"/>
          <w:sz w:val="24"/>
          <w:szCs w:val="24"/>
        </w:rPr>
        <w:t xml:space="preserve"> dissolved metals</w:t>
      </w:r>
      <w:r w:rsidR="00212C5D" w:rsidRPr="00A47E46">
        <w:rPr>
          <w:rFonts w:asciiTheme="majorHAnsi" w:hAnsiTheme="majorHAnsi" w:cs="Arial"/>
          <w:sz w:val="24"/>
          <w:szCs w:val="24"/>
        </w:rPr>
        <w:t xml:space="preserve"> because </w:t>
      </w:r>
      <w:r w:rsidR="00024A82" w:rsidRPr="00A47E46">
        <w:rPr>
          <w:rFonts w:asciiTheme="majorHAnsi" w:hAnsiTheme="majorHAnsi" w:cs="Arial"/>
          <w:sz w:val="24"/>
          <w:szCs w:val="24"/>
        </w:rPr>
        <w:t>magnesium and calcium</w:t>
      </w:r>
      <w:r w:rsidR="00212C5D" w:rsidRPr="00A47E46">
        <w:rPr>
          <w:rFonts w:asciiTheme="majorHAnsi" w:hAnsiTheme="majorHAnsi" w:cs="Arial"/>
          <w:sz w:val="24"/>
          <w:szCs w:val="24"/>
        </w:rPr>
        <w:t xml:space="preserve"> compete for</w:t>
      </w:r>
      <w:r w:rsidR="00024A82" w:rsidRPr="00A47E46">
        <w:rPr>
          <w:rFonts w:asciiTheme="majorHAnsi" w:hAnsiTheme="majorHAnsi" w:cs="Arial"/>
          <w:sz w:val="24"/>
          <w:szCs w:val="24"/>
        </w:rPr>
        <w:t xml:space="preserve"> metals</w:t>
      </w:r>
      <w:r w:rsidR="00212C5D" w:rsidRPr="00A47E46">
        <w:rPr>
          <w:rFonts w:asciiTheme="majorHAnsi" w:hAnsiTheme="majorHAnsi" w:cs="Arial"/>
          <w:sz w:val="24"/>
          <w:szCs w:val="24"/>
        </w:rPr>
        <w:t xml:space="preserve"> binding sites on the fish gill</w:t>
      </w:r>
      <w:r w:rsidR="00024A82" w:rsidRPr="00A47E46">
        <w:rPr>
          <w:rFonts w:asciiTheme="majorHAnsi" w:hAnsiTheme="majorHAnsi" w:cs="Arial"/>
          <w:sz w:val="24"/>
          <w:szCs w:val="24"/>
        </w:rPr>
        <w:t xml:space="preserve"> (Galvez et al.,</w:t>
      </w:r>
      <w:r w:rsidR="00702BE9">
        <w:rPr>
          <w:rFonts w:asciiTheme="majorHAnsi" w:hAnsiTheme="majorHAnsi" w:cs="Arial"/>
          <w:sz w:val="24"/>
          <w:szCs w:val="24"/>
        </w:rPr>
        <w:t xml:space="preserve"> 1998</w:t>
      </w:r>
      <w:r w:rsidR="00024A82" w:rsidRPr="00A47E46">
        <w:rPr>
          <w:rFonts w:asciiTheme="majorHAnsi" w:hAnsiTheme="majorHAnsi" w:cs="Arial"/>
          <w:sz w:val="24"/>
          <w:szCs w:val="24"/>
        </w:rPr>
        <w:t>)</w:t>
      </w:r>
      <w:r w:rsidR="00702BE9">
        <w:rPr>
          <w:rFonts w:asciiTheme="majorHAnsi" w:hAnsiTheme="majorHAnsi" w:cs="Arial"/>
          <w:sz w:val="24"/>
          <w:szCs w:val="24"/>
        </w:rPr>
        <w:t>.</w:t>
      </w:r>
    </w:p>
    <w:p w14:paraId="2FC444C9" w14:textId="1700F689" w:rsidR="00F63BE5" w:rsidRDefault="00F63BE5" w:rsidP="00711575">
      <w:pPr>
        <w:rPr>
          <w:sz w:val="24"/>
          <w:szCs w:val="24"/>
        </w:rPr>
      </w:pPr>
    </w:p>
    <w:p w14:paraId="15886AAE" w14:textId="302DDEE4" w:rsidR="00293852" w:rsidRPr="004E4CDA" w:rsidRDefault="00A47E46" w:rsidP="00D205E1">
      <w:pPr>
        <w:rPr>
          <w:sz w:val="24"/>
          <w:szCs w:val="24"/>
        </w:rPr>
      </w:pPr>
      <w:r>
        <w:rPr>
          <w:sz w:val="24"/>
          <w:szCs w:val="24"/>
        </w:rPr>
        <w:t>T</w:t>
      </w:r>
      <w:r w:rsidR="00B86230">
        <w:rPr>
          <w:sz w:val="24"/>
          <w:szCs w:val="24"/>
        </w:rPr>
        <w:t>hrough</w:t>
      </w:r>
      <w:r w:rsidR="00887237">
        <w:rPr>
          <w:sz w:val="24"/>
          <w:szCs w:val="24"/>
        </w:rPr>
        <w:t xml:space="preserve"> </w:t>
      </w:r>
      <w:r w:rsidR="00526496">
        <w:rPr>
          <w:sz w:val="24"/>
          <w:szCs w:val="24"/>
        </w:rPr>
        <w:t>grant funds provided through</w:t>
      </w:r>
      <w:r w:rsidR="007702A3">
        <w:rPr>
          <w:sz w:val="24"/>
          <w:szCs w:val="24"/>
        </w:rPr>
        <w:t xml:space="preserve"> the Alaska Department of Environmental Conservation</w:t>
      </w:r>
      <w:r w:rsidR="00526496">
        <w:rPr>
          <w:sz w:val="24"/>
          <w:szCs w:val="24"/>
        </w:rPr>
        <w:t xml:space="preserve"> </w:t>
      </w:r>
      <w:r w:rsidR="007702A3">
        <w:rPr>
          <w:sz w:val="24"/>
          <w:szCs w:val="24"/>
        </w:rPr>
        <w:t>(</w:t>
      </w:r>
      <w:r w:rsidR="00887237">
        <w:rPr>
          <w:sz w:val="24"/>
          <w:szCs w:val="24"/>
        </w:rPr>
        <w:t>A</w:t>
      </w:r>
      <w:r w:rsidR="00526496">
        <w:rPr>
          <w:sz w:val="24"/>
          <w:szCs w:val="24"/>
        </w:rPr>
        <w:t>DEC</w:t>
      </w:r>
      <w:r w:rsidR="007702A3">
        <w:rPr>
          <w:sz w:val="24"/>
          <w:szCs w:val="24"/>
        </w:rPr>
        <w:t>)</w:t>
      </w:r>
      <w:r w:rsidR="00526496">
        <w:rPr>
          <w:sz w:val="24"/>
          <w:szCs w:val="24"/>
        </w:rPr>
        <w:t xml:space="preserve"> and matching funds from KWF</w:t>
      </w:r>
      <w:r w:rsidR="00B86230">
        <w:rPr>
          <w:sz w:val="24"/>
          <w:szCs w:val="24"/>
        </w:rPr>
        <w:t xml:space="preserve">, KWF identified </w:t>
      </w:r>
      <w:r w:rsidR="00947FFA">
        <w:rPr>
          <w:sz w:val="24"/>
          <w:szCs w:val="24"/>
        </w:rPr>
        <w:t xml:space="preserve">four tributary and three mainstem sites </w:t>
      </w:r>
      <w:r w:rsidR="00FD1A88">
        <w:rPr>
          <w:sz w:val="24"/>
          <w:szCs w:val="24"/>
        </w:rPr>
        <w:t xml:space="preserve">in addition to the </w:t>
      </w:r>
      <w:r w:rsidR="00D41435">
        <w:rPr>
          <w:sz w:val="24"/>
          <w:szCs w:val="24"/>
        </w:rPr>
        <w:t>standard biannual KRBWQM</w:t>
      </w:r>
      <w:r w:rsidR="00FD1A88">
        <w:rPr>
          <w:sz w:val="24"/>
          <w:szCs w:val="24"/>
        </w:rPr>
        <w:t xml:space="preserve"> sampling sites </w:t>
      </w:r>
      <w:r w:rsidR="00947FFA">
        <w:rPr>
          <w:sz w:val="24"/>
          <w:szCs w:val="24"/>
        </w:rPr>
        <w:t xml:space="preserve">throughout the Kenai River watershed for </w:t>
      </w:r>
      <w:r w:rsidR="00C90F57">
        <w:rPr>
          <w:sz w:val="24"/>
          <w:szCs w:val="24"/>
        </w:rPr>
        <w:t>supplemental sampling</w:t>
      </w:r>
      <w:r w:rsidR="00947FFA">
        <w:rPr>
          <w:sz w:val="24"/>
          <w:szCs w:val="24"/>
        </w:rPr>
        <w:t xml:space="preserve"> in the spring</w:t>
      </w:r>
      <w:r w:rsidR="00B04518">
        <w:rPr>
          <w:sz w:val="24"/>
          <w:szCs w:val="24"/>
        </w:rPr>
        <w:t>s</w:t>
      </w:r>
      <w:r w:rsidR="00947FFA">
        <w:rPr>
          <w:sz w:val="24"/>
          <w:szCs w:val="24"/>
        </w:rPr>
        <w:t xml:space="preserve"> and summe</w:t>
      </w:r>
      <w:r w:rsidR="00225A7F">
        <w:rPr>
          <w:sz w:val="24"/>
          <w:szCs w:val="24"/>
        </w:rPr>
        <w:t>rs</w:t>
      </w:r>
      <w:r w:rsidR="00947FFA">
        <w:rPr>
          <w:sz w:val="24"/>
          <w:szCs w:val="24"/>
        </w:rPr>
        <w:t xml:space="preserve"> of 2019</w:t>
      </w:r>
      <w:r w:rsidR="00B04518">
        <w:rPr>
          <w:sz w:val="24"/>
          <w:szCs w:val="24"/>
        </w:rPr>
        <w:t>-2020</w:t>
      </w:r>
      <w:r w:rsidR="0024208B">
        <w:rPr>
          <w:sz w:val="24"/>
          <w:szCs w:val="24"/>
        </w:rPr>
        <w:t xml:space="preserve"> (Figure 2)</w:t>
      </w:r>
      <w:r w:rsidR="00947FFA">
        <w:rPr>
          <w:sz w:val="24"/>
          <w:szCs w:val="24"/>
        </w:rPr>
        <w:t>.</w:t>
      </w:r>
      <w:r w:rsidR="007702A3">
        <w:rPr>
          <w:sz w:val="24"/>
          <w:szCs w:val="24"/>
        </w:rPr>
        <w:t xml:space="preserve"> </w:t>
      </w:r>
      <w:r w:rsidR="004E4CDA">
        <w:rPr>
          <w:sz w:val="24"/>
          <w:szCs w:val="24"/>
        </w:rPr>
        <w:t>This report presents</w:t>
      </w:r>
      <w:r w:rsidR="00C90F57">
        <w:rPr>
          <w:sz w:val="24"/>
          <w:szCs w:val="24"/>
        </w:rPr>
        <w:t xml:space="preserve"> </w:t>
      </w:r>
      <w:r w:rsidR="004E4CDA">
        <w:rPr>
          <w:sz w:val="24"/>
          <w:szCs w:val="24"/>
        </w:rPr>
        <w:t>results from both biannual KRBWQM events in 2019-2020 as well as the supplemental sampling events.</w:t>
      </w:r>
      <w:r w:rsidR="00A21003">
        <w:rPr>
          <w:sz w:val="24"/>
          <w:szCs w:val="24"/>
        </w:rPr>
        <w:t xml:space="preserve">  </w:t>
      </w:r>
      <w:r w:rsidR="004E4CDA">
        <w:rPr>
          <w:sz w:val="24"/>
          <w:szCs w:val="24"/>
        </w:rPr>
        <w:t xml:space="preserve">Additional efforts to identify </w:t>
      </w:r>
      <w:r w:rsidR="00526496">
        <w:rPr>
          <w:sz w:val="24"/>
          <w:szCs w:val="24"/>
        </w:rPr>
        <w:t xml:space="preserve">potential </w:t>
      </w:r>
      <w:r w:rsidR="004E4CDA">
        <w:rPr>
          <w:sz w:val="24"/>
          <w:szCs w:val="24"/>
        </w:rPr>
        <w:t xml:space="preserve">sources of metals throughout the Kenai River watershed were initiated in 2019-2020 and are reported here.  </w:t>
      </w:r>
      <w:r w:rsidR="00C90F57">
        <w:rPr>
          <w:sz w:val="24"/>
          <w:szCs w:val="24"/>
        </w:rPr>
        <w:t>As part of an ongoing mapping effort, f</w:t>
      </w:r>
      <w:r w:rsidR="00947FFA">
        <w:rPr>
          <w:sz w:val="24"/>
          <w:szCs w:val="24"/>
        </w:rPr>
        <w:t>ive river trips were cond</w:t>
      </w:r>
      <w:r w:rsidR="004E4CDA">
        <w:rPr>
          <w:sz w:val="24"/>
          <w:szCs w:val="24"/>
        </w:rPr>
        <w:t>ucted in order to photograph</w:t>
      </w:r>
      <w:r w:rsidR="00947FFA">
        <w:rPr>
          <w:sz w:val="24"/>
          <w:szCs w:val="24"/>
        </w:rPr>
        <w:t xml:space="preserve"> </w:t>
      </w:r>
      <w:r w:rsidR="00B04518">
        <w:rPr>
          <w:sz w:val="24"/>
          <w:szCs w:val="24"/>
        </w:rPr>
        <w:t xml:space="preserve">potential </w:t>
      </w:r>
      <w:r w:rsidR="00947FFA">
        <w:rPr>
          <w:sz w:val="24"/>
          <w:szCs w:val="24"/>
        </w:rPr>
        <w:t>zinc and copper sources visible from the Kenai River</w:t>
      </w:r>
      <w:r w:rsidR="00B04518">
        <w:rPr>
          <w:sz w:val="24"/>
          <w:szCs w:val="24"/>
        </w:rPr>
        <w:t xml:space="preserve"> mainstem</w:t>
      </w:r>
      <w:r w:rsidR="00947FFA">
        <w:rPr>
          <w:sz w:val="24"/>
          <w:szCs w:val="24"/>
        </w:rPr>
        <w:t xml:space="preserve">. </w:t>
      </w:r>
      <w:r w:rsidR="00CC03C8">
        <w:rPr>
          <w:sz w:val="24"/>
          <w:szCs w:val="24"/>
        </w:rPr>
        <w:t>Re</w:t>
      </w:r>
      <w:r w:rsidR="00C90F57">
        <w:rPr>
          <w:sz w:val="24"/>
          <w:szCs w:val="24"/>
        </w:rPr>
        <w:t>mote sensing techniques are</w:t>
      </w:r>
      <w:r w:rsidR="00CC03C8">
        <w:rPr>
          <w:sz w:val="24"/>
          <w:szCs w:val="24"/>
        </w:rPr>
        <w:t xml:space="preserve"> being applied to identify potential sources not visible from the mainstem.</w:t>
      </w:r>
      <w:r w:rsidR="00A21003">
        <w:rPr>
          <w:sz w:val="24"/>
          <w:szCs w:val="24"/>
        </w:rPr>
        <w:t xml:space="preserve">  </w:t>
      </w:r>
      <w:r w:rsidR="00CC03C8">
        <w:rPr>
          <w:sz w:val="24"/>
          <w:szCs w:val="24"/>
        </w:rPr>
        <w:t xml:space="preserve">These photos and data are being incorporated into a GIS shapefile established to document other adjacent </w:t>
      </w:r>
      <w:r w:rsidR="00526496">
        <w:rPr>
          <w:sz w:val="24"/>
          <w:szCs w:val="24"/>
        </w:rPr>
        <w:t xml:space="preserve">potential </w:t>
      </w:r>
      <w:r w:rsidR="00CC03C8">
        <w:rPr>
          <w:sz w:val="24"/>
          <w:szCs w:val="24"/>
        </w:rPr>
        <w:t>sources of these heavy metals including impervious surfaces, boat landings, and wastewater discharge.  M</w:t>
      </w:r>
      <w:r w:rsidR="0024208B">
        <w:rPr>
          <w:sz w:val="24"/>
          <w:szCs w:val="24"/>
        </w:rPr>
        <w:t>apping efforts are ongoi</w:t>
      </w:r>
      <w:r w:rsidR="00CC03C8">
        <w:rPr>
          <w:sz w:val="24"/>
          <w:szCs w:val="24"/>
        </w:rPr>
        <w:t xml:space="preserve">ng and </w:t>
      </w:r>
      <w:commentRangeStart w:id="20"/>
      <w:commentRangeStart w:id="21"/>
      <w:r w:rsidR="00CC03C8">
        <w:rPr>
          <w:sz w:val="24"/>
          <w:szCs w:val="24"/>
        </w:rPr>
        <w:t xml:space="preserve">will be completed in </w:t>
      </w:r>
      <w:r w:rsidR="00526496">
        <w:rPr>
          <w:sz w:val="24"/>
          <w:szCs w:val="24"/>
        </w:rPr>
        <w:t xml:space="preserve">early </w:t>
      </w:r>
      <w:r w:rsidR="00CC03C8">
        <w:rPr>
          <w:sz w:val="24"/>
          <w:szCs w:val="24"/>
        </w:rPr>
        <w:t>202</w:t>
      </w:r>
      <w:ins w:id="22" w:author="Benjamin Meyer" w:date="2021-02-15T09:08:00Z">
        <w:r w:rsidR="007702A3">
          <w:rPr>
            <w:sz w:val="24"/>
            <w:szCs w:val="24"/>
          </w:rPr>
          <w:t>1</w:t>
        </w:r>
      </w:ins>
      <w:del w:id="23" w:author="Benjamin Meyer" w:date="2021-02-15T09:08:00Z">
        <w:r w:rsidR="00CC03C8" w:rsidDel="007702A3">
          <w:rPr>
            <w:sz w:val="24"/>
            <w:szCs w:val="24"/>
          </w:rPr>
          <w:delText>1</w:delText>
        </w:r>
      </w:del>
      <w:commentRangeEnd w:id="20"/>
      <w:r w:rsidR="00361719">
        <w:rPr>
          <w:rStyle w:val="CommentReference"/>
        </w:rPr>
        <w:commentReference w:id="20"/>
      </w:r>
      <w:commentRangeEnd w:id="21"/>
      <w:r w:rsidR="00887237">
        <w:rPr>
          <w:rStyle w:val="CommentReference"/>
        </w:rPr>
        <w:commentReference w:id="21"/>
      </w:r>
      <w:del w:id="24" w:author="Benjamin Meyer" w:date="2021-02-15T09:08:00Z">
        <w:r w:rsidR="00526496" w:rsidDel="007702A3">
          <w:rPr>
            <w:sz w:val="24"/>
            <w:szCs w:val="24"/>
          </w:rPr>
          <w:delText xml:space="preserve"> with a </w:delText>
        </w:r>
        <w:r w:rsidR="00621F96" w:rsidDel="007702A3">
          <w:rPr>
            <w:sz w:val="24"/>
            <w:szCs w:val="24"/>
          </w:rPr>
          <w:delText>report</w:delText>
        </w:r>
        <w:r w:rsidR="000A7351" w:rsidDel="007702A3">
          <w:rPr>
            <w:sz w:val="24"/>
            <w:szCs w:val="24"/>
          </w:rPr>
          <w:delText xml:space="preserve"> and interactive mapping tool</w:delText>
        </w:r>
      </w:del>
      <w:r w:rsidR="00621F96">
        <w:rPr>
          <w:sz w:val="24"/>
          <w:szCs w:val="24"/>
        </w:rPr>
        <w:t>.</w:t>
      </w:r>
    </w:p>
    <w:p w14:paraId="2D714638" w14:textId="0B0EEEED" w:rsidR="00AD09EE" w:rsidRDefault="00AD09EE" w:rsidP="00BC1F4D">
      <w:pPr>
        <w:pStyle w:val="Heading1"/>
      </w:pPr>
    </w:p>
    <w:p w14:paraId="56F0B344" w14:textId="77FAA39E" w:rsidR="00A21003" w:rsidRDefault="00A21003" w:rsidP="00A21003"/>
    <w:p w14:paraId="6563D2D7" w14:textId="06210589" w:rsidR="00A21003" w:rsidRDefault="00A21003" w:rsidP="00A21003"/>
    <w:p w14:paraId="0337B6AA" w14:textId="430210BE" w:rsidR="00CC03C8" w:rsidRPr="00CC03C8" w:rsidRDefault="00CC03C8" w:rsidP="00CC03C8"/>
    <w:p w14:paraId="6D9F94E1" w14:textId="77777777" w:rsidR="00BC1F4D" w:rsidRPr="006F3509" w:rsidRDefault="00BC7271" w:rsidP="00BC1F4D">
      <w:pPr>
        <w:pStyle w:val="Heading1"/>
        <w:rPr>
          <w:b/>
          <w:bCs/>
        </w:rPr>
      </w:pPr>
      <w:bookmarkStart w:id="25" w:name="_Toc64271418"/>
      <w:r w:rsidRPr="006F3509">
        <w:rPr>
          <w:b/>
          <w:bCs/>
        </w:rPr>
        <w:lastRenderedPageBreak/>
        <w:t>Methods</w:t>
      </w:r>
      <w:bookmarkEnd w:id="25"/>
    </w:p>
    <w:p w14:paraId="1E1F60F8" w14:textId="77777777" w:rsidR="00AD09EE" w:rsidRDefault="00AD09EE" w:rsidP="009308B3"/>
    <w:p w14:paraId="354A3F22" w14:textId="3001320B" w:rsidR="001F0EA8" w:rsidRDefault="003D0107" w:rsidP="00A21003">
      <w:pPr>
        <w:pStyle w:val="Heading2"/>
        <w:rPr>
          <w:ins w:id="26" w:author="Benjamin Meyer" w:date="2020-12-07T05:39:00Z"/>
        </w:rPr>
      </w:pPr>
      <w:bookmarkStart w:id="27" w:name="_Toc64271419"/>
      <w:r>
        <w:t>Copper and zinc s</w:t>
      </w:r>
      <w:r w:rsidR="00AD09EE">
        <w:t>ampling</w:t>
      </w:r>
      <w:bookmarkEnd w:id="27"/>
    </w:p>
    <w:p w14:paraId="38E99023" w14:textId="77777777" w:rsidR="003D567B" w:rsidRPr="003D567B" w:rsidRDefault="003D567B" w:rsidP="00C90F57"/>
    <w:p w14:paraId="3D66DB16" w14:textId="1899154B" w:rsidR="001F0EA8" w:rsidRPr="001F0EA8" w:rsidRDefault="00FD1A88" w:rsidP="001F0EA8">
      <w:pPr>
        <w:rPr>
          <w:sz w:val="24"/>
          <w:szCs w:val="24"/>
        </w:rPr>
      </w:pPr>
      <w:r>
        <w:rPr>
          <w:sz w:val="24"/>
          <w:szCs w:val="24"/>
        </w:rPr>
        <w:t>Water sampling efforts in 2019-2020 targeted sites that have been monitored biannually since the year 2000 as part of the Kenai River Baseline Water Quality Monitoring (KRBWQM) project, as well as new additional sites targeted to explore spatial trends in copper and zinc concentrations (referred to here on as “Copper and</w:t>
      </w:r>
      <w:r w:rsidR="007702A3">
        <w:rPr>
          <w:sz w:val="24"/>
          <w:szCs w:val="24"/>
        </w:rPr>
        <w:t xml:space="preserve"> zinc-specific sampling events.”</w:t>
      </w:r>
      <w:r w:rsidR="007D1A77">
        <w:rPr>
          <w:sz w:val="24"/>
          <w:szCs w:val="24"/>
        </w:rPr>
        <w:t xml:space="preserve"> </w:t>
      </w:r>
      <w:r w:rsidR="00001D8B">
        <w:rPr>
          <w:sz w:val="24"/>
          <w:szCs w:val="24"/>
        </w:rPr>
        <w:t xml:space="preserve">In total, </w:t>
      </w:r>
      <w:r w:rsidR="00001D8B">
        <w:rPr>
          <w:bCs/>
          <w:sz w:val="24"/>
          <w:szCs w:val="24"/>
        </w:rPr>
        <w:t xml:space="preserve">water samples were taken from ten </w:t>
      </w:r>
      <w:commentRangeStart w:id="28"/>
      <w:commentRangeStart w:id="29"/>
      <w:ins w:id="30" w:author="Apsens, Sarah" w:date="2020-12-30T16:45:00Z">
        <w:r w:rsidR="00361719" w:rsidRPr="002D3CA3">
          <w:rPr>
            <w:bCs/>
            <w:strike/>
            <w:sz w:val="24"/>
            <w:szCs w:val="24"/>
          </w:rPr>
          <w:t>additional</w:t>
        </w:r>
        <w:commentRangeEnd w:id="28"/>
        <w:r w:rsidR="00361719" w:rsidRPr="002D3CA3">
          <w:rPr>
            <w:rStyle w:val="CommentReference"/>
            <w:strike/>
          </w:rPr>
          <w:commentReference w:id="28"/>
        </w:r>
      </w:ins>
      <w:commentRangeEnd w:id="29"/>
      <w:r w:rsidR="002C10DB" w:rsidRPr="002D3CA3">
        <w:rPr>
          <w:rStyle w:val="CommentReference"/>
          <w:strike/>
        </w:rPr>
        <w:commentReference w:id="29"/>
      </w:r>
      <w:ins w:id="31" w:author="Apsens, Sarah" w:date="2020-12-30T16:45:00Z">
        <w:r w:rsidR="00361719" w:rsidRPr="002D3CA3">
          <w:rPr>
            <w:bCs/>
            <w:strike/>
            <w:sz w:val="24"/>
            <w:szCs w:val="24"/>
          </w:rPr>
          <w:t xml:space="preserve"> </w:t>
        </w:r>
      </w:ins>
      <w:r w:rsidR="00001D8B">
        <w:rPr>
          <w:bCs/>
          <w:sz w:val="24"/>
          <w:szCs w:val="24"/>
        </w:rPr>
        <w:t>sites on the Kenai River mainstem and nine tributary sites (Figure 1).</w:t>
      </w:r>
    </w:p>
    <w:p w14:paraId="55DAC154" w14:textId="77777777" w:rsidR="002A2C0D" w:rsidRPr="002A2C0D" w:rsidRDefault="002A2C0D" w:rsidP="002A2C0D"/>
    <w:p w14:paraId="44379034" w14:textId="6DD3FB6A" w:rsidR="00AD09EE" w:rsidRDefault="00A21003" w:rsidP="00AD09EE">
      <w:pPr>
        <w:rPr>
          <w:sz w:val="24"/>
          <w:szCs w:val="24"/>
        </w:rPr>
      </w:pPr>
      <w:r>
        <w:rPr>
          <w:sz w:val="24"/>
          <w:szCs w:val="24"/>
        </w:rPr>
        <w:t>Note:</w:t>
      </w:r>
      <w:r w:rsidR="002A2C0D" w:rsidRPr="002A2C0D">
        <w:rPr>
          <w:sz w:val="24"/>
          <w:szCs w:val="24"/>
        </w:rPr>
        <w:t xml:space="preserve">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w:t>
      </w:r>
      <w:r w:rsidR="001F0EA8">
        <w:rPr>
          <w:sz w:val="24"/>
          <w:szCs w:val="24"/>
        </w:rPr>
        <w:t>found in Table</w:t>
      </w:r>
      <w:r w:rsidR="00036245">
        <w:rPr>
          <w:sz w:val="24"/>
          <w:szCs w:val="24"/>
        </w:rPr>
        <w:t xml:space="preserve"> 2</w:t>
      </w:r>
      <w:r w:rsidR="00621F96">
        <w:rPr>
          <w:sz w:val="24"/>
          <w:szCs w:val="24"/>
        </w:rPr>
        <w:t>.</w:t>
      </w:r>
    </w:p>
    <w:p w14:paraId="22A3E8D1" w14:textId="77777777" w:rsidR="002A2C0D" w:rsidRPr="002A2C0D" w:rsidRDefault="002A2C0D" w:rsidP="00AD09EE">
      <w:pPr>
        <w:rPr>
          <w:sz w:val="24"/>
          <w:szCs w:val="24"/>
        </w:rPr>
      </w:pPr>
    </w:p>
    <w:p w14:paraId="0527702C" w14:textId="67E5F4FC" w:rsidR="003D0107" w:rsidRDefault="003D0107" w:rsidP="00CF3F57">
      <w:pPr>
        <w:pStyle w:val="Heading3"/>
        <w:rPr>
          <w:sz w:val="24"/>
        </w:rPr>
      </w:pPr>
      <w:bookmarkStart w:id="32" w:name="_Toc64271420"/>
      <w:r w:rsidRPr="00CF3F57">
        <w:rPr>
          <w:sz w:val="24"/>
        </w:rPr>
        <w:t>Kenai River Baseline Water Quality Monitoring (KRBWQM)</w:t>
      </w:r>
      <w:bookmarkEnd w:id="32"/>
    </w:p>
    <w:p w14:paraId="7BF45577" w14:textId="77777777" w:rsidR="003D567B" w:rsidRPr="00C90F57" w:rsidRDefault="003D567B" w:rsidP="00C90F57"/>
    <w:p w14:paraId="5506FE15" w14:textId="38A7564B" w:rsidR="0041495C" w:rsidRDefault="000A7351" w:rsidP="006F3509">
      <w:pPr>
        <w:rPr>
          <w:bCs/>
          <w:sz w:val="24"/>
          <w:szCs w:val="24"/>
        </w:rPr>
      </w:pPr>
      <w:r>
        <w:rPr>
          <w:bCs/>
          <w:sz w:val="24"/>
          <w:szCs w:val="24"/>
        </w:rPr>
        <w:t>Kenai Watershed Forum</w:t>
      </w:r>
      <w:r w:rsidR="00621F96">
        <w:rPr>
          <w:bCs/>
          <w:sz w:val="24"/>
          <w:szCs w:val="24"/>
        </w:rPr>
        <w:t xml:space="preserve"> </w:t>
      </w:r>
      <w:r w:rsidR="001C0F3B">
        <w:rPr>
          <w:bCs/>
          <w:sz w:val="24"/>
          <w:szCs w:val="24"/>
        </w:rPr>
        <w:t xml:space="preserve">conducted </w:t>
      </w:r>
      <w:r w:rsidR="0041495C">
        <w:rPr>
          <w:bCs/>
          <w:sz w:val="24"/>
          <w:szCs w:val="24"/>
        </w:rPr>
        <w:t>biannual KRBWQM events in 2019</w:t>
      </w:r>
      <w:r w:rsidR="00036245">
        <w:rPr>
          <w:bCs/>
          <w:sz w:val="24"/>
          <w:szCs w:val="24"/>
        </w:rPr>
        <w:t xml:space="preserve"> and 2020</w:t>
      </w:r>
      <w:r w:rsidR="00620C83">
        <w:rPr>
          <w:bCs/>
          <w:sz w:val="24"/>
          <w:szCs w:val="24"/>
        </w:rPr>
        <w:t>.  Sampling events are of a</w:t>
      </w:r>
      <w:r w:rsidR="0041495C">
        <w:rPr>
          <w:bCs/>
          <w:sz w:val="24"/>
          <w:szCs w:val="24"/>
        </w:rPr>
        <w:t xml:space="preserve"> cooperative </w:t>
      </w:r>
      <w:r w:rsidR="00620C83">
        <w:rPr>
          <w:bCs/>
          <w:sz w:val="24"/>
          <w:szCs w:val="24"/>
        </w:rPr>
        <w:t xml:space="preserve">nature and </w:t>
      </w:r>
      <w:r w:rsidR="0041495C">
        <w:rPr>
          <w:bCs/>
          <w:sz w:val="24"/>
          <w:szCs w:val="24"/>
        </w:rPr>
        <w:t>require the participation and/or financial contributions of several agencies and organizations including:</w:t>
      </w:r>
    </w:p>
    <w:p w14:paraId="6DF76E07" w14:textId="77777777" w:rsidR="00001D8B" w:rsidRDefault="00001D8B" w:rsidP="006F3509">
      <w:pPr>
        <w:rPr>
          <w:bCs/>
          <w:sz w:val="24"/>
          <w:szCs w:val="24"/>
        </w:rPr>
      </w:pP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r>
        <w:rPr>
          <w:bCs/>
          <w:sz w:val="24"/>
          <w:szCs w:val="24"/>
        </w:rPr>
        <w:t>City of Soldotna</w:t>
      </w:r>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0EEF3389"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0998CDA3" w14:textId="77777777" w:rsidR="00A21003" w:rsidRPr="00A21003" w:rsidRDefault="00A21003" w:rsidP="00A21003">
      <w:pPr>
        <w:rPr>
          <w:bCs/>
          <w:sz w:val="24"/>
          <w:szCs w:val="24"/>
        </w:rPr>
      </w:pPr>
    </w:p>
    <w:p w14:paraId="247114F3" w14:textId="09CFCF00" w:rsidR="00A21003" w:rsidRPr="00A21003" w:rsidRDefault="00A21003" w:rsidP="00A21003">
      <w:pPr>
        <w:rPr>
          <w:bCs/>
          <w:sz w:val="24"/>
          <w:szCs w:val="24"/>
        </w:rPr>
      </w:pPr>
      <w:r>
        <w:rPr>
          <w:bCs/>
          <w:sz w:val="24"/>
          <w:szCs w:val="24"/>
        </w:rPr>
        <w:t>Due to logistical and safety constraints as a result of the COVID-19 pandemic, spring sampling did not occur in 2020.</w:t>
      </w:r>
    </w:p>
    <w:p w14:paraId="3BCD85C9" w14:textId="77777777" w:rsidR="0041495C" w:rsidRDefault="0041495C" w:rsidP="0041495C">
      <w:pPr>
        <w:rPr>
          <w:bCs/>
          <w:sz w:val="24"/>
          <w:szCs w:val="24"/>
        </w:rPr>
      </w:pPr>
    </w:p>
    <w:p w14:paraId="5867DE28" w14:textId="03F99476" w:rsidR="00001D8B" w:rsidRDefault="00001D8B" w:rsidP="0041495C">
      <w:pPr>
        <w:rPr>
          <w:bCs/>
          <w:sz w:val="24"/>
          <w:szCs w:val="24"/>
        </w:rPr>
      </w:pPr>
      <w:r>
        <w:rPr>
          <w:bCs/>
          <w:sz w:val="24"/>
          <w:szCs w:val="24"/>
        </w:rPr>
        <w:t>S</w:t>
      </w:r>
      <w:r w:rsidR="00F061B7">
        <w:rPr>
          <w:bCs/>
          <w:sz w:val="24"/>
          <w:szCs w:val="24"/>
        </w:rPr>
        <w:t>ites</w:t>
      </w:r>
      <w:r>
        <w:rPr>
          <w:bCs/>
          <w:sz w:val="24"/>
          <w:szCs w:val="24"/>
        </w:rPr>
        <w:t xml:space="preserve"> in the KRBWQM sampling program</w:t>
      </w:r>
      <w:r w:rsidR="00F061B7">
        <w:rPr>
          <w:bCs/>
          <w:sz w:val="24"/>
          <w:szCs w:val="24"/>
        </w:rPr>
        <w:t xml:space="preserve"> were originally</w:t>
      </w:r>
      <w:r w:rsidR="006331D8">
        <w:rPr>
          <w:bCs/>
          <w:sz w:val="24"/>
          <w:szCs w:val="24"/>
        </w:rPr>
        <w:t xml:space="preserve"> selected</w:t>
      </w:r>
      <w:r w:rsidR="00F061B7">
        <w:rPr>
          <w:bCs/>
          <w:sz w:val="24"/>
          <w:szCs w:val="24"/>
        </w:rPr>
        <w:t xml:space="preserve"> to represent the Kenai River watershed's am</w:t>
      </w:r>
      <w:r w:rsidR="00C144DE">
        <w:rPr>
          <w:bCs/>
          <w:sz w:val="24"/>
          <w:szCs w:val="24"/>
        </w:rPr>
        <w:t>bient water quality conditions</w:t>
      </w:r>
      <w:r w:rsidR="00F061B7">
        <w:rPr>
          <w:bCs/>
          <w:sz w:val="24"/>
          <w:szCs w:val="24"/>
        </w:rPr>
        <w:t>.</w:t>
      </w:r>
      <w:r w:rsidR="007D1A77">
        <w:rPr>
          <w:bCs/>
          <w:sz w:val="24"/>
          <w:szCs w:val="24"/>
        </w:rPr>
        <w:t xml:space="preserve"> Samples from</w:t>
      </w:r>
      <w:r>
        <w:rPr>
          <w:bCs/>
          <w:sz w:val="24"/>
          <w:szCs w:val="24"/>
        </w:rPr>
        <w:t xml:space="preserve"> 2019-2020</w:t>
      </w:r>
      <w:r w:rsidR="000A7351">
        <w:rPr>
          <w:bCs/>
          <w:sz w:val="24"/>
          <w:szCs w:val="24"/>
        </w:rPr>
        <w:t xml:space="preserve"> presented in this report</w:t>
      </w:r>
      <w:r w:rsidR="009010FE">
        <w:rPr>
          <w:bCs/>
          <w:sz w:val="24"/>
          <w:szCs w:val="24"/>
        </w:rPr>
        <w:t xml:space="preserve"> were analyzed for zinc, copper, calcium, and magnesium</w:t>
      </w:r>
      <w:r w:rsidR="007D1A77">
        <w:rPr>
          <w:bCs/>
          <w:sz w:val="24"/>
          <w:szCs w:val="24"/>
        </w:rPr>
        <w:t xml:space="preserve"> concentrations. </w:t>
      </w:r>
      <w:r w:rsidR="00EA17C2">
        <w:rPr>
          <w:bCs/>
          <w:sz w:val="24"/>
          <w:szCs w:val="24"/>
        </w:rPr>
        <w:t xml:space="preserve">Sample </w:t>
      </w:r>
      <w:r w:rsidR="000E0701">
        <w:rPr>
          <w:bCs/>
          <w:sz w:val="24"/>
          <w:szCs w:val="24"/>
        </w:rPr>
        <w:t xml:space="preserve">locations are reported in Table 2, and </w:t>
      </w:r>
      <w:r w:rsidR="00FA60F6">
        <w:rPr>
          <w:bCs/>
          <w:sz w:val="24"/>
          <w:szCs w:val="24"/>
        </w:rPr>
        <w:t>sample dates</w:t>
      </w:r>
      <w:r w:rsidR="000E0701">
        <w:rPr>
          <w:bCs/>
          <w:sz w:val="24"/>
          <w:szCs w:val="24"/>
        </w:rPr>
        <w:t xml:space="preserve"> are </w:t>
      </w:r>
      <w:r w:rsidR="00FA60F6">
        <w:rPr>
          <w:bCs/>
          <w:sz w:val="24"/>
          <w:szCs w:val="24"/>
        </w:rPr>
        <w:t>included</w:t>
      </w:r>
      <w:r w:rsidR="000E0701">
        <w:rPr>
          <w:bCs/>
          <w:sz w:val="24"/>
          <w:szCs w:val="24"/>
        </w:rPr>
        <w:t xml:space="preserve"> in Table 3.</w:t>
      </w:r>
    </w:p>
    <w:p w14:paraId="45398DD1" w14:textId="307210B3" w:rsidR="001C0F3B" w:rsidRDefault="001C0F3B" w:rsidP="0041495C">
      <w:pPr>
        <w:rPr>
          <w:bCs/>
          <w:sz w:val="24"/>
          <w:szCs w:val="24"/>
        </w:rPr>
      </w:pPr>
    </w:p>
    <w:p w14:paraId="1ABF2B86" w14:textId="111BF0FF" w:rsidR="001C0F3B" w:rsidRDefault="001C0F3B" w:rsidP="0041495C">
      <w:pPr>
        <w:rPr>
          <w:bCs/>
          <w:sz w:val="24"/>
          <w:szCs w:val="24"/>
        </w:rPr>
      </w:pPr>
      <w:r>
        <w:rPr>
          <w:bCs/>
          <w:sz w:val="24"/>
          <w:szCs w:val="24"/>
        </w:rPr>
        <w:t>After a training session, sampling participants were split into small groups and sa</w:t>
      </w:r>
      <w:r w:rsidR="000E0701">
        <w:rPr>
          <w:bCs/>
          <w:sz w:val="24"/>
          <w:szCs w:val="24"/>
        </w:rPr>
        <w:t>mp</w:t>
      </w:r>
      <w:r w:rsidR="00702BE9">
        <w:rPr>
          <w:bCs/>
          <w:sz w:val="24"/>
          <w:szCs w:val="24"/>
        </w:rPr>
        <w:t>led 2-5 sites by foot or boat.  Sample collection timing</w:t>
      </w:r>
      <w:r>
        <w:rPr>
          <w:bCs/>
          <w:sz w:val="24"/>
          <w:szCs w:val="24"/>
        </w:rPr>
        <w:t xml:space="preserve"> coincided with an outgoing tide to reduce potential saltwater contamination of samples</w:t>
      </w:r>
      <w:r w:rsidR="003D567B">
        <w:rPr>
          <w:bCs/>
          <w:sz w:val="24"/>
          <w:szCs w:val="24"/>
        </w:rPr>
        <w:t xml:space="preserve"> in the lower river</w:t>
      </w:r>
      <w:r>
        <w:rPr>
          <w:bCs/>
          <w:sz w:val="24"/>
          <w:szCs w:val="24"/>
        </w:rPr>
        <w:t xml:space="preserve">. Individuals collecting samples by foot waded into the water until the water </w:t>
      </w:r>
      <w:r w:rsidR="000A7351">
        <w:rPr>
          <w:bCs/>
          <w:sz w:val="24"/>
          <w:szCs w:val="24"/>
        </w:rPr>
        <w:t>depth was approximately</w:t>
      </w:r>
      <w:r w:rsidR="001E7CD5">
        <w:rPr>
          <w:bCs/>
          <w:sz w:val="24"/>
          <w:szCs w:val="24"/>
        </w:rPr>
        <w:t xml:space="preserve"> two feet a</w:t>
      </w:r>
      <w:r>
        <w:rPr>
          <w:bCs/>
          <w:sz w:val="24"/>
          <w:szCs w:val="24"/>
        </w:rPr>
        <w:t>nd the participant was offshore in flowing water</w:t>
      </w:r>
      <w:r w:rsidR="00B940CB">
        <w:rPr>
          <w:bCs/>
          <w:sz w:val="24"/>
          <w:szCs w:val="24"/>
        </w:rPr>
        <w:t xml:space="preserve"> while still maintaining personal safety</w:t>
      </w:r>
      <w:r>
        <w:rPr>
          <w:bCs/>
          <w:sz w:val="24"/>
          <w:szCs w:val="24"/>
        </w:rPr>
        <w:t xml:space="preserve">.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0A7351">
        <w:rPr>
          <w:bCs/>
          <w:sz w:val="24"/>
          <w:szCs w:val="24"/>
        </w:rPr>
        <w:t>wearing</w:t>
      </w:r>
      <w:r w:rsidR="007E0550">
        <w:rPr>
          <w:bCs/>
          <w:sz w:val="24"/>
          <w:szCs w:val="24"/>
        </w:rPr>
        <w:t xml:space="preserve"> clean gloves, </w:t>
      </w:r>
      <w:r w:rsidR="001E7CD5">
        <w:rPr>
          <w:bCs/>
          <w:sz w:val="24"/>
          <w:szCs w:val="24"/>
        </w:rPr>
        <w:t>removing the bottle seal, inverting the bottle and plunging it</w:t>
      </w:r>
      <w:r w:rsidR="000A7351">
        <w:rPr>
          <w:bCs/>
          <w:sz w:val="24"/>
          <w:szCs w:val="24"/>
        </w:rPr>
        <w:t xml:space="preserve"> approximately</w:t>
      </w:r>
      <w:r>
        <w:rPr>
          <w:bCs/>
          <w:sz w:val="24"/>
          <w:szCs w:val="24"/>
        </w:rPr>
        <w:t xml:space="preserve"> o</w:t>
      </w:r>
      <w:r w:rsidR="001E7CD5">
        <w:rPr>
          <w:bCs/>
          <w:sz w:val="24"/>
          <w:szCs w:val="24"/>
        </w:rPr>
        <w:t xml:space="preserve">ne foot below the water surface. The bottle was then </w:t>
      </w:r>
      <w:r>
        <w:rPr>
          <w:bCs/>
          <w:sz w:val="24"/>
          <w:szCs w:val="24"/>
        </w:rPr>
        <w:t>turned 90 degrees to allow water to fill at that depth</w:t>
      </w:r>
      <w:r w:rsidR="00B940CB">
        <w:rPr>
          <w:bCs/>
          <w:sz w:val="24"/>
          <w:szCs w:val="24"/>
        </w:rPr>
        <w:t xml:space="preserve"> </w:t>
      </w:r>
      <w:commentRangeStart w:id="33"/>
      <w:del w:id="34" w:author="Benjamin Meyer" w:date="2021-02-17T14:58:00Z">
        <w:r w:rsidR="00B940CB" w:rsidDel="00D5535A">
          <w:rPr>
            <w:bCs/>
            <w:sz w:val="24"/>
            <w:szCs w:val="24"/>
          </w:rPr>
          <w:lastRenderedPageBreak/>
          <w:delText>and capped while still submerged?</w:delText>
        </w:r>
        <w:commentRangeEnd w:id="33"/>
        <w:r w:rsidR="002D3CA3" w:rsidDel="00D5535A">
          <w:rPr>
            <w:rStyle w:val="CommentReference"/>
          </w:rPr>
          <w:commentReference w:id="33"/>
        </w:r>
        <w:r w:rsidDel="00D5535A">
          <w:rPr>
            <w:bCs/>
            <w:sz w:val="24"/>
            <w:szCs w:val="24"/>
          </w:rPr>
          <w:delText xml:space="preserve">. </w:delText>
        </w:r>
      </w:del>
      <w:proofErr w:type="gramStart"/>
      <w:r w:rsidR="0077716C">
        <w:rPr>
          <w:bCs/>
          <w:sz w:val="24"/>
          <w:szCs w:val="24"/>
        </w:rPr>
        <w:t>All</w:t>
      </w:r>
      <w:proofErr w:type="gramEnd"/>
      <w:r w:rsidR="0077716C">
        <w:rPr>
          <w:bCs/>
          <w:sz w:val="24"/>
          <w:szCs w:val="24"/>
        </w:rPr>
        <w:t xml:space="preserve"> bottles were stored in insulated coolers with ice packs</w:t>
      </w:r>
      <w:r w:rsidR="00B940CB">
        <w:rPr>
          <w:bCs/>
          <w:sz w:val="24"/>
          <w:szCs w:val="24"/>
        </w:rPr>
        <w:t xml:space="preserve"> to keep at </w:t>
      </w:r>
      <w:r w:rsidR="002D3CA3">
        <w:rPr>
          <w:bCs/>
          <w:sz w:val="24"/>
          <w:szCs w:val="24"/>
        </w:rPr>
        <w:t>4ºC and shipped</w:t>
      </w:r>
      <w:r w:rsidR="0077716C">
        <w:rPr>
          <w:bCs/>
          <w:sz w:val="24"/>
          <w:szCs w:val="24"/>
        </w:rPr>
        <w:t xml:space="preserve"> via Grant Aviation</w:t>
      </w:r>
      <w:r w:rsidR="00B940CB">
        <w:rPr>
          <w:bCs/>
          <w:sz w:val="24"/>
          <w:szCs w:val="24"/>
        </w:rPr>
        <w:t xml:space="preserve"> to Anchorage</w:t>
      </w:r>
      <w:r w:rsidR="0077716C">
        <w:rPr>
          <w:bCs/>
          <w:sz w:val="24"/>
          <w:szCs w:val="24"/>
        </w:rPr>
        <w:t xml:space="preserve">. They were retrieved and analyzed by </w:t>
      </w:r>
      <w:commentRangeStart w:id="35"/>
      <w:commentRangeStart w:id="36"/>
      <w:r w:rsidR="0077716C">
        <w:rPr>
          <w:bCs/>
          <w:sz w:val="24"/>
          <w:szCs w:val="24"/>
        </w:rPr>
        <w:t xml:space="preserve">SGS North American, </w:t>
      </w:r>
      <w:proofErr w:type="spellStart"/>
      <w:r w:rsidR="0077716C">
        <w:rPr>
          <w:bCs/>
          <w:sz w:val="24"/>
          <w:szCs w:val="24"/>
        </w:rPr>
        <w:t>Inc</w:t>
      </w:r>
      <w:proofErr w:type="spellEnd"/>
      <w:r w:rsidR="0077716C">
        <w:rPr>
          <w:bCs/>
          <w:sz w:val="24"/>
          <w:szCs w:val="24"/>
        </w:rPr>
        <w:t xml:space="preserve"> </w:t>
      </w:r>
      <w:commentRangeEnd w:id="35"/>
      <w:r w:rsidR="00841FAF">
        <w:rPr>
          <w:rStyle w:val="CommentReference"/>
        </w:rPr>
        <w:commentReference w:id="35"/>
      </w:r>
      <w:commentRangeEnd w:id="36"/>
      <w:r w:rsidR="0023740C">
        <w:rPr>
          <w:rStyle w:val="CommentReference"/>
        </w:rPr>
        <w:commentReference w:id="36"/>
      </w:r>
      <w:r w:rsidR="0077716C">
        <w:rPr>
          <w:bCs/>
          <w:sz w:val="24"/>
          <w:szCs w:val="24"/>
        </w:rPr>
        <w:t>(Anchorage</w:t>
      </w:r>
      <w:r w:rsidR="003D567B">
        <w:rPr>
          <w:bCs/>
          <w:sz w:val="24"/>
          <w:szCs w:val="24"/>
        </w:rPr>
        <w:t>, AK</w:t>
      </w:r>
      <w:r w:rsidR="0077716C">
        <w:rPr>
          <w:bCs/>
          <w:sz w:val="24"/>
          <w:szCs w:val="24"/>
        </w:rPr>
        <w:t>) within the holding time of each sample.</w:t>
      </w:r>
      <w:r w:rsidR="0023740C">
        <w:rPr>
          <w:bCs/>
          <w:sz w:val="24"/>
          <w:szCs w:val="24"/>
        </w:rPr>
        <w:t xml:space="preserve">  Copper and zinc analyses were performed by SGS in Anchorage, </w:t>
      </w:r>
      <w:ins w:id="37" w:author="Benjamin Meyer" w:date="2021-02-15T09:42:00Z">
        <w:r w:rsidR="007D1A77">
          <w:rPr>
            <w:bCs/>
            <w:sz w:val="24"/>
            <w:szCs w:val="24"/>
          </w:rPr>
          <w:t>while calcium and magnesium analyses were performed by ALS Environmental of Kelso, WA.</w:t>
        </w:r>
      </w:ins>
      <w:r w:rsidR="007D1A77">
        <w:rPr>
          <w:bCs/>
          <w:sz w:val="24"/>
          <w:szCs w:val="24"/>
        </w:rPr>
        <w:t xml:space="preserve"> </w:t>
      </w:r>
      <w:r w:rsidR="00E1754F">
        <w:rPr>
          <w:bCs/>
          <w:sz w:val="24"/>
          <w:szCs w:val="24"/>
        </w:rPr>
        <w:t>These procedures follow the protocols established in a Quality Assurance Project Plan (QAPP) originally approved by ADEC in 2001, later revised and approved by ADEC again in 2013 and 2019 (KWF, 2019).</w:t>
      </w:r>
      <w:r w:rsidR="003E0909">
        <w:rPr>
          <w:bCs/>
          <w:sz w:val="24"/>
          <w:szCs w:val="24"/>
        </w:rPr>
        <w:t xml:space="preserve"> </w:t>
      </w:r>
      <w:r w:rsidR="0077716C">
        <w:rPr>
          <w:bCs/>
          <w:sz w:val="24"/>
          <w:szCs w:val="24"/>
        </w:rPr>
        <w:t>Results</w:t>
      </w:r>
      <w:r w:rsidR="00D05531">
        <w:rPr>
          <w:bCs/>
          <w:sz w:val="24"/>
          <w:szCs w:val="24"/>
        </w:rPr>
        <w:t xml:space="preserve"> for copper, zinc, calcium, and magnesium concentrations</w:t>
      </w:r>
      <w:r w:rsidR="0077716C">
        <w:rPr>
          <w:bCs/>
          <w:sz w:val="24"/>
          <w:szCs w:val="24"/>
        </w:rPr>
        <w:t xml:space="preserve"> were reported digitally; data entry and management was done in Microsoft Excel</w:t>
      </w:r>
      <w:r w:rsidR="00225A7F">
        <w:rPr>
          <w:bCs/>
          <w:sz w:val="24"/>
          <w:szCs w:val="24"/>
        </w:rPr>
        <w:t xml:space="preserve"> and R Studio</w:t>
      </w:r>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w:t>
      </w:r>
      <w:commentRangeStart w:id="38"/>
      <w:commentRangeStart w:id="39"/>
      <w:r w:rsidR="007E0550">
        <w:rPr>
          <w:bCs/>
          <w:sz w:val="24"/>
          <w:szCs w:val="24"/>
        </w:rPr>
        <w:t>ADEC</w:t>
      </w:r>
      <w:r w:rsidR="007F12EC">
        <w:rPr>
          <w:bCs/>
          <w:sz w:val="24"/>
          <w:szCs w:val="24"/>
        </w:rPr>
        <w:t>-provided</w:t>
      </w:r>
      <w:r w:rsidR="00E1754F">
        <w:rPr>
          <w:bCs/>
          <w:sz w:val="24"/>
          <w:szCs w:val="24"/>
        </w:rPr>
        <w:t xml:space="preserve"> equations </w:t>
      </w:r>
      <w:r w:rsidR="00EA17C2">
        <w:rPr>
          <w:bCs/>
          <w:sz w:val="24"/>
          <w:szCs w:val="24"/>
        </w:rPr>
        <w:t xml:space="preserve">shown </w:t>
      </w:r>
      <w:r w:rsidR="00E1754F">
        <w:rPr>
          <w:bCs/>
          <w:sz w:val="24"/>
          <w:szCs w:val="24"/>
        </w:rPr>
        <w:t xml:space="preserve">in Table </w:t>
      </w:r>
      <w:r w:rsidR="00F318B5">
        <w:rPr>
          <w:bCs/>
          <w:sz w:val="24"/>
          <w:szCs w:val="24"/>
        </w:rPr>
        <w:t>1</w:t>
      </w:r>
      <w:ins w:id="40" w:author="Benjamin Meyer" w:date="2021-02-15T09:58:00Z">
        <w:r w:rsidR="00F96220">
          <w:rPr>
            <w:bCs/>
            <w:sz w:val="24"/>
            <w:szCs w:val="24"/>
          </w:rPr>
          <w:t>(ADEC, 2008</w:t>
        </w:r>
      </w:ins>
      <w:r w:rsidR="00FA2AD9">
        <w:rPr>
          <w:bCs/>
          <w:sz w:val="24"/>
          <w:szCs w:val="24"/>
        </w:rPr>
        <w:t>)</w:t>
      </w:r>
      <w:r w:rsidR="007E0550">
        <w:rPr>
          <w:bCs/>
          <w:sz w:val="24"/>
          <w:szCs w:val="24"/>
        </w:rPr>
        <w:t>.</w:t>
      </w:r>
      <w:commentRangeEnd w:id="38"/>
      <w:r w:rsidR="00957DF4">
        <w:rPr>
          <w:rStyle w:val="CommentReference"/>
        </w:rPr>
        <w:commentReference w:id="38"/>
      </w:r>
      <w:commentRangeEnd w:id="39"/>
      <w:r w:rsidR="00FA2AD9">
        <w:rPr>
          <w:rStyle w:val="CommentReference"/>
        </w:rPr>
        <w:commentReference w:id="39"/>
      </w:r>
    </w:p>
    <w:p w14:paraId="32F5771E" w14:textId="77777777" w:rsidR="007E0550" w:rsidRDefault="007E0550" w:rsidP="0041495C">
      <w:pPr>
        <w:rPr>
          <w:bCs/>
          <w:sz w:val="24"/>
          <w:szCs w:val="24"/>
        </w:rPr>
      </w:pPr>
    </w:p>
    <w:p w14:paraId="05192DFF" w14:textId="115356D9" w:rsidR="003D0107" w:rsidRDefault="003D0107" w:rsidP="00C90F57">
      <w:pPr>
        <w:pStyle w:val="Heading3"/>
        <w:rPr>
          <w:sz w:val="24"/>
        </w:rPr>
      </w:pPr>
      <w:bookmarkStart w:id="41" w:name="_Toc64271421"/>
      <w:r w:rsidRPr="00CF3F57">
        <w:rPr>
          <w:sz w:val="24"/>
        </w:rPr>
        <w:t>Copper and zinc-specific sampling event</w:t>
      </w:r>
      <w:r w:rsidR="00C90F57">
        <w:rPr>
          <w:sz w:val="24"/>
        </w:rPr>
        <w:t>s</w:t>
      </w:r>
      <w:bookmarkEnd w:id="41"/>
    </w:p>
    <w:p w14:paraId="38EDEE86" w14:textId="77777777" w:rsidR="00C90F57" w:rsidRPr="00C90F57" w:rsidRDefault="00C90F57" w:rsidP="00C90F57"/>
    <w:p w14:paraId="32063A92" w14:textId="53631EF2" w:rsidR="002A2C0D" w:rsidRPr="00702BE9" w:rsidRDefault="009010FE" w:rsidP="00AB3035">
      <w:pPr>
        <w:rPr>
          <w:bCs/>
          <w:sz w:val="24"/>
          <w:szCs w:val="24"/>
        </w:rPr>
      </w:pPr>
      <w:r>
        <w:rPr>
          <w:sz w:val="24"/>
          <w:szCs w:val="24"/>
        </w:rPr>
        <w:t>In addition to the</w:t>
      </w:r>
      <w:r w:rsidR="003E0909">
        <w:rPr>
          <w:sz w:val="24"/>
          <w:szCs w:val="24"/>
        </w:rPr>
        <w:t xml:space="preserve"> long-running biannual</w:t>
      </w:r>
      <w:r>
        <w:rPr>
          <w:sz w:val="24"/>
          <w:szCs w:val="24"/>
        </w:rPr>
        <w:t xml:space="preserve"> </w:t>
      </w:r>
      <w:r>
        <w:rPr>
          <w:bCs/>
          <w:sz w:val="24"/>
          <w:szCs w:val="24"/>
        </w:rPr>
        <w:t>KRBWQM sampling events,</w:t>
      </w:r>
      <w:r w:rsidR="003E0909">
        <w:rPr>
          <w:bCs/>
          <w:sz w:val="24"/>
          <w:szCs w:val="24"/>
        </w:rPr>
        <w:t xml:space="preserve"> in 2019</w:t>
      </w:r>
      <w:r w:rsidR="00225A7F">
        <w:rPr>
          <w:bCs/>
          <w:sz w:val="24"/>
          <w:szCs w:val="24"/>
        </w:rPr>
        <w:t xml:space="preserve"> and 2020</w:t>
      </w:r>
      <w:r w:rsidR="003E0909">
        <w:rPr>
          <w:bCs/>
          <w:sz w:val="24"/>
          <w:szCs w:val="24"/>
        </w:rPr>
        <w:t xml:space="preserve"> </w:t>
      </w:r>
      <w:r>
        <w:rPr>
          <w:bCs/>
          <w:sz w:val="24"/>
          <w:szCs w:val="24"/>
        </w:rPr>
        <w:t>KWF staff</w:t>
      </w:r>
      <w:r w:rsidR="00AB3035">
        <w:rPr>
          <w:bCs/>
          <w:sz w:val="24"/>
          <w:szCs w:val="24"/>
        </w:rPr>
        <w:t xml:space="preserve"> </w:t>
      </w:r>
      <w:r>
        <w:rPr>
          <w:bCs/>
          <w:sz w:val="24"/>
          <w:szCs w:val="24"/>
        </w:rPr>
        <w:t>and volunteers also conducted sampling</w:t>
      </w:r>
      <w:r w:rsidR="00225A7F">
        <w:rPr>
          <w:bCs/>
          <w:sz w:val="24"/>
          <w:szCs w:val="24"/>
        </w:rPr>
        <w:t xml:space="preserve"> specifically focused</w:t>
      </w:r>
      <w:r>
        <w:rPr>
          <w:bCs/>
          <w:sz w:val="24"/>
          <w:szCs w:val="24"/>
        </w:rPr>
        <w:t xml:space="preserve"> </w:t>
      </w:r>
      <w:r w:rsidR="00225A7F">
        <w:rPr>
          <w:bCs/>
          <w:sz w:val="24"/>
          <w:szCs w:val="24"/>
        </w:rPr>
        <w:t>on</w:t>
      </w:r>
      <w:r>
        <w:rPr>
          <w:bCs/>
          <w:sz w:val="24"/>
          <w:szCs w:val="24"/>
        </w:rPr>
        <w:t xml:space="preserve"> copper and zinc.</w:t>
      </w:r>
      <w:r w:rsidR="00702BE9">
        <w:rPr>
          <w:bCs/>
          <w:sz w:val="24"/>
          <w:szCs w:val="24"/>
        </w:rPr>
        <w:t xml:space="preserve"> </w:t>
      </w:r>
      <w:r>
        <w:rPr>
          <w:bCs/>
          <w:sz w:val="24"/>
          <w:szCs w:val="24"/>
        </w:rPr>
        <w:t xml:space="preserve"> Sample sites</w:t>
      </w:r>
      <w:r w:rsidR="003B782D">
        <w:rPr>
          <w:bCs/>
          <w:sz w:val="24"/>
          <w:szCs w:val="24"/>
        </w:rPr>
        <w:t xml:space="preserve"> for these events</w:t>
      </w:r>
      <w:r>
        <w:rPr>
          <w:bCs/>
          <w:sz w:val="24"/>
          <w:szCs w:val="24"/>
        </w:rPr>
        <w:t xml:space="preserve"> included</w:t>
      </w:r>
      <w:r w:rsidR="00702BE9">
        <w:rPr>
          <w:bCs/>
          <w:sz w:val="24"/>
          <w:szCs w:val="24"/>
        </w:rPr>
        <w:t xml:space="preserve"> four</w:t>
      </w:r>
      <w:r w:rsidR="00E460B4">
        <w:rPr>
          <w:bCs/>
          <w:sz w:val="24"/>
          <w:szCs w:val="24"/>
        </w:rPr>
        <w:t xml:space="preserve"> sites in the upper reaches of</w:t>
      </w:r>
      <w:r w:rsidR="00AB3035">
        <w:rPr>
          <w:bCs/>
          <w:sz w:val="24"/>
          <w:szCs w:val="24"/>
        </w:rPr>
        <w:t xml:space="preserve"> </w:t>
      </w:r>
      <w:r w:rsidR="00E460B4">
        <w:rPr>
          <w:bCs/>
          <w:sz w:val="24"/>
          <w:szCs w:val="24"/>
        </w:rPr>
        <w:t>tributaries</w:t>
      </w:r>
      <w:r w:rsidR="00AB3035">
        <w:rPr>
          <w:bCs/>
          <w:sz w:val="24"/>
          <w:szCs w:val="24"/>
        </w:rPr>
        <w:t xml:space="preserve"> and three mainstem </w:t>
      </w:r>
      <w:r w:rsidR="00E460B4">
        <w:rPr>
          <w:bCs/>
          <w:sz w:val="24"/>
          <w:szCs w:val="24"/>
        </w:rPr>
        <w:t>Kenai River locations</w:t>
      </w:r>
      <w:r w:rsidR="00702BE9">
        <w:rPr>
          <w:bCs/>
          <w:sz w:val="24"/>
          <w:szCs w:val="24"/>
        </w:rPr>
        <w:t xml:space="preserve"> not</w:t>
      </w:r>
      <w:r w:rsidR="000E55F2">
        <w:rPr>
          <w:bCs/>
          <w:sz w:val="24"/>
          <w:szCs w:val="24"/>
        </w:rPr>
        <w:t xml:space="preserve"> regularly</w:t>
      </w:r>
      <w:r w:rsidR="00702BE9">
        <w:rPr>
          <w:bCs/>
          <w:sz w:val="24"/>
          <w:szCs w:val="24"/>
        </w:rPr>
        <w:t xml:space="preserve"> targeted in previous years</w:t>
      </w:r>
      <w:r w:rsidR="00E460B4">
        <w:rPr>
          <w:bCs/>
          <w:sz w:val="24"/>
          <w:szCs w:val="24"/>
        </w:rPr>
        <w:t xml:space="preserve">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132253A0" w14:textId="5B9F33B7" w:rsidR="00803543" w:rsidRPr="00D05531" w:rsidRDefault="00D1701C" w:rsidP="00803543">
      <w:pPr>
        <w:rPr>
          <w:sz w:val="24"/>
          <w:szCs w:val="24"/>
        </w:rPr>
      </w:pPr>
      <w:r>
        <w:rPr>
          <w:sz w:val="24"/>
          <w:szCs w:val="24"/>
        </w:rPr>
        <w:t xml:space="preserve">Tributary sites were selected based on their historically-elevated levels of </w:t>
      </w:r>
      <w:r w:rsidR="00AD74DA">
        <w:rPr>
          <w:sz w:val="24"/>
          <w:szCs w:val="24"/>
        </w:rPr>
        <w:t>copper</w:t>
      </w:r>
      <w:r w:rsidR="003D567B">
        <w:rPr>
          <w:sz w:val="24"/>
          <w:szCs w:val="24"/>
        </w:rPr>
        <w:t xml:space="preserve"> and/</w:t>
      </w:r>
      <w:r>
        <w:rPr>
          <w:sz w:val="24"/>
          <w:szCs w:val="24"/>
        </w:rPr>
        <w:t xml:space="preserve">or </w:t>
      </w:r>
      <w:r w:rsidR="00AD74DA">
        <w:rPr>
          <w:sz w:val="24"/>
          <w:szCs w:val="24"/>
        </w:rPr>
        <w:t>zinc</w:t>
      </w:r>
      <w:r w:rsidR="003B782D">
        <w:rPr>
          <w:sz w:val="24"/>
          <w:szCs w:val="24"/>
        </w:rPr>
        <w:t xml:space="preserve"> (KWF, 2015)</w:t>
      </w:r>
      <w:r>
        <w:rPr>
          <w:sz w:val="24"/>
          <w:szCs w:val="24"/>
        </w:rPr>
        <w:t xml:space="preserve"> as well as their location above most </w:t>
      </w:r>
      <w:ins w:id="42" w:author="Benjamin Meyer" w:date="2021-02-15T09:43:00Z">
        <w:r w:rsidR="00F318B5">
          <w:rPr>
            <w:sz w:val="24"/>
            <w:szCs w:val="24"/>
          </w:rPr>
          <w:t>potential</w:t>
        </w:r>
      </w:ins>
      <w:r w:rsidR="00F318B5">
        <w:rPr>
          <w:sz w:val="24"/>
          <w:szCs w:val="24"/>
        </w:rPr>
        <w:t xml:space="preserve"> </w:t>
      </w:r>
      <w:r>
        <w:rPr>
          <w:sz w:val="24"/>
          <w:szCs w:val="24"/>
        </w:rPr>
        <w:t xml:space="preserve">anthropogenic influence. </w:t>
      </w:r>
      <w:r w:rsidR="00E460B4">
        <w:rPr>
          <w:sz w:val="24"/>
          <w:szCs w:val="24"/>
        </w:rPr>
        <w:t>On the Kenai</w:t>
      </w:r>
      <w:r w:rsidR="000E55F2">
        <w:rPr>
          <w:sz w:val="24"/>
          <w:szCs w:val="24"/>
        </w:rPr>
        <w:t xml:space="preserve"> River</w:t>
      </w:r>
      <w:r w:rsidR="00E460B4">
        <w:rPr>
          <w:sz w:val="24"/>
          <w:szCs w:val="24"/>
        </w:rPr>
        <w:t xml:space="preserve"> mainstem, t</w:t>
      </w:r>
      <w:r>
        <w:rPr>
          <w:sz w:val="24"/>
          <w:szCs w:val="24"/>
        </w:rPr>
        <w:t>he Slikok Creek confluence</w:t>
      </w:r>
      <w:r w:rsidR="000D56C9">
        <w:rPr>
          <w:sz w:val="24"/>
          <w:szCs w:val="24"/>
        </w:rPr>
        <w:t xml:space="preserve"> site</w:t>
      </w:r>
      <w:r>
        <w:rPr>
          <w:sz w:val="24"/>
          <w:szCs w:val="24"/>
        </w:rPr>
        <w:t xml:space="preserve"> was chosen in order to compare the levels o</w:t>
      </w:r>
      <w:r w:rsidR="003E0909">
        <w:rPr>
          <w:sz w:val="24"/>
          <w:szCs w:val="24"/>
        </w:rPr>
        <w:t>f</w:t>
      </w:r>
      <w:r>
        <w:rPr>
          <w:sz w:val="24"/>
          <w:szCs w:val="24"/>
        </w:rPr>
        <w:t xml:space="preserve"> copper and zinc found</w:t>
      </w:r>
      <w:r w:rsidR="000E55F2">
        <w:rPr>
          <w:sz w:val="24"/>
          <w:szCs w:val="24"/>
        </w:rPr>
        <w:t xml:space="preserve"> in the mainstem to those</w:t>
      </w:r>
      <w:r>
        <w:rPr>
          <w:sz w:val="24"/>
          <w:szCs w:val="24"/>
        </w:rPr>
        <w:t xml:space="preserve"> within the Slikok Creek tributary. </w:t>
      </w:r>
      <w:r w:rsidR="003C7959">
        <w:rPr>
          <w:sz w:val="24"/>
          <w:szCs w:val="24"/>
        </w:rPr>
        <w:t xml:space="preserve">The </w:t>
      </w:r>
      <w:r w:rsidR="00150511">
        <w:rPr>
          <w:sz w:val="24"/>
          <w:szCs w:val="24"/>
        </w:rPr>
        <w:t>Skilak</w:t>
      </w:r>
      <w:r>
        <w:rPr>
          <w:sz w:val="24"/>
          <w:szCs w:val="24"/>
        </w:rPr>
        <w:t xml:space="preserve"> Lake</w:t>
      </w:r>
      <w:r w:rsidR="003C7959">
        <w:rPr>
          <w:sz w:val="24"/>
          <w:szCs w:val="24"/>
        </w:rPr>
        <w:t xml:space="preserve"> outlet</w:t>
      </w:r>
      <w:r w:rsidR="00150511">
        <w:rPr>
          <w:sz w:val="24"/>
          <w:szCs w:val="24"/>
        </w:rPr>
        <w:t xml:space="preserve"> and Jim's Landing</w:t>
      </w:r>
      <w:r w:rsidR="003C7959">
        <w:rPr>
          <w:sz w:val="24"/>
          <w:szCs w:val="24"/>
        </w:rPr>
        <w:t xml:space="preserve"> sites</w:t>
      </w:r>
      <w:r w:rsidR="00150511">
        <w:rPr>
          <w:sz w:val="24"/>
          <w:szCs w:val="24"/>
        </w:rPr>
        <w:t xml:space="preserve"> were chosen</w:t>
      </w:r>
      <w:r w:rsidR="003C7959">
        <w:rPr>
          <w:sz w:val="24"/>
          <w:szCs w:val="24"/>
        </w:rPr>
        <w:t xml:space="preserve"> as control sites</w:t>
      </w:r>
      <w:r w:rsidR="00150511">
        <w:rPr>
          <w:sz w:val="24"/>
          <w:szCs w:val="24"/>
        </w:rPr>
        <w:t xml:space="preserve"> as they are located upstream of the majority of development along the Kenai </w:t>
      </w:r>
      <w:r w:rsidR="000E55F2">
        <w:rPr>
          <w:sz w:val="24"/>
          <w:szCs w:val="24"/>
        </w:rPr>
        <w:t>R</w:t>
      </w:r>
      <w:r w:rsidR="00150511">
        <w:rPr>
          <w:sz w:val="24"/>
          <w:szCs w:val="24"/>
        </w:rPr>
        <w:t xml:space="preserve">iver </w:t>
      </w:r>
      <w:r w:rsidR="00E1754F">
        <w:rPr>
          <w:sz w:val="24"/>
          <w:szCs w:val="24"/>
        </w:rPr>
        <w:t xml:space="preserve">and would provide </w:t>
      </w:r>
      <w:r>
        <w:rPr>
          <w:sz w:val="24"/>
          <w:szCs w:val="24"/>
        </w:rPr>
        <w:t>relative background</w:t>
      </w:r>
      <w:r w:rsidR="003C7959">
        <w:rPr>
          <w:sz w:val="24"/>
          <w:szCs w:val="24"/>
        </w:rPr>
        <w:t xml:space="preserve"> levels</w:t>
      </w:r>
      <w:r>
        <w:rPr>
          <w:sz w:val="24"/>
          <w:szCs w:val="24"/>
        </w:rPr>
        <w:t xml:space="preserve"> </w:t>
      </w:r>
      <w:r w:rsidR="00DE7F06">
        <w:rPr>
          <w:sz w:val="24"/>
          <w:szCs w:val="24"/>
        </w:rPr>
        <w:t xml:space="preserve">away from </w:t>
      </w:r>
      <w:r w:rsidR="00EA17C2">
        <w:rPr>
          <w:sz w:val="24"/>
          <w:szCs w:val="24"/>
        </w:rPr>
        <w:t xml:space="preserve">most </w:t>
      </w:r>
      <w:r w:rsidR="00DE7F06">
        <w:rPr>
          <w:sz w:val="24"/>
          <w:szCs w:val="24"/>
        </w:rPr>
        <w:t>anthropogenic influence</w:t>
      </w:r>
      <w:r w:rsidR="00C90F57">
        <w:rPr>
          <w:sz w:val="24"/>
          <w:szCs w:val="24"/>
        </w:rPr>
        <w:t>.</w:t>
      </w:r>
      <w:r>
        <w:rPr>
          <w:sz w:val="24"/>
          <w:szCs w:val="24"/>
        </w:rPr>
        <w:t xml:space="preserve"> </w:t>
      </w:r>
      <w:r w:rsidR="00AD74DA">
        <w:rPr>
          <w:sz w:val="24"/>
          <w:szCs w:val="24"/>
        </w:rPr>
        <w:t>Jim's Landing is a designated boat launch utilized</w:t>
      </w:r>
      <w:r w:rsidR="000A7351">
        <w:rPr>
          <w:sz w:val="24"/>
          <w:szCs w:val="24"/>
        </w:rPr>
        <w:t xml:space="preserve"> solely</w:t>
      </w:r>
      <w:r w:rsidR="00AD74DA">
        <w:rPr>
          <w:sz w:val="24"/>
          <w:szCs w:val="24"/>
        </w:rPr>
        <w:t xml:space="preserve"> by recreationists using drift-only</w:t>
      </w:r>
      <w:r w:rsidR="00DE7F06">
        <w:rPr>
          <w:sz w:val="24"/>
          <w:szCs w:val="24"/>
        </w:rPr>
        <w:t xml:space="preserve"> (non-motorized)</w:t>
      </w:r>
      <w:r w:rsidR="00AD74DA">
        <w:rPr>
          <w:sz w:val="24"/>
          <w:szCs w:val="24"/>
        </w:rPr>
        <w:t xml:space="preserve"> boats. </w:t>
      </w:r>
      <w:r w:rsidR="00E1754F">
        <w:rPr>
          <w:sz w:val="24"/>
          <w:szCs w:val="24"/>
        </w:rPr>
        <w:t xml:space="preserve">All sampling procedures aligned </w:t>
      </w:r>
      <w:r w:rsidR="003465A9">
        <w:rPr>
          <w:sz w:val="24"/>
          <w:szCs w:val="24"/>
        </w:rPr>
        <w:t xml:space="preserve">with the ADEC-approved 2019 Quality Assurance Project Plan </w:t>
      </w:r>
      <w:r w:rsidR="00D05531">
        <w:rPr>
          <w:sz w:val="24"/>
          <w:szCs w:val="24"/>
        </w:rPr>
        <w:t>(KWF, 2019)</w:t>
      </w:r>
      <w:r w:rsidR="00E1754F">
        <w:rPr>
          <w:sz w:val="24"/>
          <w:szCs w:val="24"/>
        </w:rPr>
        <w:t xml:space="preserve">. </w:t>
      </w:r>
      <w:r w:rsidR="00D05531">
        <w:rPr>
          <w:bCs/>
          <w:sz w:val="24"/>
          <w:szCs w:val="24"/>
        </w:rPr>
        <w:t xml:space="preserve">Results for copper, zinc, calcium, and magnesium concentrations </w:t>
      </w:r>
      <w:r w:rsidR="00803543">
        <w:rPr>
          <w:bCs/>
          <w:sz w:val="24"/>
          <w:szCs w:val="24"/>
        </w:rPr>
        <w:t xml:space="preserve">were reported digitally; data </w:t>
      </w:r>
      <w:r w:rsidR="00D05531">
        <w:rPr>
          <w:bCs/>
          <w:sz w:val="24"/>
          <w:szCs w:val="24"/>
        </w:rPr>
        <w:t>entry and management was done</w:t>
      </w:r>
      <w:r w:rsidR="00803543">
        <w:rPr>
          <w:bCs/>
          <w:sz w:val="24"/>
          <w:szCs w:val="24"/>
        </w:rPr>
        <w:t xml:space="preserve"> in Microsoft Excel and R Studio.  </w:t>
      </w:r>
      <w:commentRangeStart w:id="43"/>
      <w:commentRangeStart w:id="44"/>
      <w:r w:rsidR="00803543">
        <w:rPr>
          <w:bCs/>
          <w:sz w:val="24"/>
          <w:szCs w:val="24"/>
        </w:rPr>
        <w:t>Hardness an</w:t>
      </w:r>
      <w:r w:rsidR="00D05531">
        <w:rPr>
          <w:bCs/>
          <w:sz w:val="24"/>
          <w:szCs w:val="24"/>
        </w:rPr>
        <w:t>d freshwater CCC values</w:t>
      </w:r>
      <w:r w:rsidR="00803543">
        <w:rPr>
          <w:bCs/>
          <w:sz w:val="24"/>
          <w:szCs w:val="24"/>
        </w:rPr>
        <w:t xml:space="preserve"> were calculated using ADEC-provided equations </w:t>
      </w:r>
      <w:r w:rsidR="00EA17C2">
        <w:rPr>
          <w:bCs/>
          <w:sz w:val="24"/>
          <w:szCs w:val="24"/>
        </w:rPr>
        <w:t xml:space="preserve">shown </w:t>
      </w:r>
      <w:r w:rsidR="00803543">
        <w:rPr>
          <w:bCs/>
          <w:sz w:val="24"/>
          <w:szCs w:val="24"/>
        </w:rPr>
        <w:t>in Table 1</w:t>
      </w:r>
      <w:ins w:id="45" w:author="Benjamin Meyer" w:date="2021-02-15T09:58:00Z">
        <w:r w:rsidR="00F96220">
          <w:rPr>
            <w:bCs/>
            <w:sz w:val="24"/>
            <w:szCs w:val="24"/>
          </w:rPr>
          <w:t>(ADEC, 2008</w:t>
        </w:r>
      </w:ins>
      <w:r w:rsidR="00FA2AD9">
        <w:rPr>
          <w:bCs/>
          <w:sz w:val="24"/>
          <w:szCs w:val="24"/>
        </w:rPr>
        <w:t>)</w:t>
      </w:r>
      <w:r w:rsidR="00803543">
        <w:rPr>
          <w:bCs/>
          <w:sz w:val="24"/>
          <w:szCs w:val="24"/>
        </w:rPr>
        <w:t>.</w:t>
      </w:r>
      <w:commentRangeEnd w:id="43"/>
      <w:r w:rsidR="00957DF4">
        <w:rPr>
          <w:rStyle w:val="CommentReference"/>
        </w:rPr>
        <w:commentReference w:id="43"/>
      </w:r>
      <w:commentRangeEnd w:id="44"/>
      <w:r w:rsidR="00FA2AD9">
        <w:rPr>
          <w:rStyle w:val="CommentReference"/>
        </w:rPr>
        <w:commentReference w:id="44"/>
      </w:r>
    </w:p>
    <w:p w14:paraId="0EB2F449" w14:textId="648B0ABA" w:rsidR="000E55F2" w:rsidRDefault="000E55F2" w:rsidP="00D1701C">
      <w:pPr>
        <w:rPr>
          <w:sz w:val="24"/>
          <w:szCs w:val="24"/>
        </w:rPr>
      </w:pPr>
    </w:p>
    <w:p w14:paraId="3F98EE70" w14:textId="75162256" w:rsidR="000E55F2" w:rsidRDefault="00D05531" w:rsidP="000E55F2">
      <w:pPr>
        <w:pStyle w:val="Heading3"/>
        <w:rPr>
          <w:sz w:val="24"/>
        </w:rPr>
      </w:pPr>
      <w:commentRangeStart w:id="46"/>
      <w:commentRangeStart w:id="47"/>
      <w:del w:id="48" w:author="Benjamin Meyer" w:date="2021-01-21T07:38:00Z">
        <w:r w:rsidDel="00B713D6">
          <w:rPr>
            <w:sz w:val="24"/>
          </w:rPr>
          <w:delText>Variation among re</w:delText>
        </w:r>
        <w:r w:rsidR="000E55F2" w:rsidRPr="00803543" w:rsidDel="00B713D6">
          <w:rPr>
            <w:sz w:val="24"/>
          </w:rPr>
          <w:delText>plicate samples</w:delText>
        </w:r>
        <w:commentRangeEnd w:id="46"/>
        <w:r w:rsidR="00C373A2" w:rsidDel="00B713D6">
          <w:rPr>
            <w:rStyle w:val="CommentReference"/>
            <w:b w:val="0"/>
            <w:color w:val="auto"/>
            <w:spacing w:val="0"/>
          </w:rPr>
          <w:commentReference w:id="46"/>
        </w:r>
      </w:del>
      <w:bookmarkStart w:id="49" w:name="_Toc64271422"/>
      <w:commentRangeEnd w:id="47"/>
      <w:r w:rsidR="00B713D6">
        <w:rPr>
          <w:rStyle w:val="CommentReference"/>
          <w:b w:val="0"/>
          <w:color w:val="auto"/>
          <w:spacing w:val="0"/>
        </w:rPr>
        <w:commentReference w:id="47"/>
      </w:r>
      <w:ins w:id="50" w:author="Benjamin Meyer" w:date="2021-01-21T07:38:00Z">
        <w:r w:rsidR="00B713D6">
          <w:rPr>
            <w:sz w:val="24"/>
          </w:rPr>
          <w:t>Sample Accuracy and Precision</w:t>
        </w:r>
      </w:ins>
      <w:bookmarkEnd w:id="49"/>
    </w:p>
    <w:p w14:paraId="55902FE4" w14:textId="77777777" w:rsidR="00A35C56" w:rsidRPr="00A35C56" w:rsidRDefault="00A35C56" w:rsidP="00A35C56"/>
    <w:p w14:paraId="00E7CC2E" w14:textId="21F3F396" w:rsidR="000E55F2" w:rsidRDefault="00CC2857" w:rsidP="000E55F2">
      <w:pPr>
        <w:rPr>
          <w:sz w:val="24"/>
          <w:szCs w:val="24"/>
        </w:rPr>
      </w:pPr>
      <w:r>
        <w:rPr>
          <w:sz w:val="24"/>
          <w:szCs w:val="24"/>
        </w:rPr>
        <w:t>To explore</w:t>
      </w:r>
      <w:r w:rsidR="00803543">
        <w:rPr>
          <w:sz w:val="24"/>
          <w:szCs w:val="24"/>
        </w:rPr>
        <w:t xml:space="preserve"> the degree to which an individual grab sample is representative of copper and zinc concentrations, </w:t>
      </w:r>
      <w:r w:rsidR="00D05531">
        <w:rPr>
          <w:sz w:val="24"/>
          <w:szCs w:val="24"/>
        </w:rPr>
        <w:t>a total of fifteen replicate</w:t>
      </w:r>
      <w:r w:rsidR="00803543">
        <w:rPr>
          <w:sz w:val="24"/>
          <w:szCs w:val="24"/>
        </w:rPr>
        <w:t xml:space="preserve"> samp</w:t>
      </w:r>
      <w:r w:rsidR="00D05531">
        <w:rPr>
          <w:sz w:val="24"/>
          <w:szCs w:val="24"/>
        </w:rPr>
        <w:t>les were collected and analyzed from</w:t>
      </w:r>
      <w:r w:rsidR="00803543">
        <w:rPr>
          <w:sz w:val="24"/>
          <w:szCs w:val="24"/>
        </w:rPr>
        <w:t xml:space="preserve"> sampling events in 2019-2020</w:t>
      </w:r>
      <w:r w:rsidR="00D05531">
        <w:rPr>
          <w:sz w:val="24"/>
          <w:szCs w:val="24"/>
        </w:rPr>
        <w:t>.  Re</w:t>
      </w:r>
      <w:r w:rsidR="00803543">
        <w:rPr>
          <w:sz w:val="24"/>
          <w:szCs w:val="24"/>
        </w:rPr>
        <w:t>plicate samples were collected by the same personnel</w:t>
      </w:r>
      <w:r w:rsidR="00957DF4">
        <w:rPr>
          <w:sz w:val="24"/>
          <w:szCs w:val="24"/>
        </w:rPr>
        <w:t>,</w:t>
      </w:r>
      <w:r w:rsidR="00803543">
        <w:rPr>
          <w:sz w:val="24"/>
          <w:szCs w:val="24"/>
        </w:rPr>
        <w:t xml:space="preserve"> with identical technique</w:t>
      </w:r>
      <w:r w:rsidR="00957DF4">
        <w:rPr>
          <w:sz w:val="24"/>
          <w:szCs w:val="24"/>
        </w:rPr>
        <w:t>,</w:t>
      </w:r>
      <w:r w:rsidR="00803543">
        <w:rPr>
          <w:sz w:val="24"/>
          <w:szCs w:val="24"/>
        </w:rPr>
        <w:t xml:space="preserve"> within five minutes of each other.</w:t>
      </w:r>
      <w:del w:id="51" w:author="Benjamin Meyer" w:date="2021-02-17T14:59:00Z">
        <w:r w:rsidR="00803543" w:rsidDel="00D5535A">
          <w:rPr>
            <w:sz w:val="24"/>
            <w:szCs w:val="24"/>
          </w:rPr>
          <w:delText xml:space="preserve"> </w:delText>
        </w:r>
      </w:del>
      <w:r w:rsidR="00803543">
        <w:rPr>
          <w:sz w:val="24"/>
          <w:szCs w:val="24"/>
        </w:rPr>
        <w:t xml:space="preserve"> </w:t>
      </w:r>
      <w:r w:rsidR="00957DF4">
        <w:rPr>
          <w:sz w:val="24"/>
          <w:szCs w:val="24"/>
        </w:rPr>
        <w:t>Relative p</w:t>
      </w:r>
      <w:r w:rsidR="00D05531">
        <w:rPr>
          <w:sz w:val="24"/>
          <w:szCs w:val="24"/>
        </w:rPr>
        <w:t>ercent difference</w:t>
      </w:r>
      <w:r w:rsidR="00957DF4">
        <w:rPr>
          <w:sz w:val="24"/>
          <w:szCs w:val="24"/>
        </w:rPr>
        <w:t xml:space="preserve"> (RPD)</w:t>
      </w:r>
      <w:r w:rsidR="00D05531">
        <w:rPr>
          <w:sz w:val="24"/>
          <w:szCs w:val="24"/>
        </w:rPr>
        <w:t xml:space="preserve"> between re</w:t>
      </w:r>
      <w:r w:rsidR="00803543">
        <w:rPr>
          <w:sz w:val="24"/>
          <w:szCs w:val="24"/>
        </w:rPr>
        <w:t>plicates was calculated from the resulting values</w:t>
      </w:r>
      <w:r w:rsidR="00D05531">
        <w:rPr>
          <w:sz w:val="24"/>
          <w:szCs w:val="24"/>
        </w:rPr>
        <w:t xml:space="preserve"> of each metal analyzed</w:t>
      </w:r>
      <w:r w:rsidR="00EA17C2">
        <w:rPr>
          <w:sz w:val="24"/>
          <w:szCs w:val="24"/>
        </w:rPr>
        <w:t xml:space="preserve"> an</w:t>
      </w:r>
      <w:r w:rsidR="00FA2AD9">
        <w:rPr>
          <w:sz w:val="24"/>
          <w:szCs w:val="24"/>
        </w:rPr>
        <w:t>d</w:t>
      </w:r>
      <w:r w:rsidR="00EA17C2">
        <w:rPr>
          <w:sz w:val="24"/>
          <w:szCs w:val="24"/>
        </w:rPr>
        <w:t xml:space="preserve"> described in the QAPP data quality objectives</w:t>
      </w:r>
      <w:commentRangeStart w:id="52"/>
      <w:ins w:id="53" w:author="Benjamin Meyer" w:date="2021-02-16T17:20:00Z">
        <w:r w:rsidR="00225ED5">
          <w:rPr>
            <w:sz w:val="24"/>
            <w:szCs w:val="24"/>
          </w:rPr>
          <w:t>.</w:t>
        </w:r>
      </w:ins>
      <w:commentRangeEnd w:id="52"/>
      <w:r w:rsidR="00225ED5">
        <w:rPr>
          <w:rStyle w:val="CommentReference"/>
        </w:rPr>
        <w:commentReference w:id="52"/>
      </w:r>
    </w:p>
    <w:p w14:paraId="30376DB9" w14:textId="50709754" w:rsidR="000E3748" w:rsidRDefault="000E3748" w:rsidP="000E55F2">
      <w:pPr>
        <w:rPr>
          <w:sz w:val="24"/>
          <w:szCs w:val="24"/>
        </w:rPr>
      </w:pPr>
    </w:p>
    <w:p w14:paraId="760CF2A9" w14:textId="3CAF4E53" w:rsidR="00882DC4" w:rsidRPr="003B4EC2" w:rsidRDefault="00EA17C2" w:rsidP="00882DC4">
      <w:pPr>
        <w:pStyle w:val="Heading3"/>
        <w:rPr>
          <w:sz w:val="24"/>
        </w:rPr>
      </w:pPr>
      <w:bookmarkStart w:id="54" w:name="_Toc64271423"/>
      <w:r>
        <w:rPr>
          <w:sz w:val="24"/>
        </w:rPr>
        <w:t>2019 Hardness values</w:t>
      </w:r>
      <w:bookmarkEnd w:id="54"/>
      <w:r>
        <w:rPr>
          <w:sz w:val="24"/>
        </w:rPr>
        <w:t xml:space="preserve"> </w:t>
      </w:r>
    </w:p>
    <w:p w14:paraId="20591218" w14:textId="77777777" w:rsidR="000E3748" w:rsidRDefault="000E3748" w:rsidP="000E3748">
      <w:pPr>
        <w:rPr>
          <w:sz w:val="24"/>
          <w:szCs w:val="24"/>
          <w:highlight w:val="yellow"/>
        </w:rPr>
      </w:pPr>
    </w:p>
    <w:p w14:paraId="07026197" w14:textId="631C3C48" w:rsidR="00FA2AD9" w:rsidRDefault="000E3748" w:rsidP="000E3748">
      <w:pPr>
        <w:rPr>
          <w:sz w:val="24"/>
          <w:szCs w:val="24"/>
        </w:rPr>
      </w:pPr>
      <w:r>
        <w:rPr>
          <w:sz w:val="24"/>
          <w:szCs w:val="24"/>
        </w:rPr>
        <w:t xml:space="preserve">As standard practice, </w:t>
      </w:r>
      <w:r w:rsidRPr="00A35C56">
        <w:rPr>
          <w:sz w:val="24"/>
          <w:szCs w:val="24"/>
        </w:rPr>
        <w:t xml:space="preserve">zinc and copper data is synchronous in space and time with paired calcium and magnesium data used to generate </w:t>
      </w:r>
      <w:r w:rsidR="00E164AF">
        <w:rPr>
          <w:sz w:val="24"/>
          <w:szCs w:val="24"/>
        </w:rPr>
        <w:t xml:space="preserve">hardness and </w:t>
      </w:r>
      <w:r w:rsidR="000B7668">
        <w:rPr>
          <w:sz w:val="24"/>
          <w:szCs w:val="24"/>
        </w:rPr>
        <w:t>associated CCC values.</w:t>
      </w:r>
      <w:r w:rsidRPr="00A35C56">
        <w:rPr>
          <w:sz w:val="24"/>
          <w:szCs w:val="24"/>
        </w:rPr>
        <w:t xml:space="preserve"> However</w:t>
      </w:r>
      <w:r w:rsidR="00D05531">
        <w:rPr>
          <w:sz w:val="24"/>
          <w:szCs w:val="24"/>
        </w:rPr>
        <w:t xml:space="preserve">, </w:t>
      </w:r>
      <w:r w:rsidR="000029BF" w:rsidRPr="00A35C56">
        <w:rPr>
          <w:sz w:val="24"/>
          <w:szCs w:val="24"/>
        </w:rPr>
        <w:t xml:space="preserve">for </w:t>
      </w:r>
      <w:r w:rsidR="000029BF">
        <w:rPr>
          <w:sz w:val="24"/>
          <w:szCs w:val="24"/>
        </w:rPr>
        <w:t>a total of four sites in two sampling events (</w:t>
      </w:r>
      <w:r w:rsidR="000029BF" w:rsidRPr="00A35C56">
        <w:rPr>
          <w:sz w:val="24"/>
          <w:szCs w:val="24"/>
        </w:rPr>
        <w:t>May 22, 2019 and July 24, 2019</w:t>
      </w:r>
      <w:r w:rsidR="000029BF">
        <w:rPr>
          <w:sz w:val="24"/>
          <w:szCs w:val="24"/>
        </w:rPr>
        <w:t xml:space="preserve">), calcium and magnesium data was not available. Thus for these events CCC criteria </w:t>
      </w:r>
      <w:r w:rsidR="000029BF" w:rsidRPr="00A35C56">
        <w:rPr>
          <w:sz w:val="24"/>
          <w:szCs w:val="24"/>
        </w:rPr>
        <w:t>were</w:t>
      </w:r>
      <w:r w:rsidR="000029BF">
        <w:rPr>
          <w:sz w:val="24"/>
          <w:szCs w:val="24"/>
        </w:rPr>
        <w:t xml:space="preserve"> instead</w:t>
      </w:r>
      <w:r w:rsidR="000029BF" w:rsidRPr="00A35C56">
        <w:rPr>
          <w:sz w:val="24"/>
          <w:szCs w:val="24"/>
        </w:rPr>
        <w:t xml:space="preserve"> calculated using calcium and magnesium </w:t>
      </w:r>
      <w:ins w:id="55" w:author="Benjamin Meyer" w:date="2021-02-17T15:13:00Z">
        <w:r w:rsidR="000B7668">
          <w:rPr>
            <w:sz w:val="24"/>
            <w:szCs w:val="24"/>
          </w:rPr>
          <w:t>results</w:t>
        </w:r>
      </w:ins>
      <w:del w:id="56" w:author="Benjamin Meyer" w:date="2021-02-17T15:13:00Z">
        <w:r w:rsidR="000029BF" w:rsidRPr="00A35C56" w:rsidDel="000B7668">
          <w:rPr>
            <w:sz w:val="24"/>
            <w:szCs w:val="24"/>
          </w:rPr>
          <w:delText>levels</w:delText>
        </w:r>
      </w:del>
      <w:r w:rsidR="000029BF" w:rsidRPr="00A35C56">
        <w:rPr>
          <w:sz w:val="24"/>
          <w:szCs w:val="24"/>
        </w:rPr>
        <w:t xml:space="preserve"> obtained from other sampling events on April 30, 2019 and July 30, 2019</w:t>
      </w:r>
      <w:r w:rsidR="000029BF" w:rsidRPr="001F2D11">
        <w:rPr>
          <w:sz w:val="24"/>
          <w:szCs w:val="24"/>
        </w:rPr>
        <w:t>, respectively</w:t>
      </w:r>
      <w:r w:rsidR="000029BF">
        <w:rPr>
          <w:sz w:val="24"/>
          <w:szCs w:val="24"/>
        </w:rPr>
        <w:t xml:space="preserve"> (see Table 3 for details). </w:t>
      </w:r>
      <w:ins w:id="57" w:author="Benjamin Meyer" w:date="2021-02-17T15:15:00Z">
        <w:r w:rsidR="000B7668">
          <w:rPr>
            <w:sz w:val="24"/>
            <w:szCs w:val="24"/>
          </w:rPr>
          <w:t>At sites w</w:t>
        </w:r>
      </w:ins>
      <w:del w:id="58" w:author="Benjamin Meyer" w:date="2021-02-17T15:15:00Z">
        <w:r w:rsidR="000029BF" w:rsidRPr="001F2D11" w:rsidDel="000B7668">
          <w:rPr>
            <w:sz w:val="24"/>
            <w:szCs w:val="24"/>
          </w:rPr>
          <w:delText>W</w:delText>
        </w:r>
      </w:del>
      <w:r w:rsidR="000029BF" w:rsidRPr="001F2D11">
        <w:rPr>
          <w:sz w:val="24"/>
          <w:szCs w:val="24"/>
        </w:rPr>
        <w:t xml:space="preserve">here </w:t>
      </w:r>
      <w:ins w:id="59" w:author="Benjamin Meyer" w:date="2021-02-17T15:15:00Z">
        <w:r w:rsidR="000B7668">
          <w:rPr>
            <w:sz w:val="24"/>
            <w:szCs w:val="24"/>
          </w:rPr>
          <w:t xml:space="preserve">no </w:t>
        </w:r>
      </w:ins>
      <w:r w:rsidR="000029BF" w:rsidRPr="001F2D11">
        <w:rPr>
          <w:sz w:val="24"/>
          <w:szCs w:val="24"/>
        </w:rPr>
        <w:t xml:space="preserve">calcium and magnesium data was </w:t>
      </w:r>
      <w:del w:id="60" w:author="Benjamin Meyer" w:date="2021-02-17T15:15:00Z">
        <w:r w:rsidR="000029BF" w:rsidRPr="001F2D11" w:rsidDel="000B7668">
          <w:rPr>
            <w:sz w:val="24"/>
            <w:szCs w:val="24"/>
          </w:rPr>
          <w:delText>un</w:delText>
        </w:r>
      </w:del>
      <w:r w:rsidR="000029BF" w:rsidRPr="001F2D11">
        <w:rPr>
          <w:sz w:val="24"/>
          <w:szCs w:val="24"/>
        </w:rPr>
        <w:t>available</w:t>
      </w:r>
      <w:r w:rsidR="000029BF">
        <w:rPr>
          <w:sz w:val="24"/>
          <w:szCs w:val="24"/>
        </w:rPr>
        <w:t>,</w:t>
      </w:r>
      <w:r w:rsidR="000029BF" w:rsidRPr="001F2D11">
        <w:rPr>
          <w:sz w:val="24"/>
          <w:szCs w:val="24"/>
        </w:rPr>
        <w:t xml:space="preserve"> data from the nearest downstream site was applied to generate CCC values</w:t>
      </w:r>
      <w:r w:rsidR="000029BF">
        <w:rPr>
          <w:sz w:val="24"/>
          <w:szCs w:val="24"/>
        </w:rPr>
        <w:t xml:space="preserve"> (Figure 2</w:t>
      </w:r>
      <w:ins w:id="61" w:author="Benjamin Meyer" w:date="2021-02-17T15:21:00Z">
        <w:r w:rsidR="00C9613D">
          <w:rPr>
            <w:sz w:val="24"/>
            <w:szCs w:val="24"/>
          </w:rPr>
          <w:t>, Table 3</w:t>
        </w:r>
      </w:ins>
      <w:r w:rsidR="000029BF">
        <w:rPr>
          <w:sz w:val="24"/>
          <w:szCs w:val="24"/>
        </w:rPr>
        <w:t>)</w:t>
      </w:r>
      <w:commentRangeStart w:id="62"/>
      <w:r w:rsidR="000029BF" w:rsidRPr="001F2D11">
        <w:rPr>
          <w:sz w:val="24"/>
          <w:szCs w:val="24"/>
        </w:rPr>
        <w:t>.</w:t>
      </w:r>
      <w:commentRangeEnd w:id="62"/>
      <w:r w:rsidR="000029BF">
        <w:rPr>
          <w:rStyle w:val="CommentReference"/>
        </w:rPr>
        <w:commentReference w:id="62"/>
      </w:r>
      <w:r w:rsidR="000029BF" w:rsidRPr="001F2D11">
        <w:rPr>
          <w:sz w:val="24"/>
          <w:szCs w:val="24"/>
        </w:rPr>
        <w:t xml:space="preserve">  </w:t>
      </w:r>
    </w:p>
    <w:p w14:paraId="2C95FD76" w14:textId="78F9CF48" w:rsidR="00E164AF" w:rsidRDefault="00E164AF" w:rsidP="000E3748">
      <w:pPr>
        <w:rPr>
          <w:sz w:val="24"/>
          <w:szCs w:val="24"/>
        </w:rPr>
      </w:pPr>
    </w:p>
    <w:p w14:paraId="039D9786" w14:textId="00F23D45" w:rsidR="00CD06DF" w:rsidRPr="00274EBF" w:rsidRDefault="00E164AF" w:rsidP="00274EBF">
      <w:pPr>
        <w:rPr>
          <w:sz w:val="24"/>
          <w:szCs w:val="24"/>
        </w:rPr>
      </w:pPr>
      <w:r w:rsidRPr="001F2D11">
        <w:rPr>
          <w:sz w:val="24"/>
          <w:szCs w:val="24"/>
        </w:rPr>
        <w:t>In order to evaluate th</w:t>
      </w:r>
      <w:r>
        <w:rPr>
          <w:sz w:val="24"/>
          <w:szCs w:val="24"/>
        </w:rPr>
        <w:t>e relevance of spatially asynchronous hardness values in some instances</w:t>
      </w:r>
      <w:r w:rsidRPr="001F2D11">
        <w:rPr>
          <w:sz w:val="24"/>
          <w:szCs w:val="24"/>
        </w:rPr>
        <w:t xml:space="preserve">, </w:t>
      </w:r>
      <w:r w:rsidRPr="000E3748">
        <w:rPr>
          <w:sz w:val="24"/>
          <w:szCs w:val="24"/>
        </w:rPr>
        <w:t xml:space="preserve">an average of </w:t>
      </w:r>
      <w:commentRangeStart w:id="63"/>
      <w:commentRangeStart w:id="64"/>
      <w:r w:rsidRPr="000E3748">
        <w:rPr>
          <w:sz w:val="24"/>
          <w:szCs w:val="24"/>
        </w:rPr>
        <w:t xml:space="preserve">spring and summer </w:t>
      </w:r>
      <w:r>
        <w:rPr>
          <w:sz w:val="24"/>
          <w:szCs w:val="24"/>
        </w:rPr>
        <w:t xml:space="preserve">hardness </w:t>
      </w:r>
      <w:commentRangeEnd w:id="63"/>
      <w:r w:rsidR="00C373A2">
        <w:rPr>
          <w:rStyle w:val="CommentReference"/>
        </w:rPr>
        <w:commentReference w:id="63"/>
      </w:r>
      <w:commentRangeEnd w:id="64"/>
      <w:r w:rsidR="00B76A07">
        <w:rPr>
          <w:rStyle w:val="CommentReference"/>
        </w:rPr>
        <w:commentReference w:id="64"/>
      </w:r>
      <w:r w:rsidRPr="000E3748">
        <w:rPr>
          <w:sz w:val="24"/>
          <w:szCs w:val="24"/>
        </w:rPr>
        <w:t xml:space="preserve">levels were calculated using data collected from </w:t>
      </w:r>
      <w:commentRangeStart w:id="65"/>
      <w:commentRangeStart w:id="66"/>
      <w:r w:rsidRPr="000E3748">
        <w:rPr>
          <w:sz w:val="24"/>
          <w:szCs w:val="24"/>
        </w:rPr>
        <w:t xml:space="preserve">2000-2014 </w:t>
      </w:r>
      <w:commentRangeEnd w:id="65"/>
      <w:r w:rsidR="001D4B97">
        <w:rPr>
          <w:rStyle w:val="CommentReference"/>
        </w:rPr>
        <w:commentReference w:id="65"/>
      </w:r>
      <w:commentRangeEnd w:id="66"/>
      <w:r w:rsidR="000029BF">
        <w:rPr>
          <w:rStyle w:val="CommentReference"/>
        </w:rPr>
        <w:commentReference w:id="66"/>
      </w:r>
      <w:r w:rsidRPr="000E3748">
        <w:rPr>
          <w:sz w:val="24"/>
          <w:szCs w:val="24"/>
        </w:rPr>
        <w:t xml:space="preserve">(Table </w:t>
      </w:r>
      <w:r w:rsidR="00CE2E9F">
        <w:rPr>
          <w:sz w:val="24"/>
          <w:szCs w:val="24"/>
        </w:rPr>
        <w:t>6</w:t>
      </w:r>
      <w:r w:rsidRPr="000E3748">
        <w:rPr>
          <w:sz w:val="24"/>
          <w:szCs w:val="24"/>
        </w:rPr>
        <w:t>)</w:t>
      </w:r>
      <w:r w:rsidRPr="001F2D11">
        <w:rPr>
          <w:sz w:val="24"/>
          <w:szCs w:val="24"/>
        </w:rPr>
        <w:t xml:space="preserve">. These averages are intended to be used as reference to which </w:t>
      </w:r>
      <w:r>
        <w:rPr>
          <w:sz w:val="24"/>
          <w:szCs w:val="24"/>
        </w:rPr>
        <w:t>hardness values calculated that used</w:t>
      </w:r>
      <w:r w:rsidRPr="001F2D11">
        <w:rPr>
          <w:sz w:val="24"/>
          <w:szCs w:val="24"/>
        </w:rPr>
        <w:t xml:space="preserve"> asynchronous </w:t>
      </w:r>
      <w:r>
        <w:rPr>
          <w:sz w:val="24"/>
          <w:szCs w:val="24"/>
        </w:rPr>
        <w:t xml:space="preserve">data </w:t>
      </w:r>
      <w:r w:rsidRPr="001F2D11">
        <w:rPr>
          <w:sz w:val="24"/>
          <w:szCs w:val="24"/>
        </w:rPr>
        <w:t xml:space="preserve">can be compared. </w:t>
      </w:r>
      <w:r w:rsidR="000D5891">
        <w:rPr>
          <w:sz w:val="24"/>
          <w:szCs w:val="24"/>
        </w:rPr>
        <w:t>At one site (Slikok Creek</w:t>
      </w:r>
      <w:r>
        <w:rPr>
          <w:sz w:val="24"/>
          <w:szCs w:val="24"/>
        </w:rPr>
        <w:t xml:space="preserve"> – Kenai River</w:t>
      </w:r>
      <w:r w:rsidR="000D5891">
        <w:rPr>
          <w:sz w:val="24"/>
          <w:szCs w:val="24"/>
        </w:rPr>
        <w:t xml:space="preserve"> confluence)</w:t>
      </w:r>
      <w:r>
        <w:rPr>
          <w:sz w:val="24"/>
          <w:szCs w:val="24"/>
        </w:rPr>
        <w:t xml:space="preserve"> that lacked calcium and magnesium data on May 22, 2019 and July 24, 2019, long-term </w:t>
      </w:r>
      <w:r w:rsidR="000D5891">
        <w:rPr>
          <w:sz w:val="24"/>
          <w:szCs w:val="24"/>
        </w:rPr>
        <w:t xml:space="preserve">calcium and magnesium </w:t>
      </w:r>
      <w:r w:rsidR="000D5891">
        <w:rPr>
          <w:sz w:val="24"/>
          <w:szCs w:val="24"/>
        </w:rPr>
        <w:lastRenderedPageBreak/>
        <w:t xml:space="preserve">values were not available because the site is typically not included during the biannual sampling program, thus 2019 hardness data </w:t>
      </w:r>
      <w:r>
        <w:rPr>
          <w:sz w:val="24"/>
          <w:szCs w:val="24"/>
        </w:rPr>
        <w:t xml:space="preserve">from other sampling events were not applied </w:t>
      </w:r>
      <w:r w:rsidR="000D5891">
        <w:rPr>
          <w:sz w:val="24"/>
          <w:szCs w:val="24"/>
        </w:rPr>
        <w:t>this site</w:t>
      </w:r>
      <w:commentRangeStart w:id="67"/>
      <w:r w:rsidR="000D5891">
        <w:rPr>
          <w:sz w:val="24"/>
          <w:szCs w:val="24"/>
        </w:rPr>
        <w:t>.</w:t>
      </w:r>
      <w:commentRangeEnd w:id="67"/>
      <w:r w:rsidR="00C9613D">
        <w:rPr>
          <w:rStyle w:val="CommentReference"/>
        </w:rPr>
        <w:commentReference w:id="67"/>
      </w:r>
    </w:p>
    <w:p w14:paraId="469F6177" w14:textId="77777777" w:rsidR="00EA17C2" w:rsidRDefault="00EA17C2" w:rsidP="00AD09EE">
      <w:pPr>
        <w:pStyle w:val="Heading2"/>
        <w:rPr>
          <w:ins w:id="68" w:author="Eldred, Laura" w:date="2020-12-29T11:50:00Z"/>
        </w:rPr>
      </w:pPr>
    </w:p>
    <w:p w14:paraId="4FCA9478" w14:textId="77777777" w:rsidR="00AD09EE" w:rsidRDefault="00AD09EE" w:rsidP="00AD09EE">
      <w:pPr>
        <w:pStyle w:val="Heading2"/>
      </w:pPr>
      <w:bookmarkStart w:id="69" w:name="_Toc64271424"/>
      <w:commentRangeStart w:id="70"/>
      <w:r w:rsidRPr="00AD09EE">
        <w:t>Mapping</w:t>
      </w:r>
      <w:r w:rsidR="003D0107">
        <w:t xml:space="preserve"> </w:t>
      </w:r>
      <w:r w:rsidR="0033554A">
        <w:t xml:space="preserve">potential </w:t>
      </w:r>
      <w:r w:rsidR="003D0107">
        <w:t>sources of copper and zinc</w:t>
      </w:r>
      <w:bookmarkEnd w:id="69"/>
      <w:commentRangeEnd w:id="70"/>
      <w:r w:rsidR="00F15C33">
        <w:rPr>
          <w:rStyle w:val="CommentReference"/>
          <w:b w:val="0"/>
          <w:spacing w:val="0"/>
        </w:rPr>
        <w:commentReference w:id="70"/>
      </w:r>
    </w:p>
    <w:p w14:paraId="29AEA08D" w14:textId="77777777" w:rsidR="003D0107" w:rsidRDefault="003D0107" w:rsidP="003D0107"/>
    <w:p w14:paraId="2B521CB6" w14:textId="77777777" w:rsidR="003D0107" w:rsidRPr="00CF3F57" w:rsidRDefault="00612D59" w:rsidP="00CF3F57">
      <w:pPr>
        <w:pStyle w:val="Heading3"/>
        <w:rPr>
          <w:sz w:val="24"/>
        </w:rPr>
      </w:pPr>
      <w:bookmarkStart w:id="71" w:name="_Toc64271425"/>
      <w:r w:rsidRPr="00CF3F57">
        <w:rPr>
          <w:sz w:val="24"/>
        </w:rPr>
        <w:t>Potential sources on the Kenai River</w:t>
      </w:r>
      <w:bookmarkEnd w:id="71"/>
    </w:p>
    <w:p w14:paraId="082443A5" w14:textId="77777777" w:rsidR="006F3509" w:rsidRPr="006F3509" w:rsidRDefault="006F3509" w:rsidP="006F3509">
      <w:pPr>
        <w:rPr>
          <w:b/>
          <w:bCs/>
        </w:rPr>
      </w:pPr>
    </w:p>
    <w:p w14:paraId="7243B607" w14:textId="6189C10F"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r w:rsidR="000D56C9">
        <w:rPr>
          <w:sz w:val="24"/>
          <w:szCs w:val="24"/>
        </w:rPr>
        <w:t xml:space="preserve"> mainstem</w:t>
      </w:r>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w:t>
      </w:r>
      <w:commentRangeStart w:id="72"/>
      <w:commentRangeStart w:id="73"/>
      <w:commentRangeStart w:id="74"/>
      <w:r w:rsidR="00507831">
        <w:rPr>
          <w:sz w:val="24"/>
          <w:szCs w:val="24"/>
        </w:rPr>
        <w:t>boated as well</w:t>
      </w:r>
      <w:commentRangeEnd w:id="72"/>
      <w:r w:rsidR="00EA3505">
        <w:rPr>
          <w:rStyle w:val="CommentReference"/>
        </w:rPr>
        <w:commentReference w:id="72"/>
      </w:r>
      <w:commentRangeEnd w:id="73"/>
      <w:r w:rsidR="00881058">
        <w:rPr>
          <w:rStyle w:val="CommentReference"/>
        </w:rPr>
        <w:commentReference w:id="73"/>
      </w:r>
      <w:commentRangeEnd w:id="74"/>
      <w:r w:rsidR="00C9613D">
        <w:rPr>
          <w:rStyle w:val="CommentReference"/>
        </w:rPr>
        <w:commentReference w:id="74"/>
      </w:r>
      <w:r w:rsidR="00420947">
        <w:rPr>
          <w:sz w:val="24"/>
          <w:szCs w:val="24"/>
        </w:rPr>
        <w:t xml:space="preserve">. </w:t>
      </w:r>
      <w:ins w:id="75" w:author="Benjamin Meyer" w:date="2021-02-18T09:25:00Z">
        <w:r w:rsidR="009505DD">
          <w:rPr>
            <w:sz w:val="24"/>
            <w:szCs w:val="24"/>
          </w:rPr>
          <w:t xml:space="preserve">The geotagged photos </w:t>
        </w:r>
      </w:ins>
      <w:ins w:id="76" w:author="Benjamin Meyer" w:date="2021-02-19T08:17:00Z">
        <w:r w:rsidR="00602645">
          <w:rPr>
            <w:sz w:val="24"/>
            <w:szCs w:val="24"/>
          </w:rPr>
          <w:t>can</w:t>
        </w:r>
      </w:ins>
      <w:ins w:id="77" w:author="Benjamin Meyer" w:date="2021-02-18T09:25:00Z">
        <w:r w:rsidR="009505DD">
          <w:rPr>
            <w:sz w:val="24"/>
            <w:szCs w:val="24"/>
          </w:rPr>
          <w:t xml:space="preserve"> serve as a reference for future work beyond</w:t>
        </w:r>
      </w:ins>
      <w:ins w:id="78" w:author="Benjamin Meyer" w:date="2021-02-18T10:27:00Z">
        <w:r w:rsidR="006A639E">
          <w:rPr>
            <w:sz w:val="24"/>
            <w:szCs w:val="24"/>
          </w:rPr>
          <w:t xml:space="preserve"> the scope of</w:t>
        </w:r>
      </w:ins>
      <w:ins w:id="79" w:author="Benjamin Meyer" w:date="2021-02-18T09:25:00Z">
        <w:r w:rsidR="009505DD">
          <w:rPr>
            <w:sz w:val="24"/>
            <w:szCs w:val="24"/>
          </w:rPr>
          <w:t xml:space="preserve"> th</w:t>
        </w:r>
        <w:r w:rsidR="006A639E">
          <w:rPr>
            <w:sz w:val="24"/>
            <w:szCs w:val="24"/>
          </w:rPr>
          <w:t>is report to</w:t>
        </w:r>
        <w:r w:rsidR="009505DD">
          <w:rPr>
            <w:sz w:val="24"/>
            <w:szCs w:val="24"/>
          </w:rPr>
          <w:t xml:space="preserve"> identify </w:t>
        </w:r>
      </w:ins>
      <w:ins w:id="80" w:author="Benjamin Meyer" w:date="2021-02-18T10:32:00Z">
        <w:r w:rsidR="006A639E">
          <w:rPr>
            <w:sz w:val="24"/>
            <w:szCs w:val="24"/>
          </w:rPr>
          <w:t xml:space="preserve">locations </w:t>
        </w:r>
      </w:ins>
      <w:ins w:id="81" w:author="Benjamin Meyer" w:date="2021-02-18T09:25:00Z">
        <w:r w:rsidR="009505DD">
          <w:rPr>
            <w:sz w:val="24"/>
            <w:szCs w:val="24"/>
          </w:rPr>
          <w:t>and assess potential sources of copper and zinc in greater detail</w:t>
        </w:r>
      </w:ins>
      <w:ins w:id="82" w:author="Benjamin Meyer" w:date="2021-02-18T09:58:00Z">
        <w:r w:rsidR="00AA4480">
          <w:rPr>
            <w:sz w:val="24"/>
            <w:szCs w:val="24"/>
          </w:rPr>
          <w:t xml:space="preserve">, and </w:t>
        </w:r>
      </w:ins>
      <w:ins w:id="83" w:author="Benjamin Meyer" w:date="2021-02-18T10:33:00Z">
        <w:r w:rsidR="006A639E">
          <w:rPr>
            <w:sz w:val="24"/>
            <w:szCs w:val="24"/>
          </w:rPr>
          <w:t xml:space="preserve">also serve </w:t>
        </w:r>
      </w:ins>
      <w:ins w:id="84" w:author="Benjamin Meyer" w:date="2021-02-18T09:58:00Z">
        <w:r w:rsidR="00AA4480">
          <w:rPr>
            <w:sz w:val="24"/>
            <w:szCs w:val="24"/>
          </w:rPr>
          <w:t xml:space="preserve">as an archival set of observations to compare future </w:t>
        </w:r>
      </w:ins>
      <w:ins w:id="85" w:author="Benjamin Meyer" w:date="2021-02-19T08:18:00Z">
        <w:r w:rsidR="00602645">
          <w:rPr>
            <w:sz w:val="24"/>
            <w:szCs w:val="24"/>
          </w:rPr>
          <w:t>photo transects</w:t>
        </w:r>
      </w:ins>
      <w:ins w:id="86" w:author="Benjamin Meyer" w:date="2021-02-18T09:25:00Z">
        <w:r w:rsidR="009505DD">
          <w:rPr>
            <w:sz w:val="24"/>
            <w:szCs w:val="24"/>
          </w:rPr>
          <w:t>.</w:t>
        </w:r>
      </w:ins>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87" w:name="_Toc64271426"/>
      <w:r w:rsidRPr="00CF3F57">
        <w:rPr>
          <w:sz w:val="24"/>
        </w:rPr>
        <w:t>Potential sources throughout the Kenai River watershed</w:t>
      </w:r>
      <w:bookmarkEnd w:id="87"/>
    </w:p>
    <w:p w14:paraId="71EE427F" w14:textId="77777777" w:rsidR="006F3509" w:rsidRPr="006F3509" w:rsidRDefault="006F3509" w:rsidP="006F3509">
      <w:pPr>
        <w:rPr>
          <w:b/>
          <w:bCs/>
        </w:rPr>
      </w:pPr>
    </w:p>
    <w:p w14:paraId="7D6953B3" w14:textId="11E3419A" w:rsidR="00476A0D" w:rsidRDefault="00454D69" w:rsidP="006F3509">
      <w:pPr>
        <w:rPr>
          <w:sz w:val="24"/>
          <w:szCs w:val="24"/>
        </w:rPr>
      </w:pPr>
      <w:ins w:id="88" w:author="Benjamin Meyer" w:date="2021-02-18T10:14:00Z">
        <w:r>
          <w:rPr>
            <w:sz w:val="24"/>
            <w:szCs w:val="24"/>
          </w:rPr>
          <w:t xml:space="preserve">A </w:t>
        </w:r>
      </w:ins>
      <w:commentRangeStart w:id="89"/>
      <w:commentRangeStart w:id="90"/>
      <w:del w:id="91" w:author="Benjamin Meyer" w:date="2021-02-18T10:14:00Z">
        <w:r w:rsidR="00612D59" w:rsidRPr="006F3509" w:rsidDel="00454D69">
          <w:rPr>
            <w:sz w:val="24"/>
            <w:szCs w:val="24"/>
          </w:rPr>
          <w:delText xml:space="preserve">Following the </w:delText>
        </w:r>
      </w:del>
      <w:r w:rsidR="00612D59" w:rsidRPr="006F3509">
        <w:rPr>
          <w:sz w:val="24"/>
          <w:szCs w:val="24"/>
        </w:rPr>
        <w:t>literature review conducted by KWF in 2017</w:t>
      </w:r>
      <w:ins w:id="92" w:author="Benjamin Meyer" w:date="2021-02-18T10:14:00Z">
        <w:r>
          <w:rPr>
            <w:sz w:val="24"/>
            <w:szCs w:val="24"/>
          </w:rPr>
          <w:t xml:space="preserve"> </w:t>
        </w:r>
      </w:ins>
      <w:r w:rsidR="00917E6E">
        <w:rPr>
          <w:sz w:val="24"/>
          <w:szCs w:val="24"/>
        </w:rPr>
        <w:t>identified</w:t>
      </w:r>
      <w:del w:id="93" w:author="Benjamin Meyer" w:date="2021-02-18T10:14:00Z">
        <w:r w:rsidR="00612D59" w:rsidRPr="006F3509" w:rsidDel="00454D69">
          <w:rPr>
            <w:sz w:val="24"/>
            <w:szCs w:val="24"/>
          </w:rPr>
          <w:delText>,</w:delText>
        </w:r>
      </w:del>
      <w:r w:rsidR="00612D59" w:rsidRPr="006F3509">
        <w:rPr>
          <w:sz w:val="24"/>
          <w:szCs w:val="24"/>
        </w:rPr>
        <w:t xml:space="preserve"> potential sources of copper and zinc</w:t>
      </w:r>
      <w:ins w:id="94" w:author="Benjamin Meyer" w:date="2021-02-18T10:15:00Z">
        <w:r>
          <w:rPr>
            <w:sz w:val="24"/>
            <w:szCs w:val="24"/>
          </w:rPr>
          <w:t xml:space="preserve"> </w:t>
        </w:r>
      </w:ins>
      <w:del w:id="95" w:author="Benjamin Meyer" w:date="2021-02-18T10:15:00Z">
        <w:r w:rsidR="00612D59" w:rsidRPr="006F3509" w:rsidDel="00454D69">
          <w:rPr>
            <w:sz w:val="24"/>
            <w:szCs w:val="24"/>
          </w:rPr>
          <w:delText xml:space="preserve"> were identified </w:delText>
        </w:r>
      </w:del>
      <w:r w:rsidR="00612D59" w:rsidRPr="006F3509">
        <w:rPr>
          <w:sz w:val="24"/>
          <w:szCs w:val="24"/>
        </w:rPr>
        <w:t xml:space="preserve">throughout the Kenai River watershed. </w:t>
      </w:r>
      <w:r w:rsidR="00DD5408">
        <w:rPr>
          <w:sz w:val="24"/>
          <w:szCs w:val="24"/>
        </w:rPr>
        <w:t>General c</w:t>
      </w:r>
      <w:r w:rsidR="00612D59" w:rsidRPr="006F3509">
        <w:rPr>
          <w:sz w:val="24"/>
          <w:szCs w:val="24"/>
        </w:rPr>
        <w:t>opper sources included brake pads/vehicles, pesticides/herbicides, roofing/metal plating, mining activity, boat hull coatings/anti-fouling agents, municipal wastewater discharge, natural mineral deposits, forest fires, air emissions, an</w:t>
      </w:r>
      <w:r w:rsidR="009505DD">
        <w:rPr>
          <w:sz w:val="24"/>
          <w:szCs w:val="24"/>
        </w:rPr>
        <w:t xml:space="preserve">d decking/pilings (KWF, 2017). </w:t>
      </w:r>
      <w:r w:rsidR="00612D59" w:rsidRPr="006F3509">
        <w:rPr>
          <w:sz w:val="24"/>
          <w:szCs w:val="24"/>
        </w:rPr>
        <w:t xml:space="preserve">Similarly, </w:t>
      </w:r>
      <w:r w:rsidR="00DD5408">
        <w:rPr>
          <w:sz w:val="24"/>
          <w:szCs w:val="24"/>
        </w:rPr>
        <w:t xml:space="preserve">general </w:t>
      </w:r>
      <w:r w:rsidR="00612D59" w:rsidRPr="006F3509">
        <w:rPr>
          <w:sz w:val="24"/>
          <w:szCs w:val="24"/>
        </w:rPr>
        <w:t>zinc sources included galvanized metals, tire wear, motor oil/hydraulic fluid, fertilizer/pesticides/fungicides, natural mineral depo</w:t>
      </w:r>
      <w:ins w:id="96" w:author="Benjamin Meyer" w:date="2021-02-18T10:11:00Z">
        <w:r>
          <w:rPr>
            <w:sz w:val="24"/>
            <w:szCs w:val="24"/>
          </w:rPr>
          <w:t>si</w:t>
        </w:r>
      </w:ins>
      <w:r w:rsidR="00612D59" w:rsidRPr="006F3509">
        <w:rPr>
          <w:sz w:val="24"/>
          <w:szCs w:val="24"/>
        </w:rPr>
        <w:t xml:space="preserve">ts, mining activity, forest fires, and </w:t>
      </w:r>
      <w:r w:rsidR="00CE2E9F">
        <w:rPr>
          <w:sz w:val="24"/>
          <w:szCs w:val="24"/>
        </w:rPr>
        <w:t>brakes (KWF, 2017). Using</w:t>
      </w:r>
      <w:r w:rsidR="00612D59" w:rsidRPr="006F3509">
        <w:rPr>
          <w:sz w:val="24"/>
          <w:szCs w:val="24"/>
        </w:rPr>
        <w:t xml:space="preserve"> results from the literature review, </w:t>
      </w:r>
      <w:ins w:id="97" w:author="Benjamin Meyer" w:date="2021-02-18T10:11:00Z">
        <w:r>
          <w:rPr>
            <w:sz w:val="24"/>
            <w:szCs w:val="24"/>
          </w:rPr>
          <w:t>KWF contracted</w:t>
        </w:r>
      </w:ins>
      <w:ins w:id="98" w:author="Benjamin Meyer" w:date="2021-02-18T15:59:00Z">
        <w:r w:rsidR="000B2B23">
          <w:rPr>
            <w:sz w:val="24"/>
            <w:szCs w:val="24"/>
          </w:rPr>
          <w:t xml:space="preserve"> with</w:t>
        </w:r>
      </w:ins>
      <w:ins w:id="99" w:author="Benjamin Meyer" w:date="2021-02-18T10:11:00Z">
        <w:r>
          <w:rPr>
            <w:sz w:val="24"/>
            <w:szCs w:val="24"/>
          </w:rPr>
          <w:t xml:space="preserve"> St. Mary’s </w:t>
        </w:r>
      </w:ins>
      <w:ins w:id="100" w:author="Benjamin Meyer" w:date="2021-02-19T10:06:00Z">
        <w:r w:rsidR="00FB3473">
          <w:rPr>
            <w:sz w:val="24"/>
            <w:szCs w:val="24"/>
          </w:rPr>
          <w:t xml:space="preserve">University </w:t>
        </w:r>
      </w:ins>
      <w:ins w:id="101" w:author="Benjamin Meyer" w:date="2021-02-18T10:11:00Z">
        <w:r>
          <w:rPr>
            <w:sz w:val="24"/>
            <w:szCs w:val="24"/>
          </w:rPr>
          <w:t xml:space="preserve">Geospatial </w:t>
        </w:r>
      </w:ins>
      <w:ins w:id="102" w:author="Benjamin Meyer" w:date="2021-02-18T10:13:00Z">
        <w:r>
          <w:rPr>
            <w:sz w:val="24"/>
            <w:szCs w:val="24"/>
          </w:rPr>
          <w:t xml:space="preserve">(Winona, MN) </w:t>
        </w:r>
      </w:ins>
      <w:ins w:id="103" w:author="Benjamin Meyer" w:date="2021-02-18T10:11:00Z">
        <w:r>
          <w:rPr>
            <w:sz w:val="24"/>
            <w:szCs w:val="24"/>
          </w:rPr>
          <w:t>to curate</w:t>
        </w:r>
      </w:ins>
      <w:ins w:id="104" w:author="Benjamin Meyer" w:date="2021-02-18T10:28:00Z">
        <w:r w:rsidR="006A639E">
          <w:rPr>
            <w:sz w:val="24"/>
            <w:szCs w:val="24"/>
          </w:rPr>
          <w:t xml:space="preserve"> and prepare</w:t>
        </w:r>
      </w:ins>
      <w:ins w:id="105" w:author="Benjamin Meyer" w:date="2021-02-18T10:11:00Z">
        <w:r w:rsidR="000D6FE9">
          <w:rPr>
            <w:sz w:val="24"/>
            <w:szCs w:val="24"/>
          </w:rPr>
          <w:t xml:space="preserve"> all available regional</w:t>
        </w:r>
        <w:r>
          <w:rPr>
            <w:sz w:val="24"/>
            <w:szCs w:val="24"/>
          </w:rPr>
          <w:t xml:space="preserve"> geospatial data</w:t>
        </w:r>
      </w:ins>
      <w:ins w:id="106" w:author="Benjamin Meyer" w:date="2021-02-18T10:13:00Z">
        <w:r w:rsidR="000B2B23">
          <w:rPr>
            <w:sz w:val="24"/>
            <w:szCs w:val="24"/>
          </w:rPr>
          <w:t xml:space="preserve"> potentially related to</w:t>
        </w:r>
        <w:r>
          <w:rPr>
            <w:sz w:val="24"/>
            <w:szCs w:val="24"/>
          </w:rPr>
          <w:t xml:space="preserve"> nonpoint sources of copper and zinc.</w:t>
        </w:r>
      </w:ins>
      <w:ins w:id="107" w:author="Benjamin Meyer" w:date="2021-02-18T10:28:00Z">
        <w:r w:rsidR="000B2B23">
          <w:rPr>
            <w:sz w:val="24"/>
            <w:szCs w:val="24"/>
          </w:rPr>
          <w:t xml:space="preserve"> </w:t>
        </w:r>
      </w:ins>
      <w:ins w:id="108" w:author="Benjamin Meyer" w:date="2021-02-19T10:05:00Z">
        <w:r w:rsidR="00FB3473">
          <w:rPr>
            <w:sz w:val="24"/>
            <w:szCs w:val="24"/>
          </w:rPr>
          <w:t>All layers</w:t>
        </w:r>
      </w:ins>
      <w:ins w:id="109" w:author="Benjamin Meyer" w:date="2021-02-19T10:06:00Z">
        <w:r w:rsidR="00FB3473">
          <w:rPr>
            <w:sz w:val="24"/>
            <w:szCs w:val="24"/>
          </w:rPr>
          <w:t xml:space="preserve"> found</w:t>
        </w:r>
      </w:ins>
      <w:ins w:id="110" w:author="Benjamin Meyer" w:date="2021-02-19T10:05:00Z">
        <w:r w:rsidR="00FB3473">
          <w:rPr>
            <w:sz w:val="24"/>
            <w:szCs w:val="24"/>
          </w:rPr>
          <w:t xml:space="preserve"> were converted to a consistent projection and</w:t>
        </w:r>
        <w:r w:rsidR="00FB3473">
          <w:rPr>
            <w:sz w:val="24"/>
            <w:szCs w:val="24"/>
          </w:rPr>
          <w:t xml:space="preserve"> geodatabase format. </w:t>
        </w:r>
      </w:ins>
      <w:ins w:id="111" w:author="Benjamin Meyer" w:date="2021-02-18T10:29:00Z">
        <w:r w:rsidR="006A639E">
          <w:rPr>
            <w:sz w:val="24"/>
            <w:szCs w:val="24"/>
          </w:rPr>
          <w:t>Gaps in geospatial d</w:t>
        </w:r>
      </w:ins>
      <w:ins w:id="112" w:author="Benjamin Meyer" w:date="2021-02-18T10:28:00Z">
        <w:r w:rsidR="006A639E">
          <w:rPr>
            <w:sz w:val="24"/>
            <w:szCs w:val="24"/>
          </w:rPr>
          <w:t xml:space="preserve">ata availability </w:t>
        </w:r>
      </w:ins>
      <w:ins w:id="113" w:author="Benjamin Meyer" w:date="2021-02-18T10:29:00Z">
        <w:r w:rsidR="006A639E">
          <w:rPr>
            <w:sz w:val="24"/>
            <w:szCs w:val="24"/>
          </w:rPr>
          <w:t xml:space="preserve">that would </w:t>
        </w:r>
      </w:ins>
      <w:ins w:id="114" w:author="Benjamin Meyer" w:date="2021-02-18T10:28:00Z">
        <w:r w:rsidR="006A639E">
          <w:rPr>
            <w:sz w:val="24"/>
            <w:szCs w:val="24"/>
          </w:rPr>
          <w:t>likely</w:t>
        </w:r>
      </w:ins>
      <w:ins w:id="115" w:author="Benjamin Meyer" w:date="2021-02-18T10:30:00Z">
        <w:r w:rsidR="006A639E">
          <w:rPr>
            <w:sz w:val="24"/>
            <w:szCs w:val="24"/>
          </w:rPr>
          <w:t xml:space="preserve"> be</w:t>
        </w:r>
      </w:ins>
      <w:ins w:id="116" w:author="Benjamin Meyer" w:date="2021-02-18T10:28:00Z">
        <w:r w:rsidR="006A639E">
          <w:rPr>
            <w:sz w:val="24"/>
            <w:szCs w:val="24"/>
          </w:rPr>
          <w:t xml:space="preserve"> needed to</w:t>
        </w:r>
      </w:ins>
      <w:ins w:id="117" w:author="Benjamin Meyer" w:date="2021-02-18T16:00:00Z">
        <w:r w:rsidR="000B2B23">
          <w:rPr>
            <w:sz w:val="24"/>
            <w:szCs w:val="24"/>
          </w:rPr>
          <w:t xml:space="preserve"> </w:t>
        </w:r>
      </w:ins>
      <w:ins w:id="118" w:author="Benjamin Meyer" w:date="2021-02-19T08:21:00Z">
        <w:r w:rsidR="000D6FE9">
          <w:rPr>
            <w:sz w:val="24"/>
            <w:szCs w:val="24"/>
          </w:rPr>
          <w:t>fully</w:t>
        </w:r>
      </w:ins>
      <w:ins w:id="119" w:author="Benjamin Meyer" w:date="2021-02-18T10:28:00Z">
        <w:r w:rsidR="006A639E">
          <w:rPr>
            <w:sz w:val="24"/>
            <w:szCs w:val="24"/>
          </w:rPr>
          <w:t xml:space="preserve"> </w:t>
        </w:r>
      </w:ins>
      <w:ins w:id="120" w:author="Benjamin Meyer" w:date="2021-02-18T10:29:00Z">
        <w:r w:rsidR="006A639E">
          <w:rPr>
            <w:sz w:val="24"/>
            <w:szCs w:val="24"/>
          </w:rPr>
          <w:t xml:space="preserve">assess copper and zinc sources were also identified in the report from </w:t>
        </w:r>
      </w:ins>
      <w:ins w:id="121" w:author="Benjamin Meyer" w:date="2021-02-18T10:30:00Z">
        <w:r w:rsidR="006A639E">
          <w:rPr>
            <w:sz w:val="24"/>
            <w:szCs w:val="24"/>
          </w:rPr>
          <w:t xml:space="preserve">St. Mary’s </w:t>
        </w:r>
      </w:ins>
      <w:ins w:id="122" w:author="Benjamin Meyer" w:date="2021-02-19T10:06:00Z">
        <w:r w:rsidR="00FB3473">
          <w:rPr>
            <w:sz w:val="24"/>
            <w:szCs w:val="24"/>
          </w:rPr>
          <w:t xml:space="preserve">University </w:t>
        </w:r>
      </w:ins>
      <w:ins w:id="123" w:author="Benjamin Meyer" w:date="2021-02-18T10:30:00Z">
        <w:r w:rsidR="006A639E">
          <w:rPr>
            <w:sz w:val="24"/>
            <w:szCs w:val="24"/>
          </w:rPr>
          <w:t>Geospatial</w:t>
        </w:r>
      </w:ins>
      <w:ins w:id="124" w:author="Benjamin Meyer" w:date="2021-02-19T10:06:00Z">
        <w:r w:rsidR="00FB3473">
          <w:rPr>
            <w:sz w:val="24"/>
            <w:szCs w:val="24"/>
          </w:rPr>
          <w:t xml:space="preserve"> Services</w:t>
        </w:r>
      </w:ins>
      <w:ins w:id="125" w:author="Benjamin Meyer" w:date="2021-02-18T10:30:00Z">
        <w:r w:rsidR="006A639E">
          <w:rPr>
            <w:sz w:val="24"/>
            <w:szCs w:val="24"/>
          </w:rPr>
          <w:t>.</w:t>
        </w:r>
      </w:ins>
      <w:r w:rsidR="00476A0D">
        <w:rPr>
          <w:sz w:val="24"/>
          <w:szCs w:val="24"/>
        </w:rPr>
        <w:t xml:space="preserve">  </w:t>
      </w:r>
      <w:ins w:id="126" w:author="Benjamin Meyer" w:date="2021-02-19T10:05:00Z">
        <w:r w:rsidR="00476A0D">
          <w:rPr>
            <w:sz w:val="24"/>
            <w:szCs w:val="24"/>
          </w:rPr>
          <w:t xml:space="preserve">  </w:t>
        </w:r>
      </w:ins>
      <w:ins w:id="127" w:author="Benjamin Meyer" w:date="2021-02-18T10:30:00Z">
        <w:r w:rsidR="006A639E">
          <w:rPr>
            <w:sz w:val="24"/>
            <w:szCs w:val="24"/>
          </w:rPr>
          <w:t xml:space="preserve">  </w:t>
        </w:r>
      </w:ins>
      <w:del w:id="128" w:author="Benjamin Meyer" w:date="2021-02-18T10:31:00Z">
        <w:r w:rsidR="00612D59" w:rsidRPr="006F3509" w:rsidDel="006A639E">
          <w:rPr>
            <w:sz w:val="24"/>
            <w:szCs w:val="24"/>
          </w:rPr>
          <w:delText xml:space="preserve">KWF identified potential local </w:delText>
        </w:r>
        <w:r w:rsidR="003C7959" w:rsidDel="006A639E">
          <w:rPr>
            <w:sz w:val="24"/>
            <w:szCs w:val="24"/>
          </w:rPr>
          <w:delText>sources</w:delText>
        </w:r>
        <w:r w:rsidR="003C7959" w:rsidRPr="006F3509" w:rsidDel="006A639E">
          <w:rPr>
            <w:sz w:val="24"/>
            <w:szCs w:val="24"/>
          </w:rPr>
          <w:delText xml:space="preserve"> </w:delText>
        </w:r>
        <w:r w:rsidR="00612D59" w:rsidRPr="006F3509" w:rsidDel="006A639E">
          <w:rPr>
            <w:sz w:val="24"/>
            <w:szCs w:val="24"/>
          </w:rPr>
          <w:delText>of copper and zinc</w:delText>
        </w:r>
      </w:del>
      <w:r w:rsidR="00612D59" w:rsidRPr="006F3509">
        <w:rPr>
          <w:sz w:val="24"/>
          <w:szCs w:val="24"/>
        </w:rPr>
        <w:t xml:space="preserve"> </w:t>
      </w:r>
      <w:commentRangeStart w:id="129"/>
      <w:del w:id="130" w:author="Benjamin Meyer" w:date="2021-02-18T10:31:00Z">
        <w:r w:rsidR="00612D59" w:rsidRPr="006F3509" w:rsidDel="006A639E">
          <w:rPr>
            <w:sz w:val="24"/>
            <w:szCs w:val="24"/>
          </w:rPr>
          <w:delText>through</w:delText>
        </w:r>
      </w:del>
      <w:r w:rsidR="00612D59" w:rsidRPr="006F3509">
        <w:rPr>
          <w:sz w:val="24"/>
          <w:szCs w:val="24"/>
        </w:rPr>
        <w:t xml:space="preserve"> </w:t>
      </w:r>
      <w:del w:id="131" w:author="Benjamin Meyer" w:date="2021-02-18T10:31:00Z">
        <w:r w:rsidR="00612D59" w:rsidRPr="006F3509" w:rsidDel="006A639E">
          <w:rPr>
            <w:sz w:val="24"/>
            <w:szCs w:val="24"/>
          </w:rPr>
          <w:delText>a mapping exercise</w:delText>
        </w:r>
      </w:del>
      <w:commentRangeEnd w:id="89"/>
      <w:commentRangeEnd w:id="90"/>
      <w:commentRangeEnd w:id="129"/>
      <w:r w:rsidR="00476A0D">
        <w:rPr>
          <w:sz w:val="24"/>
          <w:szCs w:val="24"/>
        </w:rPr>
        <w:t xml:space="preserve"> </w:t>
      </w:r>
    </w:p>
    <w:p w14:paraId="5B3E8A61" w14:textId="77777777" w:rsidR="00476A0D" w:rsidDel="00DB6047" w:rsidRDefault="00476A0D" w:rsidP="006F3509">
      <w:pPr>
        <w:rPr>
          <w:del w:id="132" w:author="Benjamin Meyer" w:date="2021-02-19T10:06:00Z"/>
          <w:sz w:val="24"/>
          <w:szCs w:val="24"/>
        </w:rPr>
      </w:pPr>
    </w:p>
    <w:p w14:paraId="370E6972" w14:textId="76B23FD3" w:rsidR="00476A0D" w:rsidDel="00476A0D" w:rsidRDefault="00476A0D" w:rsidP="006F3509">
      <w:pPr>
        <w:rPr>
          <w:del w:id="133" w:author="Benjamin Meyer" w:date="2021-02-19T10:05:00Z"/>
          <w:sz w:val="24"/>
          <w:szCs w:val="24"/>
        </w:rPr>
      </w:pPr>
    </w:p>
    <w:p w14:paraId="5457B837" w14:textId="4D0F3E42" w:rsidR="00476A0D" w:rsidDel="00476A0D" w:rsidRDefault="000879E9" w:rsidP="00476A0D">
      <w:pPr>
        <w:pStyle w:val="Default"/>
        <w:rPr>
          <w:del w:id="134" w:author="Benjamin Meyer" w:date="2021-02-19T10:05:00Z"/>
          <w:sz w:val="23"/>
          <w:szCs w:val="23"/>
        </w:rPr>
      </w:pPr>
      <w:del w:id="135" w:author="Benjamin Meyer" w:date="2021-02-19T10:05:00Z">
        <w:r w:rsidDel="00476A0D">
          <w:rPr>
            <w:rStyle w:val="CommentReference"/>
          </w:rPr>
          <w:commentReference w:id="129"/>
        </w:r>
        <w:r w:rsidR="00476A0D" w:rsidRPr="00476A0D" w:rsidDel="00476A0D">
          <w:rPr>
            <w:sz w:val="23"/>
            <w:szCs w:val="23"/>
          </w:rPr>
          <w:delText xml:space="preserve"> </w:delText>
        </w:r>
        <w:r w:rsidR="00476A0D" w:rsidDel="00476A0D">
          <w:rPr>
            <w:sz w:val="23"/>
            <w:szCs w:val="23"/>
          </w:rPr>
          <w:delText>Originally, not all layers were found in a consistent projection or format</w:delText>
        </w:r>
      </w:del>
    </w:p>
    <w:p w14:paraId="5C7A03FD" w14:textId="5CD44FBA" w:rsidR="003D0107" w:rsidRDefault="00476A0D" w:rsidP="00476A0D">
      <w:pPr>
        <w:rPr>
          <w:sz w:val="24"/>
          <w:szCs w:val="24"/>
        </w:rPr>
      </w:pPr>
      <w:del w:id="136" w:author="Benjamin Meyer" w:date="2021-02-19T10:05:00Z">
        <w:r w:rsidRPr="009505DD" w:rsidDel="00476A0D">
          <w:rPr>
            <w:color w:val="FF0000"/>
            <w:sz w:val="24"/>
            <w:szCs w:val="24"/>
          </w:rPr>
          <w:delText xml:space="preserve"> </w:delText>
        </w:r>
      </w:del>
      <w:del w:id="137" w:author="Benjamin Meyer" w:date="2021-02-18T10:30:00Z">
        <w:r w:rsidR="009505DD" w:rsidRPr="009505DD" w:rsidDel="006A639E">
          <w:rPr>
            <w:color w:val="FF0000"/>
            <w:sz w:val="24"/>
            <w:szCs w:val="24"/>
          </w:rPr>
          <w:delText>(Describe st mary’s work; intended outcomes…)</w:delText>
        </w:r>
        <w:r w:rsidR="00DD5408" w:rsidRPr="009505DD" w:rsidDel="006A639E">
          <w:rPr>
            <w:rStyle w:val="CommentReference"/>
            <w:color w:val="FF0000"/>
          </w:rPr>
          <w:commentReference w:id="89"/>
        </w:r>
        <w:r w:rsidR="006A639E" w:rsidDel="006A639E">
          <w:rPr>
            <w:rStyle w:val="CommentReference"/>
          </w:rPr>
          <w:commentReference w:id="90"/>
        </w:r>
      </w:del>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138" w:name="_Toc64271427"/>
      <w:commentRangeStart w:id="139"/>
      <w:commentRangeStart w:id="140"/>
      <w:commentRangeStart w:id="141"/>
      <w:r w:rsidRPr="00CF3F57">
        <w:rPr>
          <w:b/>
        </w:rPr>
        <w:t>RESULTS</w:t>
      </w:r>
      <w:commentRangeEnd w:id="139"/>
      <w:r w:rsidR="005A64A8">
        <w:rPr>
          <w:rStyle w:val="CommentReference"/>
          <w:rFonts w:asciiTheme="minorHAnsi" w:hAnsiTheme="minorHAnsi"/>
          <w:caps w:val="0"/>
        </w:rPr>
        <w:commentReference w:id="139"/>
      </w:r>
      <w:commentRangeEnd w:id="140"/>
      <w:r w:rsidR="00AB56AA">
        <w:rPr>
          <w:rStyle w:val="CommentReference"/>
          <w:rFonts w:asciiTheme="minorHAnsi" w:hAnsiTheme="minorHAnsi"/>
          <w:caps w:val="0"/>
        </w:rPr>
        <w:commentReference w:id="140"/>
      </w:r>
      <w:bookmarkEnd w:id="138"/>
      <w:commentRangeEnd w:id="141"/>
      <w:r w:rsidR="00917E6E">
        <w:rPr>
          <w:rStyle w:val="CommentReference"/>
          <w:rFonts w:asciiTheme="minorHAnsi" w:hAnsiTheme="minorHAnsi"/>
          <w:caps w:val="0"/>
        </w:rPr>
        <w:commentReference w:id="141"/>
      </w:r>
    </w:p>
    <w:p w14:paraId="7F182031" w14:textId="77777777" w:rsidR="006F3509" w:rsidRDefault="006F3509" w:rsidP="006F3509"/>
    <w:p w14:paraId="5B97E92A" w14:textId="77777777" w:rsidR="006F3509" w:rsidRDefault="006F3509" w:rsidP="006F3509">
      <w:pPr>
        <w:pStyle w:val="Heading2"/>
      </w:pPr>
      <w:bookmarkStart w:id="142" w:name="_Toc64271428"/>
      <w:commentRangeStart w:id="143"/>
      <w:commentRangeStart w:id="144"/>
      <w:r>
        <w:t>Copper</w:t>
      </w:r>
      <w:commentRangeEnd w:id="143"/>
      <w:r w:rsidR="00C53E3F">
        <w:rPr>
          <w:rStyle w:val="CommentReference"/>
          <w:b w:val="0"/>
          <w:spacing w:val="0"/>
        </w:rPr>
        <w:commentReference w:id="143"/>
      </w:r>
      <w:commentRangeEnd w:id="144"/>
      <w:r w:rsidR="0006131B">
        <w:rPr>
          <w:rStyle w:val="CommentReference"/>
          <w:b w:val="0"/>
          <w:spacing w:val="0"/>
        </w:rPr>
        <w:commentReference w:id="144"/>
      </w:r>
      <w:r>
        <w:t xml:space="preserve"> and zinc sampling</w:t>
      </w:r>
      <w:bookmarkEnd w:id="142"/>
    </w:p>
    <w:p w14:paraId="688CA702" w14:textId="2CFB5654" w:rsidR="00EE3D49" w:rsidRDefault="00EE3D49" w:rsidP="00EE3D49"/>
    <w:p w14:paraId="412B8FDC" w14:textId="7E64747A" w:rsidR="0006131B" w:rsidRPr="0006131B" w:rsidRDefault="0006131B" w:rsidP="00EE3D49">
      <w:pPr>
        <w:rPr>
          <w:sz w:val="24"/>
          <w:szCs w:val="24"/>
        </w:rPr>
      </w:pPr>
      <w:ins w:id="145" w:author="Benjamin Meyer" w:date="2021-02-18T09:36:00Z">
        <w:r w:rsidRPr="0006131B">
          <w:rPr>
            <w:sz w:val="24"/>
            <w:szCs w:val="24"/>
          </w:rPr>
          <w:t>Note: a</w:t>
        </w:r>
        <w:r>
          <w:rPr>
            <w:sz w:val="24"/>
            <w:szCs w:val="24"/>
          </w:rPr>
          <w:t>ll metals results are reported as dissolved metal concentrations.</w:t>
        </w:r>
      </w:ins>
    </w:p>
    <w:p w14:paraId="6921D407" w14:textId="77777777" w:rsidR="0006131B" w:rsidRDefault="0006131B" w:rsidP="00EE3D49">
      <w:pPr>
        <w:rPr>
          <w:ins w:id="146" w:author="Benjamin Meyer" w:date="2020-12-01T16:49:00Z"/>
        </w:rPr>
      </w:pPr>
    </w:p>
    <w:p w14:paraId="7312A24A" w14:textId="23261027" w:rsidR="00EE3D49" w:rsidRDefault="00C86C84" w:rsidP="00C86C84">
      <w:pPr>
        <w:pStyle w:val="Heading3"/>
        <w:rPr>
          <w:sz w:val="24"/>
        </w:rPr>
      </w:pPr>
      <w:bookmarkStart w:id="147" w:name="_Toc64271429"/>
      <w:r w:rsidRPr="00C86C84">
        <w:rPr>
          <w:sz w:val="24"/>
        </w:rPr>
        <w:t>Copper</w:t>
      </w:r>
      <w:bookmarkEnd w:id="147"/>
    </w:p>
    <w:p w14:paraId="06467652" w14:textId="77777777" w:rsidR="00A51324" w:rsidRPr="00A51324" w:rsidRDefault="00A51324" w:rsidP="00A51324"/>
    <w:p w14:paraId="2C3D8E1A" w14:textId="0BA87689" w:rsidR="000D137C" w:rsidRDefault="000E5444" w:rsidP="006F3509">
      <w:pPr>
        <w:rPr>
          <w:bCs/>
          <w:sz w:val="24"/>
          <w:szCs w:val="24"/>
        </w:rPr>
      </w:pPr>
      <w:r>
        <w:rPr>
          <w:bCs/>
          <w:sz w:val="24"/>
          <w:szCs w:val="24"/>
        </w:rPr>
        <w:t>Copper levels ranged from</w:t>
      </w:r>
      <w:r w:rsidR="00103FA2">
        <w:rPr>
          <w:bCs/>
          <w:sz w:val="24"/>
          <w:szCs w:val="24"/>
        </w:rPr>
        <w:t xml:space="preserve"> a low of</w:t>
      </w:r>
      <w:r>
        <w:rPr>
          <w:bCs/>
          <w:sz w:val="24"/>
          <w:szCs w:val="24"/>
        </w:rPr>
        <w:t xml:space="preserve"> undetected to</w:t>
      </w:r>
      <w:r w:rsidR="00B84685">
        <w:rPr>
          <w:bCs/>
          <w:sz w:val="24"/>
          <w:szCs w:val="24"/>
        </w:rPr>
        <w:t xml:space="preserve"> values that were </w:t>
      </w:r>
      <w:ins w:id="148" w:author="Benjamin Meyer" w:date="2021-02-18T10:36:00Z">
        <w:r w:rsidR="009229A7">
          <w:rPr>
            <w:bCs/>
            <w:sz w:val="24"/>
            <w:szCs w:val="24"/>
          </w:rPr>
          <w:t>elevated</w:t>
        </w:r>
      </w:ins>
      <w:del w:id="149" w:author="Benjamin Meyer" w:date="2021-02-18T10:36:00Z">
        <w:r w:rsidR="00B84685" w:rsidDel="009229A7">
          <w:rPr>
            <w:bCs/>
            <w:sz w:val="24"/>
            <w:szCs w:val="24"/>
          </w:rPr>
          <w:delText>notably high</w:delText>
        </w:r>
      </w:del>
      <w:r w:rsidR="00B84685">
        <w:rPr>
          <w:bCs/>
          <w:sz w:val="24"/>
          <w:szCs w:val="24"/>
        </w:rPr>
        <w:t xml:space="preserve"> yet still below CCC criterion values.  </w:t>
      </w:r>
      <w:r w:rsidR="000D137C">
        <w:rPr>
          <w:bCs/>
          <w:sz w:val="24"/>
          <w:szCs w:val="24"/>
        </w:rPr>
        <w:t xml:space="preserve">A high of 8.16 ug/L was observed in the </w:t>
      </w:r>
      <w:r w:rsidR="00E33D04">
        <w:rPr>
          <w:bCs/>
          <w:sz w:val="24"/>
          <w:szCs w:val="24"/>
        </w:rPr>
        <w:t xml:space="preserve">Kenai River </w:t>
      </w:r>
      <w:r w:rsidR="000D137C">
        <w:rPr>
          <w:bCs/>
          <w:sz w:val="24"/>
          <w:szCs w:val="24"/>
        </w:rPr>
        <w:t>mainstem at the Slikok Creek Confluence on July 24, 2019</w:t>
      </w:r>
      <w:r w:rsidR="00E33D04">
        <w:rPr>
          <w:bCs/>
          <w:sz w:val="24"/>
          <w:szCs w:val="24"/>
        </w:rPr>
        <w:t xml:space="preserve">.  </w:t>
      </w:r>
      <w:r w:rsidR="000D137C">
        <w:rPr>
          <w:bCs/>
          <w:sz w:val="24"/>
          <w:szCs w:val="24"/>
        </w:rPr>
        <w:t>CCC values were not available for this sampling event</w:t>
      </w:r>
      <w:r w:rsidR="00E33D04">
        <w:rPr>
          <w:bCs/>
          <w:sz w:val="24"/>
          <w:szCs w:val="24"/>
        </w:rPr>
        <w:t>, but</w:t>
      </w:r>
      <w:ins w:id="150" w:author="Benjamin Meyer" w:date="2021-02-18T10:49:00Z">
        <w:r w:rsidR="00127198">
          <w:rPr>
            <w:bCs/>
            <w:sz w:val="24"/>
            <w:szCs w:val="24"/>
          </w:rPr>
          <w:t xml:space="preserve"> based on CC</w:t>
        </w:r>
      </w:ins>
      <w:ins w:id="151" w:author="Benjamin Meyer" w:date="2021-02-18T10:50:00Z">
        <w:r w:rsidR="00127198">
          <w:rPr>
            <w:bCs/>
            <w:sz w:val="24"/>
            <w:szCs w:val="24"/>
          </w:rPr>
          <w:t>C</w:t>
        </w:r>
      </w:ins>
      <w:ins w:id="152" w:author="Benjamin Meyer" w:date="2021-02-18T10:53:00Z">
        <w:r w:rsidR="00127198">
          <w:rPr>
            <w:bCs/>
            <w:sz w:val="24"/>
            <w:szCs w:val="24"/>
          </w:rPr>
          <w:t xml:space="preserve"> values</w:t>
        </w:r>
      </w:ins>
      <w:ins w:id="153" w:author="Benjamin Meyer" w:date="2021-02-18T10:49:00Z">
        <w:r w:rsidR="00127198">
          <w:rPr>
            <w:bCs/>
            <w:sz w:val="24"/>
            <w:szCs w:val="24"/>
          </w:rPr>
          <w:t xml:space="preserve"> from other</w:t>
        </w:r>
      </w:ins>
      <w:ins w:id="154" w:author="Benjamin Meyer" w:date="2021-02-18T10:52:00Z">
        <w:r w:rsidR="00127198">
          <w:rPr>
            <w:bCs/>
            <w:sz w:val="24"/>
            <w:szCs w:val="24"/>
          </w:rPr>
          <w:t xml:space="preserve"> nearby 2019 sampling events</w:t>
        </w:r>
      </w:ins>
      <w:ins w:id="155" w:author="Benjamin Meyer" w:date="2021-02-18T10:49:00Z">
        <w:r w:rsidR="00127198">
          <w:rPr>
            <w:bCs/>
            <w:sz w:val="24"/>
            <w:szCs w:val="24"/>
          </w:rPr>
          <w:t xml:space="preserve"> on the main stem Kenai River,</w:t>
        </w:r>
      </w:ins>
      <w:r w:rsidR="00E33D04">
        <w:rPr>
          <w:bCs/>
          <w:sz w:val="24"/>
          <w:szCs w:val="24"/>
        </w:rPr>
        <w:t xml:space="preserve"> the observation </w:t>
      </w:r>
      <w:ins w:id="156" w:author="Benjamin Meyer" w:date="2021-02-18T10:49:00Z">
        <w:r w:rsidR="00127198">
          <w:rPr>
            <w:bCs/>
            <w:sz w:val="24"/>
            <w:szCs w:val="24"/>
          </w:rPr>
          <w:t>could</w:t>
        </w:r>
      </w:ins>
      <w:del w:id="157" w:author="Benjamin Meyer" w:date="2021-02-18T10:49:00Z">
        <w:r w:rsidR="00E33D04" w:rsidDel="00127198">
          <w:rPr>
            <w:bCs/>
            <w:sz w:val="24"/>
            <w:szCs w:val="24"/>
          </w:rPr>
          <w:delText>is</w:delText>
        </w:r>
      </w:del>
      <w:r w:rsidR="00E33D04">
        <w:rPr>
          <w:bCs/>
          <w:sz w:val="24"/>
          <w:szCs w:val="24"/>
        </w:rPr>
        <w:t xml:space="preserve"> </w:t>
      </w:r>
      <w:ins w:id="158" w:author="Benjamin Meyer" w:date="2021-02-18T10:53:00Z">
        <w:r w:rsidR="00127198">
          <w:rPr>
            <w:bCs/>
            <w:sz w:val="24"/>
            <w:szCs w:val="24"/>
          </w:rPr>
          <w:t>be indicated as</w:t>
        </w:r>
      </w:ins>
      <w:del w:id="159" w:author="Benjamin Meyer" w:date="2021-02-18T10:53:00Z">
        <w:r w:rsidR="00E33D04" w:rsidDel="00127198">
          <w:rPr>
            <w:bCs/>
            <w:sz w:val="24"/>
            <w:szCs w:val="24"/>
          </w:rPr>
          <w:delText>presumed</w:delText>
        </w:r>
      </w:del>
      <w:r w:rsidR="00CC2857">
        <w:rPr>
          <w:bCs/>
          <w:sz w:val="24"/>
          <w:szCs w:val="24"/>
        </w:rPr>
        <w:t xml:space="preserve"> </w:t>
      </w:r>
      <w:commentRangeStart w:id="160"/>
      <w:commentRangeStart w:id="161"/>
      <w:r w:rsidR="00CC2857">
        <w:rPr>
          <w:bCs/>
          <w:sz w:val="24"/>
          <w:szCs w:val="24"/>
        </w:rPr>
        <w:t>a</w:t>
      </w:r>
      <w:r w:rsidR="00E33D04">
        <w:rPr>
          <w:bCs/>
          <w:sz w:val="24"/>
          <w:szCs w:val="24"/>
        </w:rPr>
        <w:t xml:space="preserve"> </w:t>
      </w:r>
      <w:r w:rsidR="00C53E3F">
        <w:rPr>
          <w:bCs/>
          <w:sz w:val="24"/>
          <w:szCs w:val="24"/>
        </w:rPr>
        <w:t xml:space="preserve">potential, but unconfirmed, </w:t>
      </w:r>
      <w:r w:rsidR="00CE2E9F">
        <w:rPr>
          <w:bCs/>
          <w:sz w:val="24"/>
          <w:szCs w:val="24"/>
        </w:rPr>
        <w:t>exceedance</w:t>
      </w:r>
      <w:r w:rsidR="00E33D04">
        <w:rPr>
          <w:bCs/>
          <w:sz w:val="24"/>
          <w:szCs w:val="24"/>
        </w:rPr>
        <w:t xml:space="preserve"> (</w:t>
      </w:r>
      <w:r w:rsidR="00977755">
        <w:rPr>
          <w:bCs/>
          <w:sz w:val="24"/>
          <w:szCs w:val="24"/>
        </w:rPr>
        <w:t>s</w:t>
      </w:r>
      <w:commentRangeEnd w:id="160"/>
      <w:r w:rsidR="001D4B97">
        <w:rPr>
          <w:rStyle w:val="CommentReference"/>
        </w:rPr>
        <w:commentReference w:id="160"/>
      </w:r>
      <w:commentRangeEnd w:id="161"/>
      <w:r w:rsidR="00127198">
        <w:rPr>
          <w:rStyle w:val="CommentReference"/>
        </w:rPr>
        <w:commentReference w:id="161"/>
      </w:r>
      <w:r w:rsidR="00977755">
        <w:rPr>
          <w:bCs/>
          <w:sz w:val="24"/>
          <w:szCs w:val="24"/>
        </w:rPr>
        <w:t>ee “Copper” in the dis</w:t>
      </w:r>
      <w:r w:rsidR="00E33D04">
        <w:rPr>
          <w:bCs/>
          <w:sz w:val="24"/>
          <w:szCs w:val="24"/>
        </w:rPr>
        <w:t>cussion section</w:t>
      </w:r>
      <w:r w:rsidR="000A7351">
        <w:rPr>
          <w:bCs/>
          <w:sz w:val="24"/>
          <w:szCs w:val="24"/>
        </w:rPr>
        <w:t xml:space="preserve"> for further consideration</w:t>
      </w:r>
      <w:ins w:id="162" w:author="Benjamin Meyer" w:date="2021-02-18T10:49:00Z">
        <w:r w:rsidR="00127198">
          <w:rPr>
            <w:bCs/>
            <w:sz w:val="24"/>
            <w:szCs w:val="24"/>
          </w:rPr>
          <w:t xml:space="preserve"> and discussion</w:t>
        </w:r>
      </w:ins>
      <w:r w:rsidR="00977755">
        <w:rPr>
          <w:bCs/>
          <w:sz w:val="24"/>
          <w:szCs w:val="24"/>
        </w:rPr>
        <w:t>).</w:t>
      </w:r>
    </w:p>
    <w:p w14:paraId="464DC51E" w14:textId="77777777" w:rsidR="00A51324" w:rsidRDefault="00A51324" w:rsidP="006F3509">
      <w:pPr>
        <w:rPr>
          <w:bCs/>
          <w:sz w:val="24"/>
          <w:szCs w:val="24"/>
        </w:rPr>
      </w:pPr>
    </w:p>
    <w:p w14:paraId="07B3EBA9" w14:textId="55327EAE" w:rsidR="00E1754F" w:rsidRDefault="00A51324" w:rsidP="006F3509">
      <w:pPr>
        <w:rPr>
          <w:bCs/>
          <w:sz w:val="24"/>
          <w:szCs w:val="24"/>
        </w:rPr>
      </w:pPr>
      <w:r>
        <w:rPr>
          <w:bCs/>
          <w:sz w:val="24"/>
          <w:szCs w:val="24"/>
        </w:rPr>
        <w:t>The second greatest</w:t>
      </w:r>
      <w:r w:rsidR="00E33D04">
        <w:rPr>
          <w:bCs/>
          <w:sz w:val="24"/>
          <w:szCs w:val="24"/>
        </w:rPr>
        <w:t xml:space="preserve"> copper concentration</w:t>
      </w:r>
      <w:r>
        <w:rPr>
          <w:bCs/>
          <w:sz w:val="24"/>
          <w:szCs w:val="24"/>
        </w:rPr>
        <w:t xml:space="preserve"> in the data set, </w:t>
      </w:r>
      <w:r w:rsidR="00EE3D49">
        <w:rPr>
          <w:bCs/>
          <w:sz w:val="24"/>
          <w:szCs w:val="24"/>
        </w:rPr>
        <w:t>3.91 µg/L</w:t>
      </w:r>
      <w:r>
        <w:rPr>
          <w:bCs/>
          <w:sz w:val="24"/>
          <w:szCs w:val="24"/>
        </w:rPr>
        <w:t>,</w:t>
      </w:r>
      <w:r w:rsidR="00B84685">
        <w:rPr>
          <w:bCs/>
          <w:sz w:val="24"/>
          <w:szCs w:val="24"/>
        </w:rPr>
        <w:t xml:space="preserve"> was observed</w:t>
      </w:r>
      <w:r w:rsidR="00EE3D49">
        <w:rPr>
          <w:bCs/>
          <w:sz w:val="24"/>
          <w:szCs w:val="24"/>
        </w:rPr>
        <w:t xml:space="preserve"> at</w:t>
      </w:r>
      <w:r w:rsidR="00B84685">
        <w:rPr>
          <w:bCs/>
          <w:sz w:val="24"/>
          <w:szCs w:val="24"/>
        </w:rPr>
        <w:t xml:space="preserve"> </w:t>
      </w:r>
      <w:r w:rsidR="0001370E">
        <w:rPr>
          <w:bCs/>
          <w:sz w:val="24"/>
          <w:szCs w:val="24"/>
        </w:rPr>
        <w:t xml:space="preserve">Upper </w:t>
      </w:r>
      <w:r w:rsidR="00EE3D49">
        <w:rPr>
          <w:bCs/>
          <w:sz w:val="24"/>
          <w:szCs w:val="24"/>
        </w:rPr>
        <w:t>Beaver Creek</w:t>
      </w:r>
      <w:r w:rsidR="001C50D5">
        <w:rPr>
          <w:bCs/>
          <w:sz w:val="24"/>
          <w:szCs w:val="24"/>
        </w:rPr>
        <w:t xml:space="preserve"> </w:t>
      </w:r>
      <w:r w:rsidR="00B84685">
        <w:rPr>
          <w:bCs/>
          <w:sz w:val="24"/>
          <w:szCs w:val="24"/>
        </w:rPr>
        <w:t>tributary on</w:t>
      </w:r>
      <w:r w:rsidR="000E5444">
        <w:rPr>
          <w:bCs/>
          <w:sz w:val="24"/>
          <w:szCs w:val="24"/>
        </w:rPr>
        <w:t xml:space="preserve"> April</w:t>
      </w:r>
      <w:r w:rsidR="00EE3D49">
        <w:rPr>
          <w:bCs/>
          <w:sz w:val="24"/>
          <w:szCs w:val="24"/>
        </w:rPr>
        <w:t xml:space="preserve"> 30, 2019</w:t>
      </w:r>
      <w:r w:rsidR="00B84685">
        <w:rPr>
          <w:bCs/>
          <w:sz w:val="24"/>
          <w:szCs w:val="24"/>
        </w:rPr>
        <w:t xml:space="preserve">, with other notably </w:t>
      </w:r>
      <w:ins w:id="163" w:author="Benjamin Meyer" w:date="2021-02-16T17:18:00Z">
        <w:r w:rsidR="00E60CF6">
          <w:rPr>
            <w:bCs/>
            <w:sz w:val="24"/>
            <w:szCs w:val="24"/>
          </w:rPr>
          <w:t>elevated</w:t>
        </w:r>
      </w:ins>
      <w:commentRangeStart w:id="164"/>
      <w:del w:id="165" w:author="Benjamin Meyer" w:date="2021-02-16T17:18:00Z">
        <w:r w:rsidR="00B84685" w:rsidDel="00E60CF6">
          <w:rPr>
            <w:bCs/>
            <w:sz w:val="24"/>
            <w:szCs w:val="24"/>
          </w:rPr>
          <w:delText>h</w:delText>
        </w:r>
      </w:del>
      <w:commentRangeEnd w:id="164"/>
      <w:r w:rsidR="001B3D7A">
        <w:rPr>
          <w:rStyle w:val="CommentReference"/>
        </w:rPr>
        <w:commentReference w:id="164"/>
      </w:r>
      <w:r w:rsidR="00B84685">
        <w:rPr>
          <w:bCs/>
          <w:sz w:val="24"/>
          <w:szCs w:val="24"/>
        </w:rPr>
        <w:t xml:space="preserve"> observations also made at the City of Kenai Docks (July 21, 2020) and </w:t>
      </w:r>
      <w:r w:rsidR="0001370E">
        <w:rPr>
          <w:bCs/>
          <w:sz w:val="24"/>
          <w:szCs w:val="24"/>
        </w:rPr>
        <w:t xml:space="preserve">Upper </w:t>
      </w:r>
      <w:r w:rsidR="00B84685">
        <w:rPr>
          <w:bCs/>
          <w:sz w:val="24"/>
          <w:szCs w:val="24"/>
        </w:rPr>
        <w:t>No N</w:t>
      </w:r>
      <w:r w:rsidR="0001370E">
        <w:rPr>
          <w:bCs/>
          <w:sz w:val="24"/>
          <w:szCs w:val="24"/>
        </w:rPr>
        <w:t>ame Creek</w:t>
      </w:r>
      <w:r w:rsidR="00B84685">
        <w:rPr>
          <w:bCs/>
          <w:sz w:val="24"/>
          <w:szCs w:val="24"/>
        </w:rPr>
        <w:t xml:space="preserve"> site</w:t>
      </w:r>
      <w:r w:rsidR="00F40465">
        <w:rPr>
          <w:bCs/>
          <w:sz w:val="24"/>
          <w:szCs w:val="24"/>
        </w:rPr>
        <w:t>s</w:t>
      </w:r>
      <w:r w:rsidR="00B84685">
        <w:rPr>
          <w:bCs/>
          <w:sz w:val="24"/>
          <w:szCs w:val="24"/>
        </w:rPr>
        <w:t xml:space="preserve"> (</w:t>
      </w:r>
      <w:r w:rsidR="00F40465">
        <w:rPr>
          <w:bCs/>
          <w:sz w:val="24"/>
          <w:szCs w:val="24"/>
        </w:rPr>
        <w:t xml:space="preserve">May 22, </w:t>
      </w:r>
      <w:r w:rsidR="00B84685">
        <w:rPr>
          <w:bCs/>
          <w:sz w:val="24"/>
          <w:szCs w:val="24"/>
        </w:rPr>
        <w:t>2019).</w:t>
      </w:r>
      <w:r w:rsidR="00F40465">
        <w:rPr>
          <w:bCs/>
          <w:sz w:val="24"/>
          <w:szCs w:val="24"/>
        </w:rPr>
        <w:t xml:space="preserve"> H</w:t>
      </w:r>
      <w:r w:rsidR="003C7959">
        <w:rPr>
          <w:bCs/>
          <w:sz w:val="24"/>
          <w:szCs w:val="24"/>
        </w:rPr>
        <w:t xml:space="preserve">ardness-dependent </w:t>
      </w:r>
      <w:r w:rsidR="000E5444">
        <w:rPr>
          <w:bCs/>
          <w:sz w:val="24"/>
          <w:szCs w:val="24"/>
        </w:rPr>
        <w:lastRenderedPageBreak/>
        <w:t>freshwater CCC criteria</w:t>
      </w:r>
      <w:r w:rsidR="00EE3D49">
        <w:rPr>
          <w:bCs/>
          <w:sz w:val="24"/>
          <w:szCs w:val="24"/>
        </w:rPr>
        <w:t xml:space="preserve"> for copper</w:t>
      </w:r>
      <w:r w:rsidR="000E5444">
        <w:rPr>
          <w:bCs/>
          <w:sz w:val="24"/>
          <w:szCs w:val="24"/>
        </w:rPr>
        <w:t xml:space="preserve"> ranged from</w:t>
      </w:r>
      <w:r w:rsidR="00EE3D49">
        <w:rPr>
          <w:bCs/>
          <w:sz w:val="24"/>
          <w:szCs w:val="24"/>
        </w:rPr>
        <w:t xml:space="preserve"> a low of</w:t>
      </w:r>
      <w:r w:rsidR="00F40465">
        <w:rPr>
          <w:bCs/>
          <w:sz w:val="24"/>
          <w:szCs w:val="24"/>
        </w:rPr>
        <w:t xml:space="preserve"> 2.31</w:t>
      </w:r>
      <w:r w:rsidR="00F40465" w:rsidRPr="00F40465">
        <w:rPr>
          <w:bCs/>
          <w:sz w:val="24"/>
          <w:szCs w:val="24"/>
        </w:rPr>
        <w:t xml:space="preserve"> </w:t>
      </w:r>
      <w:r w:rsidR="00F40465">
        <w:rPr>
          <w:bCs/>
          <w:sz w:val="24"/>
          <w:szCs w:val="24"/>
        </w:rPr>
        <w:t>µg/L</w:t>
      </w:r>
      <w:r w:rsidR="00EE6152">
        <w:rPr>
          <w:bCs/>
          <w:sz w:val="24"/>
          <w:szCs w:val="24"/>
        </w:rPr>
        <w:t xml:space="preserve"> (various sites)</w:t>
      </w:r>
      <w:r w:rsidR="00F40465">
        <w:rPr>
          <w:bCs/>
          <w:sz w:val="24"/>
          <w:szCs w:val="24"/>
        </w:rPr>
        <w:t xml:space="preserve"> to a high of 121.31</w:t>
      </w:r>
      <w:r w:rsidR="00F40465" w:rsidRPr="00F40465">
        <w:rPr>
          <w:bCs/>
          <w:sz w:val="24"/>
          <w:szCs w:val="24"/>
        </w:rPr>
        <w:t xml:space="preserve"> </w:t>
      </w:r>
      <w:r w:rsidR="00F40465">
        <w:rPr>
          <w:bCs/>
          <w:sz w:val="24"/>
          <w:szCs w:val="24"/>
        </w:rPr>
        <w:t>µg/L at No Name Creek (July 21, 2020)</w:t>
      </w:r>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CE2E9F">
        <w:rPr>
          <w:bCs/>
          <w:sz w:val="24"/>
          <w:szCs w:val="24"/>
        </w:rPr>
        <w:t xml:space="preserve"> confirmed</w:t>
      </w:r>
      <w:r w:rsidR="00146038">
        <w:rPr>
          <w:bCs/>
          <w:sz w:val="24"/>
          <w:szCs w:val="24"/>
        </w:rPr>
        <w:t xml:space="preserve"> </w:t>
      </w:r>
      <w:r w:rsidR="00EE3D49">
        <w:rPr>
          <w:bCs/>
          <w:sz w:val="24"/>
          <w:szCs w:val="24"/>
        </w:rPr>
        <w:t xml:space="preserve">copper </w:t>
      </w:r>
      <w:r w:rsidR="00146038">
        <w:rPr>
          <w:bCs/>
          <w:sz w:val="24"/>
          <w:szCs w:val="24"/>
        </w:rPr>
        <w:t xml:space="preserve">exceedances </w:t>
      </w:r>
      <w:r w:rsidR="004B2F8E">
        <w:rPr>
          <w:bCs/>
          <w:sz w:val="24"/>
          <w:szCs w:val="24"/>
        </w:rPr>
        <w:t xml:space="preserve">were observed </w:t>
      </w:r>
      <w:r w:rsidR="00146038">
        <w:rPr>
          <w:bCs/>
          <w:sz w:val="24"/>
          <w:szCs w:val="24"/>
        </w:rPr>
        <w:t xml:space="preserve">during </w:t>
      </w:r>
      <w:r w:rsidR="004B2F8E">
        <w:rPr>
          <w:bCs/>
          <w:sz w:val="24"/>
          <w:szCs w:val="24"/>
        </w:rPr>
        <w:t>any</w:t>
      </w:r>
      <w:r w:rsidR="00EE6152">
        <w:rPr>
          <w:bCs/>
          <w:sz w:val="24"/>
          <w:szCs w:val="24"/>
        </w:rPr>
        <w:t xml:space="preserve"> of the</w:t>
      </w:r>
      <w:r w:rsidR="00146038">
        <w:rPr>
          <w:bCs/>
          <w:sz w:val="24"/>
          <w:szCs w:val="24"/>
        </w:rPr>
        <w:t xml:space="preserve"> sampling event</w:t>
      </w:r>
      <w:r w:rsidR="00EE3D49">
        <w:rPr>
          <w:bCs/>
          <w:sz w:val="24"/>
          <w:szCs w:val="24"/>
        </w:rPr>
        <w:t>s</w:t>
      </w:r>
      <w:r w:rsidR="004B2F8E">
        <w:rPr>
          <w:bCs/>
          <w:sz w:val="24"/>
          <w:szCs w:val="24"/>
        </w:rPr>
        <w:t xml:space="preserve"> in 2019-2020</w:t>
      </w:r>
      <w:r w:rsidR="001F2D11">
        <w:rPr>
          <w:bCs/>
          <w:sz w:val="24"/>
          <w:szCs w:val="24"/>
        </w:rPr>
        <w:t xml:space="preserve"> (Figure 3 and Figure 4)</w:t>
      </w:r>
      <w:ins w:id="166" w:author="Benjamin Meyer" w:date="2021-01-27T17:09:00Z">
        <w:r w:rsidR="00E37FE2">
          <w:rPr>
            <w:bCs/>
            <w:sz w:val="24"/>
            <w:szCs w:val="24"/>
          </w:rPr>
          <w:t>.</w:t>
        </w:r>
      </w:ins>
    </w:p>
    <w:p w14:paraId="1C6461D4" w14:textId="5EE27D2D" w:rsidR="00146038" w:rsidRDefault="00146038" w:rsidP="006F3509">
      <w:pPr>
        <w:rPr>
          <w:bCs/>
          <w:sz w:val="24"/>
          <w:szCs w:val="24"/>
        </w:rPr>
      </w:pPr>
    </w:p>
    <w:p w14:paraId="248446E6" w14:textId="7B9B5CE7" w:rsidR="001C50D5" w:rsidRDefault="001C50D5" w:rsidP="006F3509">
      <w:pPr>
        <w:rPr>
          <w:bCs/>
          <w:sz w:val="24"/>
          <w:szCs w:val="24"/>
        </w:rPr>
      </w:pPr>
      <w:r>
        <w:rPr>
          <w:bCs/>
          <w:sz w:val="24"/>
          <w:szCs w:val="24"/>
        </w:rPr>
        <w:t>For both tributary and mainstem sites</w:t>
      </w:r>
      <w:r w:rsidR="002C2148">
        <w:rPr>
          <w:bCs/>
          <w:sz w:val="24"/>
          <w:szCs w:val="24"/>
        </w:rPr>
        <w:t>,</w:t>
      </w:r>
      <w:r>
        <w:rPr>
          <w:bCs/>
          <w:sz w:val="24"/>
          <w:szCs w:val="24"/>
        </w:rPr>
        <w:t xml:space="preserve"> the highest copper values observed</w:t>
      </w:r>
      <w:r w:rsidR="0001370E">
        <w:rPr>
          <w:bCs/>
          <w:sz w:val="24"/>
          <w:szCs w:val="24"/>
        </w:rPr>
        <w:t xml:space="preserve"> were</w:t>
      </w:r>
      <w:r>
        <w:rPr>
          <w:bCs/>
          <w:sz w:val="24"/>
          <w:szCs w:val="24"/>
        </w:rPr>
        <w:t xml:space="preserve"> in the lower Kenai River region, closer to the developed Kenai/Soldotna area.  Copper values &gt; 2.5 µg/L were observed at the City of Kenai Docks mainstem site,</w:t>
      </w:r>
      <w:r w:rsidR="00CE2E9F">
        <w:rPr>
          <w:bCs/>
          <w:sz w:val="24"/>
          <w:szCs w:val="24"/>
        </w:rPr>
        <w:t xml:space="preserve"> in</w:t>
      </w:r>
      <w:r>
        <w:rPr>
          <w:bCs/>
          <w:sz w:val="24"/>
          <w:szCs w:val="24"/>
        </w:rPr>
        <w:t xml:space="preserve"> No Name Creek, and </w:t>
      </w:r>
      <w:r w:rsidR="00CE2E9F">
        <w:rPr>
          <w:bCs/>
          <w:sz w:val="24"/>
          <w:szCs w:val="24"/>
        </w:rPr>
        <w:t xml:space="preserve">in </w:t>
      </w:r>
      <w:r>
        <w:rPr>
          <w:bCs/>
          <w:sz w:val="24"/>
          <w:szCs w:val="24"/>
        </w:rPr>
        <w:t>Beaver Creek.  All other copper values in the</w:t>
      </w:r>
      <w:r w:rsidR="001F2D11">
        <w:rPr>
          <w:bCs/>
          <w:sz w:val="24"/>
          <w:szCs w:val="24"/>
        </w:rPr>
        <w:t xml:space="preserve"> 2019-2020</w:t>
      </w:r>
      <w:r>
        <w:rPr>
          <w:bCs/>
          <w:sz w:val="24"/>
          <w:szCs w:val="24"/>
        </w:rPr>
        <w:t xml:space="preserve"> dataset were </w:t>
      </w:r>
      <w:commentRangeStart w:id="167"/>
      <w:commentRangeStart w:id="168"/>
      <w:commentRangeStart w:id="169"/>
      <w:r>
        <w:rPr>
          <w:bCs/>
          <w:sz w:val="24"/>
          <w:szCs w:val="24"/>
        </w:rPr>
        <w:t>below</w:t>
      </w:r>
      <w:r w:rsidR="000B58BA">
        <w:rPr>
          <w:bCs/>
          <w:sz w:val="24"/>
          <w:szCs w:val="24"/>
        </w:rPr>
        <w:t xml:space="preserve"> </w:t>
      </w:r>
      <w:ins w:id="170" w:author="Benjamin Meyer" w:date="2021-02-18T10:58:00Z">
        <w:r w:rsidR="000B58BA">
          <w:rPr>
            <w:bCs/>
            <w:sz w:val="24"/>
            <w:szCs w:val="24"/>
          </w:rPr>
          <w:t xml:space="preserve">2.5 </w:t>
        </w:r>
      </w:ins>
      <w:ins w:id="171" w:author="Benjamin Meyer" w:date="2021-02-18T10:59:00Z">
        <w:r w:rsidR="000B58BA">
          <w:rPr>
            <w:bCs/>
            <w:sz w:val="24"/>
            <w:szCs w:val="24"/>
          </w:rPr>
          <w:t>µg/L.</w:t>
        </w:r>
      </w:ins>
      <w:ins w:id="172" w:author="Eldred, Laura" w:date="2020-12-29T12:46:00Z">
        <w:del w:id="173" w:author="Benjamin Meyer" w:date="2021-02-18T10:59:00Z">
          <w:r w:rsidR="007218A3" w:rsidDel="000B58BA">
            <w:rPr>
              <w:bCs/>
              <w:sz w:val="24"/>
              <w:szCs w:val="24"/>
            </w:rPr>
            <w:delText xml:space="preserve"> water quality criteria</w:delText>
          </w:r>
        </w:del>
      </w:ins>
      <w:del w:id="174" w:author="Benjamin Meyer" w:date="2021-02-18T10:59:00Z">
        <w:r w:rsidDel="000B58BA">
          <w:rPr>
            <w:bCs/>
            <w:sz w:val="24"/>
            <w:szCs w:val="24"/>
          </w:rPr>
          <w:delText xml:space="preserve"> </w:delText>
        </w:r>
      </w:del>
      <w:del w:id="175" w:author="Eldred, Laura" w:date="2020-12-29T12:47:00Z">
        <w:r w:rsidRPr="001B3D7A" w:rsidDel="007218A3">
          <w:rPr>
            <w:bCs/>
            <w:sz w:val="24"/>
            <w:szCs w:val="24"/>
            <w:highlight w:val="yellow"/>
          </w:rPr>
          <w:delText>this arbitrary</w:delText>
        </w:r>
        <w:r w:rsidDel="007218A3">
          <w:rPr>
            <w:bCs/>
            <w:sz w:val="24"/>
            <w:szCs w:val="24"/>
          </w:rPr>
          <w:delText xml:space="preserve"> </w:delText>
        </w:r>
        <w:commentRangeEnd w:id="167"/>
        <w:r w:rsidR="00AB56AA" w:rsidDel="007218A3">
          <w:rPr>
            <w:rStyle w:val="CommentReference"/>
          </w:rPr>
          <w:commentReference w:id="167"/>
        </w:r>
        <w:commentRangeEnd w:id="168"/>
        <w:r w:rsidR="007E2E3F" w:rsidDel="007218A3">
          <w:rPr>
            <w:rStyle w:val="CommentReference"/>
          </w:rPr>
          <w:commentReference w:id="168"/>
        </w:r>
      </w:del>
      <w:commentRangeEnd w:id="169"/>
      <w:r w:rsidR="00DB58B7">
        <w:rPr>
          <w:rStyle w:val="CommentReference"/>
        </w:rPr>
        <w:commentReference w:id="169"/>
      </w:r>
      <w:del w:id="176" w:author="Benjamin Meyer" w:date="2021-02-18T10:59:00Z">
        <w:r w:rsidDel="000B58BA">
          <w:rPr>
            <w:bCs/>
            <w:sz w:val="24"/>
            <w:szCs w:val="24"/>
          </w:rPr>
          <w:delText>threshold</w:delText>
        </w:r>
      </w:del>
      <w:ins w:id="177" w:author="Eldred, Laura" w:date="2020-12-29T12:47:00Z">
        <w:del w:id="178" w:author="Benjamin Meyer" w:date="2021-02-18T10:59:00Z">
          <w:r w:rsidR="007218A3" w:rsidDel="000B58BA">
            <w:rPr>
              <w:bCs/>
              <w:sz w:val="24"/>
              <w:szCs w:val="24"/>
            </w:rPr>
            <w:delText>s</w:delText>
          </w:r>
        </w:del>
      </w:ins>
    </w:p>
    <w:p w14:paraId="363CBED7" w14:textId="3569E1F4" w:rsidR="001C50D5" w:rsidRDefault="001C50D5" w:rsidP="006F3509">
      <w:pPr>
        <w:rPr>
          <w:bCs/>
          <w:sz w:val="24"/>
          <w:szCs w:val="24"/>
        </w:rPr>
      </w:pPr>
    </w:p>
    <w:p w14:paraId="3B689450" w14:textId="6511F9D7" w:rsidR="001C50D5" w:rsidRDefault="001C50D5" w:rsidP="006F3509">
      <w:pPr>
        <w:rPr>
          <w:bCs/>
          <w:sz w:val="24"/>
          <w:szCs w:val="24"/>
        </w:rPr>
      </w:pPr>
    </w:p>
    <w:p w14:paraId="781CC307" w14:textId="05AAA044" w:rsidR="001C50D5" w:rsidRDefault="00C86C84" w:rsidP="00C86C84">
      <w:pPr>
        <w:pStyle w:val="Heading3"/>
        <w:rPr>
          <w:sz w:val="24"/>
        </w:rPr>
      </w:pPr>
      <w:bookmarkStart w:id="179" w:name="_Toc64271430"/>
      <w:r w:rsidRPr="00C86C84">
        <w:rPr>
          <w:sz w:val="24"/>
        </w:rPr>
        <w:t>Zinc</w:t>
      </w:r>
      <w:bookmarkEnd w:id="179"/>
    </w:p>
    <w:p w14:paraId="7DD30A65" w14:textId="77777777" w:rsidR="00A51324" w:rsidRPr="00A51324" w:rsidRDefault="00A51324" w:rsidP="00A51324"/>
    <w:p w14:paraId="75532D43" w14:textId="77777777" w:rsidR="001D04BE" w:rsidRDefault="005723FC" w:rsidP="006F3509">
      <w:pPr>
        <w:rPr>
          <w:bCs/>
          <w:sz w:val="24"/>
          <w:szCs w:val="24"/>
        </w:rPr>
      </w:pPr>
      <w:r>
        <w:rPr>
          <w:bCs/>
          <w:sz w:val="24"/>
          <w:szCs w:val="24"/>
        </w:rPr>
        <w:t>Zinc values ranged f</w:t>
      </w:r>
      <w:r w:rsidR="00103FA2">
        <w:rPr>
          <w:bCs/>
          <w:sz w:val="24"/>
          <w:szCs w:val="24"/>
        </w:rPr>
        <w:t>rom a low of undetected to a high of 159</w:t>
      </w:r>
      <w:r w:rsidR="006A277D">
        <w:rPr>
          <w:bCs/>
          <w:sz w:val="24"/>
          <w:szCs w:val="24"/>
        </w:rPr>
        <w:t>.0</w:t>
      </w:r>
      <w:r w:rsidR="00103FA2">
        <w:rPr>
          <w:bCs/>
          <w:sz w:val="24"/>
          <w:szCs w:val="24"/>
        </w:rPr>
        <w:t xml:space="preserve"> µg/L in Upper </w:t>
      </w:r>
      <w:r w:rsidR="000B58BA">
        <w:rPr>
          <w:bCs/>
          <w:sz w:val="24"/>
          <w:szCs w:val="24"/>
        </w:rPr>
        <w:t xml:space="preserve">No Name creek on May 22, 2019. </w:t>
      </w:r>
      <w:r w:rsidR="00E33D04">
        <w:rPr>
          <w:bCs/>
          <w:sz w:val="24"/>
          <w:szCs w:val="24"/>
        </w:rPr>
        <w:t>Hardness-dependent CCC</w:t>
      </w:r>
      <w:r w:rsidR="00103FA2">
        <w:rPr>
          <w:bCs/>
          <w:sz w:val="24"/>
          <w:szCs w:val="24"/>
        </w:rPr>
        <w:t xml:space="preserve"> values for zinc ranged from</w:t>
      </w:r>
      <w:r w:rsidR="006A277D">
        <w:rPr>
          <w:bCs/>
          <w:sz w:val="24"/>
          <w:szCs w:val="24"/>
        </w:rPr>
        <w:t xml:space="preserve"> a low of</w:t>
      </w:r>
      <w:r w:rsidR="00103FA2">
        <w:rPr>
          <w:bCs/>
          <w:sz w:val="24"/>
          <w:szCs w:val="24"/>
        </w:rPr>
        <w:t xml:space="preserve"> </w:t>
      </w:r>
      <w:r w:rsidR="006A277D">
        <w:rPr>
          <w:bCs/>
          <w:sz w:val="24"/>
          <w:szCs w:val="24"/>
        </w:rPr>
        <w:t>21.1</w:t>
      </w:r>
      <w:r w:rsidR="006A277D" w:rsidRPr="006A277D">
        <w:rPr>
          <w:bCs/>
          <w:sz w:val="24"/>
          <w:szCs w:val="24"/>
        </w:rPr>
        <w:t xml:space="preserve"> </w:t>
      </w:r>
      <w:r w:rsidR="006A277D">
        <w:rPr>
          <w:bCs/>
          <w:sz w:val="24"/>
          <w:szCs w:val="24"/>
        </w:rPr>
        <w:t xml:space="preserve">µg/L in Upper No Name Creek on </w:t>
      </w:r>
      <w:r w:rsidR="007952FE">
        <w:rPr>
          <w:bCs/>
          <w:sz w:val="24"/>
          <w:szCs w:val="24"/>
        </w:rPr>
        <w:t>May 20, 2020 to a high of 315.8 µg/L</w:t>
      </w:r>
      <w:r w:rsidR="006A277D">
        <w:rPr>
          <w:bCs/>
          <w:sz w:val="24"/>
          <w:szCs w:val="24"/>
        </w:rPr>
        <w:t xml:space="preserve"> on April 20, 2019 at the City of Kenai Docks.  </w:t>
      </w:r>
      <w:del w:id="180" w:author="Benjamin Meyer" w:date="2021-02-18T12:15:00Z">
        <w:r w:rsidR="00AE01D7" w:rsidDel="001D04BE">
          <w:rPr>
            <w:bCs/>
            <w:sz w:val="24"/>
            <w:szCs w:val="24"/>
          </w:rPr>
          <w:delText>(</w:delText>
        </w:r>
      </w:del>
      <w:r w:rsidR="004F4B2E">
        <w:rPr>
          <w:bCs/>
          <w:sz w:val="24"/>
          <w:szCs w:val="24"/>
        </w:rPr>
        <w:t>Additionally, two</w:t>
      </w:r>
      <w:r w:rsidR="00AE01D7">
        <w:rPr>
          <w:bCs/>
          <w:sz w:val="24"/>
          <w:szCs w:val="24"/>
        </w:rPr>
        <w:t xml:space="preserve"> </w:t>
      </w:r>
      <w:r w:rsidR="006A277D">
        <w:rPr>
          <w:bCs/>
          <w:sz w:val="24"/>
          <w:szCs w:val="24"/>
        </w:rPr>
        <w:t>observed</w:t>
      </w:r>
      <w:r w:rsidR="00E33D04">
        <w:rPr>
          <w:bCs/>
          <w:sz w:val="24"/>
          <w:szCs w:val="24"/>
        </w:rPr>
        <w:t xml:space="preserve"> zinc</w:t>
      </w:r>
      <w:r w:rsidR="006A277D">
        <w:rPr>
          <w:bCs/>
          <w:sz w:val="24"/>
          <w:szCs w:val="24"/>
        </w:rPr>
        <w:t xml:space="preserve"> </w:t>
      </w:r>
      <w:r w:rsidR="00AE01D7">
        <w:rPr>
          <w:bCs/>
          <w:sz w:val="24"/>
          <w:szCs w:val="24"/>
        </w:rPr>
        <w:t>CCC</w:t>
      </w:r>
      <w:r w:rsidR="004F4B2E">
        <w:rPr>
          <w:bCs/>
          <w:sz w:val="24"/>
          <w:szCs w:val="24"/>
        </w:rPr>
        <w:t xml:space="preserve"> values were </w:t>
      </w:r>
      <w:del w:id="181" w:author="Benjamin Meyer" w:date="2021-02-18T12:12:00Z">
        <w:r w:rsidR="004F4B2E" w:rsidDel="001D04BE">
          <w:rPr>
            <w:bCs/>
            <w:sz w:val="24"/>
            <w:szCs w:val="24"/>
          </w:rPr>
          <w:delText>nearly an order of magnitud</w:delText>
        </w:r>
      </w:del>
      <w:ins w:id="182" w:author="Benjamin Meyer" w:date="2021-02-18T12:12:00Z">
        <w:r w:rsidR="001D04BE">
          <w:rPr>
            <w:bCs/>
            <w:sz w:val="24"/>
            <w:szCs w:val="24"/>
          </w:rPr>
          <w:t>several multiples</w:t>
        </w:r>
      </w:ins>
      <w:r w:rsidR="004F4B2E">
        <w:rPr>
          <w:bCs/>
          <w:sz w:val="24"/>
          <w:szCs w:val="24"/>
        </w:rPr>
        <w:t xml:space="preserve"> above the range of </w:t>
      </w:r>
      <w:commentRangeStart w:id="183"/>
      <w:commentRangeStart w:id="184"/>
      <w:r w:rsidR="004F4B2E">
        <w:rPr>
          <w:bCs/>
          <w:sz w:val="24"/>
          <w:szCs w:val="24"/>
        </w:rPr>
        <w:t xml:space="preserve">typical data </w:t>
      </w:r>
      <w:commentRangeEnd w:id="183"/>
      <w:r w:rsidR="00AA460F">
        <w:rPr>
          <w:rStyle w:val="CommentReference"/>
        </w:rPr>
        <w:commentReference w:id="183"/>
      </w:r>
      <w:commentRangeEnd w:id="184"/>
      <w:r w:rsidR="00257255">
        <w:rPr>
          <w:rStyle w:val="CommentReference"/>
        </w:rPr>
        <w:commentReference w:id="184"/>
      </w:r>
      <w:r w:rsidR="004F4B2E">
        <w:rPr>
          <w:bCs/>
          <w:sz w:val="24"/>
          <w:szCs w:val="24"/>
        </w:rPr>
        <w:t xml:space="preserve">and are presumed unlikely to be representative of </w:t>
      </w:r>
      <w:r w:rsidR="001A197A">
        <w:rPr>
          <w:bCs/>
          <w:sz w:val="24"/>
          <w:szCs w:val="24"/>
        </w:rPr>
        <w:t xml:space="preserve">actual </w:t>
      </w:r>
      <w:r w:rsidR="004F4B2E">
        <w:rPr>
          <w:bCs/>
          <w:sz w:val="24"/>
          <w:szCs w:val="24"/>
        </w:rPr>
        <w:t xml:space="preserve">conditions: </w:t>
      </w:r>
    </w:p>
    <w:p w14:paraId="5D0E8B29" w14:textId="7AE493F9" w:rsid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commentRangeStart w:id="185"/>
      <w:r w:rsidR="00AE01D7" w:rsidRPr="001D04BE">
        <w:rPr>
          <w:bCs/>
          <w:sz w:val="24"/>
          <w:szCs w:val="24"/>
        </w:rPr>
        <w:t>1069</w:t>
      </w:r>
      <w:r w:rsidR="004F4B2E" w:rsidRPr="001D04BE">
        <w:rPr>
          <w:bCs/>
          <w:sz w:val="24"/>
          <w:szCs w:val="24"/>
        </w:rPr>
        <w:t xml:space="preserve"> µg/L at Lower No Name</w:t>
      </w:r>
      <w:r w:rsidR="007952FE" w:rsidRPr="001D04BE">
        <w:rPr>
          <w:bCs/>
          <w:sz w:val="24"/>
          <w:szCs w:val="24"/>
        </w:rPr>
        <w:t xml:space="preserve"> on</w:t>
      </w:r>
      <w:r w:rsidR="00AE01D7" w:rsidRPr="001D04BE">
        <w:rPr>
          <w:bCs/>
          <w:sz w:val="24"/>
          <w:szCs w:val="24"/>
        </w:rPr>
        <w:t xml:space="preserve"> July 21, 2020</w:t>
      </w:r>
      <w:r w:rsidR="001D04BE" w:rsidRPr="001D04BE">
        <w:rPr>
          <w:bCs/>
          <w:sz w:val="24"/>
          <w:szCs w:val="24"/>
        </w:rPr>
        <w:t xml:space="preserve"> (</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w:t>
      </w:r>
      <w:r w:rsidR="001D04BE">
        <w:rPr>
          <w:bCs/>
          <w:sz w:val="24"/>
          <w:szCs w:val="24"/>
        </w:rPr>
        <w:t>6.64</w:t>
      </w:r>
      <w:r w:rsidR="001D04BE" w:rsidRPr="001D04BE">
        <w:rPr>
          <w:bCs/>
          <w:sz w:val="24"/>
          <w:szCs w:val="24"/>
        </w:rPr>
        <w:t xml:space="preserve"> </w:t>
      </w:r>
      <w:r w:rsidR="001D04BE">
        <w:rPr>
          <w:bCs/>
          <w:sz w:val="24"/>
          <w:szCs w:val="24"/>
        </w:rPr>
        <w:t>–</w:t>
      </w:r>
      <w:r w:rsidR="001D04BE" w:rsidRPr="001D04BE">
        <w:rPr>
          <w:bCs/>
          <w:sz w:val="24"/>
          <w:szCs w:val="24"/>
        </w:rPr>
        <w:t xml:space="preserve"> </w:t>
      </w:r>
      <w:r w:rsidR="001D04BE">
        <w:rPr>
          <w:bCs/>
          <w:sz w:val="24"/>
          <w:szCs w:val="24"/>
        </w:rPr>
        <w:t>69.22</w:t>
      </w:r>
      <w:r w:rsidR="001D04BE" w:rsidRPr="001D04BE">
        <w:rPr>
          <w:bCs/>
          <w:sz w:val="24"/>
          <w:szCs w:val="24"/>
        </w:rPr>
        <w:t xml:space="preserve"> µg/L)</w:t>
      </w:r>
    </w:p>
    <w:p w14:paraId="63A1E022" w14:textId="28862785" w:rsidR="00AE01D7" w:rsidRPr="001D04BE" w:rsidRDefault="00CA061E" w:rsidP="001D04BE">
      <w:pPr>
        <w:pStyle w:val="ListParagraph"/>
        <w:numPr>
          <w:ilvl w:val="0"/>
          <w:numId w:val="20"/>
        </w:numPr>
        <w:rPr>
          <w:bCs/>
          <w:sz w:val="24"/>
          <w:szCs w:val="24"/>
        </w:rPr>
      </w:pPr>
      <w:r>
        <w:rPr>
          <w:bCs/>
          <w:sz w:val="24"/>
          <w:szCs w:val="24"/>
        </w:rPr>
        <w:t xml:space="preserve">Zinc </w:t>
      </w:r>
      <w:r w:rsidR="001D04BE">
        <w:rPr>
          <w:bCs/>
          <w:sz w:val="24"/>
          <w:szCs w:val="24"/>
        </w:rPr>
        <w:t xml:space="preserve">CCC = </w:t>
      </w:r>
      <w:r w:rsidR="004F4B2E" w:rsidRPr="001D04BE">
        <w:rPr>
          <w:bCs/>
          <w:sz w:val="24"/>
          <w:szCs w:val="24"/>
        </w:rPr>
        <w:t>628 µg/L at City of Kenai Docks on April 30, 2019</w:t>
      </w:r>
      <w:commentRangeEnd w:id="185"/>
      <w:r w:rsidR="001D04BE" w:rsidRPr="001D04BE">
        <w:rPr>
          <w:bCs/>
          <w:sz w:val="24"/>
          <w:szCs w:val="24"/>
        </w:rPr>
        <w:t xml:space="preserve"> </w:t>
      </w:r>
      <w:r w:rsidR="00AA460F">
        <w:rPr>
          <w:rStyle w:val="CommentReference"/>
        </w:rPr>
        <w:commentReference w:id="185"/>
      </w:r>
      <w:r w:rsidR="001D04BE" w:rsidRPr="001D04BE">
        <w:rPr>
          <w:bCs/>
          <w:sz w:val="24"/>
          <w:szCs w:val="24"/>
        </w:rPr>
        <w:t>(</w:t>
      </w:r>
      <w:r w:rsidR="001D04BE">
        <w:rPr>
          <w:bCs/>
          <w:sz w:val="24"/>
          <w:szCs w:val="24"/>
        </w:rPr>
        <w:t xml:space="preserve">Zinc </w:t>
      </w:r>
      <w:r w:rsidR="001D04BE" w:rsidRPr="001D04BE">
        <w:rPr>
          <w:bCs/>
          <w:sz w:val="24"/>
          <w:szCs w:val="24"/>
        </w:rPr>
        <w:t>CCC range at this site, 2014 –</w:t>
      </w:r>
      <w:r w:rsidR="001D04BE">
        <w:rPr>
          <w:bCs/>
          <w:sz w:val="24"/>
          <w:szCs w:val="24"/>
        </w:rPr>
        <w:t xml:space="preserve"> 2018, is</w:t>
      </w:r>
      <w:r w:rsidR="001D04BE" w:rsidRPr="001D04BE">
        <w:rPr>
          <w:bCs/>
          <w:sz w:val="24"/>
          <w:szCs w:val="24"/>
        </w:rPr>
        <w:t xml:space="preserve"> 11.09 </w:t>
      </w:r>
      <w:r w:rsidR="002A049C">
        <w:rPr>
          <w:bCs/>
          <w:sz w:val="24"/>
          <w:szCs w:val="24"/>
        </w:rPr>
        <w:t>–</w:t>
      </w:r>
      <w:r w:rsidR="001D04BE" w:rsidRPr="001D04BE">
        <w:rPr>
          <w:bCs/>
          <w:sz w:val="24"/>
          <w:szCs w:val="24"/>
        </w:rPr>
        <w:t xml:space="preserve"> </w:t>
      </w:r>
      <w:r w:rsidR="002A049C">
        <w:rPr>
          <w:bCs/>
          <w:sz w:val="24"/>
          <w:szCs w:val="24"/>
        </w:rPr>
        <w:t>105.76</w:t>
      </w:r>
      <w:r w:rsidR="001D04BE" w:rsidRPr="001D04BE">
        <w:rPr>
          <w:bCs/>
          <w:sz w:val="24"/>
          <w:szCs w:val="24"/>
        </w:rPr>
        <w:t xml:space="preserve"> µg/L)</w:t>
      </w:r>
      <w:del w:id="186" w:author="Benjamin Meyer" w:date="2021-02-18T12:15:00Z">
        <w:r w:rsidR="004F4B2E" w:rsidRPr="001D04BE" w:rsidDel="001D04BE">
          <w:rPr>
            <w:bCs/>
            <w:sz w:val="24"/>
            <w:szCs w:val="24"/>
          </w:rPr>
          <w:delText>)</w:delText>
        </w:r>
      </w:del>
      <w:r w:rsidR="004F4B2E" w:rsidRPr="001D04BE">
        <w:rPr>
          <w:bCs/>
          <w:sz w:val="24"/>
          <w:szCs w:val="24"/>
        </w:rPr>
        <w:t>.</w:t>
      </w:r>
    </w:p>
    <w:p w14:paraId="7DC44E30" w14:textId="77777777" w:rsidR="00103FA2" w:rsidRDefault="00103FA2" w:rsidP="006F3509">
      <w:pPr>
        <w:rPr>
          <w:bCs/>
          <w:sz w:val="24"/>
          <w:szCs w:val="24"/>
        </w:rPr>
      </w:pPr>
    </w:p>
    <w:p w14:paraId="15C5A5CD" w14:textId="0F1ED4B1" w:rsidR="001F3910" w:rsidRDefault="001F3910" w:rsidP="00A5508E">
      <w:pPr>
        <w:rPr>
          <w:bCs/>
          <w:sz w:val="24"/>
          <w:szCs w:val="24"/>
        </w:rPr>
      </w:pPr>
      <w:r>
        <w:rPr>
          <w:bCs/>
          <w:sz w:val="24"/>
          <w:szCs w:val="24"/>
        </w:rPr>
        <w:t>Zinc e</w:t>
      </w:r>
      <w:r w:rsidR="00103FA2">
        <w:rPr>
          <w:bCs/>
          <w:sz w:val="24"/>
          <w:szCs w:val="24"/>
        </w:rPr>
        <w:t xml:space="preserve">xceedances of CCC criterion values were observed for a total of </w:t>
      </w:r>
      <w:ins w:id="187" w:author="Benjamin Meyer" w:date="2021-02-18T13:40:00Z">
        <w:r w:rsidR="00DB3D02">
          <w:rPr>
            <w:bCs/>
            <w:sz w:val="24"/>
            <w:szCs w:val="24"/>
          </w:rPr>
          <w:t>twelve</w:t>
        </w:r>
      </w:ins>
      <w:del w:id="188" w:author="Benjamin Meyer" w:date="2021-02-18T13:40:00Z">
        <w:r w:rsidR="00103FA2" w:rsidDel="00DB3D02">
          <w:rPr>
            <w:bCs/>
            <w:sz w:val="24"/>
            <w:szCs w:val="24"/>
          </w:rPr>
          <w:delText>thirteen</w:delText>
        </w:r>
      </w:del>
      <w:r w:rsidR="00103FA2">
        <w:rPr>
          <w:bCs/>
          <w:sz w:val="24"/>
          <w:szCs w:val="24"/>
        </w:rPr>
        <w:t xml:space="preserve"> sample</w:t>
      </w:r>
      <w:del w:id="189" w:author="Benjamin Meyer" w:date="2021-02-18T13:43:00Z">
        <w:r w:rsidR="00103FA2" w:rsidDel="00DB3D02">
          <w:rPr>
            <w:bCs/>
            <w:sz w:val="24"/>
            <w:szCs w:val="24"/>
          </w:rPr>
          <w:delText>s</w:delText>
        </w:r>
      </w:del>
      <w:del w:id="190" w:author="Benjamin Meyer" w:date="2021-02-18T13:42:00Z">
        <w:r w:rsidR="00103FA2" w:rsidDel="00DB3D02">
          <w:rPr>
            <w:bCs/>
            <w:sz w:val="24"/>
            <w:szCs w:val="24"/>
          </w:rPr>
          <w:delText>, including</w:delText>
        </w:r>
        <w:r w:rsidR="00827201" w:rsidDel="00DB3D02">
          <w:rPr>
            <w:bCs/>
            <w:sz w:val="24"/>
            <w:szCs w:val="24"/>
          </w:rPr>
          <w:delText xml:space="preserve"> </w:delText>
        </w:r>
        <w:commentRangeStart w:id="191"/>
        <w:commentRangeStart w:id="192"/>
        <w:r w:rsidR="00827201" w:rsidDel="00DB3D02">
          <w:rPr>
            <w:bCs/>
            <w:sz w:val="24"/>
            <w:szCs w:val="24"/>
          </w:rPr>
          <w:delText>re</w:delText>
        </w:r>
        <w:r w:rsidR="00103FA2" w:rsidDel="00DB3D02">
          <w:rPr>
            <w:bCs/>
            <w:sz w:val="24"/>
            <w:szCs w:val="24"/>
          </w:rPr>
          <w:delText>plicate</w:delText>
        </w:r>
      </w:del>
      <w:r w:rsidR="00103FA2">
        <w:rPr>
          <w:bCs/>
          <w:sz w:val="24"/>
          <w:szCs w:val="24"/>
        </w:rPr>
        <w:t>s</w:t>
      </w:r>
      <w:commentRangeEnd w:id="191"/>
      <w:r w:rsidR="00251E7A">
        <w:rPr>
          <w:rStyle w:val="CommentReference"/>
        </w:rPr>
        <w:commentReference w:id="191"/>
      </w:r>
      <w:commentRangeEnd w:id="192"/>
      <w:r w:rsidR="00DB3D02">
        <w:rPr>
          <w:rStyle w:val="CommentReference"/>
        </w:rPr>
        <w:commentReference w:id="192"/>
      </w:r>
      <w:r w:rsidR="00103FA2">
        <w:rPr>
          <w:bCs/>
          <w:sz w:val="24"/>
          <w:szCs w:val="24"/>
        </w:rPr>
        <w:t>.</w:t>
      </w:r>
      <w:r w:rsidR="006A277D">
        <w:rPr>
          <w:bCs/>
          <w:sz w:val="24"/>
          <w:szCs w:val="24"/>
        </w:rPr>
        <w:t xml:space="preserve">  </w:t>
      </w:r>
      <w:r w:rsidR="00827201">
        <w:rPr>
          <w:bCs/>
          <w:sz w:val="24"/>
          <w:szCs w:val="24"/>
        </w:rPr>
        <w:t>Zinc e</w:t>
      </w:r>
      <w:r w:rsidR="00A5508E">
        <w:rPr>
          <w:bCs/>
          <w:sz w:val="24"/>
          <w:szCs w:val="24"/>
        </w:rPr>
        <w:t xml:space="preserve">xceedances </w:t>
      </w:r>
      <w:r w:rsidR="00E33D04">
        <w:rPr>
          <w:bCs/>
          <w:sz w:val="24"/>
          <w:szCs w:val="24"/>
        </w:rPr>
        <w:t>were observed</w:t>
      </w:r>
      <w:r w:rsidR="00A5508E">
        <w:rPr>
          <w:bCs/>
          <w:sz w:val="24"/>
          <w:szCs w:val="24"/>
        </w:rPr>
        <w:t xml:space="preserve"> at </w:t>
      </w:r>
      <w:r>
        <w:rPr>
          <w:bCs/>
          <w:sz w:val="24"/>
          <w:szCs w:val="24"/>
        </w:rPr>
        <w:t xml:space="preserve">tributary sites including Upper No Name Creek, Lower Beaver Creek, Upper Beaver Creek, Lower Slikok Creek, Upper Slikok Creek, and Lower Soldotna Creek (Figure 5).  </w:t>
      </w:r>
      <w:r w:rsidR="00827201">
        <w:rPr>
          <w:bCs/>
          <w:sz w:val="24"/>
          <w:szCs w:val="24"/>
        </w:rPr>
        <w:t>Zinc e</w:t>
      </w:r>
      <w:r>
        <w:rPr>
          <w:bCs/>
          <w:sz w:val="24"/>
          <w:szCs w:val="24"/>
        </w:rPr>
        <w:t>xceedances in mainstem sites were observed at Cunningham Park, Upstream of Beaver Creek, Pillars, Soldotna Bridge</w:t>
      </w:r>
      <w:r w:rsidR="00C22E84">
        <w:rPr>
          <w:bCs/>
          <w:sz w:val="24"/>
          <w:szCs w:val="24"/>
        </w:rPr>
        <w:t>, and Swiftwater Park (Figure 6)</w:t>
      </w:r>
      <w:r>
        <w:rPr>
          <w:bCs/>
          <w:sz w:val="24"/>
          <w:szCs w:val="24"/>
        </w:rPr>
        <w:t>.</w:t>
      </w:r>
    </w:p>
    <w:p w14:paraId="67751B1F" w14:textId="77777777" w:rsidR="009C1BF8" w:rsidRDefault="009C1BF8" w:rsidP="00A5508E">
      <w:pPr>
        <w:rPr>
          <w:bCs/>
          <w:sz w:val="24"/>
          <w:szCs w:val="24"/>
        </w:rPr>
      </w:pPr>
    </w:p>
    <w:p w14:paraId="0D157EAD" w14:textId="6982D3C8" w:rsidR="001F3910" w:rsidRDefault="00FE30C5" w:rsidP="00A5508E">
      <w:pPr>
        <w:rPr>
          <w:bCs/>
          <w:sz w:val="24"/>
          <w:szCs w:val="24"/>
        </w:rPr>
      </w:pPr>
      <w:r>
        <w:rPr>
          <w:bCs/>
          <w:sz w:val="24"/>
          <w:szCs w:val="24"/>
        </w:rPr>
        <w:t>As with copper, elevated zinc values were observed solely in closer proximity to the developed Kenai/Soldotna area. Zinc exceedances were not observed at</w:t>
      </w:r>
      <w:r w:rsidR="00827201">
        <w:rPr>
          <w:bCs/>
          <w:sz w:val="24"/>
          <w:szCs w:val="24"/>
        </w:rPr>
        <w:t xml:space="preserve"> the </w:t>
      </w:r>
      <w:commentRangeStart w:id="193"/>
      <w:commentRangeStart w:id="194"/>
      <w:r w:rsidR="00827201">
        <w:rPr>
          <w:bCs/>
          <w:sz w:val="24"/>
          <w:szCs w:val="24"/>
        </w:rPr>
        <w:t xml:space="preserve">minimally </w:t>
      </w:r>
      <w:proofErr w:type="spellStart"/>
      <w:r w:rsidR="00827201">
        <w:rPr>
          <w:bCs/>
          <w:sz w:val="24"/>
          <w:szCs w:val="24"/>
        </w:rPr>
        <w:t>anthropogenically</w:t>
      </w:r>
      <w:commentRangeEnd w:id="193"/>
      <w:proofErr w:type="spellEnd"/>
      <w:r w:rsidR="001B3D7A">
        <w:rPr>
          <w:rStyle w:val="CommentReference"/>
        </w:rPr>
        <w:commentReference w:id="193"/>
      </w:r>
      <w:commentRangeEnd w:id="194"/>
      <w:r w:rsidR="008B42A6">
        <w:rPr>
          <w:rStyle w:val="CommentReference"/>
        </w:rPr>
        <w:commentReference w:id="194"/>
      </w:r>
      <w:r w:rsidR="00827201">
        <w:rPr>
          <w:bCs/>
          <w:sz w:val="24"/>
          <w:szCs w:val="24"/>
        </w:rPr>
        <w:t>-influenced sites of</w:t>
      </w:r>
      <w:r>
        <w:rPr>
          <w:bCs/>
          <w:sz w:val="24"/>
          <w:szCs w:val="24"/>
        </w:rPr>
        <w:t xml:space="preserve"> Jim’s Landing, Skilak Lake Outlet, or Lower Funny River.</w:t>
      </w:r>
    </w:p>
    <w:p w14:paraId="7C4083D5" w14:textId="1B120B0B" w:rsidR="00FE30C5" w:rsidRDefault="00FE30C5" w:rsidP="00A5508E">
      <w:pPr>
        <w:rPr>
          <w:bCs/>
          <w:sz w:val="24"/>
          <w:szCs w:val="24"/>
        </w:rPr>
      </w:pPr>
    </w:p>
    <w:p w14:paraId="1F05E49E" w14:textId="30170A12" w:rsidR="00FE30C5" w:rsidRDefault="00FE30C5" w:rsidP="00A5508E">
      <w:pPr>
        <w:rPr>
          <w:bCs/>
          <w:sz w:val="24"/>
          <w:szCs w:val="24"/>
        </w:rPr>
      </w:pPr>
      <w:r>
        <w:rPr>
          <w:bCs/>
          <w:sz w:val="24"/>
          <w:szCs w:val="24"/>
        </w:rPr>
        <w:t xml:space="preserve">In the mainstem Kenai River sites, all </w:t>
      </w:r>
      <w:r w:rsidR="00827201">
        <w:rPr>
          <w:bCs/>
          <w:sz w:val="24"/>
          <w:szCs w:val="24"/>
        </w:rPr>
        <w:t xml:space="preserve">zinc </w:t>
      </w:r>
      <w:r>
        <w:rPr>
          <w:bCs/>
          <w:sz w:val="24"/>
          <w:szCs w:val="24"/>
        </w:rPr>
        <w:t>exceedances observed occurred during the April 30, 2019 sampling event, whereas</w:t>
      </w:r>
      <w:r w:rsidR="009C1BF8">
        <w:rPr>
          <w:bCs/>
          <w:sz w:val="24"/>
          <w:szCs w:val="24"/>
        </w:rPr>
        <w:t xml:space="preserve"> timing of</w:t>
      </w:r>
      <w:r>
        <w:rPr>
          <w:bCs/>
          <w:sz w:val="24"/>
          <w:szCs w:val="24"/>
        </w:rPr>
        <w:t xml:space="preserve"> zinc exceedances in the tributary sites were variable</w:t>
      </w:r>
      <w:r w:rsidR="009C1BF8">
        <w:rPr>
          <w:bCs/>
          <w:sz w:val="24"/>
          <w:szCs w:val="24"/>
        </w:rPr>
        <w:t xml:space="preserve"> and do not follow a visibly evident pattern</w:t>
      </w:r>
      <w:r>
        <w:rPr>
          <w:bCs/>
          <w:sz w:val="24"/>
          <w:szCs w:val="24"/>
        </w:rPr>
        <w:t>.</w:t>
      </w:r>
    </w:p>
    <w:p w14:paraId="07FC69E7" w14:textId="14AA0C00" w:rsidR="002E34BD" w:rsidRDefault="002E34BD" w:rsidP="006F3509">
      <w:pPr>
        <w:rPr>
          <w:bCs/>
          <w:sz w:val="24"/>
          <w:szCs w:val="24"/>
        </w:rPr>
      </w:pPr>
    </w:p>
    <w:p w14:paraId="5A9B0FB3" w14:textId="77777777" w:rsidR="00827201" w:rsidRDefault="00827201" w:rsidP="006F3509">
      <w:pPr>
        <w:rPr>
          <w:bCs/>
          <w:sz w:val="24"/>
          <w:szCs w:val="24"/>
        </w:rPr>
      </w:pPr>
    </w:p>
    <w:p w14:paraId="2FF4203B" w14:textId="705C0389" w:rsidR="00C86C84" w:rsidRDefault="00827201" w:rsidP="00C86C84">
      <w:pPr>
        <w:pStyle w:val="Heading3"/>
        <w:rPr>
          <w:sz w:val="24"/>
        </w:rPr>
      </w:pPr>
      <w:bookmarkStart w:id="195" w:name="_Toc64271431"/>
      <w:r>
        <w:rPr>
          <w:sz w:val="24"/>
        </w:rPr>
        <w:t>Variation among re</w:t>
      </w:r>
      <w:r w:rsidR="00C86C84">
        <w:rPr>
          <w:sz w:val="24"/>
        </w:rPr>
        <w:t>plicate samples</w:t>
      </w:r>
      <w:bookmarkEnd w:id="195"/>
    </w:p>
    <w:p w14:paraId="150088F2" w14:textId="77777777" w:rsidR="00A51324" w:rsidRPr="00A51324" w:rsidRDefault="00A51324" w:rsidP="00A51324"/>
    <w:p w14:paraId="3DB122E3" w14:textId="21648446" w:rsidR="006F3509" w:rsidRDefault="0073474F" w:rsidP="006F3509">
      <w:pPr>
        <w:rPr>
          <w:bCs/>
          <w:sz w:val="24"/>
          <w:szCs w:val="24"/>
        </w:rPr>
      </w:pPr>
      <w:r>
        <w:rPr>
          <w:sz w:val="24"/>
          <w:szCs w:val="24"/>
        </w:rPr>
        <w:t>A total of fifteen unique</w:t>
      </w:r>
      <w:r w:rsidR="00FC465D">
        <w:rPr>
          <w:sz w:val="24"/>
          <w:szCs w:val="24"/>
        </w:rPr>
        <w:t xml:space="preserve"> samples had associated </w:t>
      </w:r>
      <w:ins w:id="196" w:author="Benjamin Meyer" w:date="2021-02-18T14:07:00Z">
        <w:r>
          <w:rPr>
            <w:sz w:val="24"/>
            <w:szCs w:val="24"/>
          </w:rPr>
          <w:t xml:space="preserve">copper and zinc </w:t>
        </w:r>
      </w:ins>
      <w:r w:rsidR="00827201">
        <w:rPr>
          <w:sz w:val="24"/>
          <w:szCs w:val="24"/>
        </w:rPr>
        <w:t>re</w:t>
      </w:r>
      <w:r w:rsidR="00FC465D">
        <w:rPr>
          <w:sz w:val="24"/>
          <w:szCs w:val="24"/>
        </w:rPr>
        <w:t>plicate</w:t>
      </w:r>
      <w:ins w:id="197" w:author="Benjamin Meyer" w:date="2021-02-18T14:07:00Z">
        <w:r>
          <w:rPr>
            <w:sz w:val="24"/>
            <w:szCs w:val="24"/>
          </w:rPr>
          <w:t xml:space="preserve"> values</w:t>
        </w:r>
      </w:ins>
      <w:del w:id="198" w:author="Benjamin Meyer" w:date="2021-02-18T14:07:00Z">
        <w:r w:rsidR="00FC465D" w:rsidDel="0073474F">
          <w:rPr>
            <w:sz w:val="24"/>
            <w:szCs w:val="24"/>
          </w:rPr>
          <w:delText>s</w:delText>
        </w:r>
      </w:del>
      <w:r w:rsidR="00FC465D">
        <w:rPr>
          <w:sz w:val="24"/>
          <w:szCs w:val="24"/>
        </w:rPr>
        <w:t>, from ten unique</w:t>
      </w:r>
      <w:r>
        <w:rPr>
          <w:sz w:val="24"/>
          <w:szCs w:val="24"/>
        </w:rPr>
        <w:t xml:space="preserve"> sites and seven unique dates. </w:t>
      </w:r>
      <w:ins w:id="199" w:author="Benjamin Meyer" w:date="2021-02-18T14:07:00Z">
        <w:r w:rsidR="00B45A65">
          <w:rPr>
            <w:sz w:val="24"/>
            <w:szCs w:val="24"/>
          </w:rPr>
          <w:t xml:space="preserve">A relative percent difference of &gt; 20% </w:t>
        </w:r>
      </w:ins>
      <w:del w:id="200" w:author="Benjamin Meyer" w:date="2021-02-18T14:08:00Z">
        <w:r w:rsidR="00FC465D" w:rsidDel="00B45A65">
          <w:rPr>
            <w:sz w:val="24"/>
            <w:szCs w:val="24"/>
          </w:rPr>
          <w:delText xml:space="preserve">variation </w:delText>
        </w:r>
      </w:del>
      <w:r w:rsidR="00FC465D">
        <w:rPr>
          <w:sz w:val="24"/>
          <w:szCs w:val="24"/>
        </w:rPr>
        <w:t xml:space="preserve">among </w:t>
      </w:r>
      <w:r w:rsidR="00827201">
        <w:rPr>
          <w:sz w:val="24"/>
          <w:szCs w:val="24"/>
        </w:rPr>
        <w:t>re</w:t>
      </w:r>
      <w:r w:rsidR="00FC465D">
        <w:rPr>
          <w:sz w:val="24"/>
          <w:szCs w:val="24"/>
        </w:rPr>
        <w:t xml:space="preserve">plicate samples was observed in </w:t>
      </w:r>
      <w:ins w:id="201" w:author="Benjamin Meyer" w:date="2021-02-18T14:08:00Z">
        <w:r w:rsidR="00B45A65">
          <w:rPr>
            <w:sz w:val="24"/>
            <w:szCs w:val="24"/>
          </w:rPr>
          <w:t>eleven out of thirty instance</w:t>
        </w:r>
      </w:ins>
      <w:commentRangeStart w:id="202"/>
      <w:commentRangeStart w:id="203"/>
      <w:r w:rsidR="00FC465D">
        <w:rPr>
          <w:sz w:val="24"/>
          <w:szCs w:val="24"/>
        </w:rPr>
        <w:t>s</w:t>
      </w:r>
      <w:del w:id="204" w:author="Benjamin Meyer" w:date="2021-02-18T14:08:00Z">
        <w:r w:rsidR="00FC465D" w:rsidDel="00B45A65">
          <w:rPr>
            <w:sz w:val="24"/>
            <w:szCs w:val="24"/>
          </w:rPr>
          <w:delText>ome events</w:delText>
        </w:r>
      </w:del>
      <w:commentRangeEnd w:id="202"/>
      <w:r w:rsidR="001B3D7A">
        <w:rPr>
          <w:rStyle w:val="CommentReference"/>
        </w:rPr>
        <w:commentReference w:id="202"/>
      </w:r>
      <w:commentRangeEnd w:id="203"/>
      <w:r w:rsidR="005449B4">
        <w:rPr>
          <w:rStyle w:val="CommentReference"/>
        </w:rPr>
        <w:commentReference w:id="203"/>
      </w:r>
      <w:r w:rsidR="00FC465D">
        <w:rPr>
          <w:sz w:val="24"/>
          <w:szCs w:val="24"/>
        </w:rPr>
        <w:t xml:space="preserve">, ranging from 0% - 175% (Table </w:t>
      </w:r>
      <w:r w:rsidR="00827201">
        <w:rPr>
          <w:sz w:val="24"/>
          <w:szCs w:val="24"/>
        </w:rPr>
        <w:t>5</w:t>
      </w:r>
      <w:r w:rsidR="00FC465D" w:rsidRPr="001B3D7A">
        <w:rPr>
          <w:sz w:val="24"/>
          <w:szCs w:val="24"/>
          <w:highlight w:val="yellow"/>
        </w:rPr>
        <w:t>), with a mean</w:t>
      </w:r>
      <w:r w:rsidR="00827201" w:rsidRPr="001B3D7A">
        <w:rPr>
          <w:sz w:val="24"/>
          <w:szCs w:val="24"/>
          <w:highlight w:val="yellow"/>
        </w:rPr>
        <w:t xml:space="preserve"> difference of</w:t>
      </w:r>
      <w:r w:rsidR="00FC465D" w:rsidRPr="001B3D7A">
        <w:rPr>
          <w:sz w:val="24"/>
          <w:szCs w:val="24"/>
          <w:highlight w:val="yellow"/>
        </w:rPr>
        <w:t xml:space="preserve"> 38.9 ±13.6% (mean</w:t>
      </w:r>
      <w:r w:rsidR="00827201" w:rsidRPr="001B3D7A">
        <w:rPr>
          <w:sz w:val="24"/>
          <w:szCs w:val="24"/>
          <w:highlight w:val="yellow"/>
        </w:rPr>
        <w:t xml:space="preserve"> ±</w:t>
      </w:r>
      <w:r w:rsidR="00FC465D" w:rsidRPr="001B3D7A">
        <w:rPr>
          <w:sz w:val="24"/>
          <w:szCs w:val="24"/>
          <w:highlight w:val="yellow"/>
        </w:rPr>
        <w:t xml:space="preserve"> standard error) for copper and 34.8 ± 14.3% for zinc.</w:t>
      </w:r>
      <w:r w:rsidR="00FC465D">
        <w:rPr>
          <w:sz w:val="24"/>
          <w:szCs w:val="24"/>
        </w:rPr>
        <w:t xml:space="preserve"> </w:t>
      </w:r>
      <w:ins w:id="205" w:author="Eldred, Laura" w:date="2020-12-29T12:47:00Z">
        <w:r w:rsidR="00194A4F">
          <w:rPr>
            <w:sz w:val="24"/>
            <w:szCs w:val="24"/>
          </w:rPr>
          <w:t xml:space="preserve">The </w:t>
        </w:r>
      </w:ins>
      <w:ins w:id="206" w:author="Eldred, Laura" w:date="2020-12-29T12:48:00Z">
        <w:r w:rsidR="00194A4F">
          <w:rPr>
            <w:sz w:val="24"/>
            <w:szCs w:val="24"/>
          </w:rPr>
          <w:t xml:space="preserve">QAPP set a relative percent difference for replicate samples of </w:t>
        </w:r>
      </w:ins>
      <w:ins w:id="207" w:author="Benjamin Meyer" w:date="2021-02-18T14:08:00Z">
        <w:r w:rsidR="00B45A65">
          <w:rPr>
            <w:sz w:val="24"/>
            <w:szCs w:val="24"/>
          </w:rPr>
          <w:t>20</w:t>
        </w:r>
      </w:ins>
      <w:ins w:id="208" w:author="Eldred, Laura" w:date="2020-12-29T12:48:00Z">
        <w:del w:id="209" w:author="Benjamin Meyer" w:date="2021-02-18T14:08:00Z">
          <w:r w:rsidR="00194A4F" w:rsidDel="00B45A65">
            <w:rPr>
              <w:sz w:val="24"/>
              <w:szCs w:val="24"/>
            </w:rPr>
            <w:delText>xx</w:delText>
          </w:r>
        </w:del>
        <w:r w:rsidR="00194A4F">
          <w:rPr>
            <w:sz w:val="24"/>
            <w:szCs w:val="24"/>
          </w:rPr>
          <w:t>%</w:t>
        </w:r>
      </w:ins>
      <w:ins w:id="210" w:author="Benjamin Meyer" w:date="2021-02-18T14:08:00Z">
        <w:r w:rsidR="008F4466">
          <w:rPr>
            <w:sz w:val="24"/>
            <w:szCs w:val="24"/>
          </w:rPr>
          <w:t>, indicating</w:t>
        </w:r>
        <w:r w:rsidR="00B45A65">
          <w:rPr>
            <w:sz w:val="24"/>
            <w:szCs w:val="24"/>
          </w:rPr>
          <w:t xml:space="preserve"> that</w:t>
        </w:r>
      </w:ins>
      <w:ins w:id="211" w:author="Benjamin Meyer" w:date="2021-02-18T14:09:00Z">
        <w:r w:rsidR="00B45A65">
          <w:rPr>
            <w:sz w:val="24"/>
            <w:szCs w:val="24"/>
          </w:rPr>
          <w:t xml:space="preserve"> these</w:t>
        </w:r>
      </w:ins>
      <w:ins w:id="212" w:author="Benjamin Meyer" w:date="2021-02-18T14:08:00Z">
        <w:r w:rsidR="00B45A65">
          <w:rPr>
            <w:sz w:val="24"/>
            <w:szCs w:val="24"/>
          </w:rPr>
          <w:t xml:space="preserve"> </w:t>
        </w:r>
      </w:ins>
      <w:ins w:id="213" w:author="Eldred, Laura" w:date="2020-12-29T12:48:00Z">
        <w:del w:id="214" w:author="Benjamin Meyer" w:date="2021-02-18T14:08:00Z">
          <w:r w:rsidR="00194A4F" w:rsidDel="00B45A65">
            <w:rPr>
              <w:sz w:val="24"/>
              <w:szCs w:val="24"/>
            </w:rPr>
            <w:delText xml:space="preserve">. This means that </w:delText>
          </w:r>
        </w:del>
      </w:ins>
      <w:ins w:id="215" w:author="Benjamin Meyer" w:date="2021-02-18T14:09:00Z">
        <w:r w:rsidR="00B45A65">
          <w:rPr>
            <w:sz w:val="24"/>
            <w:szCs w:val="24"/>
          </w:rPr>
          <w:t>eleven</w:t>
        </w:r>
      </w:ins>
      <w:ins w:id="216" w:author="Eldred, Laura" w:date="2020-12-29T12:48:00Z">
        <w:del w:id="217" w:author="Benjamin Meyer" w:date="2021-02-18T14:09:00Z">
          <w:r w:rsidR="00194A4F" w:rsidDel="00B45A65">
            <w:rPr>
              <w:sz w:val="24"/>
              <w:szCs w:val="24"/>
            </w:rPr>
            <w:delText>x</w:delText>
          </w:r>
        </w:del>
        <w:del w:id="218" w:author="Benjamin Meyer" w:date="2021-02-18T14:08:00Z">
          <w:r w:rsidR="00194A4F" w:rsidDel="00B45A65">
            <w:rPr>
              <w:sz w:val="24"/>
              <w:szCs w:val="24"/>
            </w:rPr>
            <w:delText>x</w:delText>
          </w:r>
        </w:del>
        <w:r w:rsidR="00194A4F">
          <w:rPr>
            <w:sz w:val="24"/>
            <w:szCs w:val="24"/>
          </w:rPr>
          <w:t xml:space="preserve"> samples did not </w:t>
        </w:r>
      </w:ins>
      <w:ins w:id="219" w:author="Benjamin Meyer" w:date="2021-02-18T14:09:00Z">
        <w:r w:rsidR="00B45A65">
          <w:rPr>
            <w:sz w:val="24"/>
            <w:szCs w:val="24"/>
          </w:rPr>
          <w:t xml:space="preserve">meet </w:t>
        </w:r>
      </w:ins>
      <w:ins w:id="220" w:author="Eldred, Laura" w:date="2020-12-29T12:48:00Z">
        <w:r w:rsidR="00194A4F">
          <w:rPr>
            <w:sz w:val="24"/>
            <w:szCs w:val="24"/>
          </w:rPr>
          <w:t xml:space="preserve">data quality objectives and the </w:t>
        </w:r>
        <w:commentRangeStart w:id="221"/>
        <w:r w:rsidR="00194A4F">
          <w:rPr>
            <w:sz w:val="24"/>
            <w:szCs w:val="24"/>
          </w:rPr>
          <w:t>results should be flagged</w:t>
        </w:r>
      </w:ins>
      <w:ins w:id="222" w:author="Benjamin Meyer" w:date="2021-02-18T14:09:00Z">
        <w:r w:rsidR="00B45A65">
          <w:rPr>
            <w:sz w:val="24"/>
            <w:szCs w:val="24"/>
          </w:rPr>
          <w:t>,</w:t>
        </w:r>
      </w:ins>
      <w:ins w:id="223" w:author="Eldred, Laura" w:date="2020-12-29T12:48:00Z">
        <w:del w:id="224" w:author="Benjamin Meyer" w:date="2021-02-18T14:09:00Z">
          <w:r w:rsidR="00194A4F" w:rsidDel="00B45A65">
            <w:rPr>
              <w:sz w:val="24"/>
              <w:szCs w:val="24"/>
            </w:rPr>
            <w:delText xml:space="preserve"> or</w:delText>
          </w:r>
        </w:del>
        <w:r w:rsidR="00194A4F">
          <w:rPr>
            <w:sz w:val="24"/>
            <w:szCs w:val="24"/>
          </w:rPr>
          <w:t xml:space="preserve"> </w:t>
        </w:r>
      </w:ins>
      <w:ins w:id="225" w:author="Benjamin Meyer" w:date="2021-02-18T14:09:00Z">
        <w:r w:rsidR="00B45A65">
          <w:rPr>
            <w:sz w:val="24"/>
            <w:szCs w:val="24"/>
          </w:rPr>
          <w:t>interpreted conservatively, or</w:t>
        </w:r>
      </w:ins>
      <w:ins w:id="226" w:author="Benjamin Meyer" w:date="2021-02-18T14:28:00Z">
        <w:r w:rsidR="008F4466">
          <w:rPr>
            <w:sz w:val="24"/>
            <w:szCs w:val="24"/>
          </w:rPr>
          <w:t xml:space="preserve"> </w:t>
        </w:r>
      </w:ins>
      <w:ins w:id="227" w:author="Eldred, Laura" w:date="2020-12-29T12:48:00Z">
        <w:r w:rsidR="00194A4F">
          <w:rPr>
            <w:sz w:val="24"/>
            <w:szCs w:val="24"/>
          </w:rPr>
          <w:t>not used</w:t>
        </w:r>
      </w:ins>
      <w:ins w:id="228" w:author="Benjamin Meyer" w:date="2021-02-18T14:28:00Z">
        <w:r w:rsidR="008F4466">
          <w:rPr>
            <w:sz w:val="24"/>
            <w:szCs w:val="24"/>
          </w:rPr>
          <w:t xml:space="preserve"> to calculate</w:t>
        </w:r>
      </w:ins>
      <w:ins w:id="229" w:author="Benjamin Meyer" w:date="2021-02-18T14:29:00Z">
        <w:r w:rsidR="008F4466">
          <w:rPr>
            <w:sz w:val="24"/>
            <w:szCs w:val="24"/>
          </w:rPr>
          <w:t xml:space="preserve"> long-term</w:t>
        </w:r>
      </w:ins>
      <w:ins w:id="230" w:author="Benjamin Meyer" w:date="2021-02-18T14:28:00Z">
        <w:r w:rsidR="008F4466">
          <w:rPr>
            <w:sz w:val="24"/>
            <w:szCs w:val="24"/>
          </w:rPr>
          <w:t xml:space="preserve"> summary values</w:t>
        </w:r>
      </w:ins>
      <w:ins w:id="231" w:author="Eldred, Laura" w:date="2020-12-29T12:48:00Z">
        <w:r w:rsidR="00194A4F">
          <w:rPr>
            <w:sz w:val="24"/>
            <w:szCs w:val="24"/>
          </w:rPr>
          <w:t>.</w:t>
        </w:r>
      </w:ins>
      <w:commentRangeEnd w:id="221"/>
      <w:r w:rsidR="00DB58B7">
        <w:rPr>
          <w:rStyle w:val="CommentReference"/>
        </w:rPr>
        <w:commentReference w:id="221"/>
      </w:r>
    </w:p>
    <w:p w14:paraId="1F199F54" w14:textId="77777777" w:rsidR="009C7D5A" w:rsidRPr="00181CEC" w:rsidRDefault="009C7D5A" w:rsidP="006F3509">
      <w:pPr>
        <w:rPr>
          <w:bCs/>
          <w:sz w:val="24"/>
          <w:szCs w:val="24"/>
        </w:rPr>
      </w:pPr>
    </w:p>
    <w:p w14:paraId="4F944305" w14:textId="77777777" w:rsidR="006F3509" w:rsidRDefault="006F3509" w:rsidP="006F3509">
      <w:pPr>
        <w:pStyle w:val="Heading2"/>
      </w:pPr>
      <w:bookmarkStart w:id="232" w:name="_Toc64271432"/>
      <w:r w:rsidRPr="00AD09EE">
        <w:t>Mapping</w:t>
      </w:r>
      <w:r>
        <w:t xml:space="preserve"> potential sources of copper and zinc</w:t>
      </w:r>
      <w:bookmarkEnd w:id="232"/>
    </w:p>
    <w:p w14:paraId="05DBE785" w14:textId="77777777" w:rsidR="006F3509" w:rsidRDefault="006F3509" w:rsidP="006F3509"/>
    <w:p w14:paraId="604D7E7B" w14:textId="207679A0" w:rsidR="006F3509" w:rsidRPr="00CF3F57" w:rsidRDefault="006F3509" w:rsidP="00CF3F57">
      <w:pPr>
        <w:pStyle w:val="Heading3"/>
        <w:rPr>
          <w:sz w:val="24"/>
        </w:rPr>
      </w:pPr>
      <w:bookmarkStart w:id="233" w:name="_Toc64271433"/>
      <w:r w:rsidRPr="00CF3F57">
        <w:rPr>
          <w:sz w:val="24"/>
        </w:rPr>
        <w:t>Potential sources on the Kenai River</w:t>
      </w:r>
      <w:r w:rsidR="00AB33D0" w:rsidRPr="00CF3F57">
        <w:rPr>
          <w:sz w:val="24"/>
        </w:rPr>
        <w:t xml:space="preserve"> </w:t>
      </w:r>
      <w:r w:rsidR="00F524A8">
        <w:rPr>
          <w:sz w:val="24"/>
        </w:rPr>
        <w:t>mainstem</w:t>
      </w:r>
      <w:bookmarkEnd w:id="233"/>
    </w:p>
    <w:p w14:paraId="17FA121F" w14:textId="77777777" w:rsidR="006F3509" w:rsidRDefault="006F3509" w:rsidP="006F3509">
      <w:pPr>
        <w:rPr>
          <w:b/>
          <w:bCs/>
          <w:sz w:val="24"/>
          <w:szCs w:val="24"/>
        </w:rPr>
      </w:pPr>
    </w:p>
    <w:p w14:paraId="241DE00F" w14:textId="75580FDE" w:rsidR="003151A4" w:rsidRDefault="006F3509" w:rsidP="003151A4">
      <w:pPr>
        <w:rPr>
          <w:sz w:val="24"/>
          <w:szCs w:val="24"/>
        </w:rPr>
      </w:pPr>
      <w:r w:rsidRPr="006F3509">
        <w:rPr>
          <w:sz w:val="24"/>
          <w:szCs w:val="24"/>
        </w:rPr>
        <w:lastRenderedPageBreak/>
        <w:t xml:space="preserve">In total, 932 photos were taken of </w:t>
      </w:r>
      <w:r w:rsidR="00505B46">
        <w:rPr>
          <w:sz w:val="24"/>
          <w:szCs w:val="24"/>
        </w:rPr>
        <w:t>river-right</w:t>
      </w:r>
      <w:r w:rsidRPr="006F3509">
        <w:rPr>
          <w:sz w:val="24"/>
          <w:szCs w:val="24"/>
        </w:rPr>
        <w:t xml:space="preserve"> parcels and 899 photos of </w:t>
      </w:r>
      <w:r w:rsidR="00505B46">
        <w:rPr>
          <w:sz w:val="24"/>
          <w:szCs w:val="24"/>
        </w:rPr>
        <w:t>river-left</w:t>
      </w:r>
      <w:r w:rsidRPr="006F3509">
        <w:rPr>
          <w:sz w:val="24"/>
          <w:szCs w:val="24"/>
        </w:rPr>
        <w:t xml:space="preserve"> parcels with potential copper and zinc sources. These photos have been imported into ESRI’s ArcMap GIS </w:t>
      </w:r>
      <w:commentRangeStart w:id="234"/>
      <w:r w:rsidRPr="006F3509">
        <w:rPr>
          <w:sz w:val="24"/>
          <w:szCs w:val="24"/>
        </w:rPr>
        <w:t>program</w:t>
      </w:r>
      <w:commentRangeEnd w:id="234"/>
      <w:r w:rsidR="000B2B23">
        <w:rPr>
          <w:rStyle w:val="CommentReference"/>
        </w:rPr>
        <w:commentReference w:id="234"/>
      </w:r>
      <w:ins w:id="235" w:author="Benjamin Meyer" w:date="2021-02-18T16:11:00Z">
        <w:r w:rsidR="00EC101B">
          <w:rPr>
            <w:sz w:val="24"/>
            <w:szCs w:val="24"/>
          </w:rPr>
          <w:t xml:space="preserve"> and converted to a point layer</w:t>
        </w:r>
      </w:ins>
      <w:ins w:id="236" w:author="Benjamin Meyer" w:date="2021-02-18T16:20:00Z">
        <w:r w:rsidR="00135F04">
          <w:rPr>
            <w:sz w:val="24"/>
            <w:szCs w:val="24"/>
          </w:rPr>
          <w:t xml:space="preserve"> shape file</w:t>
        </w:r>
      </w:ins>
      <w:r w:rsidRPr="006F3509">
        <w:rPr>
          <w:sz w:val="24"/>
          <w:szCs w:val="24"/>
        </w:rPr>
        <w:t xml:space="preserve">. </w:t>
      </w:r>
      <w:del w:id="237" w:author="Benjamin Meyer" w:date="2021-02-18T16:02:00Z">
        <w:r w:rsidRPr="006F3509" w:rsidDel="000B2B23">
          <w:rPr>
            <w:sz w:val="24"/>
            <w:szCs w:val="24"/>
          </w:rPr>
          <w:delText xml:space="preserve">An attribute table will be created for all photos and will contain information such as parcel ID, the number of potential metal sources, and the type of potential source observed on the property. </w:delText>
        </w:r>
      </w:del>
      <w:del w:id="238" w:author="Benjamin Meyer" w:date="2021-02-18T16:17:00Z">
        <w:r w:rsidR="00C46320" w:rsidDel="00EC101B">
          <w:rPr>
            <w:sz w:val="24"/>
            <w:szCs w:val="24"/>
          </w:rPr>
          <w:delText>To date, p</w:delText>
        </w:r>
        <w:r w:rsidR="00C46320" w:rsidRPr="006F3509" w:rsidDel="00EC101B">
          <w:rPr>
            <w:sz w:val="24"/>
            <w:szCs w:val="24"/>
          </w:rPr>
          <w:delText xml:space="preserve">otential </w:delText>
        </w:r>
      </w:del>
      <w:ins w:id="239" w:author="Benjamin Meyer" w:date="2021-02-18T16:17:00Z">
        <w:r w:rsidR="00EC101B">
          <w:rPr>
            <w:sz w:val="24"/>
            <w:szCs w:val="24"/>
          </w:rPr>
          <w:t>Photo</w:t>
        </w:r>
      </w:ins>
      <w:commentRangeStart w:id="240"/>
      <w:commentRangeStart w:id="241"/>
      <w:del w:id="242" w:author="Benjamin Meyer" w:date="2021-02-18T16:17:00Z">
        <w:r w:rsidR="00C46320" w:rsidRPr="006F3509" w:rsidDel="00EC101B">
          <w:rPr>
            <w:sz w:val="24"/>
            <w:szCs w:val="24"/>
          </w:rPr>
          <w:delText>source</w:delText>
        </w:r>
      </w:del>
      <w:r w:rsidR="00C46320" w:rsidRPr="006F3509">
        <w:rPr>
          <w:sz w:val="24"/>
          <w:szCs w:val="24"/>
        </w:rPr>
        <w:t>s</w:t>
      </w:r>
      <w:commentRangeEnd w:id="240"/>
      <w:r w:rsidR="00BC6BCB">
        <w:rPr>
          <w:rStyle w:val="CommentReference"/>
        </w:rPr>
        <w:commentReference w:id="240"/>
      </w:r>
      <w:commentRangeEnd w:id="241"/>
      <w:r w:rsidR="00476A0D">
        <w:rPr>
          <w:rStyle w:val="CommentReference"/>
        </w:rPr>
        <w:commentReference w:id="241"/>
      </w:r>
      <w:del w:id="243" w:author="Benjamin Meyer" w:date="2021-02-18T16:17:00Z">
        <w:r w:rsidR="00C46320" w:rsidRPr="006F3509" w:rsidDel="00EC101B">
          <w:rPr>
            <w:sz w:val="24"/>
            <w:szCs w:val="24"/>
          </w:rPr>
          <w:delText xml:space="preserve"> documented</w:delText>
        </w:r>
      </w:del>
      <w:ins w:id="244" w:author="Benjamin Meyer" w:date="2021-02-18T16:17:00Z">
        <w:r w:rsidR="00EC101B">
          <w:rPr>
            <w:sz w:val="24"/>
            <w:szCs w:val="24"/>
          </w:rPr>
          <w:t xml:space="preserve"> </w:t>
        </w:r>
      </w:ins>
      <w:del w:id="245" w:author="Benjamin Meyer" w:date="2021-02-18T16:17:00Z">
        <w:r w:rsidR="00C46320" w:rsidRPr="006F3509" w:rsidDel="00EC101B">
          <w:rPr>
            <w:sz w:val="24"/>
            <w:szCs w:val="24"/>
          </w:rPr>
          <w:delText xml:space="preserve"> </w:delText>
        </w:r>
      </w:del>
      <w:r w:rsidR="00C46320" w:rsidRPr="006F3509">
        <w:rPr>
          <w:sz w:val="24"/>
          <w:szCs w:val="24"/>
        </w:rPr>
        <w:t xml:space="preserve">included </w:t>
      </w:r>
      <w:ins w:id="246" w:author="Benjamin Meyer" w:date="2021-02-18T16:19:00Z">
        <w:r w:rsidR="00135F04">
          <w:rPr>
            <w:sz w:val="24"/>
            <w:szCs w:val="24"/>
          </w:rPr>
          <w:t xml:space="preserve">locations with </w:t>
        </w:r>
      </w:ins>
      <w:r w:rsidR="00C46320" w:rsidRPr="006F3509">
        <w:rPr>
          <w:sz w:val="24"/>
          <w:szCs w:val="24"/>
        </w:rPr>
        <w:t>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r w:rsidR="00505B46">
        <w:rPr>
          <w:sz w:val="24"/>
          <w:szCs w:val="24"/>
        </w:rPr>
        <w:t xml:space="preserve">bank </w:t>
      </w:r>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ins w:id="247" w:author="Benjamin Meyer" w:date="2021-02-18T16:25:00Z">
        <w:r w:rsidR="00135F04">
          <w:rPr>
            <w:sz w:val="24"/>
            <w:szCs w:val="24"/>
          </w:rPr>
          <w:t>The photos shape file</w:t>
        </w:r>
      </w:ins>
      <w:ins w:id="248" w:author="Benjamin Meyer" w:date="2021-02-18T16:26:00Z">
        <w:r w:rsidR="00135F04">
          <w:rPr>
            <w:sz w:val="24"/>
            <w:szCs w:val="24"/>
          </w:rPr>
          <w:t xml:space="preserve"> of geotagged photos</w:t>
        </w:r>
      </w:ins>
      <w:ins w:id="249" w:author="Benjamin Meyer" w:date="2021-02-18T16:25:00Z">
        <w:r w:rsidR="00135F04">
          <w:rPr>
            <w:sz w:val="24"/>
            <w:szCs w:val="24"/>
          </w:rPr>
          <w:t xml:space="preserve"> is intended to serve</w:t>
        </w:r>
      </w:ins>
      <w:ins w:id="250" w:author="Benjamin Meyer" w:date="2021-02-18T16:26:00Z">
        <w:r w:rsidR="00135F04">
          <w:rPr>
            <w:sz w:val="24"/>
            <w:szCs w:val="24"/>
          </w:rPr>
          <w:t xml:space="preserve"> as an archival document of potential point sources of copper and zinc pollution, and may be useful to compare</w:t>
        </w:r>
      </w:ins>
      <w:ins w:id="251" w:author="Benjamin Meyer" w:date="2021-02-18T16:27:00Z">
        <w:r w:rsidR="00135F04">
          <w:rPr>
            <w:sz w:val="24"/>
            <w:szCs w:val="24"/>
          </w:rPr>
          <w:t xml:space="preserve"> to similar transects in future years.</w:t>
        </w:r>
      </w:ins>
      <w:ins w:id="252" w:author="Benjamin Meyer" w:date="2021-02-18T16:28:00Z">
        <w:r w:rsidR="00135F04">
          <w:rPr>
            <w:sz w:val="24"/>
            <w:szCs w:val="24"/>
          </w:rPr>
          <w:t xml:space="preserve"> The photos shape file may be particularly useful in the context of </w:t>
        </w:r>
      </w:ins>
      <w:ins w:id="253" w:author="Benjamin Meyer" w:date="2021-02-18T16:29:00Z">
        <w:r w:rsidR="00135F04">
          <w:rPr>
            <w:sz w:val="24"/>
            <w:szCs w:val="24"/>
          </w:rPr>
          <w:t>the additional GIS products described below.</w:t>
        </w:r>
      </w:ins>
      <w:del w:id="254" w:author="Benjamin Meyer" w:date="2021-02-18T16:29:00Z">
        <w:r w:rsidR="00827201" w:rsidDel="00135F04">
          <w:rPr>
            <w:sz w:val="24"/>
            <w:szCs w:val="24"/>
          </w:rPr>
          <w:delText>Mapping is an ongoing effort</w:delText>
        </w:r>
        <w:r w:rsidRPr="006F3509" w:rsidDel="00135F04">
          <w:rPr>
            <w:sz w:val="24"/>
            <w:szCs w:val="24"/>
          </w:rPr>
          <w:delText xml:space="preserve"> and the resulting shape</w:delText>
        </w:r>
        <w:r w:rsidR="003151A4" w:rsidDel="00135F04">
          <w:rPr>
            <w:sz w:val="24"/>
            <w:szCs w:val="24"/>
          </w:rPr>
          <w:delText xml:space="preserve"> </w:delText>
        </w:r>
        <w:r w:rsidRPr="006F3509" w:rsidDel="00135F04">
          <w:rPr>
            <w:sz w:val="24"/>
            <w:szCs w:val="24"/>
          </w:rPr>
          <w:delText xml:space="preserve">file will be incorporated with </w:delText>
        </w:r>
        <w:r w:rsidR="00827201" w:rsidDel="00135F04">
          <w:rPr>
            <w:sz w:val="24"/>
            <w:szCs w:val="24"/>
          </w:rPr>
          <w:delText>the data included in the map</w:delText>
        </w:r>
        <w:r w:rsidRPr="006F3509" w:rsidDel="00135F04">
          <w:rPr>
            <w:sz w:val="24"/>
            <w:szCs w:val="24"/>
          </w:rPr>
          <w:delText xml:space="preserve"> described below.</w:delText>
        </w:r>
        <w:r w:rsidR="005561EE" w:rsidDel="00135F04">
          <w:rPr>
            <w:sz w:val="24"/>
            <w:szCs w:val="24"/>
          </w:rPr>
          <w:delText xml:space="preserve"> </w:delText>
        </w:r>
        <w:r w:rsidR="003151A4" w:rsidRPr="00535460" w:rsidDel="00135F04">
          <w:rPr>
            <w:sz w:val="24"/>
            <w:szCs w:val="24"/>
          </w:rPr>
          <w:delText>Findings will be summarized in a report contracted to St. Mary’s Geospatial Services (St. Mary’s University; Winona, MN)</w:delText>
        </w:r>
        <w:r w:rsidR="002C2148" w:rsidRPr="00535460" w:rsidDel="00135F04">
          <w:rPr>
            <w:sz w:val="24"/>
            <w:szCs w:val="24"/>
          </w:rPr>
          <w:delText xml:space="preserve"> in </w:delText>
        </w:r>
      </w:del>
      <w:commentRangeStart w:id="255"/>
      <w:commentRangeStart w:id="256"/>
      <w:commentRangeStart w:id="257"/>
      <w:r w:rsidR="002C2148" w:rsidRPr="00535460">
        <w:rPr>
          <w:sz w:val="24"/>
          <w:szCs w:val="24"/>
        </w:rPr>
        <w:t>2</w:t>
      </w:r>
      <w:del w:id="258" w:author="Benjamin Meyer" w:date="2021-02-18T16:29:00Z">
        <w:r w:rsidR="002C2148" w:rsidRPr="00535460" w:rsidDel="00135F04">
          <w:rPr>
            <w:sz w:val="24"/>
            <w:szCs w:val="24"/>
          </w:rPr>
          <w:delText>021</w:delText>
        </w:r>
      </w:del>
      <w:commentRangeEnd w:id="255"/>
      <w:r w:rsidR="00BC6BCB" w:rsidRPr="00535460">
        <w:rPr>
          <w:rStyle w:val="CommentReference"/>
        </w:rPr>
        <w:commentReference w:id="255"/>
      </w:r>
      <w:commentRangeEnd w:id="256"/>
      <w:r w:rsidR="00251E7A" w:rsidRPr="00535460">
        <w:rPr>
          <w:rStyle w:val="CommentReference"/>
        </w:rPr>
        <w:commentReference w:id="256"/>
      </w:r>
      <w:commentRangeEnd w:id="257"/>
      <w:r w:rsidR="002F12EF">
        <w:rPr>
          <w:rStyle w:val="CommentReference"/>
        </w:rPr>
        <w:commentReference w:id="257"/>
      </w:r>
    </w:p>
    <w:p w14:paraId="192AF216" w14:textId="2734C52C" w:rsidR="003151A4" w:rsidRDefault="003151A4" w:rsidP="006F3509">
      <w:pPr>
        <w:rPr>
          <w:sz w:val="24"/>
          <w:szCs w:val="24"/>
        </w:rPr>
      </w:pPr>
    </w:p>
    <w:p w14:paraId="6710BCD6" w14:textId="77777777" w:rsidR="006F3509" w:rsidRDefault="006F3509" w:rsidP="006F3509"/>
    <w:p w14:paraId="59BA0123" w14:textId="2A63462F" w:rsidR="00EC101B" w:rsidRDefault="006F3509" w:rsidP="00E73AEA">
      <w:pPr>
        <w:pStyle w:val="Heading3"/>
        <w:rPr>
          <w:sz w:val="24"/>
        </w:rPr>
      </w:pPr>
      <w:bookmarkStart w:id="259" w:name="_Toc64271434"/>
      <w:r w:rsidRPr="00CF3F57">
        <w:rPr>
          <w:sz w:val="24"/>
        </w:rPr>
        <w:t>Potential sources throughout the Kenai River watershed</w:t>
      </w:r>
      <w:bookmarkEnd w:id="259"/>
    </w:p>
    <w:p w14:paraId="3D88540A" w14:textId="77777777" w:rsidR="00E73AEA" w:rsidRPr="00D36DED" w:rsidRDefault="00E73AEA" w:rsidP="00E73AEA">
      <w:pPr>
        <w:rPr>
          <w:ins w:id="260" w:author="Benjamin Meyer" w:date="2021-02-18T16:12:00Z"/>
          <w:sz w:val="24"/>
          <w:szCs w:val="24"/>
        </w:rPr>
      </w:pPr>
    </w:p>
    <w:p w14:paraId="3855BECD" w14:textId="10D30E81" w:rsidR="00E76606" w:rsidRPr="00D36DED" w:rsidRDefault="00E76606" w:rsidP="0043231C">
      <w:pPr>
        <w:pStyle w:val="Default"/>
        <w:rPr>
          <w:rFonts w:asciiTheme="minorHAnsi" w:hAnsiTheme="minorHAnsi"/>
        </w:rPr>
      </w:pPr>
      <w:ins w:id="261" w:author="Benjamin Meyer" w:date="2021-02-18T16:33:00Z">
        <w:r w:rsidRPr="00D36DED">
          <w:rPr>
            <w:rFonts w:asciiTheme="minorHAnsi" w:hAnsiTheme="minorHAnsi"/>
          </w:rPr>
          <w:t>The final report</w:t>
        </w:r>
      </w:ins>
      <w:ins w:id="262" w:author="Benjamin Meyer" w:date="2021-02-18T16:32:00Z">
        <w:r w:rsidRPr="00D36DED">
          <w:rPr>
            <w:rFonts w:asciiTheme="minorHAnsi" w:hAnsiTheme="minorHAnsi"/>
          </w:rPr>
          <w:t xml:space="preserve"> from St. </w:t>
        </w:r>
      </w:ins>
      <w:ins w:id="263" w:author="Benjamin Meyer" w:date="2021-02-18T16:33:00Z">
        <w:r w:rsidRPr="00D36DED">
          <w:rPr>
            <w:rFonts w:asciiTheme="minorHAnsi" w:hAnsiTheme="minorHAnsi"/>
          </w:rPr>
          <w:t>M</w:t>
        </w:r>
      </w:ins>
      <w:ins w:id="264" w:author="Benjamin Meyer" w:date="2021-02-18T16:32:00Z">
        <w:r w:rsidRPr="00D36DED">
          <w:rPr>
            <w:rFonts w:asciiTheme="minorHAnsi" w:hAnsiTheme="minorHAnsi"/>
          </w:rPr>
          <w:t xml:space="preserve">ary’s University </w:t>
        </w:r>
      </w:ins>
      <w:ins w:id="265" w:author="Benjamin Meyer" w:date="2021-02-19T11:17:00Z">
        <w:r w:rsidR="00A73AA9">
          <w:rPr>
            <w:rFonts w:asciiTheme="minorHAnsi" w:hAnsiTheme="minorHAnsi"/>
          </w:rPr>
          <w:t xml:space="preserve">of Minnesota </w:t>
        </w:r>
      </w:ins>
      <w:ins w:id="266" w:author="Benjamin Meyer" w:date="2021-02-18T16:33:00Z">
        <w:r w:rsidRPr="00D36DED">
          <w:rPr>
            <w:rFonts w:asciiTheme="minorHAnsi" w:hAnsiTheme="minorHAnsi"/>
          </w:rPr>
          <w:t>Geospatial Services</w:t>
        </w:r>
      </w:ins>
      <w:r w:rsidR="00A73AA9">
        <w:rPr>
          <w:rFonts w:asciiTheme="minorHAnsi" w:hAnsiTheme="minorHAnsi"/>
        </w:rPr>
        <w:t xml:space="preserve"> </w:t>
      </w:r>
      <w:ins w:id="267" w:author="Benjamin Meyer" w:date="2021-02-19T11:35:00Z">
        <w:r w:rsidR="00C07BFB">
          <w:rPr>
            <w:rFonts w:asciiTheme="minorHAnsi" w:hAnsiTheme="minorHAnsi"/>
          </w:rPr>
          <w:t>(Robertson et al.</w:t>
        </w:r>
      </w:ins>
      <w:ins w:id="268" w:author="Benjamin Meyer" w:date="2021-02-19T11:18:00Z">
        <w:r w:rsidR="00A73AA9">
          <w:rPr>
            <w:rFonts w:asciiTheme="minorHAnsi" w:hAnsiTheme="minorHAnsi"/>
          </w:rPr>
          <w:t>, 2021)</w:t>
        </w:r>
      </w:ins>
      <w:ins w:id="269" w:author="Benjamin Meyer" w:date="2021-02-18T16:33:00Z">
        <w:r w:rsidRPr="00D36DED">
          <w:rPr>
            <w:rFonts w:asciiTheme="minorHAnsi" w:hAnsiTheme="minorHAnsi"/>
          </w:rPr>
          <w:t xml:space="preserve"> describes a collection of fourteen data sources useful for identifying </w:t>
        </w:r>
      </w:ins>
      <w:ins w:id="270" w:author="Benjamin Meyer" w:date="2021-02-18T16:35:00Z">
        <w:r w:rsidRPr="00D36DED">
          <w:rPr>
            <w:rFonts w:asciiTheme="minorHAnsi" w:hAnsiTheme="minorHAnsi"/>
          </w:rPr>
          <w:t xml:space="preserve">potential sources of zinc and copper pollution.  </w:t>
        </w:r>
        <w:r w:rsidRPr="00D36DED">
          <w:rPr>
            <w:rFonts w:asciiTheme="minorHAnsi" w:hAnsiTheme="minorHAnsi"/>
          </w:rPr>
          <w:t>Listed below are</w:t>
        </w:r>
        <w:r w:rsidR="00476A0D" w:rsidRPr="00D36DED">
          <w:rPr>
            <w:rFonts w:asciiTheme="minorHAnsi" w:hAnsiTheme="minorHAnsi"/>
          </w:rPr>
          <w:t xml:space="preserve"> all relevant datasets included</w:t>
        </w:r>
      </w:ins>
      <w:ins w:id="271" w:author="Benjamin Meyer" w:date="2021-02-19T10:00:00Z">
        <w:r w:rsidR="00476A0D" w:rsidRPr="00D36DED">
          <w:rPr>
            <w:rFonts w:asciiTheme="minorHAnsi" w:hAnsiTheme="minorHAnsi"/>
          </w:rPr>
          <w:t>:</w:t>
        </w:r>
      </w:ins>
      <w:ins w:id="272" w:author="Benjamin Meyer" w:date="2021-02-18T16:35:00Z">
        <w:r w:rsidRPr="00D36DED">
          <w:rPr>
            <w:rFonts w:asciiTheme="minorHAnsi" w:hAnsiTheme="minorHAnsi"/>
          </w:rPr>
          <w:t xml:space="preserve"> </w:t>
        </w:r>
      </w:ins>
    </w:p>
    <w:p w14:paraId="6CF3986D" w14:textId="77777777" w:rsidR="00DB6047" w:rsidRPr="00D36DED" w:rsidRDefault="00DB6047" w:rsidP="0043231C">
      <w:pPr>
        <w:pStyle w:val="Default"/>
        <w:rPr>
          <w:ins w:id="273" w:author="Benjamin Meyer" w:date="2021-02-18T16:35:00Z"/>
          <w:rFonts w:asciiTheme="minorHAnsi" w:hAnsiTheme="minorHAnsi"/>
        </w:rPr>
      </w:pPr>
    </w:p>
    <w:p w14:paraId="350FCCC8" w14:textId="77777777" w:rsidR="00E76606" w:rsidRPr="00D36DED" w:rsidRDefault="00E76606" w:rsidP="0043231C">
      <w:pPr>
        <w:pStyle w:val="Default"/>
        <w:numPr>
          <w:ilvl w:val="0"/>
          <w:numId w:val="21"/>
        </w:numPr>
        <w:rPr>
          <w:ins w:id="274" w:author="Benjamin Meyer" w:date="2021-02-18T16:35:00Z"/>
          <w:rFonts w:asciiTheme="minorHAnsi" w:hAnsiTheme="minorHAnsi"/>
        </w:rPr>
      </w:pPr>
      <w:ins w:id="275" w:author="Benjamin Meyer" w:date="2021-02-18T16:35:00Z">
        <w:r w:rsidRPr="00D36DED">
          <w:rPr>
            <w:rFonts w:asciiTheme="minorHAnsi" w:hAnsiTheme="minorHAnsi"/>
          </w:rPr>
          <w:t xml:space="preserve">Traffic Counts </w:t>
        </w:r>
      </w:ins>
    </w:p>
    <w:p w14:paraId="3179B47B" w14:textId="77777777" w:rsidR="00E76606" w:rsidRPr="00D36DED" w:rsidRDefault="00E76606" w:rsidP="0043231C">
      <w:pPr>
        <w:pStyle w:val="Default"/>
        <w:numPr>
          <w:ilvl w:val="0"/>
          <w:numId w:val="21"/>
        </w:numPr>
        <w:rPr>
          <w:ins w:id="276" w:author="Benjamin Meyer" w:date="2021-02-18T16:35:00Z"/>
          <w:rFonts w:asciiTheme="minorHAnsi" w:hAnsiTheme="minorHAnsi"/>
        </w:rPr>
      </w:pPr>
      <w:ins w:id="277" w:author="Benjamin Meyer" w:date="2021-02-18T16:35:00Z">
        <w:r w:rsidRPr="00D36DED">
          <w:rPr>
            <w:rFonts w:asciiTheme="minorHAnsi" w:hAnsiTheme="minorHAnsi"/>
          </w:rPr>
          <w:t xml:space="preserve">Bridges, Gates, Culverts </w:t>
        </w:r>
      </w:ins>
    </w:p>
    <w:p w14:paraId="17999E55" w14:textId="77777777" w:rsidR="00E76606" w:rsidRPr="00D36DED" w:rsidRDefault="00E76606" w:rsidP="0043231C">
      <w:pPr>
        <w:pStyle w:val="Default"/>
        <w:numPr>
          <w:ilvl w:val="0"/>
          <w:numId w:val="21"/>
        </w:numPr>
        <w:rPr>
          <w:ins w:id="278" w:author="Benjamin Meyer" w:date="2021-02-18T16:36:00Z"/>
          <w:rFonts w:asciiTheme="minorHAnsi" w:hAnsiTheme="minorHAnsi"/>
        </w:rPr>
      </w:pPr>
      <w:ins w:id="279" w:author="Benjamin Meyer" w:date="2021-02-18T16:35:00Z">
        <w:r w:rsidRPr="00D36DED">
          <w:rPr>
            <w:rFonts w:asciiTheme="minorHAnsi" w:hAnsiTheme="minorHAnsi"/>
          </w:rPr>
          <w:t xml:space="preserve">Digital Raster Graphics </w:t>
        </w:r>
      </w:ins>
    </w:p>
    <w:p w14:paraId="5595F61F" w14:textId="77777777" w:rsidR="00E76606" w:rsidRPr="00D36DED" w:rsidRDefault="00E76606" w:rsidP="00E76606">
      <w:pPr>
        <w:pStyle w:val="Default"/>
        <w:numPr>
          <w:ilvl w:val="0"/>
          <w:numId w:val="21"/>
        </w:numPr>
        <w:rPr>
          <w:rFonts w:asciiTheme="minorHAnsi" w:hAnsiTheme="minorHAnsi"/>
        </w:rPr>
      </w:pPr>
      <w:ins w:id="280" w:author="Benjamin Meyer" w:date="2021-02-18T16:35:00Z">
        <w:r w:rsidRPr="00D36DED">
          <w:rPr>
            <w:rFonts w:asciiTheme="minorHAnsi" w:hAnsiTheme="minorHAnsi"/>
          </w:rPr>
          <w:t xml:space="preserve">Facilities </w:t>
        </w:r>
      </w:ins>
    </w:p>
    <w:p w14:paraId="57E621D6" w14:textId="77777777" w:rsidR="00E76606" w:rsidRPr="00D36DED" w:rsidRDefault="00E76606" w:rsidP="00E76606">
      <w:pPr>
        <w:pStyle w:val="Default"/>
        <w:numPr>
          <w:ilvl w:val="0"/>
          <w:numId w:val="21"/>
        </w:numPr>
        <w:rPr>
          <w:rFonts w:asciiTheme="minorHAnsi" w:hAnsiTheme="minorHAnsi"/>
        </w:rPr>
      </w:pPr>
      <w:ins w:id="281" w:author="Benjamin Meyer" w:date="2021-02-18T16:36:00Z">
        <w:r w:rsidRPr="00D36DED">
          <w:rPr>
            <w:rFonts w:asciiTheme="minorHAnsi" w:hAnsiTheme="minorHAnsi"/>
          </w:rPr>
          <w:t>F</w:t>
        </w:r>
      </w:ins>
      <w:ins w:id="282" w:author="Benjamin Meyer" w:date="2021-02-18T16:35:00Z">
        <w:r w:rsidRPr="00D36DED">
          <w:rPr>
            <w:rFonts w:asciiTheme="minorHAnsi" w:hAnsiTheme="minorHAnsi"/>
          </w:rPr>
          <w:t xml:space="preserve">ire Locations </w:t>
        </w:r>
      </w:ins>
    </w:p>
    <w:p w14:paraId="4CE1D55B" w14:textId="77777777" w:rsidR="00E76606" w:rsidRPr="00D36DED" w:rsidRDefault="00E76606" w:rsidP="00E76606">
      <w:pPr>
        <w:pStyle w:val="Default"/>
        <w:numPr>
          <w:ilvl w:val="0"/>
          <w:numId w:val="21"/>
        </w:numPr>
        <w:rPr>
          <w:rFonts w:asciiTheme="minorHAnsi" w:hAnsiTheme="minorHAnsi"/>
        </w:rPr>
      </w:pPr>
      <w:ins w:id="283" w:author="Benjamin Meyer" w:date="2021-02-18T16:35:00Z">
        <w:r w:rsidRPr="00D36DED">
          <w:rPr>
            <w:rFonts w:asciiTheme="minorHAnsi" w:hAnsiTheme="minorHAnsi"/>
          </w:rPr>
          <w:t xml:space="preserve">Fire Perimeters </w:t>
        </w:r>
      </w:ins>
    </w:p>
    <w:p w14:paraId="6D39E18D" w14:textId="77777777" w:rsidR="00E76606" w:rsidRPr="00D36DED" w:rsidRDefault="00E76606" w:rsidP="00E76606">
      <w:pPr>
        <w:pStyle w:val="Default"/>
        <w:numPr>
          <w:ilvl w:val="0"/>
          <w:numId w:val="21"/>
        </w:numPr>
        <w:rPr>
          <w:rFonts w:asciiTheme="minorHAnsi" w:hAnsiTheme="minorHAnsi"/>
        </w:rPr>
      </w:pPr>
      <w:ins w:id="284" w:author="Benjamin Meyer" w:date="2021-02-18T16:35:00Z">
        <w:r w:rsidRPr="00D36DED">
          <w:rPr>
            <w:rFonts w:asciiTheme="minorHAnsi" w:hAnsiTheme="minorHAnsi"/>
          </w:rPr>
          <w:t xml:space="preserve">Land Cover </w:t>
        </w:r>
      </w:ins>
    </w:p>
    <w:p w14:paraId="6717C755" w14:textId="77777777" w:rsidR="00E76606" w:rsidRPr="00D36DED" w:rsidRDefault="00E76606" w:rsidP="00E76606">
      <w:pPr>
        <w:pStyle w:val="Default"/>
        <w:numPr>
          <w:ilvl w:val="0"/>
          <w:numId w:val="21"/>
        </w:numPr>
        <w:rPr>
          <w:rFonts w:asciiTheme="minorHAnsi" w:hAnsiTheme="minorHAnsi"/>
        </w:rPr>
      </w:pPr>
      <w:ins w:id="285" w:author="Benjamin Meyer" w:date="2021-02-18T16:35:00Z">
        <w:r w:rsidRPr="00D36DED">
          <w:rPr>
            <w:rFonts w:asciiTheme="minorHAnsi" w:hAnsiTheme="minorHAnsi"/>
          </w:rPr>
          <w:t xml:space="preserve">Material Sites </w:t>
        </w:r>
      </w:ins>
    </w:p>
    <w:p w14:paraId="2C9DE2DC" w14:textId="77777777" w:rsidR="00E76606" w:rsidRPr="00D36DED" w:rsidRDefault="00E76606" w:rsidP="00E76606">
      <w:pPr>
        <w:pStyle w:val="Default"/>
        <w:numPr>
          <w:ilvl w:val="0"/>
          <w:numId w:val="21"/>
        </w:numPr>
        <w:rPr>
          <w:rFonts w:asciiTheme="minorHAnsi" w:hAnsiTheme="minorHAnsi"/>
        </w:rPr>
      </w:pPr>
      <w:ins w:id="286" w:author="Benjamin Meyer" w:date="2021-02-18T16:35:00Z">
        <w:r w:rsidRPr="00D36DED">
          <w:rPr>
            <w:rFonts w:asciiTheme="minorHAnsi" w:hAnsiTheme="minorHAnsi"/>
          </w:rPr>
          <w:t xml:space="preserve">Mining Claims </w:t>
        </w:r>
      </w:ins>
    </w:p>
    <w:p w14:paraId="60E511F0" w14:textId="77777777" w:rsidR="00E76606" w:rsidRPr="00D36DED" w:rsidRDefault="00E76606" w:rsidP="00E76606">
      <w:pPr>
        <w:pStyle w:val="Default"/>
        <w:numPr>
          <w:ilvl w:val="0"/>
          <w:numId w:val="21"/>
        </w:numPr>
        <w:rPr>
          <w:rFonts w:asciiTheme="minorHAnsi" w:hAnsiTheme="minorHAnsi"/>
        </w:rPr>
      </w:pPr>
      <w:ins w:id="287" w:author="Benjamin Meyer" w:date="2021-02-18T16:35:00Z">
        <w:r w:rsidRPr="00D36DED">
          <w:rPr>
            <w:rFonts w:asciiTheme="minorHAnsi" w:hAnsiTheme="minorHAnsi"/>
          </w:rPr>
          <w:t xml:space="preserve">Oil and Gas leases </w:t>
        </w:r>
      </w:ins>
    </w:p>
    <w:p w14:paraId="18BC36AF" w14:textId="77777777" w:rsidR="00E76606" w:rsidRPr="00D36DED" w:rsidRDefault="00E76606" w:rsidP="00E76606">
      <w:pPr>
        <w:pStyle w:val="Default"/>
        <w:numPr>
          <w:ilvl w:val="0"/>
          <w:numId w:val="21"/>
        </w:numPr>
        <w:rPr>
          <w:rFonts w:asciiTheme="minorHAnsi" w:hAnsiTheme="minorHAnsi"/>
        </w:rPr>
      </w:pPr>
      <w:ins w:id="288" w:author="Benjamin Meyer" w:date="2021-02-18T16:35:00Z">
        <w:r w:rsidRPr="00D36DED">
          <w:rPr>
            <w:rFonts w:asciiTheme="minorHAnsi" w:hAnsiTheme="minorHAnsi"/>
          </w:rPr>
          <w:t xml:space="preserve">Parcel Boundaries </w:t>
        </w:r>
      </w:ins>
    </w:p>
    <w:p w14:paraId="6662F357" w14:textId="77777777" w:rsidR="00E76606" w:rsidRPr="00D36DED" w:rsidRDefault="00E76606" w:rsidP="00E76606">
      <w:pPr>
        <w:pStyle w:val="Default"/>
        <w:numPr>
          <w:ilvl w:val="0"/>
          <w:numId w:val="21"/>
        </w:numPr>
        <w:rPr>
          <w:rFonts w:asciiTheme="minorHAnsi" w:hAnsiTheme="minorHAnsi"/>
        </w:rPr>
      </w:pPr>
      <w:ins w:id="289" w:author="Benjamin Meyer" w:date="2021-02-18T16:35:00Z">
        <w:r w:rsidRPr="00D36DED">
          <w:rPr>
            <w:rFonts w:asciiTheme="minorHAnsi" w:hAnsiTheme="minorHAnsi"/>
          </w:rPr>
          <w:t xml:space="preserve">Railroads </w:t>
        </w:r>
      </w:ins>
    </w:p>
    <w:p w14:paraId="597EBD78" w14:textId="77777777" w:rsidR="00E76606" w:rsidRPr="00D36DED" w:rsidRDefault="00E76606" w:rsidP="00E76606">
      <w:pPr>
        <w:pStyle w:val="Default"/>
        <w:numPr>
          <w:ilvl w:val="0"/>
          <w:numId w:val="21"/>
        </w:numPr>
        <w:rPr>
          <w:rFonts w:asciiTheme="minorHAnsi" w:hAnsiTheme="minorHAnsi"/>
        </w:rPr>
      </w:pPr>
      <w:ins w:id="290" w:author="Benjamin Meyer" w:date="2021-02-18T16:35:00Z">
        <w:r w:rsidRPr="00D36DED">
          <w:rPr>
            <w:rFonts w:asciiTheme="minorHAnsi" w:hAnsiTheme="minorHAnsi"/>
          </w:rPr>
          <w:t xml:space="preserve">Waterways </w:t>
        </w:r>
      </w:ins>
    </w:p>
    <w:p w14:paraId="0A4469D2" w14:textId="387FA574" w:rsidR="00E76606" w:rsidRPr="00D36DED" w:rsidRDefault="00E76606" w:rsidP="00E76606">
      <w:pPr>
        <w:pStyle w:val="Default"/>
        <w:numPr>
          <w:ilvl w:val="0"/>
          <w:numId w:val="21"/>
        </w:numPr>
        <w:rPr>
          <w:rFonts w:asciiTheme="minorHAnsi" w:hAnsiTheme="minorHAnsi"/>
        </w:rPr>
      </w:pPr>
      <w:ins w:id="291" w:author="Benjamin Meyer" w:date="2021-02-18T16:35:00Z">
        <w:r w:rsidRPr="00D36DED">
          <w:rPr>
            <w:rFonts w:asciiTheme="minorHAnsi" w:hAnsiTheme="minorHAnsi"/>
          </w:rPr>
          <w:t xml:space="preserve">Wells </w:t>
        </w:r>
      </w:ins>
    </w:p>
    <w:p w14:paraId="13FB1C93" w14:textId="1872EB89" w:rsidR="0043231C" w:rsidRPr="00D36DED" w:rsidRDefault="0043231C" w:rsidP="0043231C">
      <w:pPr>
        <w:pStyle w:val="Default"/>
        <w:rPr>
          <w:rFonts w:asciiTheme="minorHAnsi" w:hAnsiTheme="minorHAnsi"/>
        </w:rPr>
      </w:pPr>
    </w:p>
    <w:p w14:paraId="5D43101D" w14:textId="77777777" w:rsidR="00877426" w:rsidRDefault="00877426" w:rsidP="00877426">
      <w:pPr>
        <w:pStyle w:val="Default"/>
        <w:rPr>
          <w:ins w:id="292" w:author="Benjamin Meyer" w:date="2021-02-19T11:37:00Z"/>
          <w:rFonts w:asciiTheme="minorHAnsi" w:hAnsiTheme="minorHAnsi"/>
        </w:rPr>
      </w:pPr>
      <w:ins w:id="293" w:author="Benjamin Meyer" w:date="2021-02-19T11:37:00Z">
        <w:r w:rsidRPr="00D36DED">
          <w:rPr>
            <w:rFonts w:asciiTheme="minorHAnsi" w:hAnsiTheme="minorHAnsi"/>
          </w:rPr>
          <w:t>The above datasets were compiled into ArcGIS file geodatabases and contain potentially relevant informat</w:t>
        </w:r>
        <w:r>
          <w:rPr>
            <w:rFonts w:asciiTheme="minorHAnsi" w:hAnsiTheme="minorHAnsi"/>
          </w:rPr>
          <w:t>ion about heavy metal nonpoint pollution sources</w:t>
        </w:r>
        <w:r w:rsidRPr="00D36DED">
          <w:rPr>
            <w:rFonts w:asciiTheme="minorHAnsi" w:hAnsiTheme="minorHAnsi"/>
          </w:rPr>
          <w:t xml:space="preserve">. </w:t>
        </w:r>
        <w:r>
          <w:rPr>
            <w:rFonts w:asciiTheme="minorHAnsi" w:hAnsiTheme="minorHAnsi"/>
          </w:rPr>
          <w:t>Each geodatabase’s</w:t>
        </w:r>
        <w:r w:rsidRPr="00D36DED">
          <w:rPr>
            <w:rFonts w:asciiTheme="minorHAnsi" w:hAnsiTheme="minorHAnsi"/>
          </w:rPr>
          <w:t xml:space="preserve"> download metadata was recorded in an Excel spreadsheet table identifying a link, date of creation, type of potential pollution source, and if the source covers the entire study area. Datasets were maintained in their native extent in order to encompass all tributaries transporting water into the Kenai River main stem.</w:t>
        </w:r>
      </w:ins>
    </w:p>
    <w:p w14:paraId="70CE1062" w14:textId="77777777" w:rsidR="00877426" w:rsidRDefault="00877426" w:rsidP="00877426">
      <w:pPr>
        <w:pStyle w:val="Default"/>
        <w:rPr>
          <w:ins w:id="294" w:author="Benjamin Meyer" w:date="2021-02-19T11:37:00Z"/>
          <w:rFonts w:asciiTheme="minorHAnsi" w:hAnsiTheme="minorHAnsi"/>
        </w:rPr>
      </w:pPr>
    </w:p>
    <w:p w14:paraId="2C57765D" w14:textId="77777777" w:rsidR="00877426" w:rsidRDefault="00877426" w:rsidP="00877426">
      <w:pPr>
        <w:pStyle w:val="Default"/>
        <w:rPr>
          <w:ins w:id="295" w:author="Benjamin Meyer" w:date="2021-02-19T11:37:00Z"/>
          <w:rFonts w:asciiTheme="minorHAnsi" w:hAnsiTheme="minorHAnsi"/>
        </w:rPr>
      </w:pPr>
      <w:ins w:id="296" w:author="Benjamin Meyer" w:date="2021-02-19T11:37:00Z">
        <w:r>
          <w:rPr>
            <w:rFonts w:asciiTheme="minorHAnsi" w:hAnsiTheme="minorHAnsi"/>
          </w:rPr>
          <w:t>Geospatial data gaps were also identified and included the following:</w:t>
        </w:r>
      </w:ins>
    </w:p>
    <w:p w14:paraId="3264A3E1" w14:textId="77777777" w:rsidR="00877426" w:rsidRDefault="00877426" w:rsidP="00877426">
      <w:pPr>
        <w:pStyle w:val="Default"/>
        <w:rPr>
          <w:ins w:id="297" w:author="Benjamin Meyer" w:date="2021-02-19T11:37:00Z"/>
          <w:rFonts w:asciiTheme="minorHAnsi" w:hAnsiTheme="minorHAnsi"/>
        </w:rPr>
      </w:pPr>
    </w:p>
    <w:p w14:paraId="59EFBD43" w14:textId="77777777" w:rsidR="00877426" w:rsidRDefault="00877426" w:rsidP="00877426">
      <w:pPr>
        <w:pStyle w:val="Default"/>
        <w:numPr>
          <w:ilvl w:val="0"/>
          <w:numId w:val="22"/>
        </w:numPr>
        <w:rPr>
          <w:ins w:id="298" w:author="Benjamin Meyer" w:date="2021-02-19T11:37:00Z"/>
          <w:rFonts w:asciiTheme="minorHAnsi" w:hAnsiTheme="minorHAnsi"/>
        </w:rPr>
      </w:pPr>
      <w:ins w:id="299" w:author="Benjamin Meyer" w:date="2021-02-19T11:37:00Z">
        <w:r>
          <w:rPr>
            <w:rFonts w:asciiTheme="minorHAnsi" w:hAnsiTheme="minorHAnsi"/>
          </w:rPr>
          <w:t>Impervious surfaces</w:t>
        </w:r>
      </w:ins>
    </w:p>
    <w:p w14:paraId="5D3C9AF7" w14:textId="77777777" w:rsidR="00877426" w:rsidRDefault="00877426" w:rsidP="00877426">
      <w:pPr>
        <w:pStyle w:val="Default"/>
        <w:numPr>
          <w:ilvl w:val="0"/>
          <w:numId w:val="22"/>
        </w:numPr>
        <w:rPr>
          <w:ins w:id="300" w:author="Benjamin Meyer" w:date="2021-02-19T11:37:00Z"/>
          <w:rFonts w:asciiTheme="minorHAnsi" w:hAnsiTheme="minorHAnsi"/>
        </w:rPr>
      </w:pPr>
      <w:ins w:id="301" w:author="Benjamin Meyer" w:date="2021-02-19T11:37:00Z">
        <w:r>
          <w:rPr>
            <w:rFonts w:asciiTheme="minorHAnsi" w:hAnsiTheme="minorHAnsi"/>
          </w:rPr>
          <w:t>Galvanized metal surfaces</w:t>
        </w:r>
      </w:ins>
    </w:p>
    <w:p w14:paraId="7911D795" w14:textId="77777777" w:rsidR="00877426" w:rsidRDefault="00877426" w:rsidP="00877426">
      <w:pPr>
        <w:pStyle w:val="Default"/>
        <w:numPr>
          <w:ilvl w:val="0"/>
          <w:numId w:val="22"/>
        </w:numPr>
        <w:rPr>
          <w:ins w:id="302" w:author="Benjamin Meyer" w:date="2021-02-19T11:37:00Z"/>
          <w:rFonts w:asciiTheme="minorHAnsi" w:hAnsiTheme="minorHAnsi"/>
        </w:rPr>
      </w:pPr>
      <w:ins w:id="303" w:author="Benjamin Meyer" w:date="2021-02-19T11:37:00Z">
        <w:r>
          <w:rPr>
            <w:rFonts w:asciiTheme="minorHAnsi" w:hAnsiTheme="minorHAnsi"/>
          </w:rPr>
          <w:t>Natural mineral deposits</w:t>
        </w:r>
      </w:ins>
    </w:p>
    <w:p w14:paraId="3C8877E0" w14:textId="77777777" w:rsidR="00877426" w:rsidRDefault="00877426" w:rsidP="00877426">
      <w:pPr>
        <w:pStyle w:val="Default"/>
        <w:numPr>
          <w:ilvl w:val="0"/>
          <w:numId w:val="22"/>
        </w:numPr>
        <w:rPr>
          <w:ins w:id="304" w:author="Benjamin Meyer" w:date="2021-02-19T11:37:00Z"/>
          <w:rFonts w:asciiTheme="minorHAnsi" w:hAnsiTheme="minorHAnsi"/>
        </w:rPr>
      </w:pPr>
      <w:ins w:id="305" w:author="Benjamin Meyer" w:date="2021-02-19T11:37:00Z">
        <w:r>
          <w:rPr>
            <w:rFonts w:asciiTheme="minorHAnsi" w:hAnsiTheme="minorHAnsi"/>
          </w:rPr>
          <w:t>Snow storage locations</w:t>
        </w:r>
      </w:ins>
    </w:p>
    <w:p w14:paraId="022105FC" w14:textId="5A6B92E2" w:rsidR="00751046" w:rsidRPr="00D36DED" w:rsidRDefault="00877426" w:rsidP="00877426">
      <w:pPr>
        <w:pStyle w:val="Default"/>
        <w:numPr>
          <w:ilvl w:val="0"/>
          <w:numId w:val="22"/>
        </w:numPr>
        <w:rPr>
          <w:rFonts w:asciiTheme="minorHAnsi" w:hAnsiTheme="minorHAnsi"/>
        </w:rPr>
      </w:pPr>
      <w:ins w:id="306" w:author="Benjamin Meyer" w:date="2021-02-19T11:37:00Z">
        <w:r>
          <w:rPr>
            <w:rFonts w:asciiTheme="minorHAnsi" w:hAnsiTheme="minorHAnsi"/>
          </w:rPr>
          <w:t>Storm water drainage systems</w:t>
        </w:r>
      </w:ins>
    </w:p>
    <w:p w14:paraId="2B88BD16" w14:textId="1E7DACD0" w:rsidR="00773810" w:rsidRDefault="00773810" w:rsidP="00827201"/>
    <w:p w14:paraId="720D89E9" w14:textId="77777777" w:rsidR="00773810" w:rsidRPr="00827201" w:rsidRDefault="00773810" w:rsidP="00827201"/>
    <w:p w14:paraId="1EF64FE7" w14:textId="6949D956" w:rsidR="00973145" w:rsidRPr="00CF3F57" w:rsidRDefault="00973145" w:rsidP="00CF3F57">
      <w:pPr>
        <w:pStyle w:val="Heading1"/>
        <w:rPr>
          <w:b/>
        </w:rPr>
      </w:pPr>
      <w:bookmarkStart w:id="307" w:name="_Toc64271435"/>
      <w:r w:rsidRPr="00CF3F57">
        <w:rPr>
          <w:b/>
        </w:rPr>
        <w:t>DISCUSSION</w:t>
      </w:r>
      <w:bookmarkEnd w:id="307"/>
    </w:p>
    <w:p w14:paraId="6A641314" w14:textId="77777777" w:rsidR="00973145" w:rsidRPr="00973145" w:rsidRDefault="00973145" w:rsidP="00973145"/>
    <w:p w14:paraId="1C3CCF05" w14:textId="57F8402A" w:rsidR="00973145" w:rsidRDefault="00973145" w:rsidP="00973145">
      <w:pPr>
        <w:pStyle w:val="Heading2"/>
      </w:pPr>
      <w:bookmarkStart w:id="308" w:name="_Toc64271436"/>
      <w:r>
        <w:t>Copper and zinc sampling</w:t>
      </w:r>
      <w:bookmarkEnd w:id="308"/>
    </w:p>
    <w:p w14:paraId="63DEA3BE" w14:textId="25339D56" w:rsidR="00973145" w:rsidRDefault="00973145" w:rsidP="00973145"/>
    <w:p w14:paraId="6F3CA150" w14:textId="479F55B3" w:rsidR="00973145" w:rsidRPr="003B4EC2" w:rsidRDefault="00D43934" w:rsidP="003B4EC2">
      <w:pPr>
        <w:pStyle w:val="Heading3"/>
        <w:rPr>
          <w:sz w:val="24"/>
        </w:rPr>
      </w:pPr>
      <w:bookmarkStart w:id="309" w:name="_Toc64271437"/>
      <w:r>
        <w:rPr>
          <w:sz w:val="24"/>
        </w:rPr>
        <w:t>Copper</w:t>
      </w:r>
      <w:bookmarkEnd w:id="309"/>
      <w:r w:rsidR="005B5ABC">
        <w:rPr>
          <w:sz w:val="24"/>
        </w:rPr>
        <w:t xml:space="preserve"> </w:t>
      </w:r>
    </w:p>
    <w:p w14:paraId="04056C7B" w14:textId="77777777" w:rsidR="00BF6E75" w:rsidRDefault="00BF6E75" w:rsidP="00973145">
      <w:pPr>
        <w:rPr>
          <w:bCs/>
          <w:sz w:val="24"/>
          <w:szCs w:val="24"/>
        </w:rPr>
      </w:pPr>
    </w:p>
    <w:p w14:paraId="772C4E75" w14:textId="4AE55D73" w:rsidR="00827201" w:rsidRDefault="00784C6B" w:rsidP="00973145">
      <w:pPr>
        <w:rPr>
          <w:bCs/>
          <w:sz w:val="24"/>
          <w:szCs w:val="24"/>
        </w:rPr>
      </w:pPr>
      <w:r>
        <w:rPr>
          <w:bCs/>
          <w:sz w:val="24"/>
          <w:szCs w:val="24"/>
        </w:rPr>
        <w:t>No</w:t>
      </w:r>
      <w:ins w:id="310" w:author="Benjamin Meyer" w:date="2021-02-19T11:38:00Z">
        <w:r w:rsidR="00A81CED">
          <w:rPr>
            <w:bCs/>
            <w:sz w:val="24"/>
            <w:szCs w:val="24"/>
          </w:rPr>
          <w:t xml:space="preserve"> confirmed</w:t>
        </w:r>
      </w:ins>
      <w:r>
        <w:rPr>
          <w:bCs/>
          <w:sz w:val="24"/>
          <w:szCs w:val="24"/>
        </w:rPr>
        <w:t xml:space="preserve"> </w:t>
      </w:r>
      <w:r w:rsidR="00086350">
        <w:rPr>
          <w:bCs/>
          <w:sz w:val="24"/>
          <w:szCs w:val="24"/>
        </w:rPr>
        <w:t xml:space="preserve">copper </w:t>
      </w:r>
      <w:r w:rsidR="00BF6E75">
        <w:rPr>
          <w:bCs/>
          <w:sz w:val="24"/>
          <w:szCs w:val="24"/>
        </w:rPr>
        <w:t>exceedances</w:t>
      </w:r>
      <w:r w:rsidR="00CB1EFA">
        <w:rPr>
          <w:bCs/>
          <w:sz w:val="24"/>
          <w:szCs w:val="24"/>
        </w:rPr>
        <w:t xml:space="preserve"> of hardness-dependent toxicity criteria</w:t>
      </w:r>
      <w:r w:rsidR="00BF6E75">
        <w:rPr>
          <w:bCs/>
          <w:sz w:val="24"/>
          <w:szCs w:val="24"/>
        </w:rPr>
        <w:t xml:space="preserve"> were observed</w:t>
      </w:r>
      <w:r w:rsidR="00BD4D4B">
        <w:rPr>
          <w:bCs/>
          <w:sz w:val="24"/>
          <w:szCs w:val="24"/>
        </w:rPr>
        <w:t xml:space="preserve"> throughout</w:t>
      </w:r>
      <w:r w:rsidR="00BF6E75">
        <w:rPr>
          <w:bCs/>
          <w:sz w:val="24"/>
          <w:szCs w:val="24"/>
        </w:rPr>
        <w:t xml:space="preserve"> the 2019</w:t>
      </w:r>
      <w:r w:rsidR="00A97748">
        <w:rPr>
          <w:bCs/>
          <w:sz w:val="24"/>
          <w:szCs w:val="24"/>
        </w:rPr>
        <w:t>-202</w:t>
      </w:r>
      <w:r w:rsidR="00A81CED">
        <w:rPr>
          <w:bCs/>
          <w:sz w:val="24"/>
          <w:szCs w:val="24"/>
        </w:rPr>
        <w:t xml:space="preserve">0 sampling events. </w:t>
      </w:r>
      <w:r w:rsidR="00D43934">
        <w:rPr>
          <w:bCs/>
          <w:sz w:val="24"/>
          <w:szCs w:val="24"/>
        </w:rPr>
        <w:t xml:space="preserve">The most elevated </w:t>
      </w:r>
      <w:r w:rsidR="00977755">
        <w:rPr>
          <w:bCs/>
          <w:sz w:val="24"/>
          <w:szCs w:val="24"/>
        </w:rPr>
        <w:t>copper value</w:t>
      </w:r>
      <w:r w:rsidR="009E491F">
        <w:rPr>
          <w:bCs/>
          <w:sz w:val="24"/>
          <w:szCs w:val="24"/>
        </w:rPr>
        <w:t xml:space="preserve"> (8.16 ug/L)</w:t>
      </w:r>
      <w:r w:rsidR="00977755">
        <w:rPr>
          <w:bCs/>
          <w:sz w:val="24"/>
          <w:szCs w:val="24"/>
        </w:rPr>
        <w:t xml:space="preserve"> was observed on July 24, 2019 in the </w:t>
      </w:r>
      <w:r w:rsidR="00086350">
        <w:rPr>
          <w:bCs/>
          <w:sz w:val="24"/>
          <w:szCs w:val="24"/>
        </w:rPr>
        <w:t xml:space="preserve">Kenai River </w:t>
      </w:r>
      <w:r w:rsidR="00977755">
        <w:rPr>
          <w:bCs/>
          <w:sz w:val="24"/>
          <w:szCs w:val="24"/>
        </w:rPr>
        <w:t xml:space="preserve">mainstem at the Slikok Creek confluence.  </w:t>
      </w:r>
      <w:commentRangeStart w:id="311"/>
      <w:commentRangeStart w:id="312"/>
      <w:commentRangeStart w:id="313"/>
      <w:r w:rsidR="00977755">
        <w:rPr>
          <w:bCs/>
          <w:sz w:val="24"/>
          <w:szCs w:val="24"/>
        </w:rPr>
        <w:t>While a</w:t>
      </w:r>
      <w:r w:rsidR="00325F11">
        <w:rPr>
          <w:bCs/>
          <w:sz w:val="24"/>
          <w:szCs w:val="24"/>
        </w:rPr>
        <w:t xml:space="preserve"> CCC value was not available </w:t>
      </w:r>
      <w:ins w:id="314" w:author="Benjamin Meyer" w:date="2021-02-19T11:45:00Z">
        <w:r w:rsidR="00325F11">
          <w:rPr>
            <w:bCs/>
            <w:sz w:val="24"/>
            <w:szCs w:val="24"/>
          </w:rPr>
          <w:t>at this site for</w:t>
        </w:r>
      </w:ins>
      <w:r w:rsidR="00977755">
        <w:rPr>
          <w:bCs/>
          <w:sz w:val="24"/>
          <w:szCs w:val="24"/>
        </w:rPr>
        <w:t xml:space="preserve"> this sampling event, a comparison to </w:t>
      </w:r>
      <w:r w:rsidR="00827201">
        <w:rPr>
          <w:bCs/>
          <w:sz w:val="24"/>
          <w:szCs w:val="24"/>
        </w:rPr>
        <w:t xml:space="preserve">copper </w:t>
      </w:r>
      <w:r w:rsidR="00977755">
        <w:rPr>
          <w:bCs/>
          <w:sz w:val="24"/>
          <w:szCs w:val="24"/>
        </w:rPr>
        <w:t>CCC values at</w:t>
      </w:r>
      <w:del w:id="315" w:author="Benjamin Meyer" w:date="2021-02-19T11:39:00Z">
        <w:r w:rsidR="00977755" w:rsidDel="00A81CED">
          <w:rPr>
            <w:bCs/>
            <w:sz w:val="24"/>
            <w:szCs w:val="24"/>
          </w:rPr>
          <w:delText xml:space="preserve"> </w:delText>
        </w:r>
        <w:r w:rsidR="009E491F" w:rsidDel="00A81CED">
          <w:rPr>
            <w:bCs/>
            <w:sz w:val="24"/>
            <w:szCs w:val="24"/>
          </w:rPr>
          <w:delText>the</w:delText>
        </w:r>
      </w:del>
      <w:r w:rsidR="009E491F">
        <w:rPr>
          <w:bCs/>
          <w:sz w:val="24"/>
          <w:szCs w:val="24"/>
        </w:rPr>
        <w:t xml:space="preserve"> </w:t>
      </w:r>
      <w:r w:rsidR="00977755">
        <w:rPr>
          <w:bCs/>
          <w:sz w:val="24"/>
          <w:szCs w:val="24"/>
        </w:rPr>
        <w:t>two near</w:t>
      </w:r>
      <w:ins w:id="316" w:author="Benjamin Meyer" w:date="2021-02-19T11:39:00Z">
        <w:r w:rsidR="00A81CED">
          <w:rPr>
            <w:bCs/>
            <w:sz w:val="24"/>
            <w:szCs w:val="24"/>
          </w:rPr>
          <w:t>by</w:t>
        </w:r>
      </w:ins>
      <w:del w:id="317" w:author="Benjamin Meyer" w:date="2021-02-19T11:39:00Z">
        <w:r w:rsidR="00977755" w:rsidDel="00A81CED">
          <w:rPr>
            <w:bCs/>
            <w:sz w:val="24"/>
            <w:szCs w:val="24"/>
          </w:rPr>
          <w:delText>est</w:delText>
        </w:r>
      </w:del>
      <w:r w:rsidR="00977755">
        <w:rPr>
          <w:bCs/>
          <w:sz w:val="24"/>
          <w:szCs w:val="24"/>
        </w:rPr>
        <w:t xml:space="preserve"> </w:t>
      </w:r>
      <w:proofErr w:type="spellStart"/>
      <w:r w:rsidR="00977755">
        <w:rPr>
          <w:bCs/>
          <w:sz w:val="24"/>
          <w:szCs w:val="24"/>
        </w:rPr>
        <w:t>mainstem</w:t>
      </w:r>
      <w:proofErr w:type="spellEnd"/>
      <w:r w:rsidR="00977755">
        <w:rPr>
          <w:bCs/>
          <w:sz w:val="24"/>
          <w:szCs w:val="24"/>
        </w:rPr>
        <w:t xml:space="preserve"> sites downstream</w:t>
      </w:r>
      <w:r w:rsidR="00BD4D4B">
        <w:rPr>
          <w:bCs/>
          <w:sz w:val="24"/>
          <w:szCs w:val="24"/>
        </w:rPr>
        <w:t xml:space="preserve"> on July 21, 2019</w:t>
      </w:r>
      <w:r w:rsidR="00977755">
        <w:rPr>
          <w:bCs/>
          <w:sz w:val="24"/>
          <w:szCs w:val="24"/>
        </w:rPr>
        <w:t xml:space="preserve"> (Poacher’s Cove, CCC = </w:t>
      </w:r>
      <w:r w:rsidR="00827201">
        <w:rPr>
          <w:bCs/>
          <w:sz w:val="24"/>
          <w:szCs w:val="24"/>
        </w:rPr>
        <w:t>4.55</w:t>
      </w:r>
      <w:r w:rsidR="009E491F">
        <w:rPr>
          <w:bCs/>
          <w:sz w:val="24"/>
          <w:szCs w:val="24"/>
        </w:rPr>
        <w:t xml:space="preserve"> </w:t>
      </w:r>
      <w:proofErr w:type="spellStart"/>
      <w:r w:rsidR="009E491F">
        <w:rPr>
          <w:bCs/>
          <w:sz w:val="24"/>
          <w:szCs w:val="24"/>
        </w:rPr>
        <w:t>ug</w:t>
      </w:r>
      <w:proofErr w:type="spellEnd"/>
      <w:r w:rsidR="009E491F">
        <w:rPr>
          <w:bCs/>
          <w:sz w:val="24"/>
          <w:szCs w:val="24"/>
        </w:rPr>
        <w:t>/L</w:t>
      </w:r>
      <w:r w:rsidR="00977755">
        <w:rPr>
          <w:bCs/>
          <w:sz w:val="24"/>
          <w:szCs w:val="24"/>
        </w:rPr>
        <w:t xml:space="preserve">) and upstream (Soldotna Bridge, CCC = </w:t>
      </w:r>
      <w:r w:rsidR="00827201">
        <w:rPr>
          <w:bCs/>
          <w:sz w:val="24"/>
          <w:szCs w:val="24"/>
        </w:rPr>
        <w:t>4.52</w:t>
      </w:r>
      <w:r w:rsidR="00BD4D4B">
        <w:rPr>
          <w:bCs/>
          <w:sz w:val="24"/>
          <w:szCs w:val="24"/>
        </w:rPr>
        <w:t xml:space="preserve"> </w:t>
      </w:r>
      <w:proofErr w:type="spellStart"/>
      <w:r w:rsidR="00BD4D4B">
        <w:rPr>
          <w:bCs/>
          <w:sz w:val="24"/>
          <w:szCs w:val="24"/>
        </w:rPr>
        <w:t>ug</w:t>
      </w:r>
      <w:proofErr w:type="spellEnd"/>
      <w:r w:rsidR="00BD4D4B">
        <w:rPr>
          <w:bCs/>
          <w:sz w:val="24"/>
          <w:szCs w:val="24"/>
        </w:rPr>
        <w:t>/L</w:t>
      </w:r>
      <w:r w:rsidR="00977755">
        <w:rPr>
          <w:bCs/>
          <w:sz w:val="24"/>
          <w:szCs w:val="24"/>
        </w:rPr>
        <w:t xml:space="preserve">) </w:t>
      </w:r>
      <w:r w:rsidR="005B5ABC">
        <w:rPr>
          <w:bCs/>
          <w:sz w:val="24"/>
          <w:szCs w:val="24"/>
        </w:rPr>
        <w:t>(Table 2)</w:t>
      </w:r>
      <w:r w:rsidR="009E491F">
        <w:rPr>
          <w:bCs/>
          <w:sz w:val="24"/>
          <w:szCs w:val="24"/>
        </w:rPr>
        <w:t xml:space="preserve"> </w:t>
      </w:r>
      <w:r w:rsidR="00977755">
        <w:rPr>
          <w:bCs/>
          <w:sz w:val="24"/>
          <w:szCs w:val="24"/>
        </w:rPr>
        <w:t>suggests that copper</w:t>
      </w:r>
      <w:r w:rsidR="009E491F">
        <w:rPr>
          <w:bCs/>
          <w:sz w:val="24"/>
          <w:szCs w:val="24"/>
        </w:rPr>
        <w:t xml:space="preserve"> </w:t>
      </w:r>
      <w:del w:id="318" w:author="Apsens, Sarah" w:date="2020-12-30T11:42:00Z">
        <w:r w:rsidR="009E491F" w:rsidDel="00FC199C">
          <w:rPr>
            <w:bCs/>
            <w:sz w:val="24"/>
            <w:szCs w:val="24"/>
          </w:rPr>
          <w:delText>likely</w:delText>
        </w:r>
        <w:r w:rsidR="00977755" w:rsidDel="00FC199C">
          <w:rPr>
            <w:bCs/>
            <w:sz w:val="24"/>
            <w:szCs w:val="24"/>
          </w:rPr>
          <w:delText xml:space="preserve"> </w:delText>
        </w:r>
      </w:del>
      <w:ins w:id="319" w:author="Apsens, Sarah" w:date="2020-12-30T11:42:00Z">
        <w:r w:rsidR="00FC199C">
          <w:rPr>
            <w:bCs/>
            <w:sz w:val="24"/>
            <w:szCs w:val="24"/>
          </w:rPr>
          <w:t xml:space="preserve">may have </w:t>
        </w:r>
      </w:ins>
      <w:ins w:id="320" w:author="Apsens, Sarah" w:date="2020-12-30T11:41:00Z">
        <w:r w:rsidR="00FC199C">
          <w:rPr>
            <w:bCs/>
            <w:sz w:val="24"/>
            <w:szCs w:val="24"/>
          </w:rPr>
          <w:t xml:space="preserve">exceeded </w:t>
        </w:r>
      </w:ins>
      <w:del w:id="321" w:author="Apsens, Sarah" w:date="2020-12-30T11:41:00Z">
        <w:r w:rsidR="00827201" w:rsidDel="00FC199C">
          <w:rPr>
            <w:bCs/>
            <w:sz w:val="24"/>
            <w:szCs w:val="24"/>
          </w:rPr>
          <w:delText>did</w:delText>
        </w:r>
        <w:r w:rsidR="00977755" w:rsidDel="00FC199C">
          <w:rPr>
            <w:bCs/>
            <w:sz w:val="24"/>
            <w:szCs w:val="24"/>
          </w:rPr>
          <w:delText xml:space="preserve"> exceed </w:delText>
        </w:r>
      </w:del>
      <w:r w:rsidR="00977755">
        <w:rPr>
          <w:bCs/>
          <w:sz w:val="24"/>
          <w:szCs w:val="24"/>
        </w:rPr>
        <w:t>the toxicity criterion for this sampling event.</w:t>
      </w:r>
      <w:r w:rsidR="00086350">
        <w:rPr>
          <w:bCs/>
          <w:sz w:val="24"/>
          <w:szCs w:val="24"/>
        </w:rPr>
        <w:t xml:space="preserve"> </w:t>
      </w:r>
      <w:commentRangeEnd w:id="311"/>
      <w:r w:rsidR="005670C2">
        <w:rPr>
          <w:rStyle w:val="CommentReference"/>
        </w:rPr>
        <w:commentReference w:id="311"/>
      </w:r>
      <w:commentRangeEnd w:id="312"/>
      <w:r w:rsidR="00DF1B84">
        <w:rPr>
          <w:rStyle w:val="CommentReference"/>
        </w:rPr>
        <w:commentReference w:id="312"/>
      </w:r>
      <w:commentRangeEnd w:id="313"/>
      <w:r w:rsidR="00A81CED">
        <w:rPr>
          <w:rStyle w:val="CommentReference"/>
        </w:rPr>
        <w:commentReference w:id="313"/>
      </w:r>
      <w:r w:rsidR="00086350">
        <w:rPr>
          <w:bCs/>
          <w:sz w:val="24"/>
          <w:szCs w:val="24"/>
        </w:rPr>
        <w:t xml:space="preserve"> </w:t>
      </w:r>
      <w:del w:id="322" w:author="Benjamin Meyer" w:date="2021-02-19T11:40:00Z">
        <w:r w:rsidR="00086350" w:rsidDel="00A81CED">
          <w:rPr>
            <w:bCs/>
            <w:sz w:val="24"/>
            <w:szCs w:val="24"/>
          </w:rPr>
          <w:delText>C</w:delText>
        </w:r>
      </w:del>
      <w:del w:id="323" w:author="Benjamin Meyer" w:date="2021-02-19T11:45:00Z">
        <w:r w:rsidR="00086350" w:rsidDel="00325F11">
          <w:rPr>
            <w:bCs/>
            <w:sz w:val="24"/>
            <w:szCs w:val="24"/>
          </w:rPr>
          <w:delText>opper results</w:delText>
        </w:r>
        <w:r w:rsidR="00A51324" w:rsidDel="00325F11">
          <w:rPr>
            <w:bCs/>
            <w:sz w:val="24"/>
            <w:szCs w:val="24"/>
          </w:rPr>
          <w:delText xml:space="preserve"> at this site</w:delText>
        </w:r>
        <w:r w:rsidR="00086350" w:rsidDel="00325F11">
          <w:rPr>
            <w:bCs/>
            <w:sz w:val="24"/>
            <w:szCs w:val="24"/>
          </w:rPr>
          <w:delText xml:space="preserve"> in 2020 (0.372 – 0.515 ug/L) </w:delText>
        </w:r>
        <w:r w:rsidR="00A51324" w:rsidDel="00325F11">
          <w:rPr>
            <w:bCs/>
            <w:sz w:val="24"/>
            <w:szCs w:val="24"/>
          </w:rPr>
          <w:delText>were substantially lower</w:delText>
        </w:r>
        <w:r w:rsidR="00A81CED" w:rsidDel="00325F11">
          <w:rPr>
            <w:bCs/>
            <w:sz w:val="24"/>
            <w:szCs w:val="24"/>
          </w:rPr>
          <w:delText xml:space="preserve">. </w:delText>
        </w:r>
      </w:del>
      <w:r w:rsidR="00086350">
        <w:rPr>
          <w:bCs/>
          <w:sz w:val="24"/>
          <w:szCs w:val="24"/>
        </w:rPr>
        <w:t>Due to the range of data observed in Slikok Creek and its proximity to potential anthropogenic sources, m</w:t>
      </w:r>
      <w:r w:rsidR="00827201">
        <w:rPr>
          <w:bCs/>
          <w:sz w:val="24"/>
          <w:szCs w:val="24"/>
        </w:rPr>
        <w:t xml:space="preserve">ore intensive monitoring is warranted, </w:t>
      </w:r>
      <w:commentRangeStart w:id="324"/>
      <w:commentRangeStart w:id="325"/>
      <w:r w:rsidR="00827201">
        <w:rPr>
          <w:bCs/>
          <w:sz w:val="24"/>
          <w:szCs w:val="24"/>
        </w:rPr>
        <w:t xml:space="preserve">including </w:t>
      </w:r>
      <w:r w:rsidR="00086350">
        <w:rPr>
          <w:bCs/>
          <w:sz w:val="24"/>
          <w:szCs w:val="24"/>
        </w:rPr>
        <w:t>longitudinal survey(s)</w:t>
      </w:r>
      <w:ins w:id="326" w:author="Benjamin Meyer" w:date="2021-02-19T11:47:00Z">
        <w:r w:rsidR="00777B8D">
          <w:rPr>
            <w:bCs/>
            <w:sz w:val="24"/>
            <w:szCs w:val="24"/>
          </w:rPr>
          <w:t xml:space="preserve"> and/or cross-sectional</w:t>
        </w:r>
      </w:ins>
      <w:del w:id="327" w:author="Benjamin Meyer" w:date="2021-02-19T11:46:00Z">
        <w:r w:rsidR="00086350" w:rsidDel="00777B8D">
          <w:rPr>
            <w:bCs/>
            <w:sz w:val="24"/>
            <w:szCs w:val="24"/>
          </w:rPr>
          <w:delText xml:space="preserve"> and/or more frequent sampling</w:delText>
        </w:r>
      </w:del>
      <w:ins w:id="328" w:author="Benjamin Meyer" w:date="2021-02-19T11:46:00Z">
        <w:r w:rsidR="00777B8D">
          <w:rPr>
            <w:bCs/>
            <w:sz w:val="24"/>
            <w:szCs w:val="24"/>
          </w:rPr>
          <w:t xml:space="preserve"> </w:t>
        </w:r>
      </w:ins>
      <w:ins w:id="329" w:author="Benjamin Meyer" w:date="2021-02-19T11:48:00Z">
        <w:r w:rsidR="00777B8D">
          <w:rPr>
            <w:bCs/>
            <w:sz w:val="24"/>
            <w:szCs w:val="24"/>
          </w:rPr>
          <w:t xml:space="preserve">sampling </w:t>
        </w:r>
      </w:ins>
      <w:del w:id="330" w:author="Benjamin Meyer" w:date="2021-02-19T11:46:00Z">
        <w:r w:rsidR="00086350" w:rsidDel="00777B8D">
          <w:rPr>
            <w:bCs/>
            <w:sz w:val="24"/>
            <w:szCs w:val="24"/>
          </w:rPr>
          <w:delText xml:space="preserve"> </w:delText>
        </w:r>
      </w:del>
      <w:commentRangeEnd w:id="324"/>
      <w:r w:rsidR="00B5420F">
        <w:rPr>
          <w:rStyle w:val="CommentReference"/>
        </w:rPr>
        <w:commentReference w:id="324"/>
      </w:r>
      <w:commentRangeEnd w:id="325"/>
      <w:r w:rsidR="00777B8D">
        <w:rPr>
          <w:rStyle w:val="CommentReference"/>
        </w:rPr>
        <w:commentReference w:id="325"/>
      </w:r>
      <w:r w:rsidR="00086350">
        <w:rPr>
          <w:bCs/>
          <w:sz w:val="24"/>
          <w:szCs w:val="24"/>
        </w:rPr>
        <w:t>along with examination of potential point sources within the watershed.</w:t>
      </w:r>
    </w:p>
    <w:p w14:paraId="517F91C5" w14:textId="7BDE8F3F" w:rsidR="00827201" w:rsidRDefault="00827201" w:rsidP="00973145">
      <w:pPr>
        <w:rPr>
          <w:bCs/>
          <w:sz w:val="24"/>
          <w:szCs w:val="24"/>
        </w:rPr>
      </w:pPr>
    </w:p>
    <w:p w14:paraId="446B28D4" w14:textId="2839F32B" w:rsidR="000D137C" w:rsidRDefault="009E491F" w:rsidP="00973145">
      <w:pPr>
        <w:rPr>
          <w:bCs/>
          <w:sz w:val="24"/>
          <w:szCs w:val="24"/>
        </w:rPr>
      </w:pPr>
      <w:r>
        <w:rPr>
          <w:bCs/>
          <w:sz w:val="24"/>
          <w:szCs w:val="24"/>
        </w:rPr>
        <w:t xml:space="preserve">Other elevated </w:t>
      </w:r>
      <w:r w:rsidR="00D43934">
        <w:rPr>
          <w:bCs/>
          <w:sz w:val="24"/>
          <w:szCs w:val="24"/>
        </w:rPr>
        <w:t xml:space="preserve">copper samples </w:t>
      </w:r>
      <w:r>
        <w:rPr>
          <w:bCs/>
          <w:sz w:val="24"/>
          <w:szCs w:val="24"/>
        </w:rPr>
        <w:t>include those from</w:t>
      </w:r>
      <w:r w:rsidR="00D43934">
        <w:rPr>
          <w:bCs/>
          <w:sz w:val="24"/>
          <w:szCs w:val="24"/>
        </w:rPr>
        <w:t xml:space="preserve"> Upper No Name creek and Lower Beaver Creek during spring 2019, </w:t>
      </w:r>
      <w:ins w:id="331" w:author="Benjamin Meyer" w:date="2021-02-19T11:48:00Z">
        <w:r w:rsidR="00777B8D">
          <w:rPr>
            <w:bCs/>
            <w:sz w:val="24"/>
            <w:szCs w:val="24"/>
          </w:rPr>
          <w:t>possibly</w:t>
        </w:r>
      </w:ins>
      <w:del w:id="332" w:author="Benjamin Meyer" w:date="2021-02-19T11:48:00Z">
        <w:r w:rsidR="00BD4D4B" w:rsidDel="00777B8D">
          <w:rPr>
            <w:bCs/>
            <w:sz w:val="24"/>
            <w:szCs w:val="24"/>
          </w:rPr>
          <w:delText>likely</w:delText>
        </w:r>
      </w:del>
      <w:r w:rsidR="00BD4D4B">
        <w:rPr>
          <w:bCs/>
          <w:sz w:val="24"/>
          <w:szCs w:val="24"/>
        </w:rPr>
        <w:t xml:space="preserve"> the product of the rapid</w:t>
      </w:r>
      <w:r w:rsidR="00D43934">
        <w:rPr>
          <w:bCs/>
          <w:sz w:val="24"/>
          <w:szCs w:val="24"/>
        </w:rPr>
        <w:t xml:space="preserve"> f</w:t>
      </w:r>
      <w:r w:rsidR="003E4000">
        <w:rPr>
          <w:bCs/>
          <w:sz w:val="24"/>
          <w:szCs w:val="24"/>
        </w:rPr>
        <w:t>lush of nutrients and sediment</w:t>
      </w:r>
      <w:r w:rsidR="00D43934">
        <w:rPr>
          <w:bCs/>
          <w:sz w:val="24"/>
          <w:szCs w:val="24"/>
        </w:rPr>
        <w:t xml:space="preserve"> associated with the </w:t>
      </w:r>
      <w:commentRangeStart w:id="333"/>
      <w:commentRangeStart w:id="334"/>
      <w:r w:rsidR="00D43934">
        <w:rPr>
          <w:bCs/>
          <w:sz w:val="24"/>
          <w:szCs w:val="24"/>
        </w:rPr>
        <w:t>spring</w:t>
      </w:r>
      <w:r w:rsidR="00D404BE">
        <w:rPr>
          <w:bCs/>
          <w:sz w:val="24"/>
          <w:szCs w:val="24"/>
        </w:rPr>
        <w:t xml:space="preserve"> snow melt</w:t>
      </w:r>
      <w:r w:rsidR="00D43934">
        <w:rPr>
          <w:bCs/>
          <w:sz w:val="24"/>
          <w:szCs w:val="24"/>
        </w:rPr>
        <w:t xml:space="preserve"> f</w:t>
      </w:r>
      <w:r w:rsidR="00A51324">
        <w:rPr>
          <w:bCs/>
          <w:sz w:val="24"/>
          <w:szCs w:val="24"/>
        </w:rPr>
        <w:t>reshet.</w:t>
      </w:r>
      <w:commentRangeEnd w:id="333"/>
      <w:r w:rsidR="00B5420F">
        <w:rPr>
          <w:rStyle w:val="CommentReference"/>
        </w:rPr>
        <w:commentReference w:id="333"/>
      </w:r>
      <w:commentRangeEnd w:id="334"/>
      <w:r w:rsidR="00DB58B7">
        <w:rPr>
          <w:rStyle w:val="CommentReference"/>
        </w:rPr>
        <w:commentReference w:id="334"/>
      </w:r>
      <w:r w:rsidR="00A51324">
        <w:rPr>
          <w:bCs/>
          <w:sz w:val="24"/>
          <w:szCs w:val="24"/>
        </w:rPr>
        <w:t xml:space="preserve"> </w:t>
      </w:r>
      <w:del w:id="335" w:author="Benjamin Meyer" w:date="2021-02-19T11:55:00Z">
        <w:r w:rsidR="00A51324" w:rsidDel="00686DFD">
          <w:rPr>
            <w:bCs/>
            <w:sz w:val="24"/>
            <w:szCs w:val="24"/>
          </w:rPr>
          <w:delText xml:space="preserve"> </w:delText>
        </w:r>
        <w:commentRangeStart w:id="336"/>
        <w:r w:rsidR="00A51324" w:rsidDel="00686DFD">
          <w:rPr>
            <w:bCs/>
            <w:sz w:val="24"/>
            <w:szCs w:val="24"/>
          </w:rPr>
          <w:delText>Data to identify</w:delText>
        </w:r>
        <w:r w:rsidR="001A2D92" w:rsidDel="00686DFD">
          <w:rPr>
            <w:bCs/>
            <w:sz w:val="24"/>
            <w:szCs w:val="24"/>
          </w:rPr>
          <w:delText xml:space="preserve"> t</w:delText>
        </w:r>
        <w:r w:rsidR="00F96D31" w:rsidDel="00686DFD">
          <w:rPr>
            <w:bCs/>
            <w:sz w:val="24"/>
            <w:szCs w:val="24"/>
          </w:rPr>
          <w:delText xml:space="preserve">he seasonal </w:delText>
        </w:r>
        <w:r w:rsidR="00D43934" w:rsidDel="00686DFD">
          <w:rPr>
            <w:bCs/>
            <w:sz w:val="24"/>
            <w:szCs w:val="24"/>
          </w:rPr>
          <w:delText>pattern</w:delText>
        </w:r>
        <w:r w:rsidR="002C2148" w:rsidDel="00686DFD">
          <w:rPr>
            <w:bCs/>
            <w:sz w:val="24"/>
            <w:szCs w:val="24"/>
          </w:rPr>
          <w:delText>s within</w:delText>
        </w:r>
        <w:r w:rsidR="00D43934" w:rsidDel="00686DFD">
          <w:rPr>
            <w:bCs/>
            <w:sz w:val="24"/>
            <w:szCs w:val="24"/>
          </w:rPr>
          <w:delText xml:space="preserve"> </w:delText>
        </w:r>
        <w:r w:rsidR="00F96D31" w:rsidDel="00686DFD">
          <w:rPr>
            <w:bCs/>
            <w:sz w:val="24"/>
            <w:szCs w:val="24"/>
          </w:rPr>
          <w:delText>2020</w:delText>
        </w:r>
        <w:r w:rsidR="002C2148" w:rsidDel="00686DFD">
          <w:rPr>
            <w:bCs/>
            <w:sz w:val="24"/>
            <w:szCs w:val="24"/>
          </w:rPr>
          <w:delText xml:space="preserve"> was unavailable</w:delText>
        </w:r>
        <w:r w:rsidR="00F96D31" w:rsidDel="00686DFD">
          <w:rPr>
            <w:bCs/>
            <w:sz w:val="24"/>
            <w:szCs w:val="24"/>
          </w:rPr>
          <w:delText xml:space="preserve">, as spring sampling did not occur that year. </w:delText>
        </w:r>
        <w:commentRangeEnd w:id="336"/>
        <w:r w:rsidR="00B5420F" w:rsidDel="00686DFD">
          <w:rPr>
            <w:rStyle w:val="CommentReference"/>
          </w:rPr>
          <w:commentReference w:id="336"/>
        </w:r>
      </w:del>
      <w:ins w:id="337" w:author="Benjamin Meyer" w:date="2021-02-19T11:55:00Z">
        <w:r w:rsidR="00686DFD">
          <w:rPr>
            <w:bCs/>
            <w:sz w:val="24"/>
            <w:szCs w:val="24"/>
          </w:rPr>
          <w:t>Other e</w:t>
        </w:r>
      </w:ins>
      <w:del w:id="338" w:author="Benjamin Meyer" w:date="2021-02-19T11:55:00Z">
        <w:r w:rsidR="00F96D31" w:rsidDel="00686DFD">
          <w:rPr>
            <w:bCs/>
            <w:sz w:val="24"/>
            <w:szCs w:val="24"/>
          </w:rPr>
          <w:delText xml:space="preserve"> </w:delText>
        </w:r>
        <w:r w:rsidR="001F6BBE" w:rsidDel="00686DFD">
          <w:rPr>
            <w:bCs/>
            <w:sz w:val="24"/>
            <w:szCs w:val="24"/>
          </w:rPr>
          <w:delText>N</w:delText>
        </w:r>
        <w:r w:rsidR="00F96D31" w:rsidDel="00686DFD">
          <w:rPr>
            <w:bCs/>
            <w:sz w:val="24"/>
            <w:szCs w:val="24"/>
          </w:rPr>
          <w:delText xml:space="preserve">otably </w:delText>
        </w:r>
        <w:r w:rsidR="00856719" w:rsidDel="00686DFD">
          <w:rPr>
            <w:bCs/>
            <w:sz w:val="24"/>
            <w:szCs w:val="24"/>
          </w:rPr>
          <w:delText>e</w:delText>
        </w:r>
      </w:del>
      <w:r w:rsidR="00856719">
        <w:rPr>
          <w:bCs/>
          <w:sz w:val="24"/>
          <w:szCs w:val="24"/>
        </w:rPr>
        <w:t>levated copper sample</w:t>
      </w:r>
      <w:r w:rsidR="000D137C">
        <w:rPr>
          <w:bCs/>
          <w:sz w:val="24"/>
          <w:szCs w:val="24"/>
        </w:rPr>
        <w:t>s were</w:t>
      </w:r>
      <w:r w:rsidR="00856719">
        <w:rPr>
          <w:bCs/>
          <w:sz w:val="24"/>
          <w:szCs w:val="24"/>
        </w:rPr>
        <w:t xml:space="preserve"> also observed at the City of Kenai D</w:t>
      </w:r>
      <w:r w:rsidR="00F96D31">
        <w:rPr>
          <w:bCs/>
          <w:sz w:val="24"/>
          <w:szCs w:val="24"/>
        </w:rPr>
        <w:t xml:space="preserve">ocks sites on </w:t>
      </w:r>
      <w:r w:rsidR="001F6BBE">
        <w:rPr>
          <w:bCs/>
          <w:sz w:val="24"/>
          <w:szCs w:val="24"/>
        </w:rPr>
        <w:t xml:space="preserve">July 24, 2019 and </w:t>
      </w:r>
      <w:r w:rsidR="00F96D31">
        <w:rPr>
          <w:bCs/>
          <w:sz w:val="24"/>
          <w:szCs w:val="24"/>
        </w:rPr>
        <w:t xml:space="preserve">July 21, 2020, which could potentially be associated with </w:t>
      </w:r>
      <w:commentRangeStart w:id="339"/>
      <w:r w:rsidR="00F96D31">
        <w:rPr>
          <w:bCs/>
          <w:sz w:val="24"/>
          <w:szCs w:val="24"/>
        </w:rPr>
        <w:t xml:space="preserve">precipitation trends leading </w:t>
      </w:r>
      <w:commentRangeEnd w:id="339"/>
      <w:r w:rsidR="00B5420F">
        <w:rPr>
          <w:rStyle w:val="CommentReference"/>
        </w:rPr>
        <w:commentReference w:id="339"/>
      </w:r>
      <w:r w:rsidR="00F96D31">
        <w:rPr>
          <w:bCs/>
          <w:sz w:val="24"/>
          <w:szCs w:val="24"/>
        </w:rPr>
        <w:t>up to that date</w:t>
      </w:r>
      <w:r w:rsidR="00086350">
        <w:rPr>
          <w:bCs/>
          <w:sz w:val="24"/>
          <w:szCs w:val="24"/>
        </w:rPr>
        <w:t xml:space="preserve">, although this mechanism has not yet been studied for this </w:t>
      </w:r>
      <w:commentRangeStart w:id="340"/>
      <w:r w:rsidR="00086350">
        <w:rPr>
          <w:bCs/>
          <w:sz w:val="24"/>
          <w:szCs w:val="24"/>
        </w:rPr>
        <w:t>dataset</w:t>
      </w:r>
      <w:commentRangeEnd w:id="340"/>
      <w:r w:rsidR="005670C2">
        <w:rPr>
          <w:rStyle w:val="CommentReference"/>
        </w:rPr>
        <w:commentReference w:id="340"/>
      </w:r>
      <w:r w:rsidR="00F96D31">
        <w:rPr>
          <w:bCs/>
          <w:sz w:val="24"/>
          <w:szCs w:val="24"/>
        </w:rPr>
        <w:t xml:space="preserve">.  </w:t>
      </w:r>
      <w:bookmarkStart w:id="341" w:name="_GoBack"/>
      <w:bookmarkEnd w:id="341"/>
    </w:p>
    <w:p w14:paraId="4AD21B2B" w14:textId="07E7D9B9" w:rsidR="00545467" w:rsidRDefault="00545467" w:rsidP="00973145">
      <w:pPr>
        <w:rPr>
          <w:bCs/>
          <w:sz w:val="24"/>
          <w:szCs w:val="24"/>
        </w:rPr>
      </w:pPr>
    </w:p>
    <w:p w14:paraId="5F1F6C3F" w14:textId="6D2D6C83" w:rsidR="00BF6E75" w:rsidRPr="00BF6E75" w:rsidRDefault="00F96D31" w:rsidP="00973145">
      <w:pPr>
        <w:rPr>
          <w:bCs/>
          <w:sz w:val="24"/>
          <w:szCs w:val="24"/>
        </w:rPr>
      </w:pPr>
      <w:commentRangeStart w:id="342"/>
      <w:r>
        <w:rPr>
          <w:bCs/>
          <w:sz w:val="24"/>
          <w:szCs w:val="24"/>
        </w:rPr>
        <w:t>Annua</w:t>
      </w:r>
      <w:commentRangeEnd w:id="342"/>
      <w:r w:rsidR="0024174C">
        <w:rPr>
          <w:rStyle w:val="CommentReference"/>
        </w:rPr>
        <w:commentReference w:id="342"/>
      </w:r>
      <w:r>
        <w:rPr>
          <w:bCs/>
          <w:sz w:val="24"/>
          <w:szCs w:val="24"/>
        </w:rPr>
        <w:t xml:space="preserve">l sampling for copper </w:t>
      </w:r>
      <w:r w:rsidR="000802CE">
        <w:rPr>
          <w:bCs/>
          <w:sz w:val="24"/>
          <w:szCs w:val="24"/>
        </w:rPr>
        <w:t>will continue at these</w:t>
      </w:r>
      <w:r>
        <w:rPr>
          <w:bCs/>
          <w:sz w:val="24"/>
          <w:szCs w:val="24"/>
        </w:rPr>
        <w:t xml:space="preserve"> and other sites in order to monitor for</w:t>
      </w:r>
      <w:r w:rsidR="000802CE">
        <w:rPr>
          <w:bCs/>
          <w:sz w:val="24"/>
          <w:szCs w:val="24"/>
        </w:rPr>
        <w:t xml:space="preserve"> future exceedances</w:t>
      </w:r>
      <w:r w:rsidR="003C6140">
        <w:rPr>
          <w:bCs/>
          <w:sz w:val="24"/>
          <w:szCs w:val="24"/>
        </w:rPr>
        <w:t xml:space="preserve"> or trending changes over time</w:t>
      </w:r>
      <w:r w:rsidR="000802CE">
        <w:rPr>
          <w:bCs/>
          <w:sz w:val="24"/>
          <w:szCs w:val="24"/>
        </w:rPr>
        <w:t>.</w:t>
      </w:r>
    </w:p>
    <w:p w14:paraId="32250B25" w14:textId="37928617" w:rsidR="00E13B63" w:rsidRDefault="00E13B63" w:rsidP="003C0D02">
      <w:pPr>
        <w:rPr>
          <w:sz w:val="24"/>
          <w:szCs w:val="24"/>
        </w:rPr>
      </w:pPr>
    </w:p>
    <w:p w14:paraId="0B2EF687" w14:textId="77777777" w:rsidR="005B5ABC" w:rsidRDefault="005B5ABC" w:rsidP="003C0D02">
      <w:pPr>
        <w:rPr>
          <w:sz w:val="24"/>
          <w:szCs w:val="24"/>
        </w:rPr>
      </w:pPr>
    </w:p>
    <w:p w14:paraId="15247125" w14:textId="071CBAAC" w:rsidR="00EE56F9" w:rsidRDefault="005B5ABC" w:rsidP="00EE56F9">
      <w:pPr>
        <w:pStyle w:val="Heading3"/>
        <w:rPr>
          <w:sz w:val="24"/>
        </w:rPr>
      </w:pPr>
      <w:bookmarkStart w:id="343" w:name="_Toc64271438"/>
      <w:commentRangeStart w:id="344"/>
      <w:r>
        <w:rPr>
          <w:sz w:val="24"/>
        </w:rPr>
        <w:t>Zinc</w:t>
      </w:r>
      <w:commentRangeEnd w:id="344"/>
      <w:r w:rsidR="0024174C">
        <w:rPr>
          <w:rStyle w:val="CommentReference"/>
          <w:b w:val="0"/>
          <w:color w:val="auto"/>
          <w:spacing w:val="0"/>
        </w:rPr>
        <w:commentReference w:id="344"/>
      </w:r>
      <w:bookmarkEnd w:id="343"/>
      <w:r w:rsidR="00E13B63" w:rsidRPr="003B4EC2">
        <w:rPr>
          <w:sz w:val="24"/>
        </w:rPr>
        <w:t xml:space="preserve"> </w:t>
      </w:r>
      <w:del w:id="345" w:author="Eldred, Laura" w:date="2020-12-29T13:00:00Z">
        <w:r w:rsidR="00E13B63" w:rsidRPr="003B4EC2" w:rsidDel="005670C2">
          <w:rPr>
            <w:sz w:val="24"/>
          </w:rPr>
          <w:delText>exceedances</w:delText>
        </w:r>
      </w:del>
    </w:p>
    <w:p w14:paraId="5FA0B932" w14:textId="77777777" w:rsidR="00370AB4" w:rsidRPr="00370AB4" w:rsidRDefault="00370AB4" w:rsidP="00370AB4"/>
    <w:p w14:paraId="459AA1C1" w14:textId="7ED7D583" w:rsidR="000E508E" w:rsidRDefault="00CB1EFA" w:rsidP="003D7C72">
      <w:pPr>
        <w:rPr>
          <w:bCs/>
          <w:sz w:val="24"/>
          <w:szCs w:val="24"/>
        </w:rPr>
      </w:pPr>
      <w:r>
        <w:rPr>
          <w:bCs/>
          <w:sz w:val="24"/>
          <w:szCs w:val="24"/>
        </w:rPr>
        <w:t xml:space="preserve">Zinc exceedances of </w:t>
      </w:r>
      <w:commentRangeStart w:id="346"/>
      <w:r>
        <w:rPr>
          <w:bCs/>
          <w:sz w:val="24"/>
          <w:szCs w:val="24"/>
        </w:rPr>
        <w:t>hardness-dependent toxicity criteria</w:t>
      </w:r>
      <w:r w:rsidR="00545467">
        <w:rPr>
          <w:bCs/>
          <w:sz w:val="24"/>
          <w:szCs w:val="24"/>
        </w:rPr>
        <w:t xml:space="preserve"> </w:t>
      </w:r>
      <w:commentRangeEnd w:id="346"/>
      <w:r w:rsidR="00B5420F">
        <w:rPr>
          <w:rStyle w:val="CommentReference"/>
        </w:rPr>
        <w:commentReference w:id="346"/>
      </w:r>
      <w:r w:rsidR="00545467">
        <w:rPr>
          <w:bCs/>
          <w:sz w:val="24"/>
          <w:szCs w:val="24"/>
        </w:rPr>
        <w:t>in 2019-2020</w:t>
      </w:r>
      <w:r>
        <w:rPr>
          <w:bCs/>
          <w:sz w:val="24"/>
          <w:szCs w:val="24"/>
        </w:rPr>
        <w:t xml:space="preserve"> were observed </w:t>
      </w:r>
      <w:commentRangeStart w:id="347"/>
      <w:r w:rsidR="00545467">
        <w:rPr>
          <w:bCs/>
          <w:sz w:val="24"/>
          <w:szCs w:val="24"/>
        </w:rPr>
        <w:t>throughout the sampling</w:t>
      </w:r>
      <w:commentRangeEnd w:id="347"/>
      <w:r w:rsidR="007A05B7">
        <w:rPr>
          <w:rStyle w:val="CommentReference"/>
        </w:rPr>
        <w:commentReference w:id="347"/>
      </w:r>
      <w:r w:rsidR="00545467">
        <w:rPr>
          <w:bCs/>
          <w:sz w:val="24"/>
          <w:szCs w:val="24"/>
        </w:rPr>
        <w:t xml:space="preserve"> area in 2019-2020, including </w:t>
      </w:r>
      <w:r>
        <w:rPr>
          <w:bCs/>
          <w:sz w:val="24"/>
          <w:szCs w:val="24"/>
        </w:rPr>
        <w:t xml:space="preserve">six of nine tributary sites and five of ten mainstem sites.  </w:t>
      </w:r>
      <w:r w:rsidR="00545467">
        <w:rPr>
          <w:bCs/>
          <w:sz w:val="24"/>
          <w:szCs w:val="24"/>
        </w:rPr>
        <w:t>Zinc exceedances</w:t>
      </w:r>
      <w:r w:rsidR="000F731E">
        <w:rPr>
          <w:bCs/>
          <w:sz w:val="24"/>
          <w:szCs w:val="24"/>
        </w:rPr>
        <w:t xml:space="preserve"> suggested clear spatial</w:t>
      </w:r>
      <w:ins w:id="348" w:author="Apsens, Sarah" w:date="2020-12-28T15:20:00Z">
        <w:r w:rsidR="007A05B7">
          <w:rPr>
            <w:bCs/>
            <w:sz w:val="24"/>
            <w:szCs w:val="24"/>
          </w:rPr>
          <w:t xml:space="preserve"> trend.</w:t>
        </w:r>
      </w:ins>
      <w:del w:id="349" w:author="Apsens, Sarah" w:date="2020-12-28T15:20:00Z">
        <w:r w:rsidR="000F731E" w:rsidDel="007A05B7">
          <w:rPr>
            <w:bCs/>
            <w:sz w:val="24"/>
            <w:szCs w:val="24"/>
          </w:rPr>
          <w:delText xml:space="preserve"> </w:delText>
        </w:r>
        <w:commentRangeStart w:id="350"/>
        <w:r w:rsidR="001A2D92" w:rsidDel="007A05B7">
          <w:rPr>
            <w:bCs/>
            <w:sz w:val="24"/>
            <w:szCs w:val="24"/>
          </w:rPr>
          <w:delText xml:space="preserve">and </w:delText>
        </w:r>
        <w:r w:rsidR="000F731E" w:rsidDel="007A05B7">
          <w:rPr>
            <w:bCs/>
            <w:sz w:val="24"/>
            <w:szCs w:val="24"/>
          </w:rPr>
          <w:delText xml:space="preserve">temporal trends throughout </w:delText>
        </w:r>
        <w:commentRangeEnd w:id="350"/>
        <w:r w:rsidR="007A05B7" w:rsidDel="007A05B7">
          <w:rPr>
            <w:rStyle w:val="CommentReference"/>
          </w:rPr>
          <w:commentReference w:id="350"/>
        </w:r>
        <w:r w:rsidR="000F731E" w:rsidDel="007A05B7">
          <w:rPr>
            <w:bCs/>
            <w:sz w:val="24"/>
            <w:szCs w:val="24"/>
          </w:rPr>
          <w:delText>our sampling sites</w:delText>
        </w:r>
      </w:del>
      <w:r w:rsidR="000F731E">
        <w:rPr>
          <w:bCs/>
          <w:sz w:val="24"/>
          <w:szCs w:val="24"/>
        </w:rPr>
        <w:t>.</w:t>
      </w:r>
      <w:r w:rsidR="003D7C72">
        <w:rPr>
          <w:bCs/>
          <w:sz w:val="24"/>
          <w:szCs w:val="24"/>
        </w:rPr>
        <w:t xml:space="preserve">  </w:t>
      </w:r>
      <w:r w:rsidR="00545467">
        <w:rPr>
          <w:bCs/>
          <w:sz w:val="24"/>
          <w:szCs w:val="24"/>
        </w:rPr>
        <w:t>E</w:t>
      </w:r>
      <w:r w:rsidR="003D7C72">
        <w:rPr>
          <w:bCs/>
          <w:sz w:val="24"/>
          <w:szCs w:val="24"/>
        </w:rPr>
        <w:t xml:space="preserve">xceedances were observed primarily in the lower and </w:t>
      </w:r>
      <w:commentRangeStart w:id="351"/>
      <w:r w:rsidR="003D7C72">
        <w:rPr>
          <w:bCs/>
          <w:sz w:val="24"/>
          <w:szCs w:val="24"/>
        </w:rPr>
        <w:t>estuary</w:t>
      </w:r>
      <w:commentRangeEnd w:id="351"/>
      <w:r w:rsidR="00FC199C">
        <w:rPr>
          <w:rStyle w:val="CommentReference"/>
        </w:rPr>
        <w:commentReference w:id="351"/>
      </w:r>
      <w:r w:rsidR="003D7C72">
        <w:rPr>
          <w:bCs/>
          <w:sz w:val="24"/>
          <w:szCs w:val="24"/>
        </w:rPr>
        <w:t xml:space="preserve"> sections of the Kenai River (</w:t>
      </w:r>
      <w:r w:rsidR="00545467">
        <w:rPr>
          <w:bCs/>
          <w:sz w:val="24"/>
          <w:szCs w:val="24"/>
        </w:rPr>
        <w:t xml:space="preserve">river mile 0 to 23, </w:t>
      </w:r>
      <w:r w:rsidR="003D7C72">
        <w:rPr>
          <w:bCs/>
          <w:sz w:val="24"/>
          <w:szCs w:val="24"/>
        </w:rPr>
        <w:t>Figure 1)</w:t>
      </w:r>
      <w:r w:rsidR="00545467">
        <w:rPr>
          <w:bCs/>
          <w:sz w:val="24"/>
          <w:szCs w:val="24"/>
        </w:rPr>
        <w:t>, the segment of river that flows through the highest concentration</w:t>
      </w:r>
      <w:del w:id="352" w:author="Eldred, Laura" w:date="2020-12-29T13:01:00Z">
        <w:r w:rsidR="00545467" w:rsidDel="00BF1CD5">
          <w:rPr>
            <w:bCs/>
            <w:sz w:val="24"/>
            <w:szCs w:val="24"/>
          </w:rPr>
          <w:delText>s</w:delText>
        </w:r>
      </w:del>
      <w:r w:rsidR="00545467">
        <w:rPr>
          <w:bCs/>
          <w:sz w:val="24"/>
          <w:szCs w:val="24"/>
        </w:rPr>
        <w:t xml:space="preserve"> of development within the Kenai River watershed.  Located throughout these developed areas are numerous potential</w:t>
      </w:r>
      <w:r w:rsidR="00175C94">
        <w:rPr>
          <w:bCs/>
          <w:sz w:val="24"/>
          <w:szCs w:val="24"/>
        </w:rPr>
        <w:t xml:space="preserve"> anthropogenic sources</w:t>
      </w:r>
      <w:r w:rsidR="00545467">
        <w:rPr>
          <w:bCs/>
          <w:sz w:val="24"/>
          <w:szCs w:val="24"/>
        </w:rPr>
        <w:t xml:space="preserve"> of copper and zinc, including </w:t>
      </w:r>
      <w:del w:id="353" w:author="Apsens, Sarah" w:date="2020-12-28T15:22:00Z">
        <w:r w:rsidR="00545467" w:rsidDel="007A05B7">
          <w:rPr>
            <w:bCs/>
            <w:sz w:val="24"/>
            <w:szCs w:val="24"/>
          </w:rPr>
          <w:delText>t</w:delText>
        </w:r>
        <w:commentRangeStart w:id="354"/>
        <w:r w:rsidR="00545467" w:rsidDel="007A05B7">
          <w:rPr>
            <w:bCs/>
            <w:sz w:val="24"/>
            <w:szCs w:val="24"/>
          </w:rPr>
          <w:delText>housands</w:delText>
        </w:r>
      </w:del>
      <w:commentRangeEnd w:id="354"/>
      <w:r w:rsidR="007A05B7">
        <w:rPr>
          <w:rStyle w:val="CommentReference"/>
        </w:rPr>
        <w:commentReference w:id="354"/>
      </w:r>
      <w:del w:id="355" w:author="Apsens, Sarah" w:date="2020-12-28T15:22:00Z">
        <w:r w:rsidR="00545467" w:rsidDel="007A05B7">
          <w:rPr>
            <w:bCs/>
            <w:sz w:val="24"/>
            <w:szCs w:val="24"/>
          </w:rPr>
          <w:delText xml:space="preserve"> of </w:delText>
        </w:r>
      </w:del>
      <w:r w:rsidR="00545467">
        <w:rPr>
          <w:bCs/>
          <w:sz w:val="24"/>
          <w:szCs w:val="24"/>
        </w:rPr>
        <w:t xml:space="preserve">impervious surfaces, </w:t>
      </w:r>
      <w:del w:id="356" w:author="Apsens, Sarah" w:date="2020-12-30T11:49:00Z">
        <w:r w:rsidR="00545467" w:rsidDel="0066467A">
          <w:rPr>
            <w:bCs/>
            <w:sz w:val="24"/>
            <w:szCs w:val="24"/>
          </w:rPr>
          <w:delText>daily tire wear and brake use</w:delText>
        </w:r>
      </w:del>
      <w:ins w:id="357" w:author="Apsens, Sarah" w:date="2020-12-30T11:49:00Z">
        <w:r w:rsidR="0066467A">
          <w:rPr>
            <w:bCs/>
            <w:sz w:val="24"/>
            <w:szCs w:val="24"/>
          </w:rPr>
          <w:t>tire a</w:t>
        </w:r>
      </w:ins>
      <w:ins w:id="358" w:author="Apsens, Sarah" w:date="2020-12-30T11:50:00Z">
        <w:r w:rsidR="0066467A">
          <w:rPr>
            <w:bCs/>
            <w:sz w:val="24"/>
            <w:szCs w:val="24"/>
          </w:rPr>
          <w:t>nd break dust</w:t>
        </w:r>
      </w:ins>
      <w:r w:rsidR="00545467">
        <w:rPr>
          <w:bCs/>
          <w:sz w:val="24"/>
          <w:szCs w:val="24"/>
        </w:rPr>
        <w:t xml:space="preserve">, motor oil, fertilizer and pesticides (KWF, 2017).  No exceedances were </w:t>
      </w:r>
      <w:r w:rsidR="003D7C72">
        <w:rPr>
          <w:bCs/>
          <w:sz w:val="24"/>
          <w:szCs w:val="24"/>
        </w:rPr>
        <w:t>observed at Jim’s Landing, Skilak Lake Outlet, or Lower Funny River</w:t>
      </w:r>
      <w:r w:rsidR="00175C94">
        <w:rPr>
          <w:bCs/>
          <w:sz w:val="24"/>
          <w:szCs w:val="24"/>
        </w:rPr>
        <w:t xml:space="preserve">, sites which have minimal potential for </w:t>
      </w:r>
      <w:commentRangeStart w:id="359"/>
      <w:r w:rsidR="00175C94">
        <w:rPr>
          <w:bCs/>
          <w:sz w:val="24"/>
          <w:szCs w:val="24"/>
        </w:rPr>
        <w:t>anthropogenic influence</w:t>
      </w:r>
      <w:commentRangeEnd w:id="359"/>
      <w:r w:rsidR="0066467A">
        <w:rPr>
          <w:rStyle w:val="CommentReference"/>
        </w:rPr>
        <w:commentReference w:id="359"/>
      </w:r>
      <w:r w:rsidR="003D7C72">
        <w:rPr>
          <w:bCs/>
          <w:sz w:val="24"/>
          <w:szCs w:val="24"/>
        </w:rPr>
        <w:t>.</w:t>
      </w:r>
    </w:p>
    <w:p w14:paraId="584B1421" w14:textId="77777777" w:rsidR="003D7C72" w:rsidRDefault="003D7C72" w:rsidP="00CB1EFA">
      <w:pPr>
        <w:rPr>
          <w:bCs/>
          <w:sz w:val="24"/>
          <w:szCs w:val="24"/>
        </w:rPr>
      </w:pPr>
    </w:p>
    <w:p w14:paraId="2FC10F45" w14:textId="2D835A14" w:rsidR="000E508E" w:rsidRDefault="00AB56AA" w:rsidP="00856719">
      <w:pPr>
        <w:rPr>
          <w:bCs/>
          <w:sz w:val="24"/>
          <w:szCs w:val="24"/>
        </w:rPr>
      </w:pPr>
      <w:ins w:id="360" w:author="Apsens, Sarah" w:date="2020-12-28T17:14:00Z">
        <w:r>
          <w:rPr>
            <w:bCs/>
            <w:sz w:val="24"/>
            <w:szCs w:val="24"/>
          </w:rPr>
          <w:t xml:space="preserve">(Temporal trends…) </w:t>
        </w:r>
      </w:ins>
      <w:commentRangeStart w:id="361"/>
      <w:r w:rsidR="00CB1EFA">
        <w:rPr>
          <w:bCs/>
          <w:sz w:val="24"/>
          <w:szCs w:val="24"/>
        </w:rPr>
        <w:t>The sampling event on April 30, 2019</w:t>
      </w:r>
      <w:r w:rsidR="00BD4D4B">
        <w:rPr>
          <w:bCs/>
          <w:sz w:val="24"/>
          <w:szCs w:val="24"/>
        </w:rPr>
        <w:t xml:space="preserve">, </w:t>
      </w:r>
      <w:commentRangeEnd w:id="361"/>
      <w:r w:rsidR="00784337">
        <w:rPr>
          <w:rStyle w:val="CommentReference"/>
        </w:rPr>
        <w:commentReference w:id="361"/>
      </w:r>
      <w:r w:rsidR="00BD4D4B">
        <w:rPr>
          <w:bCs/>
          <w:sz w:val="24"/>
          <w:szCs w:val="24"/>
        </w:rPr>
        <w:t>where zinc exceedances were simultaneously observed at three tributary and five mainstem sites, suggest</w:t>
      </w:r>
      <w:r w:rsidR="002C2148">
        <w:rPr>
          <w:bCs/>
          <w:sz w:val="24"/>
          <w:szCs w:val="24"/>
        </w:rPr>
        <w:t>s</w:t>
      </w:r>
      <w:r w:rsidR="00BD4D4B">
        <w:rPr>
          <w:bCs/>
          <w:sz w:val="24"/>
          <w:szCs w:val="24"/>
        </w:rPr>
        <w:t xml:space="preserve"> a r</w:t>
      </w:r>
      <w:r w:rsidR="00086350">
        <w:rPr>
          <w:bCs/>
          <w:sz w:val="24"/>
          <w:szCs w:val="24"/>
        </w:rPr>
        <w:t>egion-wide meteorological process</w:t>
      </w:r>
      <w:r w:rsidR="001A2D92">
        <w:rPr>
          <w:bCs/>
          <w:sz w:val="24"/>
          <w:szCs w:val="24"/>
        </w:rPr>
        <w:t xml:space="preserve"> such as snowmelt or precipitation helped to drive the elevated concentrations</w:t>
      </w:r>
      <w:ins w:id="362" w:author="Eldred, Laura" w:date="2020-12-29T13:04:00Z">
        <w:r w:rsidR="00BF1CD5">
          <w:rPr>
            <w:bCs/>
            <w:sz w:val="24"/>
            <w:szCs w:val="24"/>
          </w:rPr>
          <w:t xml:space="preserve"> and warrants further investigation</w:t>
        </w:r>
      </w:ins>
      <w:r w:rsidR="001A2D92">
        <w:rPr>
          <w:bCs/>
          <w:sz w:val="24"/>
          <w:szCs w:val="24"/>
        </w:rPr>
        <w:t>.</w:t>
      </w:r>
      <w:r w:rsidR="000F731E">
        <w:rPr>
          <w:bCs/>
          <w:sz w:val="24"/>
          <w:szCs w:val="24"/>
        </w:rPr>
        <w:t xml:space="preserve">  </w:t>
      </w:r>
    </w:p>
    <w:p w14:paraId="5407E6F9" w14:textId="21A82C5F" w:rsidR="000E508E" w:rsidRDefault="000E508E" w:rsidP="00856719">
      <w:pPr>
        <w:rPr>
          <w:bCs/>
          <w:sz w:val="24"/>
          <w:szCs w:val="24"/>
        </w:rPr>
      </w:pPr>
    </w:p>
    <w:p w14:paraId="2EBB996C" w14:textId="4406C763" w:rsidR="000E508E" w:rsidRDefault="000E508E" w:rsidP="000E508E">
      <w:pPr>
        <w:rPr>
          <w:bCs/>
          <w:sz w:val="24"/>
          <w:szCs w:val="24"/>
        </w:rPr>
      </w:pPr>
      <w:r>
        <w:rPr>
          <w:bCs/>
          <w:sz w:val="24"/>
          <w:szCs w:val="24"/>
        </w:rPr>
        <w:t>Annual sampling for zinc will continue at these and other sites in order to monitor for future exceedances or trending changes over time.</w:t>
      </w:r>
    </w:p>
    <w:p w14:paraId="531C09DD" w14:textId="77777777" w:rsidR="002256B2" w:rsidRDefault="002256B2" w:rsidP="000E508E">
      <w:pPr>
        <w:rPr>
          <w:bCs/>
          <w:sz w:val="24"/>
          <w:szCs w:val="24"/>
        </w:rPr>
      </w:pPr>
    </w:p>
    <w:p w14:paraId="05060291" w14:textId="77777777" w:rsidR="00A51324" w:rsidRDefault="00A51324" w:rsidP="000E508E">
      <w:pPr>
        <w:rPr>
          <w:bCs/>
          <w:sz w:val="24"/>
          <w:szCs w:val="24"/>
        </w:rPr>
      </w:pPr>
    </w:p>
    <w:p w14:paraId="1C60A03D" w14:textId="6BE6D2FF" w:rsidR="00FB4DBB" w:rsidRDefault="00732355" w:rsidP="00FB4DBB">
      <w:pPr>
        <w:pStyle w:val="Heading3"/>
        <w:rPr>
          <w:sz w:val="24"/>
        </w:rPr>
      </w:pPr>
      <w:bookmarkStart w:id="363" w:name="_Toc64271439"/>
      <w:r>
        <w:rPr>
          <w:sz w:val="24"/>
        </w:rPr>
        <w:t>Variation among re</w:t>
      </w:r>
      <w:r w:rsidR="00FB4DBB" w:rsidRPr="00EB2CAD">
        <w:rPr>
          <w:sz w:val="24"/>
        </w:rPr>
        <w:t>plicate samples</w:t>
      </w:r>
      <w:bookmarkEnd w:id="363"/>
    </w:p>
    <w:p w14:paraId="11397BBF" w14:textId="77777777" w:rsidR="00CF2AAF" w:rsidRPr="00CF2AAF" w:rsidRDefault="00CF2AAF" w:rsidP="00CF2AAF"/>
    <w:p w14:paraId="23AB878C" w14:textId="74A8DD36" w:rsidR="007432FC" w:rsidRDefault="00BF1CD5" w:rsidP="007432FC">
      <w:pPr>
        <w:rPr>
          <w:sz w:val="24"/>
          <w:szCs w:val="24"/>
        </w:rPr>
      </w:pPr>
      <w:ins w:id="364" w:author="Eldred, Laura" w:date="2020-12-29T13:04:00Z">
        <w:r>
          <w:rPr>
            <w:sz w:val="24"/>
            <w:szCs w:val="24"/>
          </w:rPr>
          <w:t>The</w:t>
        </w:r>
      </w:ins>
      <w:ins w:id="365" w:author="Apsens, Sarah" w:date="2020-12-30T13:15:00Z">
        <w:r w:rsidR="0024174C">
          <w:rPr>
            <w:sz w:val="24"/>
            <w:szCs w:val="24"/>
          </w:rPr>
          <w:t xml:space="preserve"> project</w:t>
        </w:r>
      </w:ins>
      <w:ins w:id="366" w:author="Eldred, Laura" w:date="2020-12-29T13:04:00Z">
        <w:r>
          <w:rPr>
            <w:sz w:val="24"/>
            <w:szCs w:val="24"/>
          </w:rPr>
          <w:t xml:space="preserve"> QAPP requires data verification by</w:t>
        </w:r>
      </w:ins>
      <w:ins w:id="367" w:author="Eldred, Laura" w:date="2020-12-29T13:05:00Z">
        <w:r>
          <w:rPr>
            <w:sz w:val="24"/>
            <w:szCs w:val="24"/>
          </w:rPr>
          <w:t xml:space="preserve"> </w:t>
        </w:r>
      </w:ins>
      <w:del w:id="368" w:author="Eldred, Laura" w:date="2020-12-29T13:05:00Z">
        <w:r w:rsidR="00FB4DBB" w:rsidDel="00BF1CD5">
          <w:rPr>
            <w:sz w:val="24"/>
            <w:szCs w:val="24"/>
          </w:rPr>
          <w:delText xml:space="preserve">The exercise </w:delText>
        </w:r>
        <w:r w:rsidR="00732355" w:rsidDel="00BF1CD5">
          <w:rPr>
            <w:sz w:val="24"/>
            <w:szCs w:val="24"/>
          </w:rPr>
          <w:delText xml:space="preserve">of </w:delText>
        </w:r>
      </w:del>
      <w:r w:rsidR="00732355">
        <w:rPr>
          <w:sz w:val="24"/>
          <w:szCs w:val="24"/>
        </w:rPr>
        <w:t>examining variation among re</w:t>
      </w:r>
      <w:r w:rsidR="00FB4DBB">
        <w:rPr>
          <w:sz w:val="24"/>
          <w:szCs w:val="24"/>
        </w:rPr>
        <w:t>plicate samples</w:t>
      </w:r>
      <w:ins w:id="369" w:author="Eldred, Laura" w:date="2020-12-29T13:05:00Z">
        <w:r>
          <w:rPr>
            <w:sz w:val="24"/>
            <w:szCs w:val="24"/>
          </w:rPr>
          <w:t xml:space="preserve"> compared to the actual samples</w:t>
        </w:r>
      </w:ins>
      <w:r w:rsidR="00754B4C">
        <w:rPr>
          <w:sz w:val="24"/>
          <w:szCs w:val="24"/>
        </w:rPr>
        <w:t xml:space="preserve"> </w:t>
      </w:r>
      <w:del w:id="370" w:author="Apsens, Sarah" w:date="2020-12-30T11:53:00Z">
        <w:r w:rsidR="00754B4C" w:rsidDel="0066467A">
          <w:rPr>
            <w:sz w:val="24"/>
            <w:szCs w:val="24"/>
          </w:rPr>
          <w:delText>in 2019-2020</w:delText>
        </w:r>
      </w:del>
      <w:ins w:id="371" w:author="Eldred, Laura" w:date="2020-12-29T13:05:00Z">
        <w:del w:id="372" w:author="Apsens, Sarah" w:date="2020-12-30T11:53:00Z">
          <w:r w:rsidDel="0066467A">
            <w:rPr>
              <w:sz w:val="24"/>
              <w:szCs w:val="24"/>
            </w:rPr>
            <w:delText xml:space="preserve"> </w:delText>
          </w:r>
        </w:del>
        <w:r>
          <w:rPr>
            <w:sz w:val="24"/>
            <w:szCs w:val="24"/>
          </w:rPr>
          <w:t xml:space="preserve">and calculating the relative percent difference. </w:t>
        </w:r>
      </w:ins>
      <w:ins w:id="373" w:author="Apsens, Sarah" w:date="2020-12-30T11:53:00Z">
        <w:r w:rsidR="0066467A">
          <w:rPr>
            <w:sz w:val="24"/>
            <w:szCs w:val="24"/>
          </w:rPr>
          <w:t>In 2019-2020, o</w:t>
        </w:r>
      </w:ins>
      <w:ins w:id="374" w:author="Eldred, Laura" w:date="2020-12-29T13:06:00Z">
        <w:del w:id="375" w:author="Apsens, Sarah" w:date="2020-12-30T11:53:00Z">
          <w:r w:rsidDel="0066467A">
            <w:rPr>
              <w:sz w:val="24"/>
              <w:szCs w:val="24"/>
            </w:rPr>
            <w:delText>O</w:delText>
          </w:r>
        </w:del>
        <w:r>
          <w:rPr>
            <w:sz w:val="24"/>
            <w:szCs w:val="24"/>
          </w:rPr>
          <w:t>utcomes</w:t>
        </w:r>
      </w:ins>
      <w:r w:rsidR="00754B4C">
        <w:rPr>
          <w:sz w:val="24"/>
          <w:szCs w:val="24"/>
        </w:rPr>
        <w:t xml:space="preserve"> </w:t>
      </w:r>
      <w:del w:id="376" w:author="Eldred, Laura" w:date="2020-12-29T13:06:00Z">
        <w:r w:rsidR="00754B4C" w:rsidDel="00BF1CD5">
          <w:rPr>
            <w:sz w:val="24"/>
            <w:szCs w:val="24"/>
          </w:rPr>
          <w:delText>results</w:delText>
        </w:r>
        <w:r w:rsidR="00732355" w:rsidDel="00BF1CD5">
          <w:rPr>
            <w:sz w:val="24"/>
            <w:szCs w:val="24"/>
          </w:rPr>
          <w:delText xml:space="preserve"> </w:delText>
        </w:r>
      </w:del>
      <w:r w:rsidR="00CF2AAF">
        <w:rPr>
          <w:sz w:val="24"/>
          <w:szCs w:val="24"/>
        </w:rPr>
        <w:t xml:space="preserve">revealed that data from instantaneous </w:t>
      </w:r>
      <w:commentRangeStart w:id="377"/>
      <w:r w:rsidR="00CF2AAF">
        <w:rPr>
          <w:sz w:val="24"/>
          <w:szCs w:val="24"/>
        </w:rPr>
        <w:t>grab samples should be interpreted with some moderation</w:t>
      </w:r>
      <w:commentRangeEnd w:id="377"/>
      <w:r w:rsidR="008A4C86">
        <w:rPr>
          <w:rStyle w:val="CommentReference"/>
        </w:rPr>
        <w:commentReference w:id="377"/>
      </w:r>
      <w:r w:rsidR="00CF2AAF">
        <w:rPr>
          <w:sz w:val="24"/>
          <w:szCs w:val="24"/>
        </w:rPr>
        <w:t>.</w:t>
      </w:r>
      <w:r w:rsidR="007432FC">
        <w:rPr>
          <w:sz w:val="24"/>
          <w:szCs w:val="24"/>
        </w:rPr>
        <w:t xml:space="preserve">  The average difference</w:t>
      </w:r>
      <w:r w:rsidR="005365F0">
        <w:rPr>
          <w:sz w:val="24"/>
          <w:szCs w:val="24"/>
        </w:rPr>
        <w:t xml:space="preserve"> between replicates</w:t>
      </w:r>
      <w:r w:rsidR="007432FC">
        <w:rPr>
          <w:sz w:val="24"/>
          <w:szCs w:val="24"/>
        </w:rPr>
        <w:t xml:space="preserve"> for bo</w:t>
      </w:r>
      <w:r w:rsidR="003142A7">
        <w:rPr>
          <w:sz w:val="24"/>
          <w:szCs w:val="24"/>
        </w:rPr>
        <w:t>th copper and zinc</w:t>
      </w:r>
      <w:r w:rsidR="008733A2">
        <w:rPr>
          <w:sz w:val="24"/>
          <w:szCs w:val="24"/>
        </w:rPr>
        <w:t xml:space="preserve"> was in the range of </w:t>
      </w:r>
      <w:r w:rsidR="00754B4C">
        <w:rPr>
          <w:sz w:val="24"/>
          <w:szCs w:val="24"/>
        </w:rPr>
        <w:t>±</w:t>
      </w:r>
      <w:r w:rsidR="008733A2">
        <w:rPr>
          <w:sz w:val="24"/>
          <w:szCs w:val="24"/>
        </w:rPr>
        <w:t>35</w:t>
      </w:r>
      <w:r w:rsidR="007432FC">
        <w:rPr>
          <w:sz w:val="24"/>
          <w:szCs w:val="24"/>
        </w:rPr>
        <w:t>% (Table 5).  In two of the fifteen replicate pairs</w:t>
      </w:r>
      <w:r w:rsidR="005365F0">
        <w:rPr>
          <w:sz w:val="24"/>
          <w:szCs w:val="24"/>
        </w:rPr>
        <w:t xml:space="preserve"> (Lower Slikok Creek April 30, 2019 and Upper Slikok Creek May 20, 2020), </w:t>
      </w:r>
      <w:r w:rsidR="007432FC">
        <w:rPr>
          <w:sz w:val="24"/>
          <w:szCs w:val="24"/>
        </w:rPr>
        <w:t xml:space="preserve">one replicate was above </w:t>
      </w:r>
      <w:r w:rsidR="005365F0">
        <w:rPr>
          <w:sz w:val="24"/>
          <w:szCs w:val="24"/>
        </w:rPr>
        <w:t>the</w:t>
      </w:r>
      <w:r w:rsidR="007432FC">
        <w:rPr>
          <w:sz w:val="24"/>
          <w:szCs w:val="24"/>
        </w:rPr>
        <w:t xml:space="preserve"> zinc</w:t>
      </w:r>
      <w:r w:rsidR="005365F0">
        <w:rPr>
          <w:sz w:val="24"/>
          <w:szCs w:val="24"/>
        </w:rPr>
        <w:t xml:space="preserve"> CCC threshold while the other was below (Figure </w:t>
      </w:r>
      <w:commentRangeStart w:id="378"/>
      <w:commentRangeStart w:id="379"/>
      <w:r w:rsidR="005365F0">
        <w:rPr>
          <w:sz w:val="24"/>
          <w:szCs w:val="24"/>
        </w:rPr>
        <w:t>6</w:t>
      </w:r>
      <w:commentRangeEnd w:id="378"/>
      <w:r w:rsidR="00095B94">
        <w:rPr>
          <w:rStyle w:val="CommentReference"/>
        </w:rPr>
        <w:commentReference w:id="378"/>
      </w:r>
      <w:commentRangeEnd w:id="379"/>
      <w:r w:rsidR="0037719A">
        <w:rPr>
          <w:rStyle w:val="CommentReference"/>
        </w:rPr>
        <w:commentReference w:id="379"/>
      </w:r>
      <w:r w:rsidR="005365F0">
        <w:rPr>
          <w:sz w:val="24"/>
          <w:szCs w:val="24"/>
        </w:rPr>
        <w:t>).</w:t>
      </w:r>
    </w:p>
    <w:p w14:paraId="3C9B3257" w14:textId="2CB5B174" w:rsidR="00732355" w:rsidRDefault="00732355" w:rsidP="00FB4DBB">
      <w:pPr>
        <w:rPr>
          <w:sz w:val="24"/>
          <w:szCs w:val="24"/>
        </w:rPr>
      </w:pPr>
    </w:p>
    <w:p w14:paraId="0528AEA0" w14:textId="64317BFE" w:rsidR="007432FC" w:rsidRDefault="008733A2" w:rsidP="00FB4DBB">
      <w:pPr>
        <w:rPr>
          <w:sz w:val="24"/>
          <w:szCs w:val="24"/>
        </w:rPr>
      </w:pPr>
      <w:r>
        <w:rPr>
          <w:sz w:val="24"/>
          <w:szCs w:val="24"/>
        </w:rPr>
        <w:t>T</w:t>
      </w:r>
      <w:r w:rsidR="00B7341B">
        <w:rPr>
          <w:sz w:val="24"/>
          <w:szCs w:val="24"/>
        </w:rPr>
        <w:t>he issue of sample precision could be addressed with several</w:t>
      </w:r>
      <w:r>
        <w:rPr>
          <w:sz w:val="24"/>
          <w:szCs w:val="24"/>
        </w:rPr>
        <w:t xml:space="preserve"> approaches</w:t>
      </w:r>
      <w:r w:rsidR="00B7341B">
        <w:rPr>
          <w:sz w:val="24"/>
          <w:szCs w:val="24"/>
        </w:rPr>
        <w:t xml:space="preserve">, some which would involve modifying field and lab protocol and others that would not.  </w:t>
      </w:r>
      <w:r w:rsidR="00352528">
        <w:rPr>
          <w:sz w:val="24"/>
          <w:szCs w:val="24"/>
        </w:rPr>
        <w:t xml:space="preserve">One suggestion is to </w:t>
      </w:r>
      <w:r>
        <w:rPr>
          <w:sz w:val="24"/>
          <w:szCs w:val="24"/>
        </w:rPr>
        <w:t>interpret and present CCC thresholds</w:t>
      </w:r>
      <w:r w:rsidR="00754B4C">
        <w:rPr>
          <w:sz w:val="24"/>
          <w:szCs w:val="24"/>
        </w:rPr>
        <w:t xml:space="preserve"> in future analyses</w:t>
      </w:r>
      <w:r>
        <w:rPr>
          <w:sz w:val="24"/>
          <w:szCs w:val="24"/>
        </w:rPr>
        <w:t xml:space="preserve"> in such a way that accounts for the inherent variation of </w:t>
      </w:r>
      <w:r w:rsidR="00B7341B">
        <w:rPr>
          <w:sz w:val="24"/>
          <w:szCs w:val="24"/>
        </w:rPr>
        <w:t xml:space="preserve">instantaneous </w:t>
      </w:r>
      <w:r>
        <w:rPr>
          <w:sz w:val="24"/>
          <w:szCs w:val="24"/>
        </w:rPr>
        <w:t xml:space="preserve">grab samples, </w:t>
      </w:r>
      <w:commentRangeStart w:id="380"/>
      <w:r w:rsidR="00B7341B">
        <w:rPr>
          <w:sz w:val="24"/>
          <w:szCs w:val="24"/>
        </w:rPr>
        <w:t xml:space="preserve">assigning an error range to each </w:t>
      </w:r>
      <w:r w:rsidR="00352528">
        <w:rPr>
          <w:sz w:val="24"/>
          <w:szCs w:val="24"/>
        </w:rPr>
        <w:t xml:space="preserve">copper and zinc </w:t>
      </w:r>
      <w:r w:rsidR="00B7341B">
        <w:rPr>
          <w:sz w:val="24"/>
          <w:szCs w:val="24"/>
        </w:rPr>
        <w:t>result based on all replicate data available from 2000 – 2020</w:t>
      </w:r>
      <w:commentRangeEnd w:id="380"/>
      <w:r w:rsidR="00784337">
        <w:rPr>
          <w:rStyle w:val="CommentReference"/>
        </w:rPr>
        <w:commentReference w:id="380"/>
      </w:r>
      <w:r w:rsidR="00B7341B">
        <w:rPr>
          <w:sz w:val="24"/>
          <w:szCs w:val="24"/>
        </w:rPr>
        <w:t>.  Additionally or alternatively, future field efforts may</w:t>
      </w:r>
      <w:r>
        <w:rPr>
          <w:sz w:val="24"/>
          <w:szCs w:val="24"/>
        </w:rPr>
        <w:t xml:space="preserve"> modify field and lab protocol to increase</w:t>
      </w:r>
      <w:ins w:id="381" w:author="Apsens, Sarah" w:date="2020-12-28T15:35:00Z">
        <w:r w:rsidR="00784337">
          <w:rPr>
            <w:sz w:val="24"/>
            <w:szCs w:val="24"/>
          </w:rPr>
          <w:t xml:space="preserve"> accuracy and</w:t>
        </w:r>
      </w:ins>
      <w:r>
        <w:rPr>
          <w:sz w:val="24"/>
          <w:szCs w:val="24"/>
        </w:rPr>
        <w:t xml:space="preserve"> </w:t>
      </w:r>
      <w:commentRangeStart w:id="382"/>
      <w:r>
        <w:rPr>
          <w:sz w:val="24"/>
          <w:szCs w:val="24"/>
        </w:rPr>
        <w:t>precision</w:t>
      </w:r>
      <w:commentRangeEnd w:id="382"/>
      <w:r w:rsidR="00784337">
        <w:rPr>
          <w:rStyle w:val="CommentReference"/>
        </w:rPr>
        <w:commentReference w:id="382"/>
      </w:r>
      <w:r w:rsidR="00B7341B">
        <w:rPr>
          <w:sz w:val="24"/>
          <w:szCs w:val="24"/>
        </w:rPr>
        <w:t xml:space="preserve">.  </w:t>
      </w:r>
      <w:r w:rsidR="00352528">
        <w:rPr>
          <w:sz w:val="24"/>
          <w:szCs w:val="24"/>
        </w:rPr>
        <w:t>Further l</w:t>
      </w:r>
      <w:r w:rsidR="007432FC">
        <w:rPr>
          <w:sz w:val="24"/>
          <w:szCs w:val="24"/>
        </w:rPr>
        <w:t xml:space="preserve">iterature review and </w:t>
      </w:r>
      <w:r w:rsidR="002C2148">
        <w:rPr>
          <w:sz w:val="24"/>
          <w:szCs w:val="24"/>
        </w:rPr>
        <w:t>consultation with</w:t>
      </w:r>
      <w:r w:rsidR="00352528">
        <w:rPr>
          <w:sz w:val="24"/>
          <w:szCs w:val="24"/>
        </w:rPr>
        <w:t xml:space="preserve"> other local experts may yield additional solutions</w:t>
      </w:r>
      <w:r w:rsidR="00754B4C">
        <w:rPr>
          <w:sz w:val="24"/>
          <w:szCs w:val="24"/>
        </w:rPr>
        <w:t xml:space="preserve"> and resulting modifications to the quality assurance plan</w:t>
      </w:r>
      <w:r w:rsidR="00352528">
        <w:rPr>
          <w:sz w:val="24"/>
          <w:szCs w:val="24"/>
        </w:rPr>
        <w:t>.</w:t>
      </w:r>
    </w:p>
    <w:p w14:paraId="7B47C8DB" w14:textId="035394BE" w:rsidR="000D7C79" w:rsidRPr="00BF6E75" w:rsidRDefault="000D7C79" w:rsidP="000E508E">
      <w:pPr>
        <w:rPr>
          <w:bCs/>
          <w:sz w:val="24"/>
          <w:szCs w:val="24"/>
        </w:rPr>
      </w:pPr>
    </w:p>
    <w:p w14:paraId="4BBB0816" w14:textId="77777777" w:rsidR="000E508E" w:rsidRDefault="000E508E" w:rsidP="00856719">
      <w:pPr>
        <w:rPr>
          <w:bCs/>
          <w:sz w:val="24"/>
          <w:szCs w:val="24"/>
        </w:rPr>
      </w:pPr>
    </w:p>
    <w:p w14:paraId="0CA1DE3D" w14:textId="1AA7B136" w:rsidR="000E508E" w:rsidRDefault="00095B94" w:rsidP="000E508E">
      <w:pPr>
        <w:pStyle w:val="Heading3"/>
        <w:rPr>
          <w:sz w:val="24"/>
        </w:rPr>
      </w:pPr>
      <w:bookmarkStart w:id="383" w:name="_Toc64271440"/>
      <w:ins w:id="384" w:author="Eldred, Laura" w:date="2020-12-29T13:08:00Z">
        <w:r>
          <w:rPr>
            <w:sz w:val="24"/>
          </w:rPr>
          <w:t xml:space="preserve">Potential </w:t>
        </w:r>
      </w:ins>
      <w:r w:rsidR="000E508E" w:rsidRPr="000E508E">
        <w:rPr>
          <w:sz w:val="24"/>
        </w:rPr>
        <w:t xml:space="preserve">Drivers of </w:t>
      </w:r>
      <w:r w:rsidR="00FB4DBB">
        <w:rPr>
          <w:sz w:val="24"/>
        </w:rPr>
        <w:t xml:space="preserve">copper and zinc </w:t>
      </w:r>
      <w:commentRangeStart w:id="385"/>
      <w:r w:rsidR="000E508E" w:rsidRPr="000E508E">
        <w:rPr>
          <w:sz w:val="24"/>
        </w:rPr>
        <w:t>exceedances</w:t>
      </w:r>
      <w:commentRangeEnd w:id="385"/>
      <w:r w:rsidR="00A32DDF">
        <w:rPr>
          <w:rStyle w:val="CommentReference"/>
          <w:b w:val="0"/>
          <w:color w:val="auto"/>
          <w:spacing w:val="0"/>
        </w:rPr>
        <w:commentReference w:id="385"/>
      </w:r>
      <w:bookmarkEnd w:id="383"/>
    </w:p>
    <w:p w14:paraId="3538B4E1" w14:textId="77777777" w:rsidR="00370AB4" w:rsidRPr="00370AB4" w:rsidRDefault="00370AB4" w:rsidP="00370AB4"/>
    <w:p w14:paraId="25AF292F" w14:textId="77777777" w:rsidR="006575FC" w:rsidRDefault="006B3974" w:rsidP="00FB4DBB">
      <w:pPr>
        <w:rPr>
          <w:ins w:id="386" w:author="Apsens, Sarah" w:date="2020-12-28T16:17:00Z"/>
          <w:sz w:val="24"/>
          <w:szCs w:val="24"/>
        </w:rPr>
      </w:pPr>
      <w:r>
        <w:rPr>
          <w:sz w:val="24"/>
          <w:szCs w:val="24"/>
        </w:rPr>
        <w:t>S</w:t>
      </w:r>
      <w:r w:rsidR="00070C76">
        <w:rPr>
          <w:sz w:val="24"/>
          <w:szCs w:val="24"/>
        </w:rPr>
        <w:t>ome examination of trends in metals concentrations in the Kenai River watershed (KWF, 2015) and their probable sources (KWF, 2017) ha</w:t>
      </w:r>
      <w:r w:rsidR="00B4083E">
        <w:rPr>
          <w:sz w:val="24"/>
          <w:szCs w:val="24"/>
        </w:rPr>
        <w:t>s been</w:t>
      </w:r>
      <w:r w:rsidR="000D7C79">
        <w:rPr>
          <w:sz w:val="24"/>
          <w:szCs w:val="24"/>
        </w:rPr>
        <w:t xml:space="preserve"> </w:t>
      </w:r>
      <w:r w:rsidR="00FB4DBB">
        <w:rPr>
          <w:sz w:val="24"/>
          <w:szCs w:val="24"/>
        </w:rPr>
        <w:t>previously</w:t>
      </w:r>
      <w:r>
        <w:rPr>
          <w:sz w:val="24"/>
          <w:szCs w:val="24"/>
        </w:rPr>
        <w:t xml:space="preserve"> conducted</w:t>
      </w:r>
      <w:r w:rsidR="00F1355B">
        <w:rPr>
          <w:sz w:val="24"/>
          <w:szCs w:val="24"/>
        </w:rPr>
        <w:t>, revealing more frequent exceedances in the lower river region</w:t>
      </w:r>
      <w:r>
        <w:rPr>
          <w:sz w:val="24"/>
          <w:szCs w:val="24"/>
        </w:rPr>
        <w:t xml:space="preserve">.  However, </w:t>
      </w:r>
      <w:r w:rsidR="00B4083E">
        <w:rPr>
          <w:sz w:val="24"/>
          <w:szCs w:val="24"/>
        </w:rPr>
        <w:t>a</w:t>
      </w:r>
      <w:r w:rsidR="00070C76">
        <w:rPr>
          <w:sz w:val="24"/>
          <w:szCs w:val="24"/>
        </w:rPr>
        <w:t xml:space="preserve"> conclusive</w:t>
      </w:r>
      <w:r w:rsidR="00F1355B">
        <w:rPr>
          <w:sz w:val="24"/>
          <w:szCs w:val="24"/>
        </w:rPr>
        <w:t xml:space="preserve"> analysis including</w:t>
      </w:r>
      <w:r w:rsidR="00B4083E">
        <w:rPr>
          <w:sz w:val="24"/>
          <w:szCs w:val="24"/>
        </w:rPr>
        <w:t xml:space="preserve"> </w:t>
      </w:r>
      <w:r>
        <w:rPr>
          <w:sz w:val="24"/>
          <w:szCs w:val="24"/>
        </w:rPr>
        <w:t xml:space="preserve">both </w:t>
      </w:r>
      <w:r w:rsidR="00B4083E">
        <w:rPr>
          <w:sz w:val="24"/>
          <w:szCs w:val="24"/>
        </w:rPr>
        <w:t>spatial and temporal factors driving likelihood of toxicity criteria exceedance has yet to be performed.  Such an analysis could leverage the uniquely robust twenty-year biannual</w:t>
      </w:r>
      <w:r w:rsidR="007629EE">
        <w:rPr>
          <w:sz w:val="24"/>
          <w:szCs w:val="24"/>
        </w:rPr>
        <w:t xml:space="preserve"> </w:t>
      </w:r>
      <w:r w:rsidR="007629EE" w:rsidRPr="00831865">
        <w:rPr>
          <w:sz w:val="24"/>
          <w:szCs w:val="24"/>
        </w:rPr>
        <w:t>Kenai River Baseline Water Quality Monitoring</w:t>
      </w:r>
      <w:r w:rsidR="007629EE">
        <w:rPr>
          <w:sz w:val="24"/>
          <w:szCs w:val="24"/>
        </w:rPr>
        <w:t xml:space="preserve"> </w:t>
      </w:r>
      <w:r w:rsidR="00B4083E">
        <w:rPr>
          <w:sz w:val="24"/>
          <w:szCs w:val="24"/>
        </w:rPr>
        <w:t>data set, along with other detailed meteorological, geographical, and biological data available for the region</w:t>
      </w:r>
      <w:r w:rsidR="000D0749">
        <w:rPr>
          <w:sz w:val="24"/>
          <w:szCs w:val="24"/>
        </w:rPr>
        <w:t xml:space="preserve"> (e.g.</w:t>
      </w:r>
      <w:r w:rsidR="00545353">
        <w:rPr>
          <w:sz w:val="24"/>
          <w:szCs w:val="24"/>
        </w:rPr>
        <w:t xml:space="preserve"> Alaska</w:t>
      </w:r>
      <w:r w:rsidR="000D0749">
        <w:rPr>
          <w:sz w:val="24"/>
          <w:szCs w:val="24"/>
        </w:rPr>
        <w:t xml:space="preserve"> </w:t>
      </w:r>
      <w:proofErr w:type="spellStart"/>
      <w:r w:rsidR="000D0749">
        <w:rPr>
          <w:sz w:val="24"/>
          <w:szCs w:val="24"/>
        </w:rPr>
        <w:t>EPSCoR</w:t>
      </w:r>
      <w:proofErr w:type="spellEnd"/>
      <w:r w:rsidR="000D0749">
        <w:rPr>
          <w:sz w:val="24"/>
          <w:szCs w:val="24"/>
        </w:rPr>
        <w:t>, 2020)</w:t>
      </w:r>
      <w:r w:rsidR="00B4083E">
        <w:rPr>
          <w:sz w:val="24"/>
          <w:szCs w:val="24"/>
        </w:rPr>
        <w:t xml:space="preserve">.  Decisively identifying the </w:t>
      </w:r>
      <w:r w:rsidR="00070C76">
        <w:rPr>
          <w:sz w:val="24"/>
          <w:szCs w:val="24"/>
        </w:rPr>
        <w:t xml:space="preserve">spatial and temporal </w:t>
      </w:r>
      <w:r w:rsidR="000E508E">
        <w:rPr>
          <w:sz w:val="24"/>
          <w:szCs w:val="24"/>
        </w:rPr>
        <w:t xml:space="preserve">factors driving metals concentrations </w:t>
      </w:r>
      <w:r w:rsidR="00B4083E">
        <w:rPr>
          <w:sz w:val="24"/>
          <w:szCs w:val="24"/>
        </w:rPr>
        <w:t xml:space="preserve">would be of significant aid in prioritizing mitigation actions to reduce future exceedances. </w:t>
      </w:r>
    </w:p>
    <w:p w14:paraId="5F0BE15B" w14:textId="77777777" w:rsidR="006575FC" w:rsidRDefault="006575FC" w:rsidP="00FB4DBB">
      <w:pPr>
        <w:rPr>
          <w:ins w:id="387" w:author="Apsens, Sarah" w:date="2020-12-28T16:18:00Z"/>
          <w:sz w:val="24"/>
          <w:szCs w:val="24"/>
        </w:rPr>
      </w:pPr>
    </w:p>
    <w:p w14:paraId="10652022" w14:textId="4BCBA87F" w:rsidR="00FB4DBB" w:rsidRDefault="00B4083E" w:rsidP="00FB4DBB">
      <w:pPr>
        <w:rPr>
          <w:sz w:val="24"/>
          <w:szCs w:val="24"/>
        </w:rPr>
      </w:pPr>
      <w:del w:id="388" w:author="Apsens, Sarah" w:date="2020-12-28T16:18:00Z">
        <w:r w:rsidDel="006575FC">
          <w:rPr>
            <w:sz w:val="24"/>
            <w:szCs w:val="24"/>
          </w:rPr>
          <w:delText xml:space="preserve"> </w:delText>
        </w:r>
      </w:del>
      <w:commentRangeStart w:id="389"/>
      <w:r w:rsidR="00CD6D97">
        <w:rPr>
          <w:sz w:val="24"/>
          <w:szCs w:val="24"/>
        </w:rPr>
        <w:t xml:space="preserve">A variety </w:t>
      </w:r>
      <w:commentRangeEnd w:id="389"/>
      <w:r w:rsidR="00A72791">
        <w:rPr>
          <w:rStyle w:val="CommentReference"/>
        </w:rPr>
        <w:commentReference w:id="389"/>
      </w:r>
      <w:r w:rsidR="00CD6D97">
        <w:rPr>
          <w:sz w:val="24"/>
          <w:szCs w:val="24"/>
        </w:rPr>
        <w:t xml:space="preserve">of both </w:t>
      </w:r>
      <w:r w:rsidR="00070C76">
        <w:rPr>
          <w:sz w:val="24"/>
          <w:szCs w:val="24"/>
        </w:rPr>
        <w:t xml:space="preserve">anthropogenic and natural factors </w:t>
      </w:r>
      <w:commentRangeStart w:id="390"/>
      <w:r w:rsidR="00070C76">
        <w:rPr>
          <w:sz w:val="24"/>
          <w:szCs w:val="24"/>
        </w:rPr>
        <w:t>drive likelihood of toxicity criteria</w:t>
      </w:r>
      <w:commentRangeEnd w:id="390"/>
      <w:r w:rsidR="00A72791">
        <w:rPr>
          <w:rStyle w:val="CommentReference"/>
        </w:rPr>
        <w:commentReference w:id="390"/>
      </w:r>
      <w:r w:rsidR="00D02994">
        <w:rPr>
          <w:sz w:val="24"/>
          <w:szCs w:val="24"/>
        </w:rPr>
        <w:t xml:space="preserve">.  </w:t>
      </w:r>
      <w:commentRangeStart w:id="391"/>
      <w:r w:rsidR="00D02994">
        <w:rPr>
          <w:sz w:val="24"/>
          <w:szCs w:val="24"/>
        </w:rPr>
        <w:t>Spat</w:t>
      </w:r>
      <w:r w:rsidR="00F1355B">
        <w:rPr>
          <w:sz w:val="24"/>
          <w:szCs w:val="24"/>
        </w:rPr>
        <w:t>ial factors</w:t>
      </w:r>
      <w:commentRangeEnd w:id="391"/>
      <w:r w:rsidR="00A72791">
        <w:rPr>
          <w:rStyle w:val="CommentReference"/>
        </w:rPr>
        <w:commentReference w:id="391"/>
      </w:r>
      <w:r w:rsidR="00F1355B">
        <w:rPr>
          <w:sz w:val="24"/>
          <w:szCs w:val="24"/>
        </w:rPr>
        <w:t xml:space="preserve"> may include characteristics</w:t>
      </w:r>
      <w:r w:rsidR="00D02994">
        <w:rPr>
          <w:sz w:val="24"/>
          <w:szCs w:val="24"/>
        </w:rPr>
        <w:t xml:space="preserve"> such as w</w:t>
      </w:r>
      <w:r w:rsidR="000E508E" w:rsidRPr="00D02994">
        <w:rPr>
          <w:sz w:val="24"/>
          <w:szCs w:val="24"/>
        </w:rPr>
        <w:t>atershed size</w:t>
      </w:r>
      <w:r w:rsidR="00D02994">
        <w:rPr>
          <w:sz w:val="24"/>
          <w:szCs w:val="24"/>
        </w:rPr>
        <w:t>, p</w:t>
      </w:r>
      <w:r w:rsidR="000E508E" w:rsidRPr="00D02994">
        <w:rPr>
          <w:sz w:val="24"/>
          <w:szCs w:val="24"/>
        </w:rPr>
        <w:t>ercent of watershed impermeable area</w:t>
      </w:r>
      <w:r w:rsidR="00D02994">
        <w:rPr>
          <w:sz w:val="24"/>
          <w:szCs w:val="24"/>
        </w:rPr>
        <w:t>, q</w:t>
      </w:r>
      <w:r w:rsidR="00CD6D97" w:rsidRPr="00D02994">
        <w:rPr>
          <w:sz w:val="24"/>
          <w:szCs w:val="24"/>
        </w:rPr>
        <w:t>uantity of known point sources in watershed</w:t>
      </w:r>
      <w:r w:rsidR="00D02994">
        <w:rPr>
          <w:sz w:val="24"/>
          <w:szCs w:val="24"/>
        </w:rPr>
        <w:t>, w</w:t>
      </w:r>
      <w:r w:rsidR="000E508E" w:rsidRPr="00D02994">
        <w:rPr>
          <w:sz w:val="24"/>
          <w:szCs w:val="24"/>
        </w:rPr>
        <w:t>atershed slope</w:t>
      </w:r>
      <w:r w:rsidR="00D02994">
        <w:rPr>
          <w:sz w:val="24"/>
          <w:szCs w:val="24"/>
        </w:rPr>
        <w:t xml:space="preserve">, local geological characteristics, and </w:t>
      </w:r>
      <w:commentRangeStart w:id="392"/>
      <w:r w:rsidR="00D02994">
        <w:rPr>
          <w:sz w:val="24"/>
          <w:szCs w:val="24"/>
        </w:rPr>
        <w:t>others</w:t>
      </w:r>
      <w:commentRangeEnd w:id="392"/>
      <w:r w:rsidR="00A32DDF">
        <w:rPr>
          <w:rStyle w:val="CommentReference"/>
        </w:rPr>
        <w:commentReference w:id="392"/>
      </w:r>
      <w:r w:rsidR="00D02994">
        <w:rPr>
          <w:sz w:val="24"/>
          <w:szCs w:val="24"/>
        </w:rPr>
        <w:t xml:space="preserve">.  Temporal predictors may include </w:t>
      </w:r>
      <w:r w:rsidR="00F1355B">
        <w:rPr>
          <w:sz w:val="24"/>
          <w:szCs w:val="24"/>
        </w:rPr>
        <w:t>factor</w:t>
      </w:r>
      <w:r w:rsidR="00D02994">
        <w:rPr>
          <w:sz w:val="24"/>
          <w:szCs w:val="24"/>
        </w:rPr>
        <w:t xml:space="preserve">s such as </w:t>
      </w:r>
      <w:r w:rsidR="000E508E">
        <w:rPr>
          <w:sz w:val="24"/>
          <w:szCs w:val="24"/>
        </w:rPr>
        <w:t>precipitation prior to sample date,</w:t>
      </w:r>
      <w:r w:rsidR="00070C76">
        <w:rPr>
          <w:sz w:val="24"/>
          <w:szCs w:val="24"/>
        </w:rPr>
        <w:t xml:space="preserve"> </w:t>
      </w:r>
      <w:r w:rsidR="00D02994">
        <w:rPr>
          <w:sz w:val="24"/>
          <w:szCs w:val="24"/>
        </w:rPr>
        <w:t xml:space="preserve">average </w:t>
      </w:r>
      <w:r w:rsidR="00070C76">
        <w:rPr>
          <w:sz w:val="24"/>
          <w:szCs w:val="24"/>
        </w:rPr>
        <w:t>stream flow volume,</w:t>
      </w:r>
      <w:r w:rsidR="000E508E">
        <w:rPr>
          <w:sz w:val="24"/>
          <w:szCs w:val="24"/>
        </w:rPr>
        <w:t xml:space="preserve"> annual winter precipitation, </w:t>
      </w:r>
      <w:r w:rsidR="00D02994">
        <w:rPr>
          <w:sz w:val="24"/>
          <w:szCs w:val="24"/>
        </w:rPr>
        <w:t xml:space="preserve">and </w:t>
      </w:r>
      <w:r w:rsidR="000E508E">
        <w:rPr>
          <w:sz w:val="24"/>
          <w:szCs w:val="24"/>
        </w:rPr>
        <w:t>velocity of spring melt conditions</w:t>
      </w:r>
      <w:r w:rsidR="00D02994">
        <w:rPr>
          <w:sz w:val="24"/>
          <w:szCs w:val="24"/>
        </w:rPr>
        <w:t>.</w:t>
      </w:r>
      <w:r w:rsidR="00CC6A2E">
        <w:rPr>
          <w:sz w:val="24"/>
          <w:szCs w:val="24"/>
        </w:rPr>
        <w:t xml:space="preserve">  </w:t>
      </w:r>
      <w:commentRangeStart w:id="393"/>
      <w:commentRangeStart w:id="394"/>
      <w:r w:rsidR="00CC6A2E">
        <w:rPr>
          <w:sz w:val="24"/>
          <w:szCs w:val="24"/>
        </w:rPr>
        <w:t>Results of</w:t>
      </w:r>
      <w:r w:rsidR="00D02994">
        <w:rPr>
          <w:sz w:val="24"/>
          <w:szCs w:val="24"/>
        </w:rPr>
        <w:t xml:space="preserve"> a multivariate regression approach to conclusively identify predictors of exceedances</w:t>
      </w:r>
      <w:r w:rsidR="00CC6A2E">
        <w:rPr>
          <w:sz w:val="24"/>
          <w:szCs w:val="24"/>
        </w:rPr>
        <w:t xml:space="preserve"> would allow </w:t>
      </w:r>
      <w:r w:rsidR="005C1AC7">
        <w:rPr>
          <w:sz w:val="24"/>
          <w:szCs w:val="24"/>
        </w:rPr>
        <w:t>conservation-minded l</w:t>
      </w:r>
      <w:r w:rsidR="00CC6A2E">
        <w:rPr>
          <w:sz w:val="24"/>
          <w:szCs w:val="24"/>
        </w:rPr>
        <w:t>and</w:t>
      </w:r>
      <w:r w:rsidR="005C1AC7">
        <w:rPr>
          <w:sz w:val="24"/>
          <w:szCs w:val="24"/>
        </w:rPr>
        <w:t xml:space="preserve"> owners and</w:t>
      </w:r>
      <w:r w:rsidR="00CC6A2E">
        <w:rPr>
          <w:sz w:val="24"/>
          <w:szCs w:val="24"/>
        </w:rPr>
        <w:t xml:space="preserve"> managers to most effectively identify locations an</w:t>
      </w:r>
      <w:r w:rsidR="00D67290">
        <w:rPr>
          <w:sz w:val="24"/>
          <w:szCs w:val="24"/>
        </w:rPr>
        <w:t>d</w:t>
      </w:r>
      <w:r w:rsidR="00343BBF">
        <w:rPr>
          <w:sz w:val="24"/>
          <w:szCs w:val="24"/>
        </w:rPr>
        <w:t>/or</w:t>
      </w:r>
      <w:r w:rsidR="00D67290">
        <w:rPr>
          <w:sz w:val="24"/>
          <w:szCs w:val="24"/>
        </w:rPr>
        <w:t xml:space="preserve"> time periods</w:t>
      </w:r>
      <w:r w:rsidR="00CC6A2E">
        <w:rPr>
          <w:sz w:val="24"/>
          <w:szCs w:val="24"/>
        </w:rPr>
        <w:t xml:space="preserve"> where mitigation actions will be most effective.</w:t>
      </w:r>
      <w:commentRangeEnd w:id="393"/>
      <w:r w:rsidR="006575FC">
        <w:rPr>
          <w:rStyle w:val="CommentReference"/>
        </w:rPr>
        <w:commentReference w:id="393"/>
      </w:r>
      <w:commentRangeEnd w:id="394"/>
      <w:r w:rsidR="00A32DDF">
        <w:rPr>
          <w:rStyle w:val="CommentReference"/>
        </w:rPr>
        <w:commentReference w:id="394"/>
      </w:r>
      <w:r w:rsidR="00FB4DBB">
        <w:rPr>
          <w:sz w:val="24"/>
          <w:szCs w:val="24"/>
        </w:rPr>
        <w:t xml:space="preserve">  Once specific drivers of metals exceedances are identified, managers could work with members of area partnerships to develop site-specific mitigation plans involving strategic solutions such as phytoremediation tactics, riparian restoration efforts, strategic development, wetland preservation, and watershed user and landowner education.</w:t>
      </w:r>
    </w:p>
    <w:p w14:paraId="74322700" w14:textId="6E8DDCE9" w:rsidR="00F1355B" w:rsidRDefault="00F1355B" w:rsidP="00FB4DBB">
      <w:pPr>
        <w:rPr>
          <w:sz w:val="24"/>
          <w:szCs w:val="24"/>
        </w:rPr>
      </w:pPr>
    </w:p>
    <w:p w14:paraId="716CA3CF" w14:textId="5A130BF9" w:rsidR="00F1355B" w:rsidRDefault="00F1355B" w:rsidP="00F1355B">
      <w:pPr>
        <w:rPr>
          <w:sz w:val="24"/>
          <w:szCs w:val="24"/>
        </w:rPr>
      </w:pPr>
      <w:r>
        <w:rPr>
          <w:sz w:val="24"/>
          <w:szCs w:val="24"/>
        </w:rPr>
        <w:t>Examination of the long-term dataset could also potentially reveal if interventions already applied have successfully mitigated some copper and zinc runoff</w:t>
      </w:r>
      <w:r w:rsidR="00754B4C">
        <w:rPr>
          <w:sz w:val="24"/>
          <w:szCs w:val="24"/>
        </w:rPr>
        <w:t>, as recommended in recent Alaska Department of Environmental Conservation strategy documents (</w:t>
      </w:r>
      <w:r w:rsidR="00FA4364">
        <w:rPr>
          <w:sz w:val="24"/>
          <w:szCs w:val="24"/>
        </w:rPr>
        <w:t>ADEC, 2020</w:t>
      </w:r>
      <w:r w:rsidR="00FA2AD9">
        <w:rPr>
          <w:sz w:val="24"/>
          <w:szCs w:val="24"/>
        </w:rPr>
        <w:t>b</w:t>
      </w:r>
      <w:r w:rsidR="00FA4364">
        <w:rPr>
          <w:sz w:val="24"/>
          <w:szCs w:val="24"/>
        </w:rPr>
        <w:t xml:space="preserve">; section 2.4).  </w:t>
      </w:r>
      <w:r>
        <w:rPr>
          <w:sz w:val="24"/>
          <w:szCs w:val="24"/>
        </w:rPr>
        <w:t xml:space="preserve">A variety of </w:t>
      </w:r>
      <w:r w:rsidR="00FA4364">
        <w:rPr>
          <w:sz w:val="24"/>
          <w:szCs w:val="24"/>
        </w:rPr>
        <w:t>restoration</w:t>
      </w:r>
      <w:r>
        <w:rPr>
          <w:sz w:val="24"/>
          <w:szCs w:val="24"/>
        </w:rPr>
        <w:t xml:space="preserve"> interventions have been applied throughout the lower Kenai River basin to reduce the impact of urban runoff, including sedimentation basins, diffuser outfalls, and rain gardens (City of Soldotna, 2016).  An examination of the location(s) and installation dates of these interventions and water quality dow</w:t>
      </w:r>
      <w:r w:rsidR="00FA4364">
        <w:rPr>
          <w:sz w:val="24"/>
          <w:szCs w:val="24"/>
        </w:rPr>
        <w:t>nstream could reveal if they have been</w:t>
      </w:r>
      <w:r>
        <w:rPr>
          <w:sz w:val="24"/>
          <w:szCs w:val="24"/>
        </w:rPr>
        <w:t xml:space="preserve"> effective in reducing copper and zinc concentrations, both in the past and future years.</w:t>
      </w:r>
    </w:p>
    <w:p w14:paraId="70DB9C66" w14:textId="30B76D94" w:rsidR="000E508E" w:rsidRDefault="000E508E" w:rsidP="000E508E">
      <w:pPr>
        <w:rPr>
          <w:sz w:val="24"/>
          <w:szCs w:val="24"/>
        </w:rPr>
      </w:pPr>
    </w:p>
    <w:p w14:paraId="1656683F" w14:textId="3C4855E0" w:rsidR="00D67290" w:rsidRDefault="00CC6A2E" w:rsidP="00175C94">
      <w:pPr>
        <w:rPr>
          <w:sz w:val="24"/>
          <w:szCs w:val="24"/>
        </w:rPr>
      </w:pPr>
      <w:r>
        <w:rPr>
          <w:sz w:val="24"/>
          <w:szCs w:val="24"/>
        </w:rPr>
        <w:t>Some drivers</w:t>
      </w:r>
      <w:r w:rsidR="005C1AC7">
        <w:rPr>
          <w:sz w:val="24"/>
          <w:szCs w:val="24"/>
        </w:rPr>
        <w:t xml:space="preserve"> of exceedances</w:t>
      </w:r>
      <w:r>
        <w:rPr>
          <w:sz w:val="24"/>
          <w:szCs w:val="24"/>
        </w:rPr>
        <w:t xml:space="preserve"> are evident in 2019-2020 data without the more detailed approach discussed above.  For example, t</w:t>
      </w:r>
      <w:r w:rsidR="00BD1503">
        <w:rPr>
          <w:sz w:val="24"/>
          <w:szCs w:val="24"/>
        </w:rPr>
        <w:t xml:space="preserve">he annual spring melt event </w:t>
      </w:r>
      <w:commentRangeStart w:id="395"/>
      <w:r w:rsidR="00BD1503">
        <w:rPr>
          <w:sz w:val="24"/>
          <w:szCs w:val="24"/>
        </w:rPr>
        <w:t>likely</w:t>
      </w:r>
      <w:commentRangeEnd w:id="395"/>
      <w:r w:rsidR="001F6245">
        <w:rPr>
          <w:rStyle w:val="CommentReference"/>
        </w:rPr>
        <w:commentReference w:id="395"/>
      </w:r>
      <w:r w:rsidR="00BD1503">
        <w:rPr>
          <w:sz w:val="24"/>
          <w:szCs w:val="24"/>
        </w:rPr>
        <w:t xml:space="preserve"> represent</w:t>
      </w:r>
      <w:r w:rsidR="000E508E">
        <w:rPr>
          <w:sz w:val="24"/>
          <w:szCs w:val="24"/>
        </w:rPr>
        <w:t>s</w:t>
      </w:r>
      <w:r w:rsidR="00BD1503">
        <w:rPr>
          <w:sz w:val="24"/>
          <w:szCs w:val="24"/>
        </w:rPr>
        <w:t xml:space="preserve"> the most important driver of timing of elevated metals concentrations</w:t>
      </w:r>
      <w:r w:rsidR="000E508E">
        <w:rPr>
          <w:sz w:val="24"/>
          <w:szCs w:val="24"/>
        </w:rPr>
        <w:t xml:space="preserve"> in spring</w:t>
      </w:r>
      <w:r w:rsidR="00BD1503">
        <w:rPr>
          <w:sz w:val="24"/>
          <w:szCs w:val="24"/>
        </w:rPr>
        <w:t>, because</w:t>
      </w:r>
      <w:r w:rsidR="000E508E">
        <w:rPr>
          <w:sz w:val="24"/>
          <w:szCs w:val="24"/>
        </w:rPr>
        <w:t xml:space="preserve"> the meltwater</w:t>
      </w:r>
      <w:r w:rsidR="00BD1503">
        <w:rPr>
          <w:sz w:val="24"/>
          <w:szCs w:val="24"/>
        </w:rPr>
        <w:t xml:space="preserve"> contain</w:t>
      </w:r>
      <w:r w:rsidR="000E508E">
        <w:rPr>
          <w:sz w:val="24"/>
          <w:szCs w:val="24"/>
        </w:rPr>
        <w:t>s</w:t>
      </w:r>
      <w:r w:rsidR="00BD1503">
        <w:rPr>
          <w:sz w:val="24"/>
          <w:szCs w:val="24"/>
        </w:rPr>
        <w:t xml:space="preserve"> months of particulate accumulation collected throughout the winter months.  Additionally, a period of </w:t>
      </w:r>
      <w:del w:id="396" w:author="Apsens, Sarah" w:date="2020-12-28T16:23:00Z">
        <w:r w:rsidR="00BD1503" w:rsidDel="006575FC">
          <w:rPr>
            <w:sz w:val="24"/>
            <w:szCs w:val="24"/>
          </w:rPr>
          <w:delText xml:space="preserve">liquid </w:delText>
        </w:r>
      </w:del>
      <w:r w:rsidR="00BD1503">
        <w:rPr>
          <w:sz w:val="24"/>
          <w:szCs w:val="24"/>
        </w:rPr>
        <w:t>precipitation following a long drought</w:t>
      </w:r>
      <w:r w:rsidR="000E508E">
        <w:rPr>
          <w:sz w:val="24"/>
          <w:szCs w:val="24"/>
        </w:rPr>
        <w:t xml:space="preserve"> in summer</w:t>
      </w:r>
      <w:r w:rsidR="00BD1503">
        <w:rPr>
          <w:sz w:val="24"/>
          <w:szCs w:val="24"/>
        </w:rPr>
        <w:t xml:space="preserve"> is</w:t>
      </w:r>
      <w:r w:rsidR="000E508E">
        <w:rPr>
          <w:sz w:val="24"/>
          <w:szCs w:val="24"/>
        </w:rPr>
        <w:t xml:space="preserve"> also</w:t>
      </w:r>
      <w:r w:rsidR="00BD1503">
        <w:rPr>
          <w:sz w:val="24"/>
          <w:szCs w:val="24"/>
        </w:rPr>
        <w:t xml:space="preserve"> a likely driver of </w:t>
      </w:r>
      <w:commentRangeStart w:id="397"/>
      <w:r w:rsidR="00BD1503">
        <w:rPr>
          <w:sz w:val="24"/>
          <w:szCs w:val="24"/>
        </w:rPr>
        <w:t>spikes in metals concentrations</w:t>
      </w:r>
      <w:commentRangeEnd w:id="397"/>
      <w:r w:rsidR="00971081">
        <w:rPr>
          <w:rStyle w:val="CommentReference"/>
        </w:rPr>
        <w:commentReference w:id="397"/>
      </w:r>
      <w:r w:rsidR="00BD1503">
        <w:rPr>
          <w:sz w:val="24"/>
          <w:szCs w:val="24"/>
        </w:rPr>
        <w:t xml:space="preserve">, as accumulated particles are flushed </w:t>
      </w:r>
      <w:del w:id="398" w:author="Apsens, Sarah" w:date="2020-12-28T16:23:00Z">
        <w:r w:rsidR="00BD1503" w:rsidDel="006575FC">
          <w:rPr>
            <w:sz w:val="24"/>
            <w:szCs w:val="24"/>
          </w:rPr>
          <w:delText>in to</w:delText>
        </w:r>
      </w:del>
      <w:ins w:id="399" w:author="Apsens, Sarah" w:date="2020-12-28T16:23:00Z">
        <w:r w:rsidR="006575FC">
          <w:rPr>
            <w:sz w:val="24"/>
            <w:szCs w:val="24"/>
          </w:rPr>
          <w:t>into</w:t>
        </w:r>
      </w:ins>
      <w:r w:rsidR="00BD1503">
        <w:rPr>
          <w:sz w:val="24"/>
          <w:szCs w:val="24"/>
        </w:rPr>
        <w:t xml:space="preserve"> the watershed.  </w:t>
      </w:r>
    </w:p>
    <w:p w14:paraId="5760BB77" w14:textId="5BEDDD06" w:rsidR="00370AB4" w:rsidRDefault="00370AB4" w:rsidP="00175C94">
      <w:pPr>
        <w:rPr>
          <w:sz w:val="24"/>
          <w:szCs w:val="24"/>
        </w:rPr>
      </w:pPr>
    </w:p>
    <w:p w14:paraId="6AE78AAE" w14:textId="6992DF74" w:rsidR="00545353" w:rsidRDefault="00370AB4" w:rsidP="00856719">
      <w:pPr>
        <w:rPr>
          <w:sz w:val="24"/>
          <w:szCs w:val="24"/>
        </w:rPr>
      </w:pPr>
      <w:commentRangeStart w:id="400"/>
      <w:commentRangeStart w:id="401"/>
      <w:r>
        <w:rPr>
          <w:sz w:val="24"/>
          <w:szCs w:val="24"/>
        </w:rPr>
        <w:t>In</w:t>
      </w:r>
      <w:commentRangeEnd w:id="400"/>
      <w:r w:rsidR="00A32DDF">
        <w:rPr>
          <w:rStyle w:val="CommentReference"/>
        </w:rPr>
        <w:commentReference w:id="400"/>
      </w:r>
      <w:commentRangeEnd w:id="401"/>
      <w:r w:rsidR="00971081">
        <w:rPr>
          <w:rStyle w:val="CommentReference"/>
        </w:rPr>
        <w:commentReference w:id="401"/>
      </w:r>
      <w:r>
        <w:rPr>
          <w:sz w:val="24"/>
          <w:szCs w:val="24"/>
        </w:rPr>
        <w:t xml:space="preserve"> addition to </w:t>
      </w:r>
      <w:r w:rsidR="00D976E5">
        <w:rPr>
          <w:sz w:val="24"/>
          <w:szCs w:val="24"/>
        </w:rPr>
        <w:t>the need to identify</w:t>
      </w:r>
      <w:r w:rsidR="005F489D">
        <w:rPr>
          <w:sz w:val="24"/>
          <w:szCs w:val="24"/>
        </w:rPr>
        <w:t xml:space="preserve"> intra-annual</w:t>
      </w:r>
      <w:r w:rsidR="00D976E5">
        <w:rPr>
          <w:sz w:val="24"/>
          <w:szCs w:val="24"/>
        </w:rPr>
        <w:t xml:space="preserve"> spatial and temporal drivers of exceedance</w:t>
      </w:r>
      <w:r w:rsidR="00A81494">
        <w:rPr>
          <w:sz w:val="24"/>
          <w:szCs w:val="24"/>
        </w:rPr>
        <w:t>s, a need exists to examine duration of</w:t>
      </w:r>
      <w:r w:rsidR="00D976E5">
        <w:rPr>
          <w:sz w:val="24"/>
          <w:szCs w:val="24"/>
        </w:rPr>
        <w:t xml:space="preserve"> ident</w:t>
      </w:r>
      <w:r w:rsidR="00A81494">
        <w:rPr>
          <w:sz w:val="24"/>
          <w:szCs w:val="24"/>
        </w:rPr>
        <w:t>ified exceedances</w:t>
      </w:r>
      <w:r w:rsidR="00D976E5">
        <w:rPr>
          <w:sz w:val="24"/>
          <w:szCs w:val="24"/>
        </w:rPr>
        <w:t>.</w:t>
      </w:r>
      <w:r w:rsidR="00D67290">
        <w:rPr>
          <w:sz w:val="24"/>
          <w:szCs w:val="24"/>
        </w:rPr>
        <w:t xml:space="preserve">  It is unclear if the grab samples measured during </w:t>
      </w:r>
      <w:r w:rsidR="00D67290">
        <w:rPr>
          <w:sz w:val="24"/>
          <w:szCs w:val="24"/>
        </w:rPr>
        <w:lastRenderedPageBreak/>
        <w:t>typical sampling procedures represent concentrations</w:t>
      </w:r>
      <w:r w:rsidR="005C1AC7">
        <w:rPr>
          <w:sz w:val="24"/>
          <w:szCs w:val="24"/>
        </w:rPr>
        <w:t xml:space="preserve"> that persist</w:t>
      </w:r>
      <w:r w:rsidR="00D67290">
        <w:rPr>
          <w:sz w:val="24"/>
          <w:szCs w:val="24"/>
        </w:rPr>
        <w:t xml:space="preserve"> for hours, days, or weeks.  </w:t>
      </w:r>
      <w:r w:rsidR="000E508E">
        <w:rPr>
          <w:sz w:val="24"/>
          <w:szCs w:val="24"/>
        </w:rPr>
        <w:t>In order to ident</w:t>
      </w:r>
      <w:r w:rsidR="00D67290">
        <w:rPr>
          <w:sz w:val="24"/>
          <w:szCs w:val="24"/>
        </w:rPr>
        <w:t>ify the typical duration of</w:t>
      </w:r>
      <w:r w:rsidR="000E508E">
        <w:rPr>
          <w:sz w:val="24"/>
          <w:szCs w:val="24"/>
        </w:rPr>
        <w:t xml:space="preserve"> exceedances</w:t>
      </w:r>
      <w:r w:rsidR="00D84CF6">
        <w:rPr>
          <w:sz w:val="24"/>
          <w:szCs w:val="24"/>
        </w:rPr>
        <w:t xml:space="preserve"> i</w:t>
      </w:r>
      <w:r w:rsidR="00D67290">
        <w:rPr>
          <w:sz w:val="24"/>
          <w:szCs w:val="24"/>
        </w:rPr>
        <w:t>n watersheds</w:t>
      </w:r>
      <w:r w:rsidR="00D84CF6">
        <w:rPr>
          <w:sz w:val="24"/>
          <w:szCs w:val="24"/>
        </w:rPr>
        <w:t xml:space="preserve"> where they are</w:t>
      </w:r>
      <w:r w:rsidR="00D67290">
        <w:rPr>
          <w:sz w:val="24"/>
          <w:szCs w:val="24"/>
        </w:rPr>
        <w:t xml:space="preserve"> known</w:t>
      </w:r>
      <w:r w:rsidR="00D84CF6">
        <w:rPr>
          <w:sz w:val="24"/>
          <w:szCs w:val="24"/>
        </w:rPr>
        <w:t xml:space="preserve"> to occur, </w:t>
      </w:r>
      <w:r w:rsidR="00D976E5">
        <w:rPr>
          <w:sz w:val="24"/>
          <w:szCs w:val="24"/>
        </w:rPr>
        <w:t>it is advisable that metals are</w:t>
      </w:r>
      <w:r w:rsidR="000E508E">
        <w:rPr>
          <w:sz w:val="24"/>
          <w:szCs w:val="24"/>
        </w:rPr>
        <w:t xml:space="preserve"> monitored throughout an expanded one-year period </w:t>
      </w:r>
      <w:r w:rsidR="00D67290">
        <w:rPr>
          <w:sz w:val="24"/>
          <w:szCs w:val="24"/>
        </w:rPr>
        <w:t>on a more frequent basis. For example</w:t>
      </w:r>
      <w:r w:rsidR="00E7447E">
        <w:rPr>
          <w:sz w:val="24"/>
          <w:szCs w:val="24"/>
        </w:rPr>
        <w:t>,</w:t>
      </w:r>
      <w:r w:rsidR="00D67290">
        <w:rPr>
          <w:sz w:val="24"/>
          <w:szCs w:val="24"/>
        </w:rPr>
        <w:t xml:space="preserve"> </w:t>
      </w:r>
      <w:commentRangeStart w:id="402"/>
      <w:r w:rsidR="00545353">
        <w:rPr>
          <w:sz w:val="24"/>
          <w:szCs w:val="24"/>
        </w:rPr>
        <w:t xml:space="preserve">weekly or </w:t>
      </w:r>
      <w:r w:rsidR="00D67290">
        <w:rPr>
          <w:sz w:val="24"/>
          <w:szCs w:val="24"/>
        </w:rPr>
        <w:t xml:space="preserve">bi-weekly monitoring </w:t>
      </w:r>
      <w:r w:rsidR="00E7447E">
        <w:rPr>
          <w:sz w:val="24"/>
          <w:szCs w:val="24"/>
        </w:rPr>
        <w:t xml:space="preserve">at </w:t>
      </w:r>
      <w:r w:rsidR="00545353">
        <w:rPr>
          <w:sz w:val="24"/>
          <w:szCs w:val="24"/>
        </w:rPr>
        <w:t>select sites in the lower watershed region would help to pinpoint temporal drivers of exceedances</w:t>
      </w:r>
      <w:commentRangeEnd w:id="402"/>
      <w:r w:rsidR="00F95215">
        <w:rPr>
          <w:rStyle w:val="CommentReference"/>
        </w:rPr>
        <w:commentReference w:id="402"/>
      </w:r>
      <w:r w:rsidR="00545353">
        <w:rPr>
          <w:sz w:val="24"/>
          <w:szCs w:val="24"/>
        </w:rPr>
        <w:t xml:space="preserve">.  Opportunistic samples could also be collected leading up to, during, and after major precipitation and snow melt events.  </w:t>
      </w:r>
      <w:r w:rsidR="005C1AC7">
        <w:rPr>
          <w:sz w:val="24"/>
          <w:szCs w:val="24"/>
        </w:rPr>
        <w:t xml:space="preserve">New field sampling techniques could offer substantial improvements in data quantity, quality, and </w:t>
      </w:r>
      <w:r w:rsidR="00FA4364">
        <w:rPr>
          <w:sz w:val="24"/>
          <w:szCs w:val="24"/>
        </w:rPr>
        <w:t xml:space="preserve">project </w:t>
      </w:r>
      <w:r w:rsidR="005C1AC7">
        <w:rPr>
          <w:sz w:val="24"/>
          <w:szCs w:val="24"/>
        </w:rPr>
        <w:t>cost.  For example, s</w:t>
      </w:r>
      <w:r w:rsidR="00D67290">
        <w:rPr>
          <w:sz w:val="24"/>
          <w:szCs w:val="24"/>
        </w:rPr>
        <w:t xml:space="preserve">ome recent evidence suggests </w:t>
      </w:r>
      <w:commentRangeStart w:id="403"/>
      <w:r w:rsidR="00D67290">
        <w:rPr>
          <w:sz w:val="24"/>
          <w:szCs w:val="24"/>
        </w:rPr>
        <w:t>conductance (total dissolved ions)</w:t>
      </w:r>
      <w:r w:rsidR="00545353">
        <w:rPr>
          <w:sz w:val="24"/>
          <w:szCs w:val="24"/>
        </w:rPr>
        <w:t xml:space="preserve">, </w:t>
      </w:r>
      <w:commentRangeEnd w:id="403"/>
      <w:r w:rsidR="00F95215">
        <w:rPr>
          <w:rStyle w:val="CommentReference"/>
        </w:rPr>
        <w:commentReference w:id="403"/>
      </w:r>
      <w:r w:rsidR="00545353">
        <w:rPr>
          <w:sz w:val="24"/>
          <w:szCs w:val="24"/>
        </w:rPr>
        <w:t>which may be continuously</w:t>
      </w:r>
      <w:r w:rsidR="00D67290">
        <w:rPr>
          <w:sz w:val="24"/>
          <w:szCs w:val="24"/>
        </w:rPr>
        <w:t xml:space="preserve"> monitored with sondes</w:t>
      </w:r>
      <w:r w:rsidR="002C2148">
        <w:rPr>
          <w:sz w:val="24"/>
          <w:szCs w:val="24"/>
        </w:rPr>
        <w:t xml:space="preserve"> (e.g. </w:t>
      </w:r>
      <w:proofErr w:type="spellStart"/>
      <w:r w:rsidR="002C2148">
        <w:rPr>
          <w:sz w:val="24"/>
          <w:szCs w:val="24"/>
        </w:rPr>
        <w:t>Hydrolab</w:t>
      </w:r>
      <w:proofErr w:type="spellEnd"/>
      <w:r w:rsidR="002C2148">
        <w:rPr>
          <w:sz w:val="24"/>
          <w:szCs w:val="24"/>
        </w:rPr>
        <w:t>)</w:t>
      </w:r>
      <w:r w:rsidR="005C1AC7">
        <w:rPr>
          <w:sz w:val="24"/>
          <w:szCs w:val="24"/>
        </w:rPr>
        <w:t xml:space="preserve">, </w:t>
      </w:r>
      <w:r w:rsidR="00D67290">
        <w:rPr>
          <w:sz w:val="24"/>
          <w:szCs w:val="24"/>
        </w:rPr>
        <w:t>might serve as a proxy for metals concentrations</w:t>
      </w:r>
      <w:r w:rsidR="005C1AC7">
        <w:rPr>
          <w:sz w:val="24"/>
          <w:szCs w:val="24"/>
        </w:rPr>
        <w:t xml:space="preserve"> (Morel et al., 2020)</w:t>
      </w:r>
      <w:r w:rsidR="00545353">
        <w:rPr>
          <w:sz w:val="24"/>
          <w:szCs w:val="24"/>
        </w:rPr>
        <w:t xml:space="preserve">.  A field sampling program employing both traditional </w:t>
      </w:r>
      <w:commentRangeStart w:id="404"/>
      <w:r w:rsidR="00545353">
        <w:rPr>
          <w:sz w:val="24"/>
          <w:szCs w:val="24"/>
        </w:rPr>
        <w:t>grab samples and continuous</w:t>
      </w:r>
      <w:r w:rsidR="0018024D">
        <w:rPr>
          <w:sz w:val="24"/>
          <w:szCs w:val="24"/>
        </w:rPr>
        <w:t>ly deployed</w:t>
      </w:r>
      <w:r w:rsidR="00545353">
        <w:rPr>
          <w:sz w:val="24"/>
          <w:szCs w:val="24"/>
        </w:rPr>
        <w:t xml:space="preserve"> sondes </w:t>
      </w:r>
      <w:commentRangeEnd w:id="404"/>
      <w:r w:rsidR="00F95215">
        <w:rPr>
          <w:rStyle w:val="CommentReference"/>
        </w:rPr>
        <w:commentReference w:id="404"/>
      </w:r>
      <w:r w:rsidR="00545353">
        <w:rPr>
          <w:sz w:val="24"/>
          <w:szCs w:val="24"/>
        </w:rPr>
        <w:t>would provide insight as to which method is most economical and appropriate for long term monitoring efforts.</w:t>
      </w:r>
      <w:r w:rsidR="00FD5D91">
        <w:rPr>
          <w:sz w:val="24"/>
          <w:szCs w:val="24"/>
        </w:rPr>
        <w:t xml:space="preserve">  </w:t>
      </w:r>
      <w:r w:rsidR="0018024D">
        <w:rPr>
          <w:sz w:val="24"/>
          <w:szCs w:val="24"/>
        </w:rPr>
        <w:t>In tandem with this field effort, l</w:t>
      </w:r>
      <w:r w:rsidR="00FD5D91" w:rsidRPr="00FD5D91">
        <w:rPr>
          <w:sz w:val="24"/>
          <w:szCs w:val="24"/>
        </w:rPr>
        <w:t>ongitudinal transect</w:t>
      </w:r>
      <w:r w:rsidR="00C90B1C">
        <w:rPr>
          <w:sz w:val="24"/>
          <w:szCs w:val="24"/>
        </w:rPr>
        <w:t>s</w:t>
      </w:r>
      <w:r w:rsidR="00FD5D91" w:rsidRPr="00FD5D91">
        <w:rPr>
          <w:sz w:val="24"/>
          <w:szCs w:val="24"/>
        </w:rPr>
        <w:t xml:space="preserve"> collected during the </w:t>
      </w:r>
      <w:r w:rsidR="00EA11CF">
        <w:rPr>
          <w:sz w:val="24"/>
          <w:szCs w:val="24"/>
        </w:rPr>
        <w:t xml:space="preserve">rising limb of the </w:t>
      </w:r>
      <w:r w:rsidR="00FD5D91" w:rsidRPr="00FD5D91">
        <w:rPr>
          <w:sz w:val="24"/>
          <w:szCs w:val="24"/>
        </w:rPr>
        <w:t>spring</w:t>
      </w:r>
      <w:r w:rsidR="0018024D">
        <w:rPr>
          <w:sz w:val="24"/>
          <w:szCs w:val="24"/>
        </w:rPr>
        <w:t xml:space="preserve"> freshet</w:t>
      </w:r>
      <w:r w:rsidR="00A05884">
        <w:rPr>
          <w:sz w:val="24"/>
          <w:szCs w:val="24"/>
        </w:rPr>
        <w:t xml:space="preserve"> in select tributaries</w:t>
      </w:r>
      <w:r w:rsidR="00FD5D91" w:rsidRPr="00FD5D91">
        <w:rPr>
          <w:sz w:val="24"/>
          <w:szCs w:val="24"/>
        </w:rPr>
        <w:t xml:space="preserve"> </w:t>
      </w:r>
      <w:r w:rsidR="0018024D">
        <w:rPr>
          <w:sz w:val="24"/>
          <w:szCs w:val="24"/>
        </w:rPr>
        <w:t>c</w:t>
      </w:r>
      <w:r w:rsidR="00A05884">
        <w:rPr>
          <w:sz w:val="24"/>
          <w:szCs w:val="24"/>
        </w:rPr>
        <w:t>ould provide valuable</w:t>
      </w:r>
      <w:r w:rsidR="00FD5D91" w:rsidRPr="00FD5D91">
        <w:rPr>
          <w:sz w:val="24"/>
          <w:szCs w:val="24"/>
        </w:rPr>
        <w:t xml:space="preserve"> insight into the</w:t>
      </w:r>
      <w:r w:rsidR="00A05884">
        <w:rPr>
          <w:sz w:val="24"/>
          <w:szCs w:val="24"/>
        </w:rPr>
        <w:t xml:space="preserve"> geographic</w:t>
      </w:r>
      <w:r w:rsidR="00FD5D91" w:rsidRPr="00FD5D91">
        <w:rPr>
          <w:sz w:val="24"/>
          <w:szCs w:val="24"/>
        </w:rPr>
        <w:t xml:space="preserve"> </w:t>
      </w:r>
      <w:r w:rsidR="0018024D">
        <w:rPr>
          <w:sz w:val="24"/>
          <w:szCs w:val="24"/>
        </w:rPr>
        <w:t>sources of copper and zinc.  Insights</w:t>
      </w:r>
      <w:r w:rsidR="00FD5D91">
        <w:rPr>
          <w:sz w:val="24"/>
          <w:szCs w:val="24"/>
        </w:rPr>
        <w:t xml:space="preserve"> gained fr</w:t>
      </w:r>
      <w:r w:rsidR="0018024D">
        <w:rPr>
          <w:sz w:val="24"/>
          <w:szCs w:val="24"/>
        </w:rPr>
        <w:t>om these</w:t>
      </w:r>
      <w:r w:rsidR="00FD5D91">
        <w:rPr>
          <w:sz w:val="24"/>
          <w:szCs w:val="24"/>
        </w:rPr>
        <w:t xml:space="preserve"> effort</w:t>
      </w:r>
      <w:r w:rsidR="0018024D">
        <w:rPr>
          <w:sz w:val="24"/>
          <w:szCs w:val="24"/>
        </w:rPr>
        <w:t>s</w:t>
      </w:r>
      <w:r w:rsidR="00FD5D91">
        <w:rPr>
          <w:sz w:val="24"/>
          <w:szCs w:val="24"/>
        </w:rPr>
        <w:t xml:space="preserve"> to characterize </w:t>
      </w:r>
      <w:r w:rsidR="0018024D">
        <w:rPr>
          <w:sz w:val="24"/>
          <w:szCs w:val="24"/>
        </w:rPr>
        <w:t>in-situ spatial</w:t>
      </w:r>
      <w:r w:rsidR="00A05884">
        <w:rPr>
          <w:sz w:val="24"/>
          <w:szCs w:val="24"/>
        </w:rPr>
        <w:t xml:space="preserve"> and</w:t>
      </w:r>
      <w:r w:rsidR="0018024D">
        <w:rPr>
          <w:sz w:val="24"/>
          <w:szCs w:val="24"/>
        </w:rPr>
        <w:t xml:space="preserve"> </w:t>
      </w:r>
      <w:r w:rsidR="00FD5D91">
        <w:rPr>
          <w:sz w:val="24"/>
          <w:szCs w:val="24"/>
        </w:rPr>
        <w:t>temporal trends would allow an enhanced interpretation of predicted biological effects of concern</w:t>
      </w:r>
      <w:r w:rsidR="000E508E">
        <w:rPr>
          <w:sz w:val="24"/>
          <w:szCs w:val="24"/>
        </w:rPr>
        <w:t xml:space="preserve">. </w:t>
      </w:r>
    </w:p>
    <w:p w14:paraId="3DA0480B" w14:textId="061E19F0" w:rsidR="00545353" w:rsidRDefault="00545353" w:rsidP="00856719">
      <w:pPr>
        <w:rPr>
          <w:sz w:val="24"/>
          <w:szCs w:val="24"/>
        </w:rPr>
      </w:pPr>
    </w:p>
    <w:p w14:paraId="0AF194A6" w14:textId="387CC813" w:rsidR="000E508E" w:rsidRDefault="000E508E" w:rsidP="00856719">
      <w:pPr>
        <w:rPr>
          <w:sz w:val="24"/>
          <w:szCs w:val="24"/>
        </w:rPr>
      </w:pPr>
      <w:r>
        <w:rPr>
          <w:sz w:val="24"/>
          <w:szCs w:val="24"/>
        </w:rPr>
        <w:t>Additionally, further literature review is required in order to identi</w:t>
      </w:r>
      <w:r w:rsidR="00545353">
        <w:rPr>
          <w:sz w:val="24"/>
          <w:szCs w:val="24"/>
        </w:rPr>
        <w:t xml:space="preserve">fy the </w:t>
      </w:r>
      <w:r w:rsidR="005C1AC7">
        <w:rPr>
          <w:sz w:val="24"/>
          <w:szCs w:val="24"/>
        </w:rPr>
        <w:t xml:space="preserve">predicted </w:t>
      </w:r>
      <w:r w:rsidR="00545353">
        <w:rPr>
          <w:sz w:val="24"/>
          <w:szCs w:val="24"/>
        </w:rPr>
        <w:t xml:space="preserve">detrimental effects </w:t>
      </w:r>
      <w:ins w:id="405" w:author="Eldred, Laura" w:date="2020-12-29T13:17:00Z">
        <w:r w:rsidR="00F922B6">
          <w:rPr>
            <w:sz w:val="24"/>
            <w:szCs w:val="24"/>
          </w:rPr>
          <w:t xml:space="preserve">elevated copper or zinc </w:t>
        </w:r>
      </w:ins>
      <w:del w:id="406" w:author="Eldred, Laura" w:date="2020-12-29T13:17:00Z">
        <w:r w:rsidDel="00F922B6">
          <w:rPr>
            <w:sz w:val="24"/>
            <w:szCs w:val="24"/>
          </w:rPr>
          <w:delText xml:space="preserve">exceedances </w:delText>
        </w:r>
      </w:del>
      <w:r>
        <w:rPr>
          <w:sz w:val="24"/>
          <w:szCs w:val="24"/>
        </w:rPr>
        <w:t xml:space="preserve">can have on the juvenile salmon species that remain in </w:t>
      </w:r>
      <w:r w:rsidR="00175C94">
        <w:rPr>
          <w:sz w:val="24"/>
          <w:szCs w:val="24"/>
        </w:rPr>
        <w:t>lotic rearing habitat for multiple years, potentially presenting enhanced opportunity for bioaccumulation.</w:t>
      </w:r>
      <w:r w:rsidR="00545353">
        <w:rPr>
          <w:sz w:val="24"/>
          <w:szCs w:val="24"/>
        </w:rPr>
        <w:t xml:space="preserve">  New knowledge of the characteristics and effects of urban runoff</w:t>
      </w:r>
      <w:r w:rsidR="00FD5D91">
        <w:rPr>
          <w:sz w:val="24"/>
          <w:szCs w:val="24"/>
        </w:rPr>
        <w:t xml:space="preserve"> pollution</w:t>
      </w:r>
      <w:r w:rsidR="00545353">
        <w:rPr>
          <w:sz w:val="24"/>
          <w:szCs w:val="24"/>
        </w:rPr>
        <w:t xml:space="preserve"> on freshwater aquatic communities are continuously being discovered (e.g.,</w:t>
      </w:r>
      <w:r w:rsidR="0018024D">
        <w:rPr>
          <w:sz w:val="24"/>
          <w:szCs w:val="24"/>
        </w:rPr>
        <w:t xml:space="preserve"> Tian et al. 2020)</w:t>
      </w:r>
      <w:r w:rsidR="00A05884">
        <w:rPr>
          <w:sz w:val="24"/>
          <w:szCs w:val="24"/>
        </w:rPr>
        <w:t>, thus regular assessment of water quality monitoring priorities</w:t>
      </w:r>
      <w:r w:rsidR="005C1AC7">
        <w:rPr>
          <w:sz w:val="24"/>
          <w:szCs w:val="24"/>
        </w:rPr>
        <w:t xml:space="preserve"> based on updated knowledge is critical</w:t>
      </w:r>
      <w:r w:rsidR="00A05884">
        <w:rPr>
          <w:sz w:val="24"/>
          <w:szCs w:val="24"/>
        </w:rPr>
        <w:t>.</w:t>
      </w:r>
    </w:p>
    <w:p w14:paraId="464AEF73" w14:textId="0E93B4AA" w:rsidR="009F22B3" w:rsidRDefault="009F22B3" w:rsidP="003C0D02">
      <w:pPr>
        <w:rPr>
          <w:sz w:val="24"/>
          <w:szCs w:val="24"/>
        </w:rPr>
      </w:pPr>
    </w:p>
    <w:p w14:paraId="42AE5457" w14:textId="003FF151" w:rsidR="00A97748" w:rsidRPr="00B25E30" w:rsidRDefault="00A97748" w:rsidP="00973145">
      <w:pPr>
        <w:rPr>
          <w:sz w:val="24"/>
          <w:szCs w:val="24"/>
        </w:rPr>
      </w:pPr>
    </w:p>
    <w:p w14:paraId="6FCC1CA8" w14:textId="77777777" w:rsidR="00973145" w:rsidRPr="00FD4665" w:rsidRDefault="00973145" w:rsidP="003B4EC2">
      <w:pPr>
        <w:pStyle w:val="Heading3"/>
        <w:rPr>
          <w:sz w:val="28"/>
          <w:szCs w:val="28"/>
        </w:rPr>
      </w:pPr>
      <w:bookmarkStart w:id="407" w:name="_Toc64271441"/>
      <w:r w:rsidRPr="00FD4665">
        <w:rPr>
          <w:sz w:val="28"/>
          <w:szCs w:val="28"/>
        </w:rPr>
        <w:t>Mapping potential sources of copper and zinc</w:t>
      </w:r>
      <w:bookmarkEnd w:id="407"/>
    </w:p>
    <w:p w14:paraId="04743D4A" w14:textId="77777777" w:rsidR="00973145" w:rsidRDefault="00973145" w:rsidP="00973145"/>
    <w:p w14:paraId="5E86DC7D" w14:textId="67FEEAB6" w:rsidR="00FB4DBB" w:rsidRDefault="00FD4665" w:rsidP="00973145">
      <w:pPr>
        <w:rPr>
          <w:sz w:val="24"/>
          <w:szCs w:val="24"/>
        </w:rPr>
      </w:pPr>
      <w:r>
        <w:rPr>
          <w:sz w:val="24"/>
          <w:szCs w:val="24"/>
        </w:rPr>
        <w:t>M</w:t>
      </w:r>
      <w:r w:rsidR="00BF4127">
        <w:rPr>
          <w:sz w:val="24"/>
          <w:szCs w:val="24"/>
        </w:rPr>
        <w:t xml:space="preserve">apping of potential sources of </w:t>
      </w:r>
      <w:r w:rsidR="005279AF">
        <w:rPr>
          <w:sz w:val="24"/>
          <w:szCs w:val="24"/>
        </w:rPr>
        <w:t>c</w:t>
      </w:r>
      <w:r w:rsidR="00BF4127">
        <w:rPr>
          <w:sz w:val="24"/>
          <w:szCs w:val="24"/>
        </w:rPr>
        <w:t xml:space="preserve">opper </w:t>
      </w:r>
      <w:r w:rsidR="005279AF">
        <w:rPr>
          <w:sz w:val="24"/>
          <w:szCs w:val="24"/>
        </w:rPr>
        <w:t xml:space="preserve">and zinc </w:t>
      </w:r>
      <w:r w:rsidR="00BF4127">
        <w:rPr>
          <w:sz w:val="24"/>
          <w:szCs w:val="24"/>
        </w:rPr>
        <w:t>throughout the Kenai Watershed is an ongoing effort and will be completed in 202</w:t>
      </w:r>
      <w:r w:rsidR="00A97748">
        <w:rPr>
          <w:sz w:val="24"/>
          <w:szCs w:val="24"/>
        </w:rPr>
        <w:t>1</w:t>
      </w:r>
      <w:r w:rsidR="00BF4127">
        <w:rPr>
          <w:sz w:val="24"/>
          <w:szCs w:val="24"/>
        </w:rPr>
        <w:t>.</w:t>
      </w:r>
      <w:r w:rsidR="00FB4DBB">
        <w:rPr>
          <w:sz w:val="24"/>
          <w:szCs w:val="24"/>
        </w:rPr>
        <w:t xml:space="preserve">  The final product will include a robust </w:t>
      </w:r>
      <w:ins w:id="408" w:author="Eldred, Laura" w:date="2020-12-29T13:18:00Z">
        <w:r w:rsidR="00F922B6">
          <w:rPr>
            <w:sz w:val="24"/>
            <w:szCs w:val="24"/>
          </w:rPr>
          <w:t xml:space="preserve">GIS </w:t>
        </w:r>
      </w:ins>
      <w:r w:rsidR="00FB4DBB">
        <w:rPr>
          <w:sz w:val="24"/>
          <w:szCs w:val="24"/>
        </w:rPr>
        <w:t xml:space="preserve">mapping tool that will help identify potential sources of copper and </w:t>
      </w:r>
      <w:commentRangeStart w:id="409"/>
      <w:commentRangeStart w:id="410"/>
      <w:r w:rsidR="00FB4DBB">
        <w:rPr>
          <w:sz w:val="24"/>
          <w:szCs w:val="24"/>
        </w:rPr>
        <w:t>zinc</w:t>
      </w:r>
      <w:commentRangeEnd w:id="409"/>
      <w:r w:rsidR="00F922B6">
        <w:rPr>
          <w:rStyle w:val="CommentReference"/>
        </w:rPr>
        <w:commentReference w:id="409"/>
      </w:r>
      <w:commentRangeEnd w:id="410"/>
      <w:r w:rsidR="00FA66A8">
        <w:rPr>
          <w:rStyle w:val="CommentReference"/>
        </w:rPr>
        <w:commentReference w:id="410"/>
      </w:r>
      <w:r w:rsidR="00FB4DBB">
        <w:rPr>
          <w:sz w:val="24"/>
          <w:szCs w:val="24"/>
        </w:rPr>
        <w:t xml:space="preserve">. </w:t>
      </w:r>
      <w:r>
        <w:rPr>
          <w:sz w:val="24"/>
          <w:szCs w:val="24"/>
        </w:rPr>
        <w:t>This portion of the study will be</w:t>
      </w:r>
      <w:r w:rsidR="00FB4DBB">
        <w:rPr>
          <w:sz w:val="24"/>
          <w:szCs w:val="24"/>
        </w:rPr>
        <w:t xml:space="preserve"> concluded in 2021 with a final report further detailing area-specific sources of copper and zinc, advisable study expansions, and potential area-specific repercussions of elevated heavy metal levels.</w:t>
      </w:r>
    </w:p>
    <w:p w14:paraId="397F2BB3" w14:textId="25D792BA" w:rsidR="000729D2" w:rsidRDefault="000729D2" w:rsidP="00973145">
      <w:pPr>
        <w:rPr>
          <w:sz w:val="24"/>
          <w:szCs w:val="24"/>
        </w:rPr>
      </w:pPr>
    </w:p>
    <w:p w14:paraId="6FE675BF" w14:textId="77777777" w:rsidR="000729D2" w:rsidRPr="001A3E40" w:rsidRDefault="000729D2" w:rsidP="000729D2">
      <w:pPr>
        <w:rPr>
          <w:sz w:val="24"/>
          <w:szCs w:val="24"/>
        </w:rPr>
      </w:pPr>
      <w:r>
        <w:rPr>
          <w:sz w:val="24"/>
          <w:szCs w:val="24"/>
        </w:rPr>
        <w:t>Addressing the identified data gaps would require varying levels of effort. For example, creation of an impervious surfaces layer would involve substantial efforts in heads-up digitizing and ground-</w:t>
      </w:r>
      <w:proofErr w:type="spellStart"/>
      <w:r>
        <w:rPr>
          <w:sz w:val="24"/>
          <w:szCs w:val="24"/>
        </w:rPr>
        <w:t>truthing</w:t>
      </w:r>
      <w:proofErr w:type="spellEnd"/>
      <w:r>
        <w:rPr>
          <w:sz w:val="24"/>
          <w:szCs w:val="24"/>
        </w:rPr>
        <w:t xml:space="preserve"> fieldwork of impervious surfaces, while including a </w:t>
      </w:r>
      <w:proofErr w:type="spellStart"/>
      <w:r>
        <w:rPr>
          <w:sz w:val="24"/>
          <w:szCs w:val="24"/>
        </w:rPr>
        <w:t>stor</w:t>
      </w:r>
      <w:proofErr w:type="spellEnd"/>
      <w:r>
        <w:rPr>
          <w:sz w:val="24"/>
          <w:szCs w:val="24"/>
        </w:rPr>
        <w:t xml:space="preserve">  </w:t>
      </w:r>
    </w:p>
    <w:p w14:paraId="5A24A7AF" w14:textId="77777777" w:rsidR="000729D2" w:rsidRDefault="000729D2" w:rsidP="00973145">
      <w:pPr>
        <w:rPr>
          <w:sz w:val="24"/>
          <w:szCs w:val="24"/>
        </w:rPr>
      </w:pP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411" w:name="_Toc64271442"/>
      <w:r w:rsidRPr="003B4EC2">
        <w:rPr>
          <w:sz w:val="24"/>
        </w:rPr>
        <w:t>Potential sources on the Kenai River</w:t>
      </w:r>
      <w:bookmarkEnd w:id="411"/>
    </w:p>
    <w:p w14:paraId="56FCE031" w14:textId="77777777" w:rsidR="003B4EC2" w:rsidRDefault="003B4EC2" w:rsidP="00973145">
      <w:pPr>
        <w:rPr>
          <w:b/>
          <w:bCs/>
          <w:sz w:val="24"/>
          <w:szCs w:val="24"/>
        </w:rPr>
      </w:pPr>
    </w:p>
    <w:p w14:paraId="3E31A7F8" w14:textId="400A6CA8" w:rsidR="00BF4127" w:rsidRPr="00BF4127" w:rsidRDefault="00BF4127" w:rsidP="00973145">
      <w:pPr>
        <w:rPr>
          <w:sz w:val="24"/>
          <w:szCs w:val="24"/>
        </w:rPr>
      </w:pPr>
      <w:r>
        <w:rPr>
          <w:sz w:val="24"/>
          <w:szCs w:val="24"/>
        </w:rPr>
        <w:t xml:space="preserve">The current shapefile that has been created includes photos taken of parcels with potential sources of copper and zinc along </w:t>
      </w:r>
      <w:r w:rsidR="00213C01">
        <w:rPr>
          <w:sz w:val="24"/>
          <w:szCs w:val="24"/>
        </w:rPr>
        <w:t>river-right</w:t>
      </w:r>
      <w:r>
        <w:rPr>
          <w:sz w:val="24"/>
          <w:szCs w:val="24"/>
        </w:rPr>
        <w:t xml:space="preserve"> and </w:t>
      </w:r>
      <w:r w:rsidR="00213C01">
        <w:rPr>
          <w:sz w:val="24"/>
          <w:szCs w:val="24"/>
        </w:rPr>
        <w:t>river-left</w:t>
      </w:r>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r w:rsidR="00213C01">
        <w:rPr>
          <w:sz w:val="24"/>
          <w:szCs w:val="24"/>
        </w:rPr>
        <w:t xml:space="preserve"> </w:t>
      </w:r>
      <w:r w:rsidR="001E2B6E">
        <w:rPr>
          <w:sz w:val="24"/>
          <w:szCs w:val="24"/>
        </w:rPr>
        <w:t>time</w:t>
      </w:r>
      <w:r w:rsidR="00213C01">
        <w:rPr>
          <w:sz w:val="24"/>
          <w:szCs w:val="24"/>
        </w:rPr>
        <w:t xml:space="preserve">.  </w:t>
      </w:r>
      <w:commentRangeStart w:id="412"/>
      <w:commentRangeStart w:id="413"/>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commentRangeEnd w:id="412"/>
      <w:r w:rsidR="00F95215">
        <w:rPr>
          <w:rStyle w:val="CommentReference"/>
        </w:rPr>
        <w:commentReference w:id="412"/>
      </w:r>
      <w:commentRangeEnd w:id="413"/>
      <w:r w:rsidR="00F922B6">
        <w:rPr>
          <w:rStyle w:val="CommentReference"/>
        </w:rPr>
        <w:commentReference w:id="413"/>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414" w:name="_Toc64271443"/>
      <w:r w:rsidRPr="003B4EC2">
        <w:rPr>
          <w:sz w:val="24"/>
        </w:rPr>
        <w:t>Potential sources throughout the Kenai River watershed</w:t>
      </w:r>
      <w:bookmarkEnd w:id="414"/>
    </w:p>
    <w:p w14:paraId="57EE903A" w14:textId="77777777" w:rsidR="003B4EC2" w:rsidRPr="00BF4127" w:rsidRDefault="003B4EC2" w:rsidP="00973145">
      <w:pPr>
        <w:rPr>
          <w:sz w:val="24"/>
          <w:szCs w:val="24"/>
        </w:rPr>
      </w:pPr>
    </w:p>
    <w:p w14:paraId="761FE5B2" w14:textId="762478E9"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 xml:space="preserve">Additions to this map could also include critical rearing and/or </w:t>
      </w:r>
      <w:r>
        <w:rPr>
          <w:sz w:val="24"/>
          <w:szCs w:val="24"/>
        </w:rPr>
        <w:lastRenderedPageBreak/>
        <w:t>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shapefile will be integrated with </w:t>
      </w:r>
      <w:r w:rsidR="00714287">
        <w:rPr>
          <w:sz w:val="24"/>
          <w:szCs w:val="24"/>
        </w:rPr>
        <w:t xml:space="preserve">the </w:t>
      </w:r>
      <w:r>
        <w:rPr>
          <w:sz w:val="24"/>
          <w:szCs w:val="24"/>
        </w:rPr>
        <w:t xml:space="preserve">photo shapefile described above. </w:t>
      </w:r>
      <w:r w:rsidR="00FD4665">
        <w:rPr>
          <w:sz w:val="24"/>
          <w:szCs w:val="24"/>
        </w:rPr>
        <w:t xml:space="preserve">The final product may be used to </w:t>
      </w:r>
      <w:r>
        <w:rPr>
          <w:sz w:val="24"/>
          <w:szCs w:val="24"/>
        </w:rPr>
        <w:t xml:space="preserve">identify areas </w:t>
      </w:r>
      <w:r w:rsidR="00FD4665">
        <w:rPr>
          <w:sz w:val="24"/>
          <w:szCs w:val="24"/>
        </w:rPr>
        <w:t>that contain high concentrations of</w:t>
      </w:r>
      <w:r>
        <w:rPr>
          <w:sz w:val="24"/>
          <w:szCs w:val="24"/>
        </w:rPr>
        <w:t xml:space="preserve"> potential copper and zinc sources.</w:t>
      </w:r>
      <w:r w:rsidR="00AB33D0">
        <w:rPr>
          <w:sz w:val="24"/>
          <w:szCs w:val="24"/>
        </w:rPr>
        <w:t xml:space="preserve"> In orde</w:t>
      </w:r>
      <w:r w:rsidR="00FD4665">
        <w:rPr>
          <w:sz w:val="24"/>
          <w:szCs w:val="24"/>
        </w:rPr>
        <w:t>r to maintain relevance,</w:t>
      </w:r>
      <w:r w:rsidR="00EA11CF">
        <w:rPr>
          <w:sz w:val="24"/>
          <w:szCs w:val="24"/>
        </w:rPr>
        <w:t xml:space="preserve"> Kenai Watershed Forum</w:t>
      </w:r>
      <w:r w:rsidR="00AB33D0">
        <w:rPr>
          <w:sz w:val="24"/>
          <w:szCs w:val="24"/>
        </w:rPr>
        <w:t xml:space="preserve"> </w:t>
      </w:r>
      <w:del w:id="415" w:author="Apsens, Sarah" w:date="2020-12-30T14:24:00Z">
        <w:r w:rsidR="00AB33D0" w:rsidDel="00D457D3">
          <w:rPr>
            <w:sz w:val="24"/>
            <w:szCs w:val="24"/>
          </w:rPr>
          <w:delText xml:space="preserve">highly </w:delText>
        </w:r>
      </w:del>
      <w:r w:rsidR="00AB33D0">
        <w:rPr>
          <w:sz w:val="24"/>
          <w:szCs w:val="24"/>
        </w:rPr>
        <w:t>recommends that the data contained within this mapping tool is updated on an annual bas</w:t>
      </w:r>
      <w:r w:rsidR="00213C01">
        <w:rPr>
          <w:sz w:val="24"/>
          <w:szCs w:val="24"/>
        </w:rPr>
        <w:t>i</w:t>
      </w:r>
      <w:r w:rsidR="00AB33D0">
        <w:rPr>
          <w:sz w:val="24"/>
          <w:szCs w:val="24"/>
        </w:rPr>
        <w:t xml:space="preserve">s in order to track changes in development over </w:t>
      </w:r>
      <w:commentRangeStart w:id="416"/>
      <w:r w:rsidR="00AB33D0">
        <w:rPr>
          <w:sz w:val="24"/>
          <w:szCs w:val="24"/>
        </w:rPr>
        <w:t>time</w:t>
      </w:r>
      <w:commentRangeEnd w:id="416"/>
      <w:r w:rsidR="00F922B6">
        <w:rPr>
          <w:rStyle w:val="CommentReference"/>
        </w:rPr>
        <w:commentReference w:id="416"/>
      </w:r>
      <w:r w:rsidR="00AB33D0">
        <w:rPr>
          <w:sz w:val="24"/>
          <w:szCs w:val="24"/>
        </w:rPr>
        <w:t>.</w:t>
      </w:r>
    </w:p>
    <w:p w14:paraId="40BBDBB2" w14:textId="275AB55B" w:rsidR="00973145" w:rsidRDefault="00973145" w:rsidP="006F3509">
      <w:pPr>
        <w:rPr>
          <w:sz w:val="24"/>
          <w:szCs w:val="24"/>
        </w:rPr>
      </w:pPr>
    </w:p>
    <w:p w14:paraId="5DEC28EB" w14:textId="77777777" w:rsidR="00FD4665" w:rsidRPr="00BF4127" w:rsidRDefault="00FD4665" w:rsidP="006F3509">
      <w:pPr>
        <w:rPr>
          <w:sz w:val="24"/>
          <w:szCs w:val="24"/>
        </w:rPr>
      </w:pPr>
    </w:p>
    <w:p w14:paraId="01E8033A" w14:textId="716E5922" w:rsidR="00973145" w:rsidRDefault="00973145" w:rsidP="003B4EC2">
      <w:pPr>
        <w:pStyle w:val="Heading1"/>
        <w:rPr>
          <w:b/>
        </w:rPr>
      </w:pPr>
      <w:bookmarkStart w:id="417" w:name="_Toc64271444"/>
      <w:r w:rsidRPr="003B4EC2">
        <w:rPr>
          <w:b/>
        </w:rPr>
        <w:t>CONCLUSION</w:t>
      </w:r>
      <w:bookmarkEnd w:id="417"/>
    </w:p>
    <w:p w14:paraId="3CD06717" w14:textId="4CDF02AF" w:rsidR="004406D1" w:rsidRDefault="004406D1" w:rsidP="00AB33D0">
      <w:pPr>
        <w:rPr>
          <w:sz w:val="24"/>
          <w:szCs w:val="24"/>
        </w:rPr>
      </w:pPr>
    </w:p>
    <w:p w14:paraId="220FBED7" w14:textId="2238865D"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in 2019</w:t>
      </w:r>
      <w:r w:rsidR="00A97748">
        <w:rPr>
          <w:sz w:val="24"/>
          <w:szCs w:val="24"/>
        </w:rPr>
        <w:t>-2020</w:t>
      </w:r>
      <w:r>
        <w:rPr>
          <w:sz w:val="24"/>
          <w:szCs w:val="24"/>
        </w:rPr>
        <w:t xml:space="preserve">. While the data collected throughout this study will provide further insight into the current sources and levels of copper and zinc throughout the Kenai River watershed, much </w:t>
      </w:r>
      <w:r w:rsidR="00A97748">
        <w:rPr>
          <w:sz w:val="24"/>
          <w:szCs w:val="24"/>
        </w:rPr>
        <w:t>of the</w:t>
      </w:r>
      <w:r>
        <w:rPr>
          <w:sz w:val="24"/>
          <w:szCs w:val="24"/>
        </w:rPr>
        <w:t xml:space="preserve"> temporal variation and point sources of these heavy metals</w:t>
      </w:r>
      <w:r w:rsidR="00A97748">
        <w:rPr>
          <w:sz w:val="24"/>
          <w:szCs w:val="24"/>
        </w:rPr>
        <w:t xml:space="preserve"> remains to be chara</w:t>
      </w:r>
      <w:r w:rsidR="00CF26C3">
        <w:rPr>
          <w:sz w:val="24"/>
          <w:szCs w:val="24"/>
        </w:rPr>
        <w:t>c</w:t>
      </w:r>
      <w:r w:rsidR="00A97748">
        <w:rPr>
          <w:sz w:val="24"/>
          <w:szCs w:val="24"/>
        </w:rPr>
        <w:t>terized</w:t>
      </w:r>
      <w:r>
        <w:rPr>
          <w:sz w:val="24"/>
          <w:szCs w:val="24"/>
        </w:rPr>
        <w:t>. As a result, the following preliminary study expansions are advised:</w:t>
      </w:r>
    </w:p>
    <w:p w14:paraId="511914A6" w14:textId="77777777" w:rsidR="00973145" w:rsidRPr="00922F1A" w:rsidRDefault="00973145" w:rsidP="006F3509">
      <w:pPr>
        <w:rPr>
          <w:sz w:val="24"/>
          <w:szCs w:val="24"/>
        </w:rPr>
      </w:pPr>
    </w:p>
    <w:p w14:paraId="49242FFF" w14:textId="349F04AC" w:rsidR="007D1D72" w:rsidRPr="007D1D72" w:rsidRDefault="007D1D72" w:rsidP="007D1D72">
      <w:pPr>
        <w:pStyle w:val="ListParagraph"/>
        <w:numPr>
          <w:ilvl w:val="0"/>
          <w:numId w:val="8"/>
        </w:numPr>
        <w:rPr>
          <w:sz w:val="24"/>
          <w:szCs w:val="24"/>
        </w:rPr>
      </w:pPr>
      <w:r w:rsidRPr="007D1D72">
        <w:rPr>
          <w:b/>
          <w:sz w:val="24"/>
          <w:szCs w:val="24"/>
        </w:rPr>
        <w:t>Perform a ba</w:t>
      </w:r>
      <w:r w:rsidR="00C144DE">
        <w:rPr>
          <w:b/>
          <w:sz w:val="24"/>
          <w:szCs w:val="24"/>
        </w:rPr>
        <w:t xml:space="preserve">sic exploratory data analysis to </w:t>
      </w:r>
      <w:r w:rsidR="00926EB4">
        <w:rPr>
          <w:b/>
          <w:sz w:val="24"/>
          <w:szCs w:val="24"/>
        </w:rPr>
        <w:t>summarize</w:t>
      </w:r>
      <w:r w:rsidRPr="007D1D72">
        <w:rPr>
          <w:b/>
          <w:sz w:val="24"/>
          <w:szCs w:val="24"/>
        </w:rPr>
        <w:t xml:space="preserve"> all available water quality</w:t>
      </w:r>
      <w:r w:rsidR="006B3974">
        <w:rPr>
          <w:b/>
          <w:sz w:val="24"/>
          <w:szCs w:val="24"/>
        </w:rPr>
        <w:t xml:space="preserve"> data from 2000 – 2020 and apply results</w:t>
      </w:r>
    </w:p>
    <w:p w14:paraId="0B3E91E4" w14:textId="091EA5D7" w:rsidR="00EA11CF" w:rsidRPr="003B1CEC" w:rsidRDefault="00EA11CF" w:rsidP="003B1CEC">
      <w:pPr>
        <w:pStyle w:val="ListParagraph"/>
        <w:numPr>
          <w:ilvl w:val="1"/>
          <w:numId w:val="8"/>
        </w:numPr>
        <w:rPr>
          <w:sz w:val="24"/>
          <w:szCs w:val="24"/>
        </w:rPr>
      </w:pPr>
      <w:r>
        <w:rPr>
          <w:sz w:val="24"/>
          <w:szCs w:val="24"/>
        </w:rPr>
        <w:t>Ensure all data 2000 - 2020 is archived and available for public access through the EPA water quality portal</w:t>
      </w:r>
    </w:p>
    <w:p w14:paraId="35DF40F7" w14:textId="4E937D66" w:rsidR="006B3974" w:rsidRPr="006B3974" w:rsidRDefault="00926EB4" w:rsidP="006B3974">
      <w:pPr>
        <w:pStyle w:val="ListParagraph"/>
        <w:numPr>
          <w:ilvl w:val="1"/>
          <w:numId w:val="8"/>
        </w:numPr>
        <w:rPr>
          <w:sz w:val="24"/>
          <w:szCs w:val="24"/>
        </w:rPr>
      </w:pPr>
      <w:r>
        <w:rPr>
          <w:sz w:val="24"/>
          <w:szCs w:val="24"/>
        </w:rPr>
        <w:t>Examine</w:t>
      </w:r>
      <w:r w:rsidR="007D1D72">
        <w:rPr>
          <w:sz w:val="24"/>
          <w:szCs w:val="24"/>
        </w:rPr>
        <w:t xml:space="preserve"> </w:t>
      </w:r>
      <w:commentRangeStart w:id="418"/>
      <w:r w:rsidR="007D1D72">
        <w:rPr>
          <w:sz w:val="24"/>
          <w:szCs w:val="24"/>
        </w:rPr>
        <w:t xml:space="preserve">site-specific trends from </w:t>
      </w:r>
      <w:commentRangeEnd w:id="418"/>
      <w:r w:rsidR="00A235BB">
        <w:rPr>
          <w:rStyle w:val="CommentReference"/>
        </w:rPr>
        <w:commentReference w:id="418"/>
      </w:r>
      <w:r w:rsidR="007D1D72">
        <w:rPr>
          <w:sz w:val="24"/>
          <w:szCs w:val="24"/>
        </w:rPr>
        <w:t xml:space="preserve">2000 </w:t>
      </w:r>
      <w:r w:rsidR="006B3974">
        <w:rPr>
          <w:sz w:val="24"/>
          <w:szCs w:val="24"/>
        </w:rPr>
        <w:t>–</w:t>
      </w:r>
      <w:r w:rsidR="007D1D72">
        <w:rPr>
          <w:sz w:val="24"/>
          <w:szCs w:val="24"/>
        </w:rPr>
        <w:t xml:space="preserve"> 2020</w:t>
      </w:r>
      <w:r w:rsidR="006B3974">
        <w:rPr>
          <w:sz w:val="24"/>
          <w:szCs w:val="24"/>
        </w:rPr>
        <w:t xml:space="preserve"> to identify spatial and temporal predictors of copper and zinc exceedance</w:t>
      </w:r>
    </w:p>
    <w:p w14:paraId="18CED02C" w14:textId="39B59DE4" w:rsidR="007D1D72" w:rsidRDefault="006B3974" w:rsidP="007D1D72">
      <w:pPr>
        <w:pStyle w:val="ListParagraph"/>
        <w:numPr>
          <w:ilvl w:val="1"/>
          <w:numId w:val="8"/>
        </w:numPr>
        <w:rPr>
          <w:sz w:val="24"/>
          <w:szCs w:val="24"/>
        </w:rPr>
      </w:pPr>
      <w:r>
        <w:rPr>
          <w:sz w:val="24"/>
          <w:szCs w:val="24"/>
        </w:rPr>
        <w:t>Using the identified predictors, choose a</w:t>
      </w:r>
      <w:r w:rsidR="007D1D72">
        <w:rPr>
          <w:sz w:val="24"/>
          <w:szCs w:val="24"/>
        </w:rPr>
        <w:t xml:space="preserve"> subset of watersheds where mitigation actions may be potentially feasible and appropriate</w:t>
      </w:r>
    </w:p>
    <w:p w14:paraId="077708CD" w14:textId="1B8B529F" w:rsidR="006B3974" w:rsidRPr="006B3974" w:rsidRDefault="006B3974" w:rsidP="006B3974">
      <w:pPr>
        <w:pStyle w:val="ListParagraph"/>
        <w:numPr>
          <w:ilvl w:val="1"/>
          <w:numId w:val="8"/>
        </w:numPr>
        <w:rPr>
          <w:sz w:val="24"/>
          <w:szCs w:val="24"/>
        </w:rPr>
      </w:pPr>
      <w:r w:rsidRPr="00922F1A">
        <w:rPr>
          <w:sz w:val="24"/>
          <w:szCs w:val="24"/>
        </w:rPr>
        <w:t>Implement restoration and other mitigation efforts in tandem with local partnerships</w:t>
      </w:r>
    </w:p>
    <w:p w14:paraId="2615582A" w14:textId="0CCB1AD8"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49595944"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No Name Creek, Beaver Creek, Slikok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Swiftwater Park (RM 23)</w:t>
      </w:r>
    </w:p>
    <w:p w14:paraId="694E3153" w14:textId="0B981220" w:rsidR="009A4407" w:rsidRDefault="009A4407" w:rsidP="00C62EA9">
      <w:pPr>
        <w:pStyle w:val="ListParagraph"/>
        <w:numPr>
          <w:ilvl w:val="1"/>
          <w:numId w:val="8"/>
        </w:numPr>
        <w:rPr>
          <w:sz w:val="24"/>
          <w:szCs w:val="24"/>
        </w:rPr>
      </w:pPr>
      <w:r w:rsidRPr="00922F1A">
        <w:rPr>
          <w:sz w:val="24"/>
          <w:szCs w:val="24"/>
        </w:rPr>
        <w:t>Expand sampling efforts along longitudinal transects in tributaries experiencing exceedances in order to identify areas of concern within each tributary</w:t>
      </w:r>
    </w:p>
    <w:p w14:paraId="63FC1922" w14:textId="6D4221AB" w:rsidR="00A81494" w:rsidRDefault="00A81494" w:rsidP="00C62EA9">
      <w:pPr>
        <w:pStyle w:val="ListParagraph"/>
        <w:numPr>
          <w:ilvl w:val="1"/>
          <w:numId w:val="8"/>
        </w:numPr>
        <w:rPr>
          <w:sz w:val="24"/>
          <w:szCs w:val="24"/>
        </w:rPr>
      </w:pPr>
      <w:r>
        <w:rPr>
          <w:sz w:val="24"/>
          <w:szCs w:val="24"/>
        </w:rPr>
        <w:t xml:space="preserve">Perform opportunistic sampling at known and suspected </w:t>
      </w:r>
      <w:commentRangeStart w:id="419"/>
      <w:del w:id="420" w:author="Eldred, Laura" w:date="2020-12-29T13:23:00Z">
        <w:r w:rsidDel="00193D90">
          <w:rPr>
            <w:sz w:val="24"/>
            <w:szCs w:val="24"/>
          </w:rPr>
          <w:delText>point</w:delText>
        </w:r>
      </w:del>
      <w:commentRangeEnd w:id="419"/>
      <w:r w:rsidR="00193D90">
        <w:rPr>
          <w:rStyle w:val="CommentReference"/>
        </w:rPr>
        <w:commentReference w:id="419"/>
      </w:r>
      <w:del w:id="421" w:author="Eldred, Laura" w:date="2020-12-29T13:23:00Z">
        <w:r w:rsidDel="00193D90">
          <w:rPr>
            <w:sz w:val="24"/>
            <w:szCs w:val="24"/>
          </w:rPr>
          <w:delText xml:space="preserve"> </w:delText>
        </w:r>
      </w:del>
      <w:ins w:id="422" w:author="Eldred, Laura" w:date="2020-12-29T13:23:00Z">
        <w:r w:rsidR="00193D90">
          <w:rPr>
            <w:sz w:val="24"/>
            <w:szCs w:val="24"/>
          </w:rPr>
          <w:t xml:space="preserve">discrete </w:t>
        </w:r>
      </w:ins>
      <w:r>
        <w:rPr>
          <w:sz w:val="24"/>
          <w:szCs w:val="24"/>
        </w:rPr>
        <w:t xml:space="preserve">sources </w:t>
      </w:r>
      <w:commentRangeStart w:id="423"/>
      <w:r>
        <w:rPr>
          <w:sz w:val="24"/>
          <w:szCs w:val="24"/>
        </w:rPr>
        <w:t>before,</w:t>
      </w:r>
      <w:commentRangeEnd w:id="423"/>
      <w:r w:rsidR="00A235BB">
        <w:rPr>
          <w:rStyle w:val="CommentReference"/>
        </w:rPr>
        <w:commentReference w:id="423"/>
      </w:r>
      <w:r>
        <w:rPr>
          <w:sz w:val="24"/>
          <w:szCs w:val="24"/>
        </w:rPr>
        <w:t xml:space="preserve"> during, and after select precipitation and melt events, at locations that may include storm water outfalls, road crossings, and outlets draining large impervious surfaces.</w:t>
      </w:r>
    </w:p>
    <w:p w14:paraId="31E06601" w14:textId="59130626" w:rsidR="003142A7" w:rsidRPr="00922F1A" w:rsidRDefault="003142A7" w:rsidP="00C62EA9">
      <w:pPr>
        <w:pStyle w:val="ListParagraph"/>
        <w:numPr>
          <w:ilvl w:val="1"/>
          <w:numId w:val="8"/>
        </w:numPr>
        <w:rPr>
          <w:sz w:val="24"/>
          <w:szCs w:val="24"/>
        </w:rPr>
      </w:pPr>
      <w:r>
        <w:rPr>
          <w:sz w:val="24"/>
          <w:szCs w:val="24"/>
        </w:rPr>
        <w:t>Perform literature review on the topics of sample precision, monitoring</w:t>
      </w:r>
      <w:r w:rsidR="00C144DE">
        <w:rPr>
          <w:sz w:val="24"/>
          <w:szCs w:val="24"/>
        </w:rPr>
        <w:t xml:space="preserve"> for</w:t>
      </w:r>
      <w:r>
        <w:rPr>
          <w:sz w:val="24"/>
          <w:szCs w:val="24"/>
        </w:rPr>
        <w:t xml:space="preserve"> predicted effects of runoff pollution</w:t>
      </w:r>
      <w:r w:rsidR="00C144DE">
        <w:rPr>
          <w:sz w:val="24"/>
          <w:szCs w:val="24"/>
        </w:rPr>
        <w:t xml:space="preserve"> on</w:t>
      </w:r>
      <w:r>
        <w:rPr>
          <w:sz w:val="24"/>
          <w:szCs w:val="24"/>
        </w:rPr>
        <w:t xml:space="preserve"> aquatic organisms, and bioaccumulation of copper and zinc in salmonids</w:t>
      </w:r>
      <w:r w:rsidR="00C144DE">
        <w:rPr>
          <w:sz w:val="24"/>
          <w:szCs w:val="24"/>
        </w:rPr>
        <w:t xml:space="preserve"> and other fishes</w:t>
      </w:r>
      <w:r>
        <w:rPr>
          <w:sz w:val="24"/>
          <w:szCs w:val="24"/>
        </w:rPr>
        <w:t>.</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6B3974"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6B3974" w:rsidRDefault="00AB33D0" w:rsidP="00C62EA9">
      <w:pPr>
        <w:pStyle w:val="ListParagraph"/>
        <w:numPr>
          <w:ilvl w:val="1"/>
          <w:numId w:val="8"/>
        </w:numPr>
        <w:rPr>
          <w:sz w:val="24"/>
          <w:szCs w:val="24"/>
        </w:rPr>
      </w:pPr>
      <w:r w:rsidRPr="006B3974">
        <w:rPr>
          <w:sz w:val="24"/>
          <w:szCs w:val="24"/>
        </w:rPr>
        <w:t>Monitor new development over time in order to conduct annual updates of mapping tool</w:t>
      </w:r>
    </w:p>
    <w:p w14:paraId="1FC25866" w14:textId="7A3F549E" w:rsidR="000E7DBA" w:rsidRDefault="006B3974" w:rsidP="00C62EA9">
      <w:pPr>
        <w:pStyle w:val="ListParagraph"/>
        <w:numPr>
          <w:ilvl w:val="0"/>
          <w:numId w:val="8"/>
        </w:numPr>
        <w:rPr>
          <w:b/>
          <w:sz w:val="24"/>
          <w:szCs w:val="24"/>
        </w:rPr>
      </w:pPr>
      <w:r>
        <w:rPr>
          <w:b/>
          <w:sz w:val="24"/>
          <w:szCs w:val="24"/>
        </w:rPr>
        <w:t>Expand awareness of</w:t>
      </w:r>
      <w:r w:rsidR="000E7DBA">
        <w:rPr>
          <w:b/>
          <w:sz w:val="24"/>
          <w:szCs w:val="24"/>
        </w:rPr>
        <w:t xml:space="preserve"> educational program</w:t>
      </w:r>
      <w:r>
        <w:rPr>
          <w:b/>
          <w:sz w:val="24"/>
          <w:szCs w:val="24"/>
        </w:rPr>
        <w:t>s</w:t>
      </w:r>
      <w:r w:rsidR="000E7DBA">
        <w:rPr>
          <w:b/>
          <w:sz w:val="24"/>
          <w:szCs w:val="24"/>
        </w:rPr>
        <w:t xml:space="preserve"> for local landowners and watershed user groups including topics such as responsible river use and effective property restoration projects</w:t>
      </w:r>
    </w:p>
    <w:p w14:paraId="7D9F5FE2" w14:textId="0D4AE605" w:rsidR="00D404BE" w:rsidRDefault="00D404BE" w:rsidP="00D404BE">
      <w:pPr>
        <w:rPr>
          <w:b/>
          <w:sz w:val="24"/>
          <w:szCs w:val="24"/>
        </w:rPr>
      </w:pPr>
    </w:p>
    <w:p w14:paraId="2143DA42" w14:textId="2B2CAC42" w:rsidR="00C055FD" w:rsidRPr="003B1CEC" w:rsidRDefault="00662427" w:rsidP="00042F92">
      <w:pPr>
        <w:rPr>
          <w:i/>
          <w:sz w:val="24"/>
          <w:szCs w:val="24"/>
        </w:rPr>
      </w:pPr>
      <w:r>
        <w:rPr>
          <w:sz w:val="24"/>
          <w:szCs w:val="24"/>
        </w:rPr>
        <w:t>T</w:t>
      </w:r>
      <w:r w:rsidR="000E7DBA">
        <w:rPr>
          <w:sz w:val="24"/>
          <w:szCs w:val="24"/>
        </w:rPr>
        <w:t xml:space="preserve">he Kenai River watershed boasts one of the </w:t>
      </w:r>
      <w:ins w:id="424" w:author="Eldred, Laura" w:date="2020-12-29T13:25:00Z">
        <w:r w:rsidR="00193D90">
          <w:rPr>
            <w:sz w:val="24"/>
            <w:szCs w:val="24"/>
          </w:rPr>
          <w:t>longest term</w:t>
        </w:r>
      </w:ins>
      <w:del w:id="425" w:author="Eldred, Laura" w:date="2020-12-29T13:25:00Z">
        <w:r w:rsidR="000E7DBA" w:rsidDel="00193D90">
          <w:rPr>
            <w:sz w:val="24"/>
            <w:szCs w:val="24"/>
          </w:rPr>
          <w:delText>largest</w:delText>
        </w:r>
      </w:del>
      <w:r w:rsidR="000E7DBA">
        <w:rPr>
          <w:sz w:val="24"/>
          <w:szCs w:val="24"/>
        </w:rPr>
        <w:t xml:space="preserve"> water quality </w:t>
      </w:r>
      <w:r>
        <w:rPr>
          <w:sz w:val="24"/>
          <w:szCs w:val="24"/>
        </w:rPr>
        <w:t xml:space="preserve">datasets in the state of Alaska; </w:t>
      </w:r>
      <w:r w:rsidR="000E7DBA">
        <w:rPr>
          <w:sz w:val="24"/>
          <w:szCs w:val="24"/>
        </w:rPr>
        <w:t>an invaluable resource showing</w:t>
      </w:r>
      <w:ins w:id="426" w:author="Eldred, Laura" w:date="2020-12-29T13:26:00Z">
        <w:r w:rsidR="00193D90">
          <w:rPr>
            <w:sz w:val="24"/>
            <w:szCs w:val="24"/>
          </w:rPr>
          <w:t xml:space="preserve"> varying levels of copper and zinc that warrant further investigation</w:t>
        </w:r>
      </w:ins>
      <w:ins w:id="427" w:author="Eldred, Laura" w:date="2020-12-29T13:27:00Z">
        <w:r w:rsidR="00193D90">
          <w:rPr>
            <w:sz w:val="24"/>
            <w:szCs w:val="24"/>
          </w:rPr>
          <w:t xml:space="preserve"> in order to apply effective solutions</w:t>
        </w:r>
      </w:ins>
      <w:ins w:id="428" w:author="Eldred, Laura" w:date="2020-12-29T13:26:00Z">
        <w:r w:rsidR="00193D90">
          <w:rPr>
            <w:sz w:val="24"/>
            <w:szCs w:val="24"/>
          </w:rPr>
          <w:t>.</w:t>
        </w:r>
      </w:ins>
      <w:r w:rsidR="000E7DBA">
        <w:rPr>
          <w:sz w:val="24"/>
          <w:szCs w:val="24"/>
        </w:rPr>
        <w:t xml:space="preserve"> </w:t>
      </w:r>
      <w:del w:id="429" w:author="Eldred, Laura" w:date="2020-12-29T13:26:00Z">
        <w:r w:rsidR="000E7DBA" w:rsidDel="00193D90">
          <w:rPr>
            <w:sz w:val="24"/>
            <w:szCs w:val="24"/>
          </w:rPr>
          <w:delText xml:space="preserve">a </w:delText>
        </w:r>
        <w:r w:rsidR="001411CE" w:rsidDel="00193D90">
          <w:rPr>
            <w:sz w:val="24"/>
            <w:szCs w:val="24"/>
          </w:rPr>
          <w:delText>concerning history of heavy</w:delText>
        </w:r>
        <w:r w:rsidR="000E7DBA" w:rsidDel="00193D90">
          <w:rPr>
            <w:sz w:val="24"/>
            <w:szCs w:val="24"/>
          </w:rPr>
          <w:delText xml:space="preserve"> metal exceedances throughout the watershed. </w:delText>
        </w:r>
      </w:del>
      <w:del w:id="430" w:author="Eldred, Laura" w:date="2020-12-29T13:27:00Z">
        <w:r w:rsidR="000E7DBA" w:rsidRPr="003B1CEC" w:rsidDel="00193D90">
          <w:rPr>
            <w:i/>
            <w:sz w:val="24"/>
            <w:szCs w:val="24"/>
          </w:rPr>
          <w:delText>E</w:delText>
        </w:r>
        <w:r w:rsidR="00042F92" w:rsidRPr="003B1CEC" w:rsidDel="00193D90">
          <w:rPr>
            <w:i/>
            <w:sz w:val="24"/>
            <w:szCs w:val="24"/>
          </w:rPr>
          <w:delText xml:space="preserve">xpanding this study </w:delText>
        </w:r>
        <w:r w:rsidR="00C144DE" w:rsidRPr="003B1CEC" w:rsidDel="00193D90">
          <w:rPr>
            <w:i/>
            <w:sz w:val="24"/>
            <w:szCs w:val="24"/>
          </w:rPr>
          <w:delText xml:space="preserve">as described above </w:delText>
        </w:r>
        <w:r w:rsidR="00042F92" w:rsidRPr="003B1CEC" w:rsidDel="00193D90">
          <w:rPr>
            <w:i/>
            <w:sz w:val="24"/>
            <w:szCs w:val="24"/>
          </w:rPr>
          <w:delText xml:space="preserve">would </w:delText>
        </w:r>
        <w:r w:rsidRPr="003B1CEC" w:rsidDel="00193D90">
          <w:rPr>
            <w:i/>
            <w:sz w:val="24"/>
            <w:szCs w:val="24"/>
          </w:rPr>
          <w:delText xml:space="preserve">shorten the path between </w:delText>
        </w:r>
        <w:r w:rsidR="00817877" w:rsidRPr="003B1CEC" w:rsidDel="00193D90">
          <w:rPr>
            <w:i/>
            <w:sz w:val="24"/>
            <w:szCs w:val="24"/>
          </w:rPr>
          <w:delText>having identified</w:delText>
        </w:r>
        <w:r w:rsidR="00946C91" w:rsidRPr="003B1CEC" w:rsidDel="00193D90">
          <w:rPr>
            <w:i/>
            <w:sz w:val="24"/>
            <w:szCs w:val="24"/>
          </w:rPr>
          <w:delText xml:space="preserve"> the known challenge</w:delText>
        </w:r>
        <w:r w:rsidR="00C144DE" w:rsidRPr="003B1CEC" w:rsidDel="00193D90">
          <w:rPr>
            <w:i/>
            <w:sz w:val="24"/>
            <w:szCs w:val="24"/>
          </w:rPr>
          <w:delText>, and applying proven</w:delText>
        </w:r>
        <w:r w:rsidRPr="003B1CEC" w:rsidDel="00193D90">
          <w:rPr>
            <w:i/>
            <w:sz w:val="24"/>
            <w:szCs w:val="24"/>
          </w:rPr>
          <w:delText xml:space="preserve"> solutions.</w:delText>
        </w:r>
        <w:r w:rsidR="00946C91" w:rsidRPr="003B1CEC" w:rsidDel="00193D90">
          <w:rPr>
            <w:i/>
            <w:sz w:val="24"/>
            <w:szCs w:val="24"/>
          </w:rPr>
          <w:delText xml:space="preserve"> </w:delText>
        </w:r>
      </w:del>
      <w:r w:rsidR="00946C91" w:rsidRPr="003B1CEC">
        <w:rPr>
          <w:i/>
          <w:sz w:val="24"/>
          <w:szCs w:val="24"/>
        </w:rPr>
        <w:t xml:space="preserve"> </w:t>
      </w:r>
    </w:p>
    <w:p w14:paraId="601219A7" w14:textId="718D87C4" w:rsidR="00C055FD" w:rsidRDefault="00C055FD" w:rsidP="00042F92">
      <w:pPr>
        <w:rPr>
          <w:sz w:val="24"/>
          <w:szCs w:val="24"/>
        </w:rPr>
      </w:pPr>
    </w:p>
    <w:p w14:paraId="5D9E5B91" w14:textId="59B870A8" w:rsidR="003142A7" w:rsidRDefault="003142A7" w:rsidP="00042F92">
      <w:pPr>
        <w:rPr>
          <w:sz w:val="24"/>
          <w:szCs w:val="24"/>
        </w:rPr>
      </w:pPr>
    </w:p>
    <w:p w14:paraId="744A6061" w14:textId="5CD83B8B" w:rsidR="00662427" w:rsidRDefault="00C055FD" w:rsidP="007B10BF">
      <w:pPr>
        <w:pStyle w:val="Heading3"/>
        <w:rPr>
          <w:sz w:val="24"/>
        </w:rPr>
      </w:pPr>
      <w:bookmarkStart w:id="431" w:name="_Toc64271445"/>
      <w:r>
        <w:rPr>
          <w:sz w:val="24"/>
        </w:rPr>
        <w:t>From information to action</w:t>
      </w:r>
      <w:bookmarkEnd w:id="431"/>
    </w:p>
    <w:p w14:paraId="55292C4E" w14:textId="77777777" w:rsidR="007B10BF" w:rsidRPr="007B10BF" w:rsidRDefault="007B10BF" w:rsidP="007B10BF"/>
    <w:p w14:paraId="20B717ED" w14:textId="77777777" w:rsidR="003B1CEC" w:rsidRDefault="00EC4706" w:rsidP="00042F92">
      <w:pPr>
        <w:rPr>
          <w:sz w:val="24"/>
          <w:szCs w:val="24"/>
        </w:rPr>
      </w:pPr>
      <w:r>
        <w:rPr>
          <w:sz w:val="24"/>
          <w:szCs w:val="24"/>
        </w:rPr>
        <w:t>As</w:t>
      </w:r>
      <w:r w:rsidR="00C055FD">
        <w:rPr>
          <w:sz w:val="24"/>
          <w:szCs w:val="24"/>
        </w:rPr>
        <w:t xml:space="preserve"> stream-</w:t>
      </w:r>
      <w:r>
        <w:rPr>
          <w:sz w:val="24"/>
          <w:szCs w:val="24"/>
        </w:rPr>
        <w:t xml:space="preserve">adjacent development and subsequent </w:t>
      </w:r>
      <w:r w:rsidR="00A22082">
        <w:rPr>
          <w:sz w:val="24"/>
          <w:szCs w:val="24"/>
        </w:rPr>
        <w:t>development pressures</w:t>
      </w:r>
      <w:r w:rsidR="008C0977">
        <w:rPr>
          <w:sz w:val="24"/>
          <w:szCs w:val="24"/>
        </w:rPr>
        <w:t xml:space="preserve"> increase</w:t>
      </w:r>
      <w:r>
        <w:rPr>
          <w:sz w:val="24"/>
          <w:szCs w:val="24"/>
        </w:rPr>
        <w:t xml:space="preserve"> along the Kenai River main</w:t>
      </w:r>
      <w:del w:id="432" w:author="Apsens, Sarah" w:date="2020-12-30T14:26:00Z">
        <w:r w:rsidR="00DC5E14" w:rsidDel="008916CE">
          <w:rPr>
            <w:sz w:val="24"/>
            <w:szCs w:val="24"/>
          </w:rPr>
          <w:delText xml:space="preserve"> </w:delText>
        </w:r>
      </w:del>
      <w:r>
        <w:rPr>
          <w:sz w:val="24"/>
          <w:szCs w:val="24"/>
        </w:rPr>
        <w:t>stem and its tributaries</w:t>
      </w:r>
      <w:r w:rsidR="00A22082">
        <w:rPr>
          <w:sz w:val="24"/>
          <w:szCs w:val="24"/>
        </w:rPr>
        <w:t xml:space="preserve"> (Schoen et al, 2017)</w:t>
      </w:r>
      <w:r>
        <w:rPr>
          <w:sz w:val="24"/>
          <w:szCs w:val="24"/>
        </w:rPr>
        <w:t xml:space="preserve">, 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efforts throughout this highly-revered watershed in Alaska.</w:t>
      </w:r>
      <w:r w:rsidR="00C055FD">
        <w:rPr>
          <w:sz w:val="24"/>
          <w:szCs w:val="24"/>
        </w:rPr>
        <w:t xml:space="preserve">  However, the knowledge gained from the study expansion will have utility only if </w:t>
      </w:r>
      <w:r w:rsidR="00DC5E14">
        <w:rPr>
          <w:sz w:val="24"/>
          <w:szCs w:val="24"/>
        </w:rPr>
        <w:t xml:space="preserve">successful, feasible </w:t>
      </w:r>
      <w:r w:rsidR="00C055FD">
        <w:rPr>
          <w:sz w:val="24"/>
          <w:szCs w:val="24"/>
        </w:rPr>
        <w:t>mitigation</w:t>
      </w:r>
      <w:r w:rsidR="00DC5E14">
        <w:rPr>
          <w:sz w:val="24"/>
          <w:szCs w:val="24"/>
        </w:rPr>
        <w:t xml:space="preserve"> strategies</w:t>
      </w:r>
      <w:r w:rsidR="00C055FD">
        <w:rPr>
          <w:sz w:val="24"/>
          <w:szCs w:val="24"/>
        </w:rPr>
        <w:t xml:space="preserve"> can also be demonstrated.  </w:t>
      </w:r>
      <w:r w:rsidR="007B10BF">
        <w:rPr>
          <w:sz w:val="24"/>
          <w:szCs w:val="24"/>
        </w:rPr>
        <w:t>The</w:t>
      </w:r>
      <w:r w:rsidR="003B1CEC">
        <w:rPr>
          <w:sz w:val="24"/>
          <w:szCs w:val="24"/>
        </w:rPr>
        <w:t xml:space="preserve"> recommended</w:t>
      </w:r>
      <w:r w:rsidR="007B10BF">
        <w:rPr>
          <w:sz w:val="24"/>
          <w:szCs w:val="24"/>
        </w:rPr>
        <w:t xml:space="preserve"> post-hoc analysis discussed in the, “Drivers of copper and zinc exceedances,” section could be an important and </w:t>
      </w:r>
      <w:r w:rsidR="00C144DE">
        <w:rPr>
          <w:sz w:val="24"/>
          <w:szCs w:val="24"/>
        </w:rPr>
        <w:t>achievable</w:t>
      </w:r>
      <w:r w:rsidR="007B10BF">
        <w:rPr>
          <w:sz w:val="24"/>
          <w:szCs w:val="24"/>
        </w:rPr>
        <w:t xml:space="preserve"> step towards this goal.  </w:t>
      </w:r>
    </w:p>
    <w:p w14:paraId="67E13F70" w14:textId="77777777" w:rsidR="003B1CEC" w:rsidRDefault="003B1CEC" w:rsidP="00042F92">
      <w:pPr>
        <w:rPr>
          <w:sz w:val="24"/>
          <w:szCs w:val="24"/>
        </w:rPr>
      </w:pPr>
    </w:p>
    <w:p w14:paraId="013F7C83" w14:textId="734CE45A" w:rsidR="00F728D7" w:rsidRPr="007B10BF" w:rsidRDefault="00C055FD" w:rsidP="00042F92">
      <w:pPr>
        <w:rPr>
          <w:sz w:val="24"/>
          <w:szCs w:val="24"/>
        </w:rPr>
      </w:pPr>
      <w:r>
        <w:rPr>
          <w:sz w:val="24"/>
          <w:szCs w:val="24"/>
        </w:rPr>
        <w:t>A</w:t>
      </w:r>
      <w:r w:rsidR="007B10BF">
        <w:rPr>
          <w:sz w:val="24"/>
          <w:szCs w:val="24"/>
        </w:rPr>
        <w:t>dditionally, a</w:t>
      </w:r>
      <w:r w:rsidR="00192C82">
        <w:rPr>
          <w:sz w:val="24"/>
          <w:szCs w:val="24"/>
        </w:rPr>
        <w:t xml:space="preserve"> pilot project to </w:t>
      </w:r>
      <w:commentRangeStart w:id="433"/>
      <w:r w:rsidR="00192C82">
        <w:rPr>
          <w:sz w:val="24"/>
          <w:szCs w:val="24"/>
        </w:rPr>
        <w:t>install</w:t>
      </w:r>
      <w:r>
        <w:rPr>
          <w:sz w:val="24"/>
          <w:szCs w:val="24"/>
        </w:rPr>
        <w:t xml:space="preserve"> </w:t>
      </w:r>
      <w:r w:rsidR="00193C89">
        <w:rPr>
          <w:sz w:val="24"/>
          <w:szCs w:val="24"/>
        </w:rPr>
        <w:t xml:space="preserve">proven </w:t>
      </w:r>
      <w:r>
        <w:rPr>
          <w:sz w:val="24"/>
          <w:szCs w:val="24"/>
        </w:rPr>
        <w:t xml:space="preserve">green infrastructure </w:t>
      </w:r>
      <w:commentRangeEnd w:id="433"/>
      <w:r w:rsidR="008916CE">
        <w:rPr>
          <w:rStyle w:val="CommentReference"/>
        </w:rPr>
        <w:commentReference w:id="433"/>
      </w:r>
      <w:r w:rsidR="00193C89">
        <w:rPr>
          <w:sz w:val="24"/>
          <w:szCs w:val="24"/>
        </w:rPr>
        <w:t>that</w:t>
      </w:r>
      <w:r>
        <w:rPr>
          <w:sz w:val="24"/>
          <w:szCs w:val="24"/>
        </w:rPr>
        <w:t xml:space="preserve"> filter</w:t>
      </w:r>
      <w:r w:rsidR="00193C89">
        <w:rPr>
          <w:sz w:val="24"/>
          <w:szCs w:val="24"/>
        </w:rPr>
        <w:t>s</w:t>
      </w:r>
      <w:r>
        <w:rPr>
          <w:sz w:val="24"/>
          <w:szCs w:val="24"/>
        </w:rPr>
        <w:t xml:space="preserve"> many pollutants of concern would be a substantive step towards </w:t>
      </w:r>
      <w:r w:rsidR="00193C89">
        <w:rPr>
          <w:sz w:val="24"/>
          <w:szCs w:val="24"/>
        </w:rPr>
        <w:t>more widespread</w:t>
      </w:r>
      <w:r w:rsidR="00192C82">
        <w:rPr>
          <w:sz w:val="24"/>
          <w:szCs w:val="24"/>
        </w:rPr>
        <w:t xml:space="preserve"> community</w:t>
      </w:r>
      <w:r w:rsidR="00193C89">
        <w:rPr>
          <w:sz w:val="24"/>
          <w:szCs w:val="24"/>
        </w:rPr>
        <w:t xml:space="preserve"> adoption.  </w:t>
      </w:r>
      <w:r w:rsidR="00817877">
        <w:rPr>
          <w:sz w:val="24"/>
          <w:szCs w:val="24"/>
        </w:rPr>
        <w:t>Visible, proven success stories</w:t>
      </w:r>
      <w:r w:rsidR="00C144DE">
        <w:rPr>
          <w:sz w:val="24"/>
          <w:szCs w:val="24"/>
        </w:rPr>
        <w:t xml:space="preserve"> will encourage</w:t>
      </w:r>
      <w:r w:rsidR="00193C89">
        <w:rPr>
          <w:sz w:val="24"/>
          <w:szCs w:val="24"/>
        </w:rPr>
        <w:t xml:space="preserve"> land managers and property owners to adopt green infrastructure practices both in mitigation actions and </w:t>
      </w:r>
      <w:r w:rsidR="005E4286">
        <w:rPr>
          <w:sz w:val="24"/>
          <w:szCs w:val="24"/>
        </w:rPr>
        <w:t xml:space="preserve">in </w:t>
      </w:r>
      <w:r w:rsidR="00193C89">
        <w:rPr>
          <w:sz w:val="24"/>
          <w:szCs w:val="24"/>
        </w:rPr>
        <w:t>new designs</w:t>
      </w:r>
      <w:r w:rsidR="00192C82">
        <w:rPr>
          <w:sz w:val="24"/>
          <w:szCs w:val="24"/>
        </w:rPr>
        <w:t xml:space="preserve"> (e.g. ADEC, 2011)</w:t>
      </w:r>
      <w:r w:rsidR="00817877">
        <w:rPr>
          <w:sz w:val="24"/>
          <w:szCs w:val="24"/>
        </w:rPr>
        <w:t>.  Such actions are</w:t>
      </w:r>
      <w:r w:rsidR="005F489D">
        <w:rPr>
          <w:sz w:val="24"/>
          <w:szCs w:val="24"/>
        </w:rPr>
        <w:t xml:space="preserve"> </w:t>
      </w:r>
      <w:r w:rsidR="00817877">
        <w:rPr>
          <w:sz w:val="24"/>
          <w:szCs w:val="24"/>
        </w:rPr>
        <w:t>in</w:t>
      </w:r>
      <w:r w:rsidR="005F489D">
        <w:rPr>
          <w:sz w:val="24"/>
          <w:szCs w:val="24"/>
        </w:rPr>
        <w:t xml:space="preserve"> </w:t>
      </w:r>
      <w:r w:rsidR="005F489D" w:rsidRPr="005F489D">
        <w:rPr>
          <w:rFonts w:asciiTheme="majorHAnsi" w:hAnsiTheme="majorHAnsi"/>
          <w:sz w:val="24"/>
          <w:szCs w:val="24"/>
        </w:rPr>
        <w:t>alignment with goals outlined</w:t>
      </w:r>
      <w:r w:rsidR="00F728D7">
        <w:rPr>
          <w:rFonts w:asciiTheme="majorHAnsi" w:hAnsiTheme="majorHAnsi"/>
          <w:sz w:val="24"/>
          <w:szCs w:val="24"/>
        </w:rPr>
        <w:t xml:space="preserve"> in section 4.1in</w:t>
      </w:r>
      <w:r w:rsidR="005F489D" w:rsidRPr="005F489D">
        <w:rPr>
          <w:rFonts w:asciiTheme="majorHAnsi" w:hAnsiTheme="majorHAnsi"/>
          <w:sz w:val="24"/>
          <w:szCs w:val="24"/>
        </w:rPr>
        <w:t xml:space="preserve"> the </w:t>
      </w:r>
      <w:r w:rsidR="005F489D" w:rsidRPr="005F489D">
        <w:rPr>
          <w:rFonts w:asciiTheme="majorHAnsi" w:hAnsiTheme="majorHAnsi" w:cs="Arial"/>
          <w:sz w:val="24"/>
          <w:szCs w:val="24"/>
        </w:rPr>
        <w:t>City of Soldotna 2015 Soldotna Drainage Master Plan</w:t>
      </w:r>
      <w:r w:rsidR="00F728D7">
        <w:rPr>
          <w:rFonts w:asciiTheme="majorHAnsi" w:hAnsiTheme="majorHAnsi" w:cs="Arial"/>
          <w:sz w:val="24"/>
          <w:szCs w:val="24"/>
        </w:rPr>
        <w:t xml:space="preserve">: </w:t>
      </w:r>
    </w:p>
    <w:p w14:paraId="4E060BC4" w14:textId="77777777" w:rsidR="00F728D7" w:rsidRDefault="00F728D7" w:rsidP="00042F92">
      <w:pPr>
        <w:rPr>
          <w:rFonts w:asciiTheme="majorHAnsi" w:hAnsiTheme="majorHAnsi" w:cs="Arial"/>
          <w:sz w:val="24"/>
          <w:szCs w:val="24"/>
        </w:rPr>
      </w:pPr>
    </w:p>
    <w:p w14:paraId="23BA9126" w14:textId="2959057F" w:rsidR="005F489D" w:rsidRPr="00F728D7" w:rsidRDefault="00F728D7" w:rsidP="00F728D7">
      <w:pPr>
        <w:ind w:left="720"/>
        <w:rPr>
          <w:rFonts w:asciiTheme="majorHAnsi" w:hAnsiTheme="majorHAnsi" w:cs="Arial"/>
          <w:i/>
          <w:sz w:val="24"/>
          <w:szCs w:val="24"/>
        </w:rPr>
      </w:pPr>
      <w:r w:rsidRPr="00F728D7">
        <w:rPr>
          <w:rFonts w:asciiTheme="majorHAnsi" w:hAnsiTheme="majorHAnsi" w:cs="Arial"/>
          <w:i/>
          <w:sz w:val="24"/>
          <w:szCs w:val="24"/>
        </w:rPr>
        <w:t>“Use public facility development and operations to model sustainable design techniques, such as using green areas along roads for stormwater detention and treatment, maximizing retention of native vegetation, reducing the impermeable footprint of new development…”</w:t>
      </w:r>
      <w:r w:rsidR="005F489D" w:rsidRPr="00F728D7">
        <w:rPr>
          <w:rFonts w:asciiTheme="majorHAnsi" w:hAnsiTheme="majorHAnsi" w:cs="Arial"/>
          <w:i/>
          <w:sz w:val="24"/>
          <w:szCs w:val="24"/>
        </w:rPr>
        <w:t xml:space="preserve"> (City of Soldotna, 2016).</w:t>
      </w:r>
    </w:p>
    <w:p w14:paraId="34050629" w14:textId="01924041" w:rsidR="005F489D" w:rsidRDefault="005F489D" w:rsidP="00042F92">
      <w:pPr>
        <w:rPr>
          <w:sz w:val="24"/>
          <w:szCs w:val="24"/>
        </w:rPr>
      </w:pPr>
    </w:p>
    <w:p w14:paraId="5AA8DF7C" w14:textId="3E3D3370" w:rsidR="00527407" w:rsidRDefault="005E4286" w:rsidP="00042F92">
      <w:pPr>
        <w:rPr>
          <w:sz w:val="24"/>
          <w:szCs w:val="24"/>
        </w:rPr>
      </w:pPr>
      <w:r>
        <w:rPr>
          <w:sz w:val="24"/>
          <w:szCs w:val="24"/>
        </w:rPr>
        <w:t>S</w:t>
      </w:r>
      <w:r w:rsidR="00192C82">
        <w:rPr>
          <w:sz w:val="24"/>
          <w:szCs w:val="24"/>
        </w:rPr>
        <w:t>pecifically, opportunistic</w:t>
      </w:r>
      <w:r>
        <w:rPr>
          <w:sz w:val="24"/>
          <w:szCs w:val="24"/>
        </w:rPr>
        <w:t xml:space="preserve"> monitoring </w:t>
      </w:r>
      <w:r w:rsidR="00192C82">
        <w:rPr>
          <w:sz w:val="24"/>
          <w:szCs w:val="24"/>
        </w:rPr>
        <w:t>could be</w:t>
      </w:r>
      <w:r>
        <w:rPr>
          <w:sz w:val="24"/>
          <w:szCs w:val="24"/>
        </w:rPr>
        <w:t xml:space="preserve"> performed </w:t>
      </w:r>
      <w:r w:rsidR="00F728D7">
        <w:rPr>
          <w:sz w:val="24"/>
          <w:szCs w:val="24"/>
        </w:rPr>
        <w:t>below</w:t>
      </w:r>
      <w:r w:rsidR="00192C82">
        <w:rPr>
          <w:sz w:val="24"/>
          <w:szCs w:val="24"/>
        </w:rPr>
        <w:t xml:space="preserve"> known sources or sources of untreated storm water outfall</w:t>
      </w:r>
      <w:r w:rsidR="00DC5E14">
        <w:rPr>
          <w:sz w:val="24"/>
          <w:szCs w:val="24"/>
        </w:rPr>
        <w:t xml:space="preserve"> (ADEC, 2011)</w:t>
      </w:r>
      <w:r w:rsidR="00192C82">
        <w:rPr>
          <w:sz w:val="24"/>
          <w:szCs w:val="24"/>
        </w:rPr>
        <w:t xml:space="preserve"> </w:t>
      </w:r>
      <w:r>
        <w:rPr>
          <w:sz w:val="24"/>
          <w:szCs w:val="24"/>
        </w:rPr>
        <w:t xml:space="preserve">before, during, and after installation </w:t>
      </w:r>
      <w:r w:rsidR="00DC5E14">
        <w:rPr>
          <w:sz w:val="24"/>
          <w:szCs w:val="24"/>
        </w:rPr>
        <w:t>of</w:t>
      </w:r>
      <w:r>
        <w:rPr>
          <w:sz w:val="24"/>
          <w:szCs w:val="24"/>
        </w:rPr>
        <w:t xml:space="preserve"> mitigating infrastructure such as </w:t>
      </w:r>
      <w:r w:rsidR="005F489D">
        <w:rPr>
          <w:sz w:val="24"/>
          <w:szCs w:val="24"/>
        </w:rPr>
        <w:t xml:space="preserve">sedimentation basins, diffuser outfalls, </w:t>
      </w:r>
      <w:r>
        <w:rPr>
          <w:sz w:val="24"/>
          <w:szCs w:val="24"/>
        </w:rPr>
        <w:t xml:space="preserve">rain gardens, bio-swales, or </w:t>
      </w:r>
      <w:r w:rsidR="00DC5E14">
        <w:rPr>
          <w:sz w:val="24"/>
          <w:szCs w:val="24"/>
        </w:rPr>
        <w:t>stream bank revegetation</w:t>
      </w:r>
      <w:r w:rsidR="00A22082">
        <w:rPr>
          <w:sz w:val="24"/>
          <w:szCs w:val="24"/>
        </w:rPr>
        <w:t>.</w:t>
      </w:r>
      <w:r w:rsidR="00DC5E14">
        <w:rPr>
          <w:sz w:val="24"/>
          <w:szCs w:val="24"/>
        </w:rPr>
        <w:t xml:space="preserve">  While t</w:t>
      </w:r>
      <w:r>
        <w:rPr>
          <w:sz w:val="24"/>
          <w:szCs w:val="24"/>
        </w:rPr>
        <w:t>he study expansion</w:t>
      </w:r>
      <w:r w:rsidR="00DC5E14">
        <w:rPr>
          <w:sz w:val="24"/>
          <w:szCs w:val="24"/>
        </w:rPr>
        <w:t>s described will</w:t>
      </w:r>
      <w:r>
        <w:rPr>
          <w:sz w:val="24"/>
          <w:szCs w:val="24"/>
        </w:rPr>
        <w:t xml:space="preserve"> help </w:t>
      </w:r>
      <w:r w:rsidR="00DC5E14">
        <w:rPr>
          <w:sz w:val="24"/>
          <w:szCs w:val="24"/>
        </w:rPr>
        <w:t>better</w:t>
      </w:r>
      <w:r>
        <w:rPr>
          <w:sz w:val="24"/>
          <w:szCs w:val="24"/>
        </w:rPr>
        <w:t xml:space="preserve"> define the most ecologically signific</w:t>
      </w:r>
      <w:r w:rsidR="00DC5E14">
        <w:rPr>
          <w:sz w:val="24"/>
          <w:szCs w:val="24"/>
        </w:rPr>
        <w:t xml:space="preserve">ant </w:t>
      </w:r>
      <w:r w:rsidR="00F728D7">
        <w:rPr>
          <w:sz w:val="24"/>
          <w:szCs w:val="24"/>
        </w:rPr>
        <w:t xml:space="preserve">metals pollution </w:t>
      </w:r>
      <w:r w:rsidR="00DC5E14">
        <w:rPr>
          <w:sz w:val="24"/>
          <w:szCs w:val="24"/>
        </w:rPr>
        <w:t>exceedances,</w:t>
      </w:r>
      <w:r>
        <w:rPr>
          <w:sz w:val="24"/>
          <w:szCs w:val="24"/>
        </w:rPr>
        <w:t xml:space="preserve"> </w:t>
      </w:r>
      <w:r w:rsidR="00A22082">
        <w:rPr>
          <w:sz w:val="24"/>
          <w:szCs w:val="24"/>
        </w:rPr>
        <w:t xml:space="preserve">even </w:t>
      </w:r>
      <w:r>
        <w:rPr>
          <w:sz w:val="24"/>
          <w:szCs w:val="24"/>
        </w:rPr>
        <w:t>prior to having its results and conclusions</w:t>
      </w:r>
      <w:r w:rsidR="00F728D7">
        <w:rPr>
          <w:sz w:val="24"/>
          <w:szCs w:val="24"/>
        </w:rPr>
        <w:t xml:space="preserve">, </w:t>
      </w:r>
      <w:r>
        <w:rPr>
          <w:sz w:val="24"/>
          <w:szCs w:val="24"/>
        </w:rPr>
        <w:t>stream</w:t>
      </w:r>
      <w:r w:rsidR="00F728D7">
        <w:rPr>
          <w:sz w:val="24"/>
          <w:szCs w:val="24"/>
        </w:rPr>
        <w:t>s</w:t>
      </w:r>
      <w:r>
        <w:rPr>
          <w:sz w:val="24"/>
          <w:szCs w:val="24"/>
        </w:rPr>
        <w:t xml:space="preserve"> may be targeted for mitigation wherever cooperative landowners are willing.</w:t>
      </w:r>
    </w:p>
    <w:p w14:paraId="4CEB1D3D" w14:textId="77777777" w:rsidR="00732355" w:rsidRDefault="00732355" w:rsidP="00042F92">
      <w:pPr>
        <w:rPr>
          <w:ins w:id="434" w:author="Benjamin Meyer" w:date="2020-11-30T10:46:00Z"/>
          <w:sz w:val="24"/>
          <w:szCs w:val="24"/>
        </w:rPr>
      </w:pPr>
    </w:p>
    <w:p w14:paraId="62F8344A" w14:textId="7C6BA9B8" w:rsidR="00527407" w:rsidRDefault="00527407" w:rsidP="00042F92">
      <w:pPr>
        <w:rPr>
          <w:sz w:val="24"/>
          <w:szCs w:val="24"/>
        </w:rPr>
      </w:pPr>
    </w:p>
    <w:p w14:paraId="6C66F7F3" w14:textId="303527F3" w:rsidR="00A97748" w:rsidRDefault="00A97748" w:rsidP="00F96D31">
      <w:pPr>
        <w:pStyle w:val="Heading1"/>
        <w:rPr>
          <w:b/>
        </w:rPr>
      </w:pPr>
      <w:bookmarkStart w:id="435" w:name="_Toc64271446"/>
      <w:r w:rsidRPr="00A97748">
        <w:rPr>
          <w:b/>
        </w:rPr>
        <w:t>Data availability</w:t>
      </w:r>
      <w:bookmarkEnd w:id="435"/>
    </w:p>
    <w:p w14:paraId="024A5A97" w14:textId="77777777" w:rsidR="00F96D31" w:rsidRPr="00F96D31" w:rsidRDefault="00F96D31" w:rsidP="00F96D31"/>
    <w:p w14:paraId="14850A65" w14:textId="7C490CFC" w:rsidR="00A97748" w:rsidRPr="00A97748" w:rsidRDefault="00A97748" w:rsidP="00A97748">
      <w:pPr>
        <w:rPr>
          <w:sz w:val="24"/>
          <w:szCs w:val="24"/>
        </w:rPr>
        <w:sectPr w:rsidR="00A97748" w:rsidRPr="00A97748" w:rsidSect="005F7DDC">
          <w:pgSz w:w="12240" w:h="15840"/>
          <w:pgMar w:top="1080" w:right="1080" w:bottom="1080" w:left="1080" w:header="720" w:footer="720" w:gutter="0"/>
          <w:cols w:space="720"/>
          <w:titlePg/>
          <w:docGrid w:linePitch="360"/>
        </w:sectPr>
      </w:pPr>
      <w:r>
        <w:rPr>
          <w:sz w:val="24"/>
          <w:szCs w:val="24"/>
        </w:rPr>
        <w:t xml:space="preserve">All data and analysis used to generate this report is available at </w:t>
      </w:r>
      <w:hyperlink r:id="rId22" w:history="1">
        <w:r w:rsidR="00F96D31" w:rsidRPr="00F96D31">
          <w:rPr>
            <w:rStyle w:val="Hyperlink"/>
            <w:color w:val="002060"/>
            <w:sz w:val="24"/>
            <w:szCs w:val="24"/>
          </w:rPr>
          <w:t>https://github.com/Kenai-Watershed-Forum/KWF_Metals_2019_2020</w:t>
        </w:r>
      </w:hyperlink>
      <w:r w:rsidR="00F96D31" w:rsidRPr="00F96D31">
        <w:rPr>
          <w:color w:val="002060"/>
          <w:sz w:val="24"/>
          <w:szCs w:val="24"/>
        </w:rPr>
        <w:t>.</w:t>
      </w:r>
    </w:p>
    <w:p w14:paraId="7C2590C1" w14:textId="77777777" w:rsidR="00B55E23" w:rsidRPr="003B4EC2" w:rsidRDefault="00B55E23" w:rsidP="00B55E23">
      <w:pPr>
        <w:pStyle w:val="Heading1"/>
        <w:rPr>
          <w:b/>
          <w:sz w:val="24"/>
          <w:szCs w:val="24"/>
        </w:rPr>
      </w:pPr>
      <w:bookmarkStart w:id="436" w:name="_Toc64271447"/>
      <w:r w:rsidRPr="003B4EC2">
        <w:rPr>
          <w:b/>
        </w:rPr>
        <w:lastRenderedPageBreak/>
        <w:t>References</w:t>
      </w:r>
      <w:bookmarkEnd w:id="436"/>
    </w:p>
    <w:p w14:paraId="482F27DC" w14:textId="77777777" w:rsidR="00B6085F" w:rsidRPr="00F22B91" w:rsidRDefault="00B6085F" w:rsidP="00B6085F">
      <w:pPr>
        <w:rPr>
          <w:sz w:val="24"/>
          <w:szCs w:val="24"/>
        </w:rPr>
      </w:pPr>
    </w:p>
    <w:p w14:paraId="5419048D" w14:textId="39AFC00B" w:rsidR="00211BA0" w:rsidRDefault="004B37C0" w:rsidP="00B6085F">
      <w:pPr>
        <w:rPr>
          <w:sz w:val="24"/>
          <w:szCs w:val="24"/>
        </w:rPr>
      </w:pPr>
      <w:commentRangeStart w:id="437"/>
      <w:commentRangeStart w:id="438"/>
      <w:r>
        <w:rPr>
          <w:sz w:val="24"/>
          <w:szCs w:val="24"/>
        </w:rPr>
        <w:t xml:space="preserve">Alaska Department of Environmental Conservation </w:t>
      </w:r>
      <w:commentRangeEnd w:id="437"/>
      <w:r w:rsidR="008916CE">
        <w:rPr>
          <w:rStyle w:val="CommentReference"/>
        </w:rPr>
        <w:commentReference w:id="437"/>
      </w:r>
      <w:commentRangeEnd w:id="438"/>
      <w:r w:rsidR="00E50228">
        <w:rPr>
          <w:rStyle w:val="CommentReference"/>
        </w:rPr>
        <w:commentReference w:id="438"/>
      </w:r>
      <w:r>
        <w:rPr>
          <w:sz w:val="24"/>
          <w:szCs w:val="24"/>
        </w:rPr>
        <w:t>(ADEC)</w:t>
      </w:r>
      <w:r w:rsidR="00211BA0" w:rsidRPr="00D9174B">
        <w:rPr>
          <w:sz w:val="24"/>
          <w:szCs w:val="24"/>
        </w:rPr>
        <w:t>. (2008). Alaska Water Quality Criteria Manual for Toxic and Other Deleterious O</w:t>
      </w:r>
      <w:r w:rsidR="0023740C">
        <w:rPr>
          <w:sz w:val="24"/>
          <w:szCs w:val="24"/>
        </w:rPr>
        <w:t xml:space="preserve">rganic and Inorganic Substance.  </w:t>
      </w:r>
      <w:hyperlink r:id="rId23" w:history="1">
        <w:r w:rsidR="000709FA" w:rsidRPr="00C2192A">
          <w:rPr>
            <w:rStyle w:val="Hyperlink"/>
            <w:sz w:val="24"/>
            <w:szCs w:val="24"/>
          </w:rPr>
          <w:t>https://dec.alaska.gov/water/water-quality/standards/</w:t>
        </w:r>
      </w:hyperlink>
    </w:p>
    <w:p w14:paraId="377963A2" w14:textId="4F600B3B" w:rsidR="00192C82" w:rsidRDefault="00192C82" w:rsidP="00B6085F">
      <w:pPr>
        <w:rPr>
          <w:sz w:val="24"/>
          <w:szCs w:val="24"/>
        </w:rPr>
      </w:pPr>
    </w:p>
    <w:p w14:paraId="2B7A8C00" w14:textId="24B7D14C" w:rsidR="00192C82" w:rsidRDefault="00192C82" w:rsidP="00192C82">
      <w:pPr>
        <w:rPr>
          <w:rFonts w:asciiTheme="majorHAnsi" w:hAnsiTheme="majorHAnsi" w:cs="Arial"/>
          <w:sz w:val="24"/>
          <w:szCs w:val="24"/>
        </w:rPr>
      </w:pPr>
      <w:r>
        <w:rPr>
          <w:sz w:val="24"/>
          <w:szCs w:val="24"/>
        </w:rPr>
        <w:t>Alaska Department of Environmental Conservation (ADEC). (2011</w:t>
      </w:r>
      <w:r w:rsidRPr="00192C82">
        <w:rPr>
          <w:rFonts w:asciiTheme="majorHAnsi" w:hAnsiTheme="majorHAnsi"/>
          <w:sz w:val="24"/>
          <w:szCs w:val="24"/>
        </w:rPr>
        <w:t xml:space="preserve">). </w:t>
      </w:r>
      <w:r w:rsidRPr="00192C82">
        <w:rPr>
          <w:rFonts w:asciiTheme="majorHAnsi" w:hAnsiTheme="majorHAnsi" w:cs="Arial"/>
          <w:sz w:val="24"/>
          <w:szCs w:val="24"/>
        </w:rPr>
        <w:t>CWA Section 604(b) ARRA Project Highlight</w:t>
      </w:r>
      <w:r>
        <w:rPr>
          <w:rFonts w:asciiTheme="majorHAnsi" w:hAnsiTheme="majorHAnsi" w:cs="Arial"/>
          <w:sz w:val="24"/>
          <w:szCs w:val="24"/>
        </w:rPr>
        <w:t xml:space="preserve">, </w:t>
      </w:r>
      <w:r w:rsidRPr="00192C82">
        <w:rPr>
          <w:rFonts w:asciiTheme="majorHAnsi" w:hAnsiTheme="majorHAnsi" w:cs="Arial"/>
          <w:sz w:val="24"/>
          <w:szCs w:val="24"/>
        </w:rPr>
        <w:t>Alaska: Green Infrastructure Alternatives Assessment and Planning</w:t>
      </w:r>
      <w:r>
        <w:rPr>
          <w:rFonts w:asciiTheme="majorHAnsi" w:hAnsiTheme="majorHAnsi" w:cs="Arial"/>
          <w:sz w:val="24"/>
          <w:szCs w:val="24"/>
        </w:rPr>
        <w:t>.</w:t>
      </w:r>
    </w:p>
    <w:p w14:paraId="3AE50B47" w14:textId="1BCA4D67" w:rsidR="00E50228" w:rsidRDefault="00E50228" w:rsidP="00192C82">
      <w:pPr>
        <w:rPr>
          <w:rFonts w:asciiTheme="majorHAnsi" w:hAnsiTheme="majorHAnsi" w:cs="Arial"/>
          <w:sz w:val="24"/>
          <w:szCs w:val="24"/>
        </w:rPr>
      </w:pPr>
    </w:p>
    <w:p w14:paraId="3B082D21" w14:textId="7F0456F3" w:rsidR="00E50228" w:rsidRPr="00FA2AD9" w:rsidRDefault="00E50228" w:rsidP="00192C82">
      <w:pPr>
        <w:rPr>
          <w:sz w:val="24"/>
          <w:szCs w:val="24"/>
        </w:rPr>
      </w:pPr>
      <w:r>
        <w:rPr>
          <w:sz w:val="24"/>
          <w:szCs w:val="24"/>
        </w:rPr>
        <w:t>Alaska Department of Environmental Conservation (ADEC)</w:t>
      </w:r>
      <w:r w:rsidRPr="00D9174B">
        <w:rPr>
          <w:sz w:val="24"/>
          <w:szCs w:val="24"/>
        </w:rPr>
        <w:t xml:space="preserve">. </w:t>
      </w:r>
      <w:r>
        <w:rPr>
          <w:sz w:val="24"/>
          <w:szCs w:val="24"/>
        </w:rPr>
        <w:t>(2020</w:t>
      </w:r>
      <w:r w:rsidR="00FA2AD9">
        <w:rPr>
          <w:sz w:val="24"/>
          <w:szCs w:val="24"/>
        </w:rPr>
        <w:t>a</w:t>
      </w:r>
      <w:r w:rsidRPr="00D9174B">
        <w:rPr>
          <w:sz w:val="24"/>
          <w:szCs w:val="24"/>
        </w:rPr>
        <w:t xml:space="preserve">). </w:t>
      </w:r>
      <w:r>
        <w:rPr>
          <w:sz w:val="24"/>
          <w:szCs w:val="24"/>
        </w:rPr>
        <w:t xml:space="preserve">18 AAC 70 Water Quality Standards.  </w:t>
      </w:r>
      <w:hyperlink r:id="rId24" w:history="1">
        <w:r w:rsidRPr="00C2192A">
          <w:rPr>
            <w:rStyle w:val="Hyperlink"/>
            <w:sz w:val="24"/>
            <w:szCs w:val="24"/>
          </w:rPr>
          <w:t>https://dec.alaska.gov/media/1046/18-aac-70.pdf</w:t>
        </w:r>
      </w:hyperlink>
      <w:r>
        <w:rPr>
          <w:sz w:val="24"/>
          <w:szCs w:val="24"/>
        </w:rPr>
        <w:t xml:space="preserve"> </w:t>
      </w:r>
    </w:p>
    <w:p w14:paraId="68290D75" w14:textId="7A0D5681" w:rsidR="00FA4364" w:rsidRDefault="00FA4364" w:rsidP="00FA4364">
      <w:pPr>
        <w:rPr>
          <w:sz w:val="24"/>
          <w:szCs w:val="24"/>
        </w:rPr>
      </w:pPr>
    </w:p>
    <w:p w14:paraId="5FF42BD0" w14:textId="62D0D31F" w:rsidR="00E50228" w:rsidRPr="00E50228" w:rsidRDefault="00FA4364" w:rsidP="00FA4364">
      <w:pPr>
        <w:rPr>
          <w:rFonts w:asciiTheme="majorHAnsi" w:hAnsiTheme="majorHAnsi" w:cs="Arial"/>
          <w:sz w:val="24"/>
          <w:szCs w:val="24"/>
        </w:rPr>
      </w:pPr>
      <w:r>
        <w:rPr>
          <w:sz w:val="24"/>
          <w:szCs w:val="24"/>
        </w:rPr>
        <w:t>Alaska Department of Environmental Conservation (ADEC). (2020</w:t>
      </w:r>
      <w:r w:rsidR="00FA2AD9">
        <w:rPr>
          <w:sz w:val="24"/>
          <w:szCs w:val="24"/>
        </w:rPr>
        <w:t>b</w:t>
      </w:r>
      <w:r w:rsidRPr="00FA4364">
        <w:rPr>
          <w:rFonts w:asciiTheme="majorHAnsi" w:hAnsiTheme="majorHAnsi"/>
          <w:sz w:val="24"/>
          <w:szCs w:val="24"/>
        </w:rPr>
        <w:t xml:space="preserve">). </w:t>
      </w:r>
      <w:r w:rsidRPr="00FA4364">
        <w:rPr>
          <w:rFonts w:asciiTheme="majorHAnsi" w:hAnsiTheme="majorHAnsi" w:cs="Arial"/>
          <w:sz w:val="24"/>
          <w:szCs w:val="24"/>
        </w:rPr>
        <w:t>Alaska Nonpoint Source Water Pollution Prevention and Restoration Strategy</w:t>
      </w:r>
      <w:r>
        <w:rPr>
          <w:rFonts w:asciiTheme="majorHAnsi" w:hAnsiTheme="majorHAnsi" w:cs="Arial"/>
          <w:sz w:val="24"/>
          <w:szCs w:val="24"/>
        </w:rPr>
        <w:t>.</w:t>
      </w:r>
    </w:p>
    <w:p w14:paraId="67170390" w14:textId="6E146163"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Scholz, N. L. (2003). Sublethal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Nonoverlapping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r w:rsidRPr="00F22B91">
        <w:rPr>
          <w:sz w:val="24"/>
          <w:szCs w:val="24"/>
        </w:rPr>
        <w:t>doi</w:t>
      </w:r>
      <w:proofErr w:type="spell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Salmon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5F9853B3" w:rsidR="00211BA0"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1CFF31C" w14:textId="77777777" w:rsidR="000D0749" w:rsidRDefault="000D0749" w:rsidP="00B6085F">
      <w:pPr>
        <w:rPr>
          <w:sz w:val="24"/>
          <w:szCs w:val="24"/>
        </w:rPr>
      </w:pPr>
    </w:p>
    <w:p w14:paraId="72F3BD74" w14:textId="3E98E93D" w:rsidR="000D0749" w:rsidRDefault="000D0749" w:rsidP="00B6085F">
      <w:pPr>
        <w:rPr>
          <w:sz w:val="24"/>
          <w:szCs w:val="24"/>
        </w:rPr>
      </w:pPr>
      <w:r>
        <w:rPr>
          <w:sz w:val="24"/>
          <w:szCs w:val="24"/>
        </w:rPr>
        <w:t xml:space="preserve">Alaska </w:t>
      </w:r>
      <w:proofErr w:type="spellStart"/>
      <w:r>
        <w:rPr>
          <w:sz w:val="24"/>
          <w:szCs w:val="24"/>
        </w:rPr>
        <w:t>EPSCoR</w:t>
      </w:r>
      <w:proofErr w:type="spellEnd"/>
      <w:r>
        <w:rPr>
          <w:sz w:val="24"/>
          <w:szCs w:val="24"/>
        </w:rPr>
        <w:t xml:space="preserve"> (Established Program to Stimulate Competitive Research) Data Portal. (2020). </w:t>
      </w:r>
      <w:hyperlink r:id="rId25" w:history="1">
        <w:r w:rsidRPr="000D0749">
          <w:rPr>
            <w:rStyle w:val="Hyperlink"/>
            <w:color w:val="0070C0"/>
            <w:sz w:val="24"/>
            <w:szCs w:val="24"/>
          </w:rPr>
          <w:t>https://catalog.epscor.alaska.edu/dataset</w:t>
        </w:r>
      </w:hyperlink>
      <w:r>
        <w:rPr>
          <w:sz w:val="24"/>
          <w:szCs w:val="24"/>
        </w:rPr>
        <w:t>.  Accessed December 4, 2020.</w:t>
      </w:r>
    </w:p>
    <w:p w14:paraId="3191B21B" w14:textId="77777777" w:rsidR="000D0749" w:rsidRDefault="000D0749" w:rsidP="00B6085F">
      <w:pPr>
        <w:rPr>
          <w:sz w:val="24"/>
          <w:szCs w:val="24"/>
        </w:rPr>
      </w:pPr>
    </w:p>
    <w:p w14:paraId="76A74715" w14:textId="792CCB0C" w:rsidR="00A81793" w:rsidRPr="00F22B91" w:rsidRDefault="00A81793" w:rsidP="00B6085F">
      <w:pPr>
        <w:rPr>
          <w:sz w:val="24"/>
          <w:szCs w:val="24"/>
        </w:rPr>
      </w:pPr>
      <w:r>
        <w:rPr>
          <w:sz w:val="24"/>
          <w:szCs w:val="24"/>
        </w:rPr>
        <w:t xml:space="preserve">Galvez, F., Webb, N., </w:t>
      </w:r>
      <w:proofErr w:type="spellStart"/>
      <w:r>
        <w:rPr>
          <w:sz w:val="24"/>
          <w:szCs w:val="24"/>
        </w:rPr>
        <w:t>Hogstrand</w:t>
      </w:r>
      <w:proofErr w:type="spellEnd"/>
      <w:r>
        <w:rPr>
          <w:sz w:val="24"/>
          <w:szCs w:val="24"/>
        </w:rPr>
        <w:t>, C., Wood, C.M. (1998)</w:t>
      </w:r>
      <w:r w:rsidR="004F7F27">
        <w:rPr>
          <w:sz w:val="24"/>
          <w:szCs w:val="24"/>
        </w:rPr>
        <w:t xml:space="preserve">.  </w:t>
      </w:r>
      <w:r>
        <w:rPr>
          <w:sz w:val="24"/>
          <w:szCs w:val="24"/>
        </w:rPr>
        <w:t>Zinc binding to the gills of rainbow trout: the effect of long-term exposure to sublethal zinc.  Journal of Fish Biology, 52(6), 1089 – 1104.</w:t>
      </w:r>
    </w:p>
    <w:p w14:paraId="7AC022BA" w14:textId="77777777" w:rsidR="00AB44FB" w:rsidRDefault="00AB44FB" w:rsidP="0041495C">
      <w:pPr>
        <w:rPr>
          <w:sz w:val="24"/>
          <w:szCs w:val="24"/>
        </w:rPr>
      </w:pPr>
    </w:p>
    <w:p w14:paraId="38014384" w14:textId="01C37190"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3E6B2DBD"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r w:rsidR="00723CCF">
        <w:rPr>
          <w:sz w:val="24"/>
          <w:szCs w:val="24"/>
        </w:rPr>
        <w:t xml:space="preserve">  </w:t>
      </w:r>
      <w:hyperlink r:id="rId26" w:history="1">
        <w:r w:rsidR="00723CCF" w:rsidRPr="009B3D32">
          <w:rPr>
            <w:rStyle w:val="Hyperlink"/>
            <w:sz w:val="24"/>
            <w:szCs w:val="24"/>
          </w:rPr>
          <w:t>https://dec.alaska.gov/media/16761/kenai-river-zinc-and-copper-pollution-study.pdf</w:t>
        </w:r>
      </w:hyperlink>
      <w:r w:rsidR="00723CCF">
        <w:rPr>
          <w:sz w:val="24"/>
          <w:szCs w:val="24"/>
        </w:rPr>
        <w:t xml:space="preserve"> </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ed.).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9ECECAB" w:rsidR="00E04AC5" w:rsidRDefault="00E04AC5" w:rsidP="00961D0A">
      <w:pPr>
        <w:rPr>
          <w:sz w:val="24"/>
          <w:szCs w:val="24"/>
        </w:rPr>
      </w:pPr>
      <w:r>
        <w:rPr>
          <w:sz w:val="24"/>
          <w:szCs w:val="24"/>
        </w:rPr>
        <w:t>Le</w:t>
      </w:r>
      <w:r w:rsidR="00902D22">
        <w:rPr>
          <w:sz w:val="24"/>
          <w:szCs w:val="24"/>
        </w:rPr>
        <w:t>wis, E. L. and Clark, M.L. (1997</w:t>
      </w:r>
      <w:r>
        <w:rPr>
          <w:sz w:val="24"/>
          <w:szCs w:val="24"/>
        </w:rPr>
        <w:t>). How Does Streamflow Affect Meta</w:t>
      </w:r>
      <w:r w:rsidR="0023740C">
        <w:rPr>
          <w:sz w:val="24"/>
          <w:szCs w:val="24"/>
        </w:rPr>
        <w:t>ls in the Upper Arkansas River?</w:t>
      </w:r>
      <w:r>
        <w:rPr>
          <w:sz w:val="24"/>
          <w:szCs w:val="24"/>
        </w:rPr>
        <w:t xml:space="preserve"> U.S. Department of </w:t>
      </w:r>
      <w:r w:rsidR="00040826">
        <w:rPr>
          <w:sz w:val="24"/>
          <w:szCs w:val="24"/>
        </w:rPr>
        <w:t>the Interior-U.S. Geological Survey.</w:t>
      </w:r>
    </w:p>
    <w:p w14:paraId="11F7CE6C" w14:textId="7F9D8EF6" w:rsidR="00E7447E" w:rsidRDefault="00E7447E" w:rsidP="00961D0A">
      <w:pPr>
        <w:rPr>
          <w:sz w:val="24"/>
          <w:szCs w:val="24"/>
        </w:rPr>
      </w:pPr>
    </w:p>
    <w:p w14:paraId="52D59FA4" w14:textId="2F26FD2C" w:rsidR="00E7447E" w:rsidRPr="00E7447E" w:rsidRDefault="00E7447E" w:rsidP="00E7447E">
      <w:pPr>
        <w:rPr>
          <w:sz w:val="24"/>
          <w:szCs w:val="24"/>
        </w:rPr>
      </w:pPr>
      <w:bookmarkStart w:id="439" w:name="_Hlk60066725"/>
      <w:r>
        <w:rPr>
          <w:sz w:val="24"/>
          <w:szCs w:val="24"/>
        </w:rPr>
        <w:t>Morel, C.J., Kaushal, S.S., Tan, M.L., Belt, K.T.  (2020)</w:t>
      </w:r>
      <w:r w:rsidR="00C144DE">
        <w:rPr>
          <w:sz w:val="24"/>
          <w:szCs w:val="24"/>
        </w:rPr>
        <w:t>. Developing</w:t>
      </w:r>
      <w:r w:rsidRPr="00E7447E">
        <w:rPr>
          <w:rFonts w:asciiTheme="majorHAnsi" w:hAnsiTheme="majorHAnsi" w:cs="URWPalladioL-Bold"/>
          <w:bCs/>
          <w:kern w:val="0"/>
          <w:sz w:val="24"/>
          <w:szCs w:val="24"/>
          <w:lang w:eastAsia="en-US"/>
        </w:rPr>
        <w:t xml:space="preserve"> Sensor Proxies for “Chemical Cocktails”</w:t>
      </w:r>
    </w:p>
    <w:p w14:paraId="685A4159" w14:textId="57A1D4E6" w:rsidR="00E7447E" w:rsidRDefault="00E7447E" w:rsidP="00E7447E">
      <w:pPr>
        <w:widowControl/>
        <w:autoSpaceDE w:val="0"/>
        <w:autoSpaceDN w:val="0"/>
        <w:adjustRightInd w:val="0"/>
        <w:rPr>
          <w:rFonts w:asciiTheme="majorHAnsi" w:hAnsiTheme="majorHAnsi" w:cs="URWPalladioL-Roma"/>
          <w:kern w:val="0"/>
          <w:sz w:val="24"/>
          <w:szCs w:val="24"/>
          <w:lang w:eastAsia="en-US"/>
        </w:rPr>
      </w:pPr>
      <w:r w:rsidRPr="00E7447E">
        <w:rPr>
          <w:rFonts w:asciiTheme="majorHAnsi" w:hAnsiTheme="majorHAnsi" w:cs="URWPalladioL-Bold"/>
          <w:bCs/>
          <w:kern w:val="0"/>
          <w:sz w:val="24"/>
          <w:szCs w:val="24"/>
          <w:lang w:eastAsia="en-US"/>
        </w:rPr>
        <w:t>of Trace Metals in Urban Streams</w:t>
      </w:r>
      <w:r>
        <w:rPr>
          <w:rFonts w:asciiTheme="majorHAnsi" w:hAnsiTheme="majorHAnsi" w:cs="URWPalladioL-Bold"/>
          <w:bCs/>
          <w:kern w:val="0"/>
          <w:sz w:val="24"/>
          <w:szCs w:val="24"/>
          <w:lang w:eastAsia="en-US"/>
        </w:rPr>
        <w:t xml:space="preserve">.  Water, 12, </w:t>
      </w:r>
      <w:r w:rsidRPr="00E7447E">
        <w:rPr>
          <w:rFonts w:asciiTheme="majorHAnsi" w:hAnsiTheme="majorHAnsi" w:cs="URWPalladioL-Bold"/>
          <w:bCs/>
          <w:kern w:val="0"/>
          <w:sz w:val="24"/>
          <w:szCs w:val="24"/>
          <w:lang w:eastAsia="en-US"/>
        </w:rPr>
        <w:t xml:space="preserve">2864, </w:t>
      </w:r>
      <w:r w:rsidRPr="00E7447E">
        <w:rPr>
          <w:rFonts w:asciiTheme="majorHAnsi" w:hAnsiTheme="majorHAnsi" w:cs="URWPalladioL-Roma"/>
          <w:kern w:val="0"/>
          <w:sz w:val="24"/>
          <w:szCs w:val="24"/>
          <w:lang w:eastAsia="en-US"/>
        </w:rPr>
        <w:t>doi</w:t>
      </w:r>
      <w:proofErr w:type="gramStart"/>
      <w:r w:rsidRPr="00E7447E">
        <w:rPr>
          <w:rFonts w:asciiTheme="majorHAnsi" w:hAnsiTheme="majorHAnsi" w:cs="URWPalladioL-Roma"/>
          <w:kern w:val="0"/>
          <w:sz w:val="24"/>
          <w:szCs w:val="24"/>
          <w:lang w:eastAsia="en-US"/>
        </w:rPr>
        <w:t>:10.3390</w:t>
      </w:r>
      <w:proofErr w:type="gramEnd"/>
      <w:r w:rsidRPr="00E7447E">
        <w:rPr>
          <w:rFonts w:asciiTheme="majorHAnsi" w:hAnsiTheme="majorHAnsi" w:cs="Rpxr"/>
          <w:kern w:val="0"/>
          <w:sz w:val="24"/>
          <w:szCs w:val="24"/>
          <w:lang w:eastAsia="en-US"/>
        </w:rPr>
        <w:t>/</w:t>
      </w:r>
      <w:r w:rsidRPr="00E7447E">
        <w:rPr>
          <w:rFonts w:asciiTheme="majorHAnsi" w:hAnsiTheme="majorHAnsi" w:cs="URWPalladioL-Roma"/>
          <w:kern w:val="0"/>
          <w:sz w:val="24"/>
          <w:szCs w:val="24"/>
          <w:lang w:eastAsia="en-US"/>
        </w:rPr>
        <w:t>w12102864.</w:t>
      </w:r>
    </w:p>
    <w:p w14:paraId="76715C82" w14:textId="1A28BBAB" w:rsidR="00816727" w:rsidRDefault="00816727" w:rsidP="00E7447E">
      <w:pPr>
        <w:widowControl/>
        <w:autoSpaceDE w:val="0"/>
        <w:autoSpaceDN w:val="0"/>
        <w:adjustRightInd w:val="0"/>
        <w:rPr>
          <w:rFonts w:asciiTheme="majorHAnsi" w:hAnsiTheme="majorHAnsi" w:cs="URWPalladioL-Roma"/>
          <w:kern w:val="0"/>
          <w:sz w:val="24"/>
          <w:szCs w:val="24"/>
          <w:lang w:eastAsia="en-US"/>
        </w:rPr>
      </w:pPr>
    </w:p>
    <w:p w14:paraId="28A93356" w14:textId="25684F20" w:rsidR="00816727" w:rsidRPr="00F90940" w:rsidRDefault="00816727" w:rsidP="00F90940">
      <w:pPr>
        <w:pStyle w:val="Default"/>
        <w:rPr>
          <w:rFonts w:asciiTheme="minorHAnsi" w:hAnsiTheme="minorHAnsi"/>
        </w:rPr>
      </w:pPr>
      <w:r w:rsidRPr="00816727">
        <w:rPr>
          <w:rFonts w:asciiTheme="minorHAnsi" w:hAnsiTheme="minorHAnsi" w:cs="URWPalladioL-Roma"/>
        </w:rPr>
        <w:lastRenderedPageBreak/>
        <w:t xml:space="preserve">Robertson, A., Knopf, J., </w:t>
      </w:r>
      <w:proofErr w:type="spellStart"/>
      <w:r w:rsidRPr="00816727">
        <w:rPr>
          <w:rFonts w:asciiTheme="minorHAnsi" w:hAnsiTheme="minorHAnsi" w:cs="URWPalladioL-Roma"/>
        </w:rPr>
        <w:t>Loken</w:t>
      </w:r>
      <w:proofErr w:type="spellEnd"/>
      <w:r w:rsidRPr="00816727">
        <w:rPr>
          <w:rFonts w:asciiTheme="minorHAnsi" w:hAnsiTheme="minorHAnsi" w:cs="URWPalladioL-Roma"/>
        </w:rPr>
        <w:t>, J.</w:t>
      </w:r>
      <w:r w:rsidR="004E160A">
        <w:rPr>
          <w:rFonts w:asciiTheme="minorHAnsi" w:hAnsiTheme="minorHAnsi" w:cs="URWPalladioL-Roma"/>
        </w:rPr>
        <w:t xml:space="preserve"> </w:t>
      </w:r>
      <w:r w:rsidRPr="00816727">
        <w:rPr>
          <w:rFonts w:asciiTheme="minorHAnsi" w:hAnsiTheme="minorHAnsi" w:cs="URWPalladioL-Roma"/>
        </w:rPr>
        <w:t xml:space="preserve">2020. </w:t>
      </w:r>
      <w:r w:rsidRPr="00816727">
        <w:rPr>
          <w:rFonts w:asciiTheme="minorHAnsi" w:hAnsiTheme="minorHAnsi"/>
          <w:bCs/>
        </w:rPr>
        <w:t>Kenai River Heavy Metal Pollution Source Data Mining Exercise for the Kenai Watershed</w:t>
      </w:r>
      <w:r w:rsidRPr="00816727">
        <w:rPr>
          <w:rFonts w:asciiTheme="minorHAnsi" w:hAnsiTheme="minorHAnsi"/>
          <w:bCs/>
        </w:rPr>
        <w:t xml:space="preserve"> Forum: Main Kenai River System. </w:t>
      </w:r>
      <w:r w:rsidRPr="00816727">
        <w:rPr>
          <w:rFonts w:asciiTheme="minorHAnsi" w:hAnsiTheme="minorHAnsi"/>
        </w:rPr>
        <w:t>Saint Mary’s University of Minnesota</w:t>
      </w:r>
      <w:r w:rsidRPr="00816727">
        <w:rPr>
          <w:rFonts w:asciiTheme="minorHAnsi" w:hAnsiTheme="minorHAnsi"/>
        </w:rPr>
        <w:t xml:space="preserve"> </w:t>
      </w:r>
      <w:proofErr w:type="spellStart"/>
      <w:r w:rsidRPr="00816727">
        <w:rPr>
          <w:rFonts w:asciiTheme="minorHAnsi" w:hAnsiTheme="minorHAnsi"/>
        </w:rPr>
        <w:t>GeoSpatial</w:t>
      </w:r>
      <w:proofErr w:type="spellEnd"/>
      <w:r w:rsidRPr="00816727">
        <w:rPr>
          <w:rFonts w:asciiTheme="minorHAnsi" w:hAnsiTheme="minorHAnsi"/>
        </w:rPr>
        <w:t xml:space="preserve"> Services</w:t>
      </w:r>
      <w:r w:rsidRPr="00816727">
        <w:rPr>
          <w:rFonts w:asciiTheme="minorHAnsi" w:hAnsiTheme="minorHAnsi"/>
        </w:rPr>
        <w:t xml:space="preserve">. </w:t>
      </w:r>
      <w:r w:rsidRPr="00816727">
        <w:rPr>
          <w:rFonts w:asciiTheme="minorHAnsi" w:hAnsiTheme="minorHAnsi"/>
        </w:rPr>
        <w:t>https://github.com/Kenai-Watershed-Forum/KWF_Metals_2019_2020/blob/main/documents/references/DataMining_Kenai_Peninsula_StMarys.pdf</w:t>
      </w:r>
    </w:p>
    <w:bookmarkEnd w:id="439"/>
    <w:p w14:paraId="7F8D44DB" w14:textId="72E6D2CD" w:rsidR="00A22082" w:rsidRDefault="00A22082" w:rsidP="00E7447E">
      <w:pPr>
        <w:widowControl/>
        <w:autoSpaceDE w:val="0"/>
        <w:autoSpaceDN w:val="0"/>
        <w:adjustRightInd w:val="0"/>
        <w:rPr>
          <w:rFonts w:asciiTheme="majorHAnsi" w:hAnsiTheme="majorHAnsi" w:cs="URWPalladioL-Roma"/>
          <w:kern w:val="0"/>
          <w:sz w:val="24"/>
          <w:szCs w:val="24"/>
          <w:lang w:eastAsia="en-US"/>
        </w:rPr>
      </w:pPr>
    </w:p>
    <w:p w14:paraId="1C31F56A" w14:textId="34F1C588" w:rsidR="00A22082" w:rsidRDefault="00A22082" w:rsidP="00E7447E">
      <w:pPr>
        <w:widowControl/>
        <w:autoSpaceDE w:val="0"/>
        <w:autoSpaceDN w:val="0"/>
        <w:adjustRightInd w:val="0"/>
        <w:rPr>
          <w:sz w:val="24"/>
          <w:szCs w:val="24"/>
        </w:rPr>
      </w:pPr>
      <w:r w:rsidRPr="00A22082">
        <w:rPr>
          <w:rStyle w:val="surname"/>
          <w:sz w:val="24"/>
          <w:szCs w:val="24"/>
        </w:rPr>
        <w:t>Schoen</w:t>
      </w:r>
      <w:r w:rsidRPr="00A22082">
        <w:rPr>
          <w:rStyle w:val="name"/>
          <w:sz w:val="24"/>
          <w:szCs w:val="24"/>
        </w:rPr>
        <w:t xml:space="preserve">, </w:t>
      </w:r>
      <w:r w:rsidRPr="00A22082">
        <w:rPr>
          <w:rStyle w:val="given-names"/>
          <w:sz w:val="24"/>
          <w:szCs w:val="24"/>
        </w:rPr>
        <w:t>E</w:t>
      </w:r>
      <w:r>
        <w:rPr>
          <w:rStyle w:val="given-names"/>
          <w:sz w:val="24"/>
          <w:szCs w:val="24"/>
        </w:rPr>
        <w:t>.</w:t>
      </w:r>
      <w:r w:rsidRPr="00A22082">
        <w:rPr>
          <w:rStyle w:val="given-names"/>
          <w:sz w:val="24"/>
          <w:szCs w:val="24"/>
        </w:rPr>
        <w:t>R</w:t>
      </w:r>
      <w:r>
        <w:rPr>
          <w:rStyle w:val="given-names"/>
          <w:sz w:val="24"/>
          <w:szCs w:val="24"/>
        </w:rPr>
        <w:t>.</w:t>
      </w:r>
      <w:r>
        <w:rPr>
          <w:sz w:val="24"/>
          <w:szCs w:val="24"/>
        </w:rPr>
        <w:t xml:space="preserve"> and </w:t>
      </w:r>
      <w:r w:rsidRPr="00A22082">
        <w:rPr>
          <w:rStyle w:val="comment"/>
          <w:sz w:val="24"/>
          <w:szCs w:val="24"/>
        </w:rPr>
        <w:t>15 others</w:t>
      </w:r>
      <w:r>
        <w:rPr>
          <w:rStyle w:val="comment"/>
          <w:sz w:val="24"/>
          <w:szCs w:val="24"/>
        </w:rPr>
        <w:t>.</w:t>
      </w:r>
      <w:r w:rsidRPr="00A22082">
        <w:rPr>
          <w:sz w:val="24"/>
          <w:szCs w:val="24"/>
        </w:rPr>
        <w:t xml:space="preserve"> (</w:t>
      </w:r>
      <w:r w:rsidRPr="00A22082">
        <w:rPr>
          <w:rStyle w:val="year"/>
          <w:sz w:val="24"/>
          <w:szCs w:val="24"/>
        </w:rPr>
        <w:t>2017</w:t>
      </w:r>
      <w:r w:rsidRPr="00A22082">
        <w:rPr>
          <w:sz w:val="24"/>
          <w:szCs w:val="24"/>
        </w:rPr>
        <w:t>)</w:t>
      </w:r>
      <w:r>
        <w:rPr>
          <w:sz w:val="24"/>
          <w:szCs w:val="24"/>
        </w:rPr>
        <w:t>.</w:t>
      </w:r>
      <w:r w:rsidRPr="00A22082">
        <w:rPr>
          <w:sz w:val="24"/>
          <w:szCs w:val="24"/>
        </w:rPr>
        <w:t xml:space="preserve"> </w:t>
      </w:r>
      <w:r w:rsidRPr="00A22082">
        <w:rPr>
          <w:rStyle w:val="article-title"/>
          <w:sz w:val="24"/>
          <w:szCs w:val="24"/>
        </w:rPr>
        <w:t>Future of Pacific Salmon in the face of environmental change: lessons from one of the world's remaining productive salmon regions</w:t>
      </w:r>
      <w:r w:rsidRPr="00A22082">
        <w:rPr>
          <w:sz w:val="24"/>
          <w:szCs w:val="24"/>
        </w:rPr>
        <w:t xml:space="preserve">. </w:t>
      </w:r>
      <w:r w:rsidRPr="00A22082">
        <w:rPr>
          <w:rStyle w:val="source"/>
          <w:sz w:val="24"/>
          <w:szCs w:val="24"/>
        </w:rPr>
        <w:t>Fisheries</w:t>
      </w:r>
      <w:r w:rsidRPr="00A22082">
        <w:rPr>
          <w:sz w:val="24"/>
          <w:szCs w:val="24"/>
        </w:rPr>
        <w:t xml:space="preserve"> </w:t>
      </w:r>
      <w:r w:rsidRPr="00A22082">
        <w:rPr>
          <w:rStyle w:val="volume"/>
          <w:sz w:val="24"/>
          <w:szCs w:val="24"/>
        </w:rPr>
        <w:t>42</w:t>
      </w:r>
      <w:r w:rsidRPr="00A22082">
        <w:rPr>
          <w:sz w:val="24"/>
          <w:szCs w:val="24"/>
        </w:rPr>
        <w:t>(</w:t>
      </w:r>
      <w:r w:rsidRPr="00A22082">
        <w:rPr>
          <w:rStyle w:val="issue"/>
          <w:sz w:val="24"/>
          <w:szCs w:val="24"/>
        </w:rPr>
        <w:t>10</w:t>
      </w:r>
      <w:r w:rsidRPr="00A22082">
        <w:rPr>
          <w:sz w:val="24"/>
          <w:szCs w:val="24"/>
        </w:rPr>
        <w:t xml:space="preserve">), </w:t>
      </w:r>
      <w:r w:rsidRPr="00A22082">
        <w:rPr>
          <w:rStyle w:val="fpage"/>
          <w:sz w:val="24"/>
          <w:szCs w:val="24"/>
        </w:rPr>
        <w:t>538</w:t>
      </w:r>
      <w:r w:rsidRPr="00A22082">
        <w:rPr>
          <w:sz w:val="24"/>
          <w:szCs w:val="24"/>
        </w:rPr>
        <w:t>–</w:t>
      </w:r>
      <w:r w:rsidRPr="00A22082">
        <w:rPr>
          <w:rStyle w:val="lpage"/>
          <w:sz w:val="24"/>
          <w:szCs w:val="24"/>
        </w:rPr>
        <w:t>553</w:t>
      </w:r>
      <w:r w:rsidRPr="00A22082">
        <w:rPr>
          <w:sz w:val="24"/>
          <w:szCs w:val="24"/>
        </w:rPr>
        <w:t xml:space="preserve">. </w:t>
      </w:r>
      <w:proofErr w:type="spellStart"/>
      <w:proofErr w:type="gramStart"/>
      <w:r w:rsidRPr="00A22082">
        <w:rPr>
          <w:sz w:val="24"/>
          <w:szCs w:val="24"/>
        </w:rPr>
        <w:t>doi</w:t>
      </w:r>
      <w:proofErr w:type="spellEnd"/>
      <w:proofErr w:type="gramEnd"/>
      <w:r w:rsidRPr="00A22082">
        <w:rPr>
          <w:sz w:val="24"/>
          <w:szCs w:val="24"/>
        </w:rPr>
        <w:t xml:space="preserve">: </w:t>
      </w:r>
      <w:r w:rsidRPr="00A22082">
        <w:rPr>
          <w:rStyle w:val="pub-id"/>
          <w:sz w:val="24"/>
          <w:szCs w:val="24"/>
        </w:rPr>
        <w:t>10.1080/03632415.2017.1374251</w:t>
      </w:r>
      <w:r w:rsidRPr="00A22082">
        <w:rPr>
          <w:sz w:val="24"/>
          <w:szCs w:val="24"/>
        </w:rPr>
        <w:t>.</w:t>
      </w:r>
    </w:p>
    <w:p w14:paraId="3A33CECB" w14:textId="4CBBFEAF" w:rsidR="00816727" w:rsidRDefault="00816727" w:rsidP="00E7447E">
      <w:pPr>
        <w:widowControl/>
        <w:autoSpaceDE w:val="0"/>
        <w:autoSpaceDN w:val="0"/>
        <w:adjustRightInd w:val="0"/>
        <w:rPr>
          <w:sz w:val="24"/>
          <w:szCs w:val="24"/>
        </w:rPr>
      </w:pPr>
    </w:p>
    <w:p w14:paraId="63266447" w14:textId="5FC14EE2" w:rsidR="00816727" w:rsidRDefault="00816727" w:rsidP="00E7447E">
      <w:pPr>
        <w:widowControl/>
        <w:autoSpaceDE w:val="0"/>
        <w:autoSpaceDN w:val="0"/>
        <w:adjustRightInd w:val="0"/>
        <w:rPr>
          <w:sz w:val="24"/>
          <w:szCs w:val="24"/>
        </w:rPr>
      </w:pPr>
      <w:r>
        <w:rPr>
          <w:sz w:val="24"/>
          <w:szCs w:val="24"/>
        </w:rPr>
        <w:t>St. Mary’s University of Minnesota Geospatial Services</w:t>
      </w:r>
    </w:p>
    <w:p w14:paraId="6FEF95F6" w14:textId="1D1AA0DB" w:rsidR="00816727" w:rsidRDefault="00816727" w:rsidP="00E7447E">
      <w:pPr>
        <w:widowControl/>
        <w:autoSpaceDE w:val="0"/>
        <w:autoSpaceDN w:val="0"/>
        <w:adjustRightInd w:val="0"/>
        <w:rPr>
          <w:sz w:val="24"/>
          <w:szCs w:val="24"/>
        </w:rPr>
      </w:pPr>
    </w:p>
    <w:p w14:paraId="3C708A0E" w14:textId="79A36057" w:rsidR="0018024D" w:rsidRDefault="0018024D" w:rsidP="00E7447E">
      <w:pPr>
        <w:widowControl/>
        <w:autoSpaceDE w:val="0"/>
        <w:autoSpaceDN w:val="0"/>
        <w:adjustRightInd w:val="0"/>
        <w:rPr>
          <w:sz w:val="24"/>
          <w:szCs w:val="24"/>
        </w:rPr>
      </w:pPr>
    </w:p>
    <w:p w14:paraId="12AA0DA3" w14:textId="2984D826" w:rsidR="0018024D" w:rsidRPr="0018024D" w:rsidRDefault="0018024D" w:rsidP="0018024D">
      <w:pPr>
        <w:rPr>
          <w:color w:val="000000" w:themeColor="text1"/>
          <w:sz w:val="24"/>
          <w:szCs w:val="24"/>
        </w:rPr>
      </w:pPr>
      <w:r w:rsidRPr="0018024D">
        <w:rPr>
          <w:color w:val="000000" w:themeColor="text1"/>
          <w:sz w:val="24"/>
          <w:szCs w:val="24"/>
        </w:rPr>
        <w:t>Tian, T</w:t>
      </w:r>
      <w:r>
        <w:rPr>
          <w:color w:val="000000" w:themeColor="text1"/>
          <w:sz w:val="24"/>
          <w:szCs w:val="24"/>
        </w:rPr>
        <w:t>.</w:t>
      </w:r>
      <w:r w:rsidRPr="0018024D">
        <w:rPr>
          <w:color w:val="000000" w:themeColor="text1"/>
          <w:sz w:val="24"/>
          <w:szCs w:val="24"/>
        </w:rPr>
        <w:t xml:space="preserve"> and 26 others. (2020) A ubiquitous tire rubber–derived chemical induces acute mortality in </w:t>
      </w:r>
      <w:proofErr w:type="spellStart"/>
      <w:r w:rsidRPr="0018024D">
        <w:rPr>
          <w:color w:val="000000" w:themeColor="text1"/>
          <w:sz w:val="24"/>
          <w:szCs w:val="24"/>
        </w:rPr>
        <w:t>coho</w:t>
      </w:r>
      <w:proofErr w:type="spellEnd"/>
      <w:r w:rsidRPr="0018024D">
        <w:rPr>
          <w:color w:val="000000" w:themeColor="text1"/>
          <w:sz w:val="24"/>
          <w:szCs w:val="24"/>
        </w:rPr>
        <w:t xml:space="preserve"> salmon</w:t>
      </w:r>
      <w:r>
        <w:rPr>
          <w:color w:val="000000" w:themeColor="text1"/>
          <w:sz w:val="24"/>
          <w:szCs w:val="24"/>
        </w:rPr>
        <w:t>.</w:t>
      </w:r>
      <w:bookmarkStart w:id="440" w:name="aff-1"/>
      <w:bookmarkEnd w:id="440"/>
      <w:r>
        <w:rPr>
          <w:color w:val="000000" w:themeColor="text1"/>
          <w:sz w:val="24"/>
          <w:szCs w:val="24"/>
        </w:rPr>
        <w:t xml:space="preserve">  Science</w:t>
      </w:r>
      <w:r w:rsidR="004177CB">
        <w:rPr>
          <w:color w:val="000000" w:themeColor="text1"/>
          <w:sz w:val="24"/>
          <w:szCs w:val="24"/>
        </w:rPr>
        <w:t xml:space="preserve">.  </w:t>
      </w:r>
      <w:r w:rsidR="00A05884">
        <w:rPr>
          <w:color w:val="000000" w:themeColor="text1"/>
          <w:sz w:val="24"/>
          <w:szCs w:val="24"/>
        </w:rPr>
        <w:t>Published</w:t>
      </w:r>
      <w:r w:rsidR="004177CB">
        <w:rPr>
          <w:color w:val="000000" w:themeColor="text1"/>
          <w:sz w:val="24"/>
          <w:szCs w:val="24"/>
        </w:rPr>
        <w:t xml:space="preserve"> online Dec. 3, 2020.  </w:t>
      </w:r>
      <w:r w:rsidRPr="0018024D">
        <w:rPr>
          <w:color w:val="000000" w:themeColor="text1"/>
          <w:sz w:val="24"/>
          <w:szCs w:val="24"/>
        </w:rPr>
        <w:t xml:space="preserve">DOI: 10.1126/science.abd6951 </w:t>
      </w:r>
    </w:p>
    <w:p w14:paraId="36FEABE0" w14:textId="6A6E2843" w:rsidR="00E7447E" w:rsidRDefault="00E7447E" w:rsidP="00961D0A">
      <w:pPr>
        <w:rPr>
          <w:sz w:val="24"/>
          <w:szCs w:val="24"/>
        </w:rPr>
      </w:pPr>
    </w:p>
    <w:p w14:paraId="04E894CF" w14:textId="674EF2AF" w:rsidR="00F852E3" w:rsidRPr="003B4EC2" w:rsidRDefault="00F852E3" w:rsidP="00F852E3">
      <w:pPr>
        <w:pStyle w:val="Heading1"/>
        <w:rPr>
          <w:b/>
        </w:rPr>
      </w:pPr>
      <w:bookmarkStart w:id="441" w:name="_Toc64271448"/>
      <w:r w:rsidRPr="003B4EC2">
        <w:rPr>
          <w:b/>
        </w:rPr>
        <w:t xml:space="preserve">appendix a: </w:t>
      </w:r>
      <w:r w:rsidR="00C85CBE">
        <w:rPr>
          <w:b/>
        </w:rPr>
        <w:t>figures</w:t>
      </w:r>
      <w:bookmarkEnd w:id="441"/>
    </w:p>
    <w:p w14:paraId="6392955E" w14:textId="573B4381" w:rsidR="00F852E3" w:rsidRDefault="00665E1E" w:rsidP="00E7447E">
      <w:pPr>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5E8699FA" w14:textId="0FAFC821" w:rsidR="003B4EC2" w:rsidRPr="003B4EC2" w:rsidRDefault="003B4EC2" w:rsidP="003B4EC2">
      <w:pPr>
        <w:pStyle w:val="Caption"/>
        <w:rPr>
          <w:sz w:val="24"/>
          <w:szCs w:val="24"/>
        </w:rPr>
      </w:pPr>
      <w:bookmarkStart w:id="442" w:name="_Toc57830637"/>
      <w:bookmarkStart w:id="443" w:name="_Hlk25490811"/>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A63F41">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442"/>
      <w:r w:rsidR="005758E6">
        <w:rPr>
          <w:sz w:val="24"/>
          <w:szCs w:val="24"/>
        </w:rPr>
        <w:t xml:space="preserve"> and water quality monitoring site locations during</w:t>
      </w:r>
      <w:r w:rsidR="009F38AF">
        <w:rPr>
          <w:sz w:val="24"/>
          <w:szCs w:val="24"/>
        </w:rPr>
        <w:t xml:space="preserve"> biannual (2000 – </w:t>
      </w:r>
      <w:r w:rsidR="009F38AF">
        <w:rPr>
          <w:sz w:val="24"/>
          <w:szCs w:val="24"/>
        </w:rPr>
        <w:lastRenderedPageBreak/>
        <w:t>present)</w:t>
      </w:r>
      <w:r w:rsidR="005758E6">
        <w:rPr>
          <w:sz w:val="24"/>
          <w:szCs w:val="24"/>
        </w:rPr>
        <w:t xml:space="preserve"> </w:t>
      </w:r>
      <w:r w:rsidR="005758E6">
        <w:rPr>
          <w:bCs w:val="0"/>
          <w:sz w:val="24"/>
          <w:szCs w:val="24"/>
        </w:rPr>
        <w:t>KRBWQM sampling events</w:t>
      </w:r>
      <w:r w:rsidRPr="003B4EC2">
        <w:rPr>
          <w:sz w:val="24"/>
          <w:szCs w:val="24"/>
        </w:rPr>
        <w:t>.</w:t>
      </w:r>
    </w:p>
    <w:bookmarkEnd w:id="443"/>
    <w:p w14:paraId="337184BD" w14:textId="1F75172F" w:rsidR="001411CE" w:rsidRDefault="00DE317B" w:rsidP="00DE317B">
      <w:pPr>
        <w:widowControl/>
        <w:spacing w:after="200" w:line="276" w:lineRule="auto"/>
        <w:rPr>
          <w:sz w:val="24"/>
          <w:szCs w:val="24"/>
          <w:lang w:eastAsia="en-US"/>
        </w:rPr>
        <w:sectPr w:rsidR="001411CE" w:rsidSect="00E7447E">
          <w:pgSz w:w="12240" w:h="15840"/>
          <w:pgMar w:top="1080" w:right="1080" w:bottom="1080" w:left="1080" w:header="720" w:footer="720" w:gutter="0"/>
          <w:cols w:space="720"/>
          <w:titlePg/>
          <w:docGrid w:linePitch="360"/>
        </w:sectPr>
      </w:pPr>
      <w:r>
        <w:rPr>
          <w:sz w:val="24"/>
          <w:szCs w:val="24"/>
          <w:lang w:eastAsia="en-US"/>
        </w:rPr>
        <w:br w:type="page"/>
      </w:r>
    </w:p>
    <w:p w14:paraId="0DF2A2B1" w14:textId="5909C5A2" w:rsidR="00126DD5" w:rsidRDefault="00126DD5" w:rsidP="00DE317B">
      <w:pPr>
        <w:pStyle w:val="Caption"/>
        <w:rPr>
          <w:sz w:val="24"/>
          <w:szCs w:val="24"/>
          <w:lang w:eastAsia="en-US"/>
        </w:rPr>
      </w:pPr>
    </w:p>
    <w:p w14:paraId="63A4BE20" w14:textId="754A462F" w:rsidR="00126DD5" w:rsidRDefault="00126DD5" w:rsidP="0024208B">
      <w:pPr>
        <w:rPr>
          <w:sz w:val="24"/>
          <w:szCs w:val="24"/>
          <w:lang w:eastAsia="en-US"/>
        </w:rPr>
      </w:pPr>
    </w:p>
    <w:p w14:paraId="58C81915" w14:textId="111A6CAD" w:rsidR="001878B4" w:rsidRDefault="007C5F74" w:rsidP="0024208B">
      <w:pPr>
        <w:rPr>
          <w:noProof/>
          <w:sz w:val="24"/>
          <w:szCs w:val="24"/>
          <w:lang w:eastAsia="en-US"/>
        </w:rPr>
      </w:pPr>
      <w:r>
        <w:rPr>
          <w:noProof/>
          <w:sz w:val="24"/>
          <w:szCs w:val="24"/>
          <w:lang w:eastAsia="en-US"/>
        </w:rPr>
        <w:drawing>
          <wp:inline distT="0" distB="0" distL="0" distR="0" wp14:anchorId="4463B218" wp14:editId="2FC8D7CF">
            <wp:extent cx="6477802" cy="3936875"/>
            <wp:effectExtent l="19050" t="19050" r="18415"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mpling_sites_map.png"/>
                    <pic:cNvPicPr/>
                  </pic:nvPicPr>
                  <pic:blipFill>
                    <a:blip r:embed="rId28">
                      <a:extLst>
                        <a:ext uri="{28A0092B-C50C-407E-A947-70E740481C1C}">
                          <a14:useLocalDpi xmlns:a14="http://schemas.microsoft.com/office/drawing/2010/main" val="0"/>
                        </a:ext>
                      </a:extLst>
                    </a:blip>
                    <a:stretch>
                      <a:fillRect/>
                    </a:stretch>
                  </pic:blipFill>
                  <pic:spPr>
                    <a:xfrm>
                      <a:off x="0" y="0"/>
                      <a:ext cx="6531497" cy="3969508"/>
                    </a:xfrm>
                    <a:prstGeom prst="rect">
                      <a:avLst/>
                    </a:prstGeom>
                    <a:ln>
                      <a:solidFill>
                        <a:schemeClr val="accent1"/>
                      </a:solidFill>
                    </a:ln>
                  </pic:spPr>
                </pic:pic>
              </a:graphicData>
            </a:graphic>
          </wp:inline>
        </w:drawing>
      </w:r>
      <w:r w:rsidR="001878B4" w:rsidRPr="001878B4">
        <w:t xml:space="preserve"> </w:t>
      </w:r>
      <w:r w:rsidR="00732355" w:rsidRPr="00732355">
        <w:rPr>
          <w:noProof/>
          <w:lang w:eastAsia="en-US"/>
        </w:rPr>
        <w:drawing>
          <wp:inline distT="0" distB="0" distL="0" distR="0" wp14:anchorId="6B0205DA" wp14:editId="71EFA1AD">
            <wp:extent cx="2099945"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9945" cy="3674745"/>
                    </a:xfrm>
                    <a:prstGeom prst="rect">
                      <a:avLst/>
                    </a:prstGeom>
                    <a:noFill/>
                    <a:ln>
                      <a:noFill/>
                    </a:ln>
                  </pic:spPr>
                </pic:pic>
              </a:graphicData>
            </a:graphic>
          </wp:inline>
        </w:drawing>
      </w:r>
    </w:p>
    <w:p w14:paraId="3D73668C" w14:textId="21994776" w:rsidR="00126DD5" w:rsidRDefault="001878B4" w:rsidP="0024208B">
      <w:pPr>
        <w:rPr>
          <w:noProof/>
          <w:sz w:val="24"/>
          <w:szCs w:val="24"/>
          <w:lang w:eastAsia="en-US"/>
        </w:rPr>
      </w:pPr>
      <w:r>
        <w:rPr>
          <w:noProof/>
          <w:sz w:val="24"/>
          <w:szCs w:val="24"/>
          <w:lang w:eastAsia="en-US"/>
        </w:rPr>
        <w:drawing>
          <wp:inline distT="0" distB="0" distL="0" distR="0" wp14:anchorId="3966E0E0" wp14:editId="54AEF4B3">
            <wp:extent cx="723693" cy="1346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12-02 184418.png"/>
                    <pic:cNvPicPr/>
                  </pic:nvPicPr>
                  <pic:blipFill rotWithShape="1">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rcRect t="44379" r="7693" b="7813"/>
                    <a:stretch/>
                  </pic:blipFill>
                  <pic:spPr bwMode="auto">
                    <a:xfrm>
                      <a:off x="0" y="0"/>
                      <a:ext cx="767009" cy="142677"/>
                    </a:xfrm>
                    <a:prstGeom prst="rect">
                      <a:avLst/>
                    </a:prstGeom>
                    <a:ln>
                      <a:noFill/>
                    </a:ln>
                    <a:extLst>
                      <a:ext uri="{53640926-AAD7-44D8-BBD7-CCE9431645EC}">
                        <a14:shadowObscured xmlns:a14="http://schemas.microsoft.com/office/drawing/2010/main"/>
                      </a:ext>
                    </a:extLst>
                  </pic:spPr>
                </pic:pic>
              </a:graphicData>
            </a:graphic>
          </wp:inline>
        </w:drawing>
      </w:r>
    </w:p>
    <w:p w14:paraId="59715659" w14:textId="70F7AD5F" w:rsidR="006A4C98" w:rsidRPr="006B4C9F" w:rsidRDefault="006B4C9F" w:rsidP="006B4C9F">
      <w:pPr>
        <w:pStyle w:val="Caption"/>
        <w:rPr>
          <w:sz w:val="24"/>
          <w:szCs w:val="24"/>
        </w:rPr>
      </w:pPr>
      <w:bookmarkStart w:id="444" w:name="_Toc57830638"/>
      <w:r w:rsidRPr="006B4C9F">
        <w:rPr>
          <w:sz w:val="24"/>
          <w:szCs w:val="24"/>
        </w:rPr>
        <w:t xml:space="preserve">Figure </w:t>
      </w:r>
      <w:r w:rsidRPr="006B4C9F">
        <w:rPr>
          <w:sz w:val="24"/>
          <w:szCs w:val="24"/>
        </w:rPr>
        <w:fldChar w:fldCharType="begin"/>
      </w:r>
      <w:r w:rsidRPr="006B4C9F">
        <w:rPr>
          <w:sz w:val="24"/>
          <w:szCs w:val="24"/>
        </w:rPr>
        <w:instrText xml:space="preserve"> SEQ Figure \* ARABIC </w:instrText>
      </w:r>
      <w:r w:rsidRPr="006B4C9F">
        <w:rPr>
          <w:sz w:val="24"/>
          <w:szCs w:val="24"/>
        </w:rPr>
        <w:fldChar w:fldCharType="separate"/>
      </w:r>
      <w:r w:rsidR="00A63F41">
        <w:rPr>
          <w:noProof/>
          <w:sz w:val="24"/>
          <w:szCs w:val="24"/>
        </w:rPr>
        <w:t>2</w:t>
      </w:r>
      <w:r w:rsidRPr="006B4C9F">
        <w:rPr>
          <w:sz w:val="24"/>
          <w:szCs w:val="24"/>
        </w:rPr>
        <w:fldChar w:fldCharType="end"/>
      </w:r>
      <w:r>
        <w:rPr>
          <w:sz w:val="24"/>
          <w:szCs w:val="24"/>
        </w:rPr>
        <w:t>. 2019</w:t>
      </w:r>
      <w:r w:rsidR="00E32528">
        <w:rPr>
          <w:sz w:val="24"/>
          <w:szCs w:val="24"/>
        </w:rPr>
        <w:t xml:space="preserve"> </w:t>
      </w:r>
      <w:r>
        <w:rPr>
          <w:sz w:val="24"/>
          <w:szCs w:val="24"/>
        </w:rPr>
        <w:t>- 2020 sampling locations</w:t>
      </w:r>
      <w:r w:rsidR="00E32528">
        <w:rPr>
          <w:sz w:val="24"/>
          <w:szCs w:val="24"/>
        </w:rPr>
        <w:t xml:space="preserve">.  </w:t>
      </w:r>
      <w:r w:rsidR="00732355">
        <w:rPr>
          <w:sz w:val="24"/>
          <w:szCs w:val="24"/>
        </w:rPr>
        <w:t xml:space="preserve">Sites newly included in 2019 – 2020 field sampling are noted with an asterisk (*).  </w:t>
      </w:r>
      <w:r w:rsidR="00E32528">
        <w:rPr>
          <w:sz w:val="24"/>
          <w:szCs w:val="24"/>
        </w:rPr>
        <w:t>points 7 (Lower Slikok creek) and 12 (slikok confluence) are superimposed at this</w:t>
      </w:r>
      <w:r w:rsidR="00732355">
        <w:rPr>
          <w:sz w:val="24"/>
          <w:szCs w:val="24"/>
        </w:rPr>
        <w:t xml:space="preserve"> map</w:t>
      </w:r>
      <w:r w:rsidR="00E32528">
        <w:rPr>
          <w:sz w:val="24"/>
          <w:szCs w:val="24"/>
        </w:rPr>
        <w:t xml:space="preserve"> scale</w:t>
      </w:r>
      <w:bookmarkEnd w:id="444"/>
      <w:r w:rsidR="00732355">
        <w:rPr>
          <w:sz w:val="24"/>
          <w:szCs w:val="24"/>
        </w:rPr>
        <w:t xml:space="preserve">.  </w:t>
      </w:r>
    </w:p>
    <w:p w14:paraId="758DA6F3" w14:textId="6ACE8B59" w:rsidR="00512FD3" w:rsidRDefault="00512FD3" w:rsidP="0024208B">
      <w:pPr>
        <w:rPr>
          <w:sz w:val="24"/>
          <w:szCs w:val="24"/>
          <w:lang w:eastAsia="en-US"/>
        </w:rPr>
      </w:pPr>
    </w:p>
    <w:p w14:paraId="12AE2004" w14:textId="5AF21602" w:rsidR="00512FD3" w:rsidRDefault="00512FD3" w:rsidP="0024208B">
      <w:pPr>
        <w:rPr>
          <w:sz w:val="24"/>
          <w:szCs w:val="24"/>
          <w:lang w:eastAsia="en-US"/>
        </w:rPr>
      </w:pPr>
    </w:p>
    <w:p w14:paraId="14433760" w14:textId="68E8CE9C" w:rsidR="00512FD3" w:rsidRDefault="00512FD3" w:rsidP="0024208B">
      <w:pPr>
        <w:rPr>
          <w:sz w:val="24"/>
          <w:szCs w:val="24"/>
          <w:lang w:eastAsia="en-US"/>
        </w:rPr>
      </w:pPr>
    </w:p>
    <w:p w14:paraId="464B29FD" w14:textId="23C908E6" w:rsidR="00512FD3" w:rsidRDefault="00512FD3" w:rsidP="0024208B">
      <w:pPr>
        <w:rPr>
          <w:sz w:val="24"/>
          <w:szCs w:val="24"/>
          <w:lang w:eastAsia="en-US"/>
        </w:rPr>
      </w:pPr>
    </w:p>
    <w:p w14:paraId="72673259" w14:textId="15721C32" w:rsidR="00512FD3" w:rsidRDefault="00512FD3" w:rsidP="0024208B">
      <w:pPr>
        <w:rPr>
          <w:sz w:val="24"/>
          <w:szCs w:val="24"/>
          <w:lang w:eastAsia="en-US"/>
        </w:rPr>
      </w:pPr>
    </w:p>
    <w:p w14:paraId="55B074DE" w14:textId="533BC555" w:rsidR="00512FD3" w:rsidRDefault="00512FD3" w:rsidP="0024208B">
      <w:pPr>
        <w:rPr>
          <w:sz w:val="24"/>
          <w:szCs w:val="24"/>
          <w:lang w:eastAsia="en-US"/>
        </w:rPr>
      </w:pPr>
    </w:p>
    <w:p w14:paraId="4D0BF67F"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25A668E2" w14:textId="32B34471" w:rsidR="00F915C5" w:rsidRDefault="0098264E" w:rsidP="0024208B">
      <w:pPr>
        <w:rPr>
          <w:sz w:val="24"/>
          <w:szCs w:val="24"/>
          <w:lang w:eastAsia="en-US"/>
        </w:rPr>
      </w:pPr>
      <w:r>
        <w:rPr>
          <w:noProof/>
          <w:sz w:val="24"/>
          <w:szCs w:val="24"/>
          <w:lang w:eastAsia="en-US"/>
        </w:rPr>
        <w:lastRenderedPageBreak/>
        <w:drawing>
          <wp:inline distT="0" distB="0" distL="0" distR="0" wp14:anchorId="226A2EFE" wp14:editId="6F3CFDEF">
            <wp:extent cx="8074152" cy="4846320"/>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u_m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2557998" w14:textId="0DB645DE" w:rsidR="00F915C5" w:rsidRPr="00DD4DD0" w:rsidRDefault="00DD4DD0" w:rsidP="00DD4DD0">
      <w:pPr>
        <w:pStyle w:val="Caption"/>
        <w:rPr>
          <w:sz w:val="24"/>
          <w:szCs w:val="24"/>
          <w:lang w:eastAsia="en-US"/>
        </w:rPr>
      </w:pPr>
      <w:bookmarkStart w:id="445" w:name="_Toc57830639"/>
      <w:r w:rsidRPr="00DD4DD0">
        <w:rPr>
          <w:sz w:val="24"/>
          <w:szCs w:val="24"/>
        </w:rPr>
        <w:t xml:space="preserve">Figure </w:t>
      </w:r>
      <w:r w:rsidRPr="00DD4DD0">
        <w:rPr>
          <w:sz w:val="24"/>
          <w:szCs w:val="24"/>
        </w:rPr>
        <w:fldChar w:fldCharType="begin"/>
      </w:r>
      <w:r w:rsidRPr="00DD4DD0">
        <w:rPr>
          <w:sz w:val="24"/>
          <w:szCs w:val="24"/>
        </w:rPr>
        <w:instrText xml:space="preserve"> SEQ Figure \* ARABIC </w:instrText>
      </w:r>
      <w:r w:rsidRPr="00DD4DD0">
        <w:rPr>
          <w:sz w:val="24"/>
          <w:szCs w:val="24"/>
        </w:rPr>
        <w:fldChar w:fldCharType="separate"/>
      </w:r>
      <w:r w:rsidR="00A63F41">
        <w:rPr>
          <w:noProof/>
          <w:sz w:val="24"/>
          <w:szCs w:val="24"/>
        </w:rPr>
        <w:t>3</w:t>
      </w:r>
      <w:r w:rsidRPr="00DD4DD0">
        <w:rPr>
          <w:sz w:val="24"/>
          <w:szCs w:val="24"/>
        </w:rPr>
        <w:fldChar w:fldCharType="end"/>
      </w:r>
      <w:r>
        <w:rPr>
          <w:sz w:val="24"/>
          <w:szCs w:val="24"/>
        </w:rPr>
        <w:t xml:space="preserve">. </w:t>
      </w:r>
      <w:r w:rsidR="00CA4780">
        <w:rPr>
          <w:sz w:val="24"/>
          <w:szCs w:val="24"/>
        </w:rPr>
        <w:t xml:space="preserve">2019-2020 </w:t>
      </w:r>
      <w:r w:rsidR="00E707DC">
        <w:rPr>
          <w:sz w:val="24"/>
          <w:szCs w:val="24"/>
        </w:rPr>
        <w:t>Kenai R</w:t>
      </w:r>
      <w:r>
        <w:rPr>
          <w:sz w:val="24"/>
          <w:szCs w:val="24"/>
        </w:rPr>
        <w:t>iver mainstem</w:t>
      </w:r>
      <w:r w:rsidR="00CA4780">
        <w:rPr>
          <w:sz w:val="24"/>
          <w:szCs w:val="24"/>
        </w:rPr>
        <w:t xml:space="preserve"> sites</w:t>
      </w:r>
      <w:r>
        <w:rPr>
          <w:sz w:val="24"/>
          <w:szCs w:val="24"/>
        </w:rPr>
        <w:t xml:space="preserve"> copper concentrations and criterion</w:t>
      </w:r>
      <w:r w:rsidR="00C144DE">
        <w:rPr>
          <w:sz w:val="24"/>
          <w:szCs w:val="24"/>
        </w:rPr>
        <w:t xml:space="preserve"> (CCC)</w:t>
      </w:r>
      <w:r>
        <w:rPr>
          <w:sz w:val="24"/>
          <w:szCs w:val="24"/>
        </w:rPr>
        <w:t xml:space="preserve"> </w:t>
      </w:r>
      <w:commentRangeStart w:id="446"/>
      <w:r>
        <w:rPr>
          <w:sz w:val="24"/>
          <w:szCs w:val="24"/>
        </w:rPr>
        <w:t>values</w:t>
      </w:r>
      <w:commentRangeEnd w:id="446"/>
      <w:r w:rsidR="00FA66A8">
        <w:rPr>
          <w:rStyle w:val="CommentReference"/>
          <w:b w:val="0"/>
          <w:bCs w:val="0"/>
          <w:caps w:val="0"/>
        </w:rPr>
        <w:commentReference w:id="446"/>
      </w:r>
      <w:r w:rsidR="00CA4780">
        <w:rPr>
          <w:sz w:val="24"/>
          <w:szCs w:val="24"/>
        </w:rPr>
        <w:t>.</w:t>
      </w:r>
      <w:bookmarkEnd w:id="445"/>
    </w:p>
    <w:p w14:paraId="41584684" w14:textId="37A4E089" w:rsidR="00CA4780" w:rsidRDefault="0098264E" w:rsidP="0024208B">
      <w:pPr>
        <w:rPr>
          <w:sz w:val="24"/>
          <w:szCs w:val="24"/>
          <w:lang w:eastAsia="en-US"/>
        </w:rPr>
      </w:pPr>
      <w:r>
        <w:rPr>
          <w:noProof/>
          <w:sz w:val="24"/>
          <w:szCs w:val="24"/>
          <w:lang w:eastAsia="en-US"/>
        </w:rPr>
        <w:lastRenderedPageBreak/>
        <w:drawing>
          <wp:inline distT="0" distB="0" distL="0" distR="0" wp14:anchorId="496049C7" wp14:editId="0BD9A454">
            <wp:extent cx="8074152" cy="4846320"/>
            <wp:effectExtent l="19050" t="19050" r="222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_trib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4B46B459" w14:textId="386FF1DC" w:rsidR="00CA4780" w:rsidRPr="00CA4780" w:rsidRDefault="00CA4780" w:rsidP="00CA4780">
      <w:pPr>
        <w:pStyle w:val="Caption"/>
        <w:rPr>
          <w:sz w:val="24"/>
          <w:szCs w:val="24"/>
          <w:lang w:eastAsia="en-US"/>
        </w:rPr>
      </w:pPr>
      <w:bookmarkStart w:id="447" w:name="_Toc57830640"/>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4</w:t>
      </w:r>
      <w:r w:rsidRPr="00CA4780">
        <w:rPr>
          <w:sz w:val="24"/>
          <w:szCs w:val="24"/>
        </w:rPr>
        <w:fldChar w:fldCharType="end"/>
      </w:r>
      <w:r w:rsidR="00E707DC">
        <w:rPr>
          <w:sz w:val="24"/>
          <w:szCs w:val="24"/>
        </w:rPr>
        <w:t>. 2019-2020 Kenai R</w:t>
      </w:r>
      <w:r>
        <w:rPr>
          <w:sz w:val="24"/>
          <w:szCs w:val="24"/>
        </w:rPr>
        <w:t>iver tributary sites copper concentrations and criterion</w:t>
      </w:r>
      <w:r w:rsidR="00C144DE">
        <w:rPr>
          <w:sz w:val="24"/>
          <w:szCs w:val="24"/>
        </w:rPr>
        <w:t xml:space="preserve"> (CCC)</w:t>
      </w:r>
      <w:r>
        <w:rPr>
          <w:sz w:val="24"/>
          <w:szCs w:val="24"/>
        </w:rPr>
        <w:t xml:space="preserve"> values.</w:t>
      </w:r>
      <w:bookmarkEnd w:id="447"/>
    </w:p>
    <w:p w14:paraId="7C7548A7" w14:textId="7E499025" w:rsidR="00CA4780" w:rsidRDefault="0098264E" w:rsidP="0024208B">
      <w:pPr>
        <w:rPr>
          <w:sz w:val="24"/>
          <w:szCs w:val="24"/>
          <w:lang w:eastAsia="en-US"/>
        </w:rPr>
      </w:pPr>
      <w:r>
        <w:rPr>
          <w:noProof/>
          <w:sz w:val="24"/>
          <w:szCs w:val="24"/>
          <w:lang w:eastAsia="en-US"/>
        </w:rPr>
        <w:lastRenderedPageBreak/>
        <w:drawing>
          <wp:inline distT="0" distB="0" distL="0" distR="0" wp14:anchorId="34E7AC8A" wp14:editId="5F35FF40">
            <wp:extent cx="8074152" cy="4846320"/>
            <wp:effectExtent l="19050" t="19050" r="22225"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zn_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672BD2E0" w14:textId="027AAC1F" w:rsidR="00CA4780" w:rsidRPr="00CA4780" w:rsidRDefault="00CA4780" w:rsidP="00CA4780">
      <w:pPr>
        <w:pStyle w:val="Caption"/>
        <w:rPr>
          <w:sz w:val="24"/>
          <w:szCs w:val="24"/>
          <w:lang w:eastAsia="en-US"/>
        </w:rPr>
      </w:pPr>
      <w:bookmarkStart w:id="448" w:name="_Toc57830641"/>
      <w:r w:rsidRPr="00CA4780">
        <w:rPr>
          <w:sz w:val="24"/>
          <w:szCs w:val="24"/>
        </w:rPr>
        <w:t xml:space="preserve">Figure </w:t>
      </w:r>
      <w:r w:rsidRPr="00CA4780">
        <w:rPr>
          <w:sz w:val="24"/>
          <w:szCs w:val="24"/>
        </w:rPr>
        <w:fldChar w:fldCharType="begin"/>
      </w:r>
      <w:r w:rsidRPr="00CA4780">
        <w:rPr>
          <w:sz w:val="24"/>
          <w:szCs w:val="24"/>
        </w:rPr>
        <w:instrText xml:space="preserve"> SEQ Figure \* ARABIC </w:instrText>
      </w:r>
      <w:r w:rsidRPr="00CA4780">
        <w:rPr>
          <w:sz w:val="24"/>
          <w:szCs w:val="24"/>
        </w:rPr>
        <w:fldChar w:fldCharType="separate"/>
      </w:r>
      <w:r w:rsidR="00A63F41">
        <w:rPr>
          <w:noProof/>
          <w:sz w:val="24"/>
          <w:szCs w:val="24"/>
        </w:rPr>
        <w:t>5</w:t>
      </w:r>
      <w:r w:rsidRPr="00CA4780">
        <w:rPr>
          <w:sz w:val="24"/>
          <w:szCs w:val="24"/>
        </w:rPr>
        <w:fldChar w:fldCharType="end"/>
      </w:r>
      <w:r w:rsidR="00E707DC">
        <w:rPr>
          <w:sz w:val="24"/>
          <w:szCs w:val="24"/>
        </w:rPr>
        <w:t>.  Kenai R</w:t>
      </w:r>
      <w:r w:rsidRPr="00CA4780">
        <w:rPr>
          <w:sz w:val="24"/>
          <w:szCs w:val="24"/>
        </w:rPr>
        <w:t>iver mainstem sites zinc concentrations and criterion</w:t>
      </w:r>
      <w:r w:rsidR="00C144DE">
        <w:rPr>
          <w:sz w:val="24"/>
          <w:szCs w:val="24"/>
        </w:rPr>
        <w:t xml:space="preserve"> (CCC)</w:t>
      </w:r>
      <w:r w:rsidRPr="00CA4780">
        <w:rPr>
          <w:sz w:val="24"/>
          <w:szCs w:val="24"/>
        </w:rPr>
        <w:t xml:space="preserve"> </w:t>
      </w:r>
      <w:commentRangeStart w:id="449"/>
      <w:commentRangeStart w:id="450"/>
      <w:r w:rsidRPr="00CA4780">
        <w:rPr>
          <w:sz w:val="24"/>
          <w:szCs w:val="24"/>
        </w:rPr>
        <w:t>values</w:t>
      </w:r>
      <w:commentRangeEnd w:id="449"/>
      <w:r w:rsidR="00FA7176">
        <w:rPr>
          <w:rStyle w:val="CommentReference"/>
          <w:b w:val="0"/>
          <w:bCs w:val="0"/>
          <w:caps w:val="0"/>
        </w:rPr>
        <w:commentReference w:id="449"/>
      </w:r>
      <w:commentRangeEnd w:id="450"/>
      <w:r w:rsidR="00403E31">
        <w:rPr>
          <w:rStyle w:val="CommentReference"/>
          <w:b w:val="0"/>
          <w:bCs w:val="0"/>
          <w:caps w:val="0"/>
        </w:rPr>
        <w:commentReference w:id="450"/>
      </w:r>
      <w:r w:rsidRPr="00CA4780">
        <w:rPr>
          <w:sz w:val="24"/>
          <w:szCs w:val="24"/>
        </w:rPr>
        <w:t>.</w:t>
      </w:r>
      <w:bookmarkEnd w:id="448"/>
    </w:p>
    <w:p w14:paraId="370E3BF3" w14:textId="5C7592DB" w:rsidR="00512FD3" w:rsidRDefault="0098264E" w:rsidP="0024208B">
      <w:pPr>
        <w:rPr>
          <w:sz w:val="24"/>
          <w:szCs w:val="24"/>
          <w:lang w:eastAsia="en-US"/>
        </w:rPr>
      </w:pPr>
      <w:r>
        <w:rPr>
          <w:noProof/>
          <w:sz w:val="24"/>
          <w:szCs w:val="24"/>
          <w:lang w:eastAsia="en-US"/>
        </w:rPr>
        <w:lastRenderedPageBreak/>
        <w:drawing>
          <wp:inline distT="0" distB="0" distL="0" distR="0" wp14:anchorId="1325628A" wp14:editId="73EB46A9">
            <wp:extent cx="8074152" cy="4846320"/>
            <wp:effectExtent l="19050" t="19050" r="222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n_trib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74152" cy="4846320"/>
                    </a:xfrm>
                    <a:prstGeom prst="rect">
                      <a:avLst/>
                    </a:prstGeom>
                    <a:ln>
                      <a:solidFill>
                        <a:schemeClr val="tx1"/>
                      </a:solidFill>
                    </a:ln>
                  </pic:spPr>
                </pic:pic>
              </a:graphicData>
            </a:graphic>
          </wp:inline>
        </w:drawing>
      </w:r>
    </w:p>
    <w:p w14:paraId="258FC941" w14:textId="624429FE" w:rsidR="00A63F41" w:rsidRPr="009C2A64" w:rsidRDefault="00A63F41" w:rsidP="00A63F41">
      <w:pPr>
        <w:pStyle w:val="Caption"/>
        <w:rPr>
          <w:sz w:val="24"/>
          <w:szCs w:val="24"/>
          <w:lang w:eastAsia="en-US"/>
        </w:rPr>
      </w:pPr>
      <w:bookmarkStart w:id="451" w:name="_Toc57830642"/>
      <w:r w:rsidRPr="009C2A64">
        <w:rPr>
          <w:sz w:val="24"/>
          <w:szCs w:val="24"/>
        </w:rPr>
        <w:t xml:space="preserve">Figure </w:t>
      </w:r>
      <w:r w:rsidRPr="009C2A64">
        <w:rPr>
          <w:sz w:val="24"/>
          <w:szCs w:val="24"/>
        </w:rPr>
        <w:fldChar w:fldCharType="begin"/>
      </w:r>
      <w:r w:rsidRPr="009C2A64">
        <w:rPr>
          <w:sz w:val="24"/>
          <w:szCs w:val="24"/>
        </w:rPr>
        <w:instrText xml:space="preserve"> SEQ Figure \* ARABIC </w:instrText>
      </w:r>
      <w:r w:rsidRPr="009C2A64">
        <w:rPr>
          <w:sz w:val="24"/>
          <w:szCs w:val="24"/>
        </w:rPr>
        <w:fldChar w:fldCharType="separate"/>
      </w:r>
      <w:r w:rsidRPr="009C2A64">
        <w:rPr>
          <w:noProof/>
          <w:sz w:val="24"/>
          <w:szCs w:val="24"/>
        </w:rPr>
        <w:t>6</w:t>
      </w:r>
      <w:r w:rsidRPr="009C2A64">
        <w:rPr>
          <w:sz w:val="24"/>
          <w:szCs w:val="24"/>
        </w:rPr>
        <w:fldChar w:fldCharType="end"/>
      </w:r>
      <w:r w:rsidR="00E707DC">
        <w:rPr>
          <w:sz w:val="24"/>
          <w:szCs w:val="24"/>
        </w:rPr>
        <w:t>.  K</w:t>
      </w:r>
      <w:r w:rsidRPr="009C2A64">
        <w:rPr>
          <w:sz w:val="24"/>
          <w:szCs w:val="24"/>
        </w:rPr>
        <w:t>en</w:t>
      </w:r>
      <w:r w:rsidR="00E707DC">
        <w:rPr>
          <w:sz w:val="24"/>
          <w:szCs w:val="24"/>
        </w:rPr>
        <w:t>ai R</w:t>
      </w:r>
      <w:r w:rsidRPr="009C2A64">
        <w:rPr>
          <w:sz w:val="24"/>
          <w:szCs w:val="24"/>
        </w:rPr>
        <w:t>iver tributary sites zinc concentrations and criterion</w:t>
      </w:r>
      <w:r w:rsidR="00C144DE">
        <w:rPr>
          <w:sz w:val="24"/>
          <w:szCs w:val="24"/>
        </w:rPr>
        <w:t xml:space="preserve"> (CCC)</w:t>
      </w:r>
      <w:r w:rsidRPr="009C2A64">
        <w:rPr>
          <w:sz w:val="24"/>
          <w:szCs w:val="24"/>
        </w:rPr>
        <w:t xml:space="preserve"> values.</w:t>
      </w:r>
      <w:bookmarkEnd w:id="451"/>
    </w:p>
    <w:p w14:paraId="6D1DD2B4" w14:textId="3E68B59B" w:rsidR="0098264E" w:rsidRDefault="0098264E" w:rsidP="0024208B">
      <w:pPr>
        <w:rPr>
          <w:sz w:val="24"/>
          <w:szCs w:val="24"/>
          <w:lang w:eastAsia="en-US"/>
        </w:rPr>
      </w:pPr>
    </w:p>
    <w:p w14:paraId="1A220F97" w14:textId="77777777" w:rsidR="00512FD3" w:rsidRDefault="00512FD3" w:rsidP="0024208B">
      <w:pPr>
        <w:rPr>
          <w:sz w:val="24"/>
          <w:szCs w:val="24"/>
          <w:lang w:eastAsia="en-US"/>
        </w:rPr>
      </w:pPr>
    </w:p>
    <w:p w14:paraId="4DD12080" w14:textId="587ACA30" w:rsidR="00512FD3" w:rsidRDefault="00512FD3" w:rsidP="0024208B">
      <w:pPr>
        <w:rPr>
          <w:sz w:val="24"/>
          <w:szCs w:val="24"/>
          <w:lang w:eastAsia="en-US"/>
        </w:rPr>
      </w:pPr>
    </w:p>
    <w:p w14:paraId="79AB6E06" w14:textId="77777777" w:rsidR="00512FD3" w:rsidRDefault="00512FD3" w:rsidP="0024208B">
      <w:pPr>
        <w:rPr>
          <w:sz w:val="24"/>
          <w:szCs w:val="24"/>
          <w:lang w:eastAsia="en-US"/>
        </w:rPr>
        <w:sectPr w:rsidR="00512FD3"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452" w:name="_Toc64271449"/>
      <w:r w:rsidRPr="003B4EC2">
        <w:rPr>
          <w:b/>
        </w:rPr>
        <w:lastRenderedPageBreak/>
        <w:t>appendix B: Tables</w:t>
      </w:r>
      <w:bookmarkEnd w:id="452"/>
    </w:p>
    <w:p w14:paraId="00FC6231" w14:textId="77777777" w:rsidR="00E1754F" w:rsidRDefault="00E1754F" w:rsidP="00E1754F">
      <w:pPr>
        <w:rPr>
          <w:rFonts w:ascii="Times New Roman" w:hAnsi="Times New Roman"/>
          <w:b/>
          <w:sz w:val="24"/>
          <w:szCs w:val="24"/>
        </w:rPr>
      </w:pPr>
    </w:p>
    <w:p w14:paraId="221D16A2" w14:textId="2DFA4358" w:rsidR="00E1754F" w:rsidRPr="00A756DD" w:rsidRDefault="005758E6" w:rsidP="00A756DD">
      <w:pPr>
        <w:pStyle w:val="Caption"/>
        <w:rPr>
          <w:rFonts w:ascii="Times New Roman" w:hAnsi="Times New Roman"/>
          <w:b w:val="0"/>
          <w:sz w:val="24"/>
          <w:szCs w:val="24"/>
        </w:rPr>
      </w:pPr>
      <w:bookmarkStart w:id="453" w:name="_Toc58231538"/>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136C16">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r w:rsidR="007C7454">
        <w:rPr>
          <w:sz w:val="24"/>
          <w:szCs w:val="24"/>
        </w:rPr>
        <w:t xml:space="preserve"> (CCC = Criterion chronic concentration).</w:t>
      </w:r>
      <w:bookmarkEnd w:id="453"/>
    </w:p>
    <w:tbl>
      <w:tblPr>
        <w:tblW w:w="9619" w:type="dxa"/>
        <w:tblInd w:w="78" w:type="dxa"/>
        <w:tblLayout w:type="fixed"/>
        <w:tblLook w:val="0000" w:firstRow="0" w:lastRow="0" w:firstColumn="0" w:lastColumn="0" w:noHBand="0" w:noVBand="0"/>
      </w:tblPr>
      <w:tblGrid>
        <w:gridCol w:w="1429"/>
        <w:gridCol w:w="4950"/>
        <w:gridCol w:w="3240"/>
      </w:tblGrid>
      <w:tr w:rsidR="002170AF" w:rsidRPr="00D9174B" w14:paraId="0FFFFFDD" w14:textId="77777777" w:rsidTr="007C7454">
        <w:trPr>
          <w:trHeight w:val="374"/>
        </w:trPr>
        <w:tc>
          <w:tcPr>
            <w:tcW w:w="1429" w:type="dxa"/>
            <w:tcBorders>
              <w:top w:val="single" w:sz="18" w:space="0" w:color="auto"/>
              <w:left w:val="single" w:sz="18" w:space="0" w:color="auto"/>
              <w:bottom w:val="single" w:sz="18" w:space="0" w:color="auto"/>
              <w:right w:val="single" w:sz="18" w:space="0" w:color="auto"/>
            </w:tcBorders>
          </w:tcPr>
          <w:p w14:paraId="50FA13E6"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Parameter</w:t>
            </w:r>
          </w:p>
        </w:tc>
        <w:tc>
          <w:tcPr>
            <w:tcW w:w="4950" w:type="dxa"/>
            <w:tcBorders>
              <w:top w:val="single" w:sz="18" w:space="0" w:color="auto"/>
              <w:left w:val="single" w:sz="18" w:space="0" w:color="auto"/>
              <w:bottom w:val="single" w:sz="18" w:space="0" w:color="auto"/>
              <w:right w:val="single" w:sz="18" w:space="0" w:color="auto"/>
            </w:tcBorders>
          </w:tcPr>
          <w:p w14:paraId="24DA5099"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ADEC Standard</w:t>
            </w:r>
          </w:p>
        </w:tc>
        <w:tc>
          <w:tcPr>
            <w:tcW w:w="3240" w:type="dxa"/>
            <w:tcBorders>
              <w:top w:val="single" w:sz="18" w:space="0" w:color="auto"/>
              <w:left w:val="single" w:sz="18" w:space="0" w:color="auto"/>
              <w:bottom w:val="single" w:sz="18" w:space="0" w:color="auto"/>
              <w:right w:val="single" w:sz="18" w:space="0" w:color="auto"/>
            </w:tcBorders>
          </w:tcPr>
          <w:p w14:paraId="6652C297"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Reference</w:t>
            </w:r>
          </w:p>
        </w:tc>
      </w:tr>
      <w:tr w:rsidR="002170AF" w:rsidRPr="00D9174B" w14:paraId="2811FAA3" w14:textId="77777777" w:rsidTr="007C7454">
        <w:trPr>
          <w:trHeight w:val="979"/>
        </w:trPr>
        <w:tc>
          <w:tcPr>
            <w:tcW w:w="1429" w:type="dxa"/>
            <w:tcBorders>
              <w:top w:val="nil"/>
              <w:left w:val="single" w:sz="18" w:space="0" w:color="auto"/>
              <w:bottom w:val="single" w:sz="18" w:space="0" w:color="auto"/>
              <w:right w:val="single" w:sz="18" w:space="0" w:color="auto"/>
            </w:tcBorders>
          </w:tcPr>
          <w:p w14:paraId="6B076F10"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Copper</w:t>
            </w:r>
          </w:p>
        </w:tc>
        <w:tc>
          <w:tcPr>
            <w:tcW w:w="4950" w:type="dxa"/>
            <w:tcBorders>
              <w:top w:val="single" w:sz="18" w:space="0" w:color="auto"/>
              <w:left w:val="single" w:sz="18" w:space="0" w:color="auto"/>
              <w:bottom w:val="single" w:sz="6" w:space="0" w:color="auto"/>
              <w:right w:val="single" w:sz="6" w:space="0" w:color="auto"/>
            </w:tcBorders>
          </w:tcPr>
          <w:p w14:paraId="173CB858" w14:textId="6B36DC2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0.8545(ln hardness*)-1.702</w:t>
            </w:r>
            <w:r w:rsidR="002170AF" w:rsidRPr="007C7454">
              <w:rPr>
                <w:color w:val="000000"/>
                <w:sz w:val="24"/>
                <w:szCs w:val="24"/>
              </w:rPr>
              <w:t>)*0.96</w:t>
            </w:r>
          </w:p>
          <w:p w14:paraId="0F78C171"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for aquatic life, fresh water, and chronic exposure.</w:t>
            </w:r>
          </w:p>
        </w:tc>
        <w:tc>
          <w:tcPr>
            <w:tcW w:w="3240" w:type="dxa"/>
            <w:tcBorders>
              <w:top w:val="single" w:sz="18" w:space="0" w:color="auto"/>
              <w:left w:val="single" w:sz="6" w:space="0" w:color="auto"/>
              <w:bottom w:val="single" w:sz="6" w:space="0" w:color="auto"/>
              <w:right w:val="single" w:sz="18" w:space="0" w:color="auto"/>
            </w:tcBorders>
          </w:tcPr>
          <w:p w14:paraId="26A1CBBE"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5095C59B" w14:textId="77777777" w:rsidTr="007C7454">
        <w:trPr>
          <w:trHeight w:val="1009"/>
        </w:trPr>
        <w:tc>
          <w:tcPr>
            <w:tcW w:w="1429" w:type="dxa"/>
            <w:tcBorders>
              <w:top w:val="single" w:sz="18" w:space="0" w:color="auto"/>
              <w:left w:val="single" w:sz="18" w:space="0" w:color="auto"/>
              <w:bottom w:val="single" w:sz="18" w:space="0" w:color="auto"/>
              <w:right w:val="single" w:sz="18" w:space="0" w:color="auto"/>
            </w:tcBorders>
          </w:tcPr>
          <w:p w14:paraId="54C9050C" w14:textId="77777777" w:rsidR="002170AF" w:rsidRPr="007C7454" w:rsidRDefault="002170AF" w:rsidP="00CF3F57">
            <w:pPr>
              <w:autoSpaceDE w:val="0"/>
              <w:autoSpaceDN w:val="0"/>
              <w:adjustRightInd w:val="0"/>
              <w:jc w:val="center"/>
              <w:rPr>
                <w:b/>
                <w:bCs/>
                <w:color w:val="000000"/>
                <w:sz w:val="24"/>
                <w:szCs w:val="24"/>
              </w:rPr>
            </w:pPr>
            <w:r w:rsidRPr="007C7454">
              <w:rPr>
                <w:b/>
                <w:bCs/>
                <w:color w:val="000000"/>
                <w:sz w:val="24"/>
                <w:szCs w:val="24"/>
              </w:rPr>
              <w:t>Zinc</w:t>
            </w:r>
          </w:p>
        </w:tc>
        <w:tc>
          <w:tcPr>
            <w:tcW w:w="4950" w:type="dxa"/>
            <w:tcBorders>
              <w:top w:val="single" w:sz="6" w:space="0" w:color="auto"/>
              <w:left w:val="single" w:sz="18" w:space="0" w:color="auto"/>
              <w:bottom w:val="single" w:sz="18" w:space="0" w:color="auto"/>
              <w:right w:val="single" w:sz="6" w:space="0" w:color="auto"/>
            </w:tcBorders>
          </w:tcPr>
          <w:p w14:paraId="3ED3824A" w14:textId="402505B3"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CCC = </w:t>
            </w:r>
            <w:r w:rsidR="002170AF" w:rsidRPr="007C7454">
              <w:rPr>
                <w:color w:val="000000"/>
                <w:sz w:val="24"/>
                <w:szCs w:val="24"/>
              </w:rPr>
              <w:t>(e</w:t>
            </w:r>
            <w:r w:rsidR="002170AF" w:rsidRPr="007C7454">
              <w:rPr>
                <w:color w:val="000000"/>
                <w:sz w:val="24"/>
                <w:szCs w:val="24"/>
                <w:vertAlign w:val="superscript"/>
              </w:rPr>
              <w:t>0.8473(ln hardness*)+0.884</w:t>
            </w:r>
            <w:r w:rsidR="002170AF" w:rsidRPr="007C7454">
              <w:rPr>
                <w:color w:val="000000"/>
                <w:sz w:val="24"/>
                <w:szCs w:val="24"/>
              </w:rPr>
              <w:t>)*0.986</w:t>
            </w:r>
          </w:p>
          <w:p w14:paraId="533A1E0F"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for aquatic life, fresh water, and </w:t>
            </w:r>
            <w:commentRangeStart w:id="454"/>
            <w:r w:rsidRPr="007C7454">
              <w:rPr>
                <w:color w:val="000000"/>
                <w:sz w:val="24"/>
                <w:szCs w:val="24"/>
              </w:rPr>
              <w:t xml:space="preserve">chronic </w:t>
            </w:r>
            <w:commentRangeEnd w:id="454"/>
            <w:r w:rsidR="00FA7176">
              <w:rPr>
                <w:rStyle w:val="CommentReference"/>
              </w:rPr>
              <w:commentReference w:id="454"/>
            </w:r>
            <w:r w:rsidRPr="007C7454">
              <w:rPr>
                <w:color w:val="000000"/>
                <w:sz w:val="24"/>
                <w:szCs w:val="24"/>
              </w:rPr>
              <w:t>exposure.</w:t>
            </w:r>
          </w:p>
        </w:tc>
        <w:tc>
          <w:tcPr>
            <w:tcW w:w="3240" w:type="dxa"/>
            <w:tcBorders>
              <w:top w:val="single" w:sz="6" w:space="0" w:color="auto"/>
              <w:left w:val="single" w:sz="6" w:space="0" w:color="auto"/>
              <w:bottom w:val="single" w:sz="18" w:space="0" w:color="auto"/>
              <w:right w:val="single" w:sz="18" w:space="0" w:color="auto"/>
            </w:tcBorders>
          </w:tcPr>
          <w:p w14:paraId="77A002BB" w14:textId="77777777" w:rsidR="002170AF" w:rsidRPr="007C7454" w:rsidRDefault="002170AF" w:rsidP="00CF3F57">
            <w:pPr>
              <w:autoSpaceDE w:val="0"/>
              <w:autoSpaceDN w:val="0"/>
              <w:adjustRightInd w:val="0"/>
              <w:rPr>
                <w:color w:val="000000"/>
                <w:sz w:val="24"/>
                <w:szCs w:val="24"/>
              </w:rPr>
            </w:pPr>
            <w:r w:rsidRPr="007C7454">
              <w:rPr>
                <w:color w:val="000000"/>
                <w:sz w:val="24"/>
                <w:szCs w:val="24"/>
              </w:rPr>
              <w:t xml:space="preserve">ADEC. (2008). Alaska Water Quality Criteria Manual for Toxic and Other Deleterious Organic and Inorganic Substances. </w:t>
            </w:r>
          </w:p>
        </w:tc>
      </w:tr>
      <w:tr w:rsidR="002170AF" w:rsidRPr="00D9174B" w14:paraId="6CA1AA35" w14:textId="77777777" w:rsidTr="007C7454">
        <w:trPr>
          <w:trHeight w:val="1363"/>
        </w:trPr>
        <w:tc>
          <w:tcPr>
            <w:tcW w:w="1429" w:type="dxa"/>
            <w:tcBorders>
              <w:top w:val="single" w:sz="18" w:space="0" w:color="auto"/>
              <w:left w:val="single" w:sz="18" w:space="0" w:color="auto"/>
              <w:bottom w:val="single" w:sz="18" w:space="0" w:color="auto"/>
              <w:right w:val="single" w:sz="18" w:space="0" w:color="auto"/>
            </w:tcBorders>
          </w:tcPr>
          <w:p w14:paraId="1CCAA6F3" w14:textId="77777777" w:rsidR="002170AF" w:rsidRPr="007C7454" w:rsidRDefault="002170AF" w:rsidP="00CF3F57">
            <w:pPr>
              <w:autoSpaceDE w:val="0"/>
              <w:autoSpaceDN w:val="0"/>
              <w:adjustRightInd w:val="0"/>
              <w:rPr>
                <w:b/>
                <w:bCs/>
                <w:color w:val="000000"/>
                <w:sz w:val="24"/>
                <w:szCs w:val="24"/>
              </w:rPr>
            </w:pPr>
            <w:r w:rsidRPr="007C7454">
              <w:rPr>
                <w:b/>
                <w:bCs/>
                <w:color w:val="000000"/>
                <w:sz w:val="24"/>
                <w:szCs w:val="24"/>
              </w:rPr>
              <w:t>Hardness*</w:t>
            </w:r>
          </w:p>
        </w:tc>
        <w:tc>
          <w:tcPr>
            <w:tcW w:w="4950" w:type="dxa"/>
            <w:tcBorders>
              <w:top w:val="single" w:sz="18" w:space="0" w:color="auto"/>
              <w:left w:val="nil"/>
              <w:bottom w:val="single" w:sz="18" w:space="0" w:color="auto"/>
              <w:right w:val="nil"/>
            </w:tcBorders>
          </w:tcPr>
          <w:p w14:paraId="25737160" w14:textId="73392685" w:rsidR="002170AF" w:rsidRPr="007C7454" w:rsidRDefault="007C7454" w:rsidP="00CF3F57">
            <w:pPr>
              <w:autoSpaceDE w:val="0"/>
              <w:autoSpaceDN w:val="0"/>
              <w:adjustRightInd w:val="0"/>
              <w:rPr>
                <w:color w:val="000000"/>
                <w:sz w:val="24"/>
                <w:szCs w:val="24"/>
              </w:rPr>
            </w:pPr>
            <w:r w:rsidRPr="007C7454">
              <w:rPr>
                <w:color w:val="000000"/>
                <w:sz w:val="24"/>
                <w:szCs w:val="24"/>
              </w:rPr>
              <w:t xml:space="preserve">Hardness = </w:t>
            </w:r>
            <w:r w:rsidR="002170AF" w:rsidRPr="007C7454">
              <w:rPr>
                <w:color w:val="000000"/>
                <w:sz w:val="24"/>
                <w:szCs w:val="24"/>
              </w:rPr>
              <w:t>2.497(Ca mg/L) + 4.119(Mg mg/L)</w:t>
            </w:r>
          </w:p>
        </w:tc>
        <w:tc>
          <w:tcPr>
            <w:tcW w:w="3240" w:type="dxa"/>
            <w:tcBorders>
              <w:top w:val="single" w:sz="18" w:space="0" w:color="auto"/>
              <w:left w:val="single" w:sz="6" w:space="0" w:color="auto"/>
              <w:bottom w:val="single" w:sz="18" w:space="0" w:color="auto"/>
              <w:right w:val="single" w:sz="18" w:space="0" w:color="auto"/>
            </w:tcBorders>
          </w:tcPr>
          <w:p w14:paraId="58D13316" w14:textId="77777777" w:rsidR="002170AF" w:rsidRPr="007C7454" w:rsidRDefault="002170AF" w:rsidP="00CF3F57">
            <w:pPr>
              <w:autoSpaceDE w:val="0"/>
              <w:autoSpaceDN w:val="0"/>
              <w:adjustRightInd w:val="0"/>
              <w:rPr>
                <w:color w:val="000000"/>
                <w:sz w:val="24"/>
                <w:szCs w:val="24"/>
              </w:rPr>
            </w:pPr>
            <w:proofErr w:type="spellStart"/>
            <w:r w:rsidRPr="007C7454">
              <w:rPr>
                <w:color w:val="000000"/>
                <w:sz w:val="24"/>
                <w:szCs w:val="24"/>
              </w:rPr>
              <w:t>Clesceri</w:t>
            </w:r>
            <w:proofErr w:type="spellEnd"/>
            <w:r w:rsidRPr="007C7454">
              <w:rPr>
                <w:color w:val="000000"/>
                <w:sz w:val="24"/>
                <w:szCs w:val="24"/>
              </w:rPr>
              <w:t>, L.S., Greenberg, A.E., Eaton, A.D. (Eds.). 1998. Standard Methods for the Examination of Water and Wastewater (20th ed.), Washington D.C. American Public Health Association, American Water Works Association, and Water Environment Federation.</w:t>
            </w:r>
          </w:p>
        </w:tc>
      </w:tr>
    </w:tbl>
    <w:p w14:paraId="05A90705" w14:textId="772DCA14" w:rsidR="00494D2F" w:rsidRDefault="00494D2F" w:rsidP="005758E6">
      <w:pPr>
        <w:pStyle w:val="Caption"/>
        <w:rPr>
          <w:sz w:val="24"/>
          <w:szCs w:val="24"/>
        </w:rPr>
      </w:pPr>
    </w:p>
    <w:p w14:paraId="066BA3F1" w14:textId="77777777" w:rsidR="00527407" w:rsidRPr="00A756DD" w:rsidRDefault="00527407" w:rsidP="005758E6">
      <w:pPr>
        <w:pStyle w:val="Caption"/>
        <w:rPr>
          <w:ins w:id="455" w:author="Benjamin Meyer" w:date="2020-11-30T10:51:00Z"/>
          <w:sz w:val="24"/>
          <w:szCs w:val="24"/>
        </w:rPr>
      </w:pPr>
    </w:p>
    <w:p w14:paraId="3A1709CB" w14:textId="77777777" w:rsidR="007C7454" w:rsidRDefault="007C7454" w:rsidP="00A756DD">
      <w:pPr>
        <w:pStyle w:val="Caption"/>
        <w:rPr>
          <w:sz w:val="24"/>
          <w:szCs w:val="24"/>
        </w:rPr>
      </w:pPr>
    </w:p>
    <w:p w14:paraId="5E70917A" w14:textId="77777777" w:rsidR="007C7454" w:rsidRDefault="007C7454" w:rsidP="00A756DD">
      <w:pPr>
        <w:pStyle w:val="Caption"/>
        <w:rPr>
          <w:sz w:val="24"/>
          <w:szCs w:val="24"/>
        </w:rPr>
      </w:pPr>
    </w:p>
    <w:p w14:paraId="2A7B8906" w14:textId="77777777" w:rsidR="007C7454" w:rsidRDefault="007C7454" w:rsidP="00A756DD">
      <w:pPr>
        <w:pStyle w:val="Caption"/>
        <w:rPr>
          <w:sz w:val="24"/>
          <w:szCs w:val="24"/>
        </w:rPr>
      </w:pPr>
    </w:p>
    <w:p w14:paraId="40D5690F" w14:textId="77777777" w:rsidR="007C7454" w:rsidRDefault="007C7454" w:rsidP="00A756DD">
      <w:pPr>
        <w:pStyle w:val="Caption"/>
        <w:rPr>
          <w:sz w:val="24"/>
          <w:szCs w:val="24"/>
        </w:rPr>
      </w:pPr>
    </w:p>
    <w:p w14:paraId="49AF89AA" w14:textId="77777777" w:rsidR="007C7454" w:rsidRDefault="007C7454" w:rsidP="00A756DD">
      <w:pPr>
        <w:pStyle w:val="Caption"/>
        <w:rPr>
          <w:sz w:val="24"/>
          <w:szCs w:val="24"/>
        </w:rPr>
      </w:pPr>
    </w:p>
    <w:p w14:paraId="19A4F0CF" w14:textId="77777777" w:rsidR="007C7454" w:rsidRDefault="007C7454" w:rsidP="00A756DD">
      <w:pPr>
        <w:pStyle w:val="Caption"/>
        <w:rPr>
          <w:sz w:val="24"/>
          <w:szCs w:val="24"/>
        </w:rPr>
      </w:pPr>
    </w:p>
    <w:p w14:paraId="0CB329BA" w14:textId="77777777" w:rsidR="007C7454" w:rsidRDefault="007C7454" w:rsidP="00A756DD">
      <w:pPr>
        <w:pStyle w:val="Caption"/>
        <w:rPr>
          <w:sz w:val="24"/>
          <w:szCs w:val="24"/>
        </w:rPr>
      </w:pPr>
    </w:p>
    <w:p w14:paraId="67B5D70F" w14:textId="77777777" w:rsidR="007C7454" w:rsidRDefault="007C7454" w:rsidP="00A756DD">
      <w:pPr>
        <w:pStyle w:val="Caption"/>
        <w:rPr>
          <w:sz w:val="24"/>
          <w:szCs w:val="24"/>
        </w:rPr>
      </w:pPr>
    </w:p>
    <w:p w14:paraId="3760AB40" w14:textId="77777777" w:rsidR="007C7454" w:rsidRDefault="007C7454" w:rsidP="00A756DD">
      <w:pPr>
        <w:pStyle w:val="Caption"/>
        <w:rPr>
          <w:sz w:val="24"/>
          <w:szCs w:val="24"/>
        </w:rPr>
      </w:pPr>
    </w:p>
    <w:p w14:paraId="450785AC" w14:textId="77777777" w:rsidR="007C7454" w:rsidRDefault="007C7454" w:rsidP="00A756DD">
      <w:pPr>
        <w:pStyle w:val="Caption"/>
        <w:rPr>
          <w:sz w:val="24"/>
          <w:szCs w:val="24"/>
        </w:rPr>
      </w:pPr>
    </w:p>
    <w:p w14:paraId="6FDB1292" w14:textId="77777777" w:rsidR="007C7454" w:rsidRDefault="007C7454" w:rsidP="00A756DD">
      <w:pPr>
        <w:pStyle w:val="Caption"/>
        <w:rPr>
          <w:sz w:val="24"/>
          <w:szCs w:val="24"/>
        </w:rPr>
      </w:pPr>
    </w:p>
    <w:p w14:paraId="65360FF9" w14:textId="77777777" w:rsidR="007C7454" w:rsidRDefault="007C7454" w:rsidP="00A756DD">
      <w:pPr>
        <w:pStyle w:val="Caption"/>
        <w:rPr>
          <w:sz w:val="24"/>
          <w:szCs w:val="24"/>
        </w:rPr>
      </w:pPr>
    </w:p>
    <w:p w14:paraId="67A789D2" w14:textId="77777777" w:rsidR="007C7454" w:rsidRDefault="007C7454" w:rsidP="00A756DD">
      <w:pPr>
        <w:pStyle w:val="Caption"/>
        <w:rPr>
          <w:sz w:val="24"/>
          <w:szCs w:val="24"/>
        </w:rPr>
      </w:pPr>
    </w:p>
    <w:p w14:paraId="4EC4B492" w14:textId="77777777" w:rsidR="007C7454" w:rsidRDefault="007C7454" w:rsidP="00A756DD">
      <w:pPr>
        <w:pStyle w:val="Caption"/>
        <w:rPr>
          <w:sz w:val="24"/>
          <w:szCs w:val="24"/>
        </w:rPr>
      </w:pPr>
    </w:p>
    <w:p w14:paraId="79EDADB2" w14:textId="77777777" w:rsidR="007C7454" w:rsidRDefault="007C7454" w:rsidP="00A756DD">
      <w:pPr>
        <w:pStyle w:val="Caption"/>
        <w:rPr>
          <w:sz w:val="24"/>
          <w:szCs w:val="24"/>
        </w:rPr>
      </w:pPr>
    </w:p>
    <w:p w14:paraId="4CF867FF" w14:textId="77777777" w:rsidR="007C7454" w:rsidRDefault="007C7454" w:rsidP="00A756DD">
      <w:pPr>
        <w:pStyle w:val="Caption"/>
        <w:rPr>
          <w:sz w:val="24"/>
          <w:szCs w:val="24"/>
        </w:rPr>
      </w:pPr>
    </w:p>
    <w:p w14:paraId="10B49EF4" w14:textId="77777777" w:rsidR="007C7454" w:rsidRDefault="007C7454" w:rsidP="00A756DD">
      <w:pPr>
        <w:pStyle w:val="Caption"/>
        <w:rPr>
          <w:sz w:val="24"/>
          <w:szCs w:val="24"/>
        </w:rPr>
      </w:pPr>
    </w:p>
    <w:p w14:paraId="1150D24C" w14:textId="77777777" w:rsidR="007C7454" w:rsidRDefault="007C7454" w:rsidP="00A756DD">
      <w:pPr>
        <w:pStyle w:val="Caption"/>
        <w:rPr>
          <w:sz w:val="24"/>
          <w:szCs w:val="24"/>
        </w:rPr>
      </w:pPr>
    </w:p>
    <w:p w14:paraId="04161D89" w14:textId="77777777" w:rsidR="007C7454" w:rsidRDefault="007C7454" w:rsidP="00A756DD">
      <w:pPr>
        <w:pStyle w:val="Caption"/>
        <w:rPr>
          <w:sz w:val="24"/>
          <w:szCs w:val="24"/>
        </w:rPr>
      </w:pPr>
    </w:p>
    <w:p w14:paraId="69B5492F" w14:textId="77777777" w:rsidR="007C7454" w:rsidRDefault="007C7454" w:rsidP="00A756DD">
      <w:pPr>
        <w:pStyle w:val="Caption"/>
        <w:rPr>
          <w:sz w:val="24"/>
          <w:szCs w:val="24"/>
        </w:rPr>
      </w:pPr>
    </w:p>
    <w:p w14:paraId="0A89C33C" w14:textId="77777777" w:rsidR="007C7454" w:rsidRDefault="007C7454" w:rsidP="00A756DD">
      <w:pPr>
        <w:pStyle w:val="Caption"/>
        <w:rPr>
          <w:sz w:val="24"/>
          <w:szCs w:val="24"/>
        </w:rPr>
      </w:pPr>
    </w:p>
    <w:p w14:paraId="25D11502" w14:textId="77777777" w:rsidR="007C7454" w:rsidRDefault="007C7454" w:rsidP="00A756DD">
      <w:pPr>
        <w:pStyle w:val="Caption"/>
        <w:rPr>
          <w:sz w:val="24"/>
          <w:szCs w:val="24"/>
        </w:rPr>
      </w:pPr>
    </w:p>
    <w:p w14:paraId="6203F295" w14:textId="33F5FF83" w:rsidR="007C7454" w:rsidRDefault="007C7454" w:rsidP="00A756DD">
      <w:pPr>
        <w:pStyle w:val="Caption"/>
        <w:rPr>
          <w:sz w:val="24"/>
          <w:szCs w:val="24"/>
        </w:rPr>
      </w:pPr>
    </w:p>
    <w:p w14:paraId="7189563B" w14:textId="6E89DD8A" w:rsidR="00527407" w:rsidRPr="00A756DD" w:rsidRDefault="00A756DD" w:rsidP="00A756DD">
      <w:pPr>
        <w:pStyle w:val="Caption"/>
        <w:rPr>
          <w:sz w:val="24"/>
          <w:szCs w:val="24"/>
        </w:rPr>
      </w:pPr>
      <w:bookmarkStart w:id="456" w:name="_Toc58231539"/>
      <w:r w:rsidRPr="00A756DD">
        <w:rPr>
          <w:sz w:val="24"/>
          <w:szCs w:val="24"/>
        </w:rPr>
        <w:lastRenderedPageBreak/>
        <w:t xml:space="preserve">Table </w:t>
      </w:r>
      <w:r w:rsidRPr="00A756DD">
        <w:rPr>
          <w:sz w:val="24"/>
          <w:szCs w:val="24"/>
        </w:rPr>
        <w:fldChar w:fldCharType="begin"/>
      </w:r>
      <w:r w:rsidRPr="00A756DD">
        <w:rPr>
          <w:sz w:val="24"/>
          <w:szCs w:val="24"/>
        </w:rPr>
        <w:instrText xml:space="preserve"> SEQ Table \* ARABIC </w:instrText>
      </w:r>
      <w:r w:rsidRPr="00A756DD">
        <w:rPr>
          <w:sz w:val="24"/>
          <w:szCs w:val="24"/>
        </w:rPr>
        <w:fldChar w:fldCharType="separate"/>
      </w:r>
      <w:r w:rsidR="00136C16">
        <w:rPr>
          <w:noProof/>
          <w:sz w:val="24"/>
          <w:szCs w:val="24"/>
        </w:rPr>
        <w:t>2</w:t>
      </w:r>
      <w:r w:rsidRPr="00A756DD">
        <w:rPr>
          <w:sz w:val="24"/>
          <w:szCs w:val="24"/>
        </w:rPr>
        <w:fldChar w:fldCharType="end"/>
      </w:r>
      <w:r>
        <w:rPr>
          <w:sz w:val="24"/>
          <w:szCs w:val="24"/>
        </w:rPr>
        <w:t>. Sampling site coordinates.</w:t>
      </w:r>
      <w:bookmarkEnd w:id="456"/>
    </w:p>
    <w:tbl>
      <w:tblPr>
        <w:tblW w:w="0" w:type="auto"/>
        <w:tblInd w:w="75" w:type="dxa"/>
        <w:tblLayout w:type="fixed"/>
        <w:tblLook w:val="0000" w:firstRow="0" w:lastRow="0" w:firstColumn="0" w:lastColumn="0" w:noHBand="0" w:noVBand="0"/>
      </w:tblPr>
      <w:tblGrid>
        <w:gridCol w:w="3776"/>
        <w:gridCol w:w="1380"/>
        <w:gridCol w:w="1268"/>
        <w:gridCol w:w="1496"/>
      </w:tblGrid>
      <w:tr w:rsidR="00A756DD" w:rsidRPr="00A756DD" w14:paraId="0FD9682D" w14:textId="77777777" w:rsidTr="00A756DD">
        <w:trPr>
          <w:trHeight w:val="372"/>
        </w:trPr>
        <w:tc>
          <w:tcPr>
            <w:tcW w:w="3776" w:type="dxa"/>
            <w:tcBorders>
              <w:top w:val="single" w:sz="12" w:space="0" w:color="auto"/>
              <w:left w:val="single" w:sz="12" w:space="0" w:color="auto"/>
              <w:bottom w:val="single" w:sz="12" w:space="0" w:color="auto"/>
              <w:right w:val="single" w:sz="6" w:space="0" w:color="auto"/>
            </w:tcBorders>
          </w:tcPr>
          <w:p w14:paraId="202F0D2D"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Site</w:t>
            </w:r>
          </w:p>
        </w:tc>
        <w:tc>
          <w:tcPr>
            <w:tcW w:w="1380" w:type="dxa"/>
            <w:tcBorders>
              <w:top w:val="single" w:sz="12" w:space="0" w:color="auto"/>
              <w:left w:val="single" w:sz="6" w:space="0" w:color="auto"/>
              <w:bottom w:val="single" w:sz="12" w:space="0" w:color="auto"/>
              <w:right w:val="single" w:sz="6" w:space="0" w:color="auto"/>
            </w:tcBorders>
          </w:tcPr>
          <w:p w14:paraId="481941E7"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Habitat</w:t>
            </w:r>
          </w:p>
        </w:tc>
        <w:tc>
          <w:tcPr>
            <w:tcW w:w="1268" w:type="dxa"/>
            <w:tcBorders>
              <w:top w:val="single" w:sz="12" w:space="0" w:color="auto"/>
              <w:left w:val="single" w:sz="6" w:space="0" w:color="auto"/>
              <w:bottom w:val="single" w:sz="12" w:space="0" w:color="auto"/>
              <w:right w:val="single" w:sz="6" w:space="0" w:color="auto"/>
            </w:tcBorders>
          </w:tcPr>
          <w:p w14:paraId="0C020A7F"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Latitude</w:t>
            </w:r>
          </w:p>
        </w:tc>
        <w:tc>
          <w:tcPr>
            <w:tcW w:w="1496" w:type="dxa"/>
            <w:tcBorders>
              <w:top w:val="single" w:sz="12" w:space="0" w:color="auto"/>
              <w:left w:val="single" w:sz="6" w:space="0" w:color="auto"/>
              <w:bottom w:val="single" w:sz="12" w:space="0" w:color="auto"/>
              <w:right w:val="single" w:sz="12" w:space="0" w:color="auto"/>
            </w:tcBorders>
          </w:tcPr>
          <w:p w14:paraId="455959DE" w14:textId="77777777" w:rsidR="00A756DD" w:rsidRPr="00A756DD" w:rsidRDefault="00A756DD" w:rsidP="00A756DD">
            <w:pPr>
              <w:widowControl/>
              <w:autoSpaceDE w:val="0"/>
              <w:autoSpaceDN w:val="0"/>
              <w:adjustRightInd w:val="0"/>
              <w:jc w:val="center"/>
              <w:rPr>
                <w:rFonts w:asciiTheme="majorHAnsi" w:hAnsiTheme="majorHAnsi" w:cs="Calibri"/>
                <w:b/>
                <w:bCs/>
                <w:color w:val="000000"/>
                <w:kern w:val="0"/>
                <w:sz w:val="28"/>
                <w:szCs w:val="28"/>
                <w:lang w:eastAsia="en-US"/>
              </w:rPr>
            </w:pPr>
            <w:r w:rsidRPr="00A756DD">
              <w:rPr>
                <w:rFonts w:asciiTheme="majorHAnsi" w:hAnsiTheme="majorHAnsi" w:cs="Calibri"/>
                <w:b/>
                <w:bCs/>
                <w:color w:val="000000"/>
                <w:kern w:val="0"/>
                <w:sz w:val="28"/>
                <w:szCs w:val="28"/>
                <w:lang w:eastAsia="en-US"/>
              </w:rPr>
              <w:t>Longitude</w:t>
            </w:r>
          </w:p>
        </w:tc>
      </w:tr>
      <w:tr w:rsidR="00A756DD" w:rsidRPr="00A756DD" w14:paraId="422034DB" w14:textId="77777777" w:rsidTr="00A756DD">
        <w:trPr>
          <w:trHeight w:val="288"/>
        </w:trPr>
        <w:tc>
          <w:tcPr>
            <w:tcW w:w="3776" w:type="dxa"/>
            <w:tcBorders>
              <w:top w:val="nil"/>
              <w:left w:val="single" w:sz="12" w:space="0" w:color="auto"/>
              <w:bottom w:val="single" w:sz="6" w:space="0" w:color="auto"/>
              <w:right w:val="single" w:sz="6" w:space="0" w:color="auto"/>
            </w:tcBorders>
          </w:tcPr>
          <w:p w14:paraId="227E479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No Name Creek</w:t>
            </w:r>
          </w:p>
        </w:tc>
        <w:tc>
          <w:tcPr>
            <w:tcW w:w="1380" w:type="dxa"/>
            <w:tcBorders>
              <w:top w:val="nil"/>
              <w:left w:val="single" w:sz="6" w:space="0" w:color="auto"/>
              <w:bottom w:val="single" w:sz="6" w:space="0" w:color="auto"/>
              <w:right w:val="single" w:sz="6" w:space="0" w:color="auto"/>
            </w:tcBorders>
          </w:tcPr>
          <w:p w14:paraId="618E0D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nil"/>
              <w:left w:val="single" w:sz="6" w:space="0" w:color="auto"/>
              <w:bottom w:val="single" w:sz="6" w:space="0" w:color="auto"/>
              <w:right w:val="single" w:sz="6" w:space="0" w:color="auto"/>
            </w:tcBorders>
          </w:tcPr>
          <w:p w14:paraId="21A9D66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60.550888</w:t>
            </w:r>
          </w:p>
        </w:tc>
        <w:tc>
          <w:tcPr>
            <w:tcW w:w="1496" w:type="dxa"/>
            <w:tcBorders>
              <w:top w:val="nil"/>
              <w:left w:val="single" w:sz="6" w:space="0" w:color="auto"/>
              <w:bottom w:val="single" w:sz="6" w:space="0" w:color="auto"/>
              <w:right w:val="single" w:sz="12" w:space="0" w:color="auto"/>
            </w:tcBorders>
          </w:tcPr>
          <w:p w14:paraId="0B93DA0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-151.26842</w:t>
            </w:r>
          </w:p>
        </w:tc>
      </w:tr>
      <w:tr w:rsidR="00A756DD" w:rsidRPr="00A756DD" w14:paraId="1361D02F"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898882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No Name Creek</w:t>
            </w:r>
          </w:p>
        </w:tc>
        <w:tc>
          <w:tcPr>
            <w:tcW w:w="1380" w:type="dxa"/>
            <w:tcBorders>
              <w:top w:val="single" w:sz="6" w:space="0" w:color="auto"/>
              <w:left w:val="single" w:sz="6" w:space="0" w:color="auto"/>
              <w:bottom w:val="single" w:sz="6" w:space="0" w:color="auto"/>
              <w:right w:val="single" w:sz="6" w:space="0" w:color="auto"/>
            </w:tcBorders>
          </w:tcPr>
          <w:p w14:paraId="3EAB3A4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9E7529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60.577846</w:t>
            </w:r>
          </w:p>
        </w:tc>
        <w:tc>
          <w:tcPr>
            <w:tcW w:w="1496" w:type="dxa"/>
            <w:tcBorders>
              <w:top w:val="single" w:sz="6" w:space="0" w:color="auto"/>
              <w:left w:val="single" w:sz="6" w:space="0" w:color="auto"/>
              <w:bottom w:val="single" w:sz="6" w:space="0" w:color="auto"/>
              <w:right w:val="single" w:sz="12" w:space="0" w:color="auto"/>
            </w:tcBorders>
          </w:tcPr>
          <w:p w14:paraId="4A5754E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-151.26859</w:t>
            </w:r>
          </w:p>
        </w:tc>
      </w:tr>
      <w:tr w:rsidR="00A756DD" w:rsidRPr="00A756DD" w14:paraId="2B5D4F3D"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2A7C448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Soldotna Creek</w:t>
            </w:r>
          </w:p>
        </w:tc>
        <w:tc>
          <w:tcPr>
            <w:tcW w:w="1380" w:type="dxa"/>
            <w:tcBorders>
              <w:top w:val="single" w:sz="6" w:space="0" w:color="auto"/>
              <w:left w:val="single" w:sz="6" w:space="0" w:color="auto"/>
              <w:bottom w:val="single" w:sz="6" w:space="0" w:color="auto"/>
              <w:right w:val="single" w:sz="6" w:space="0" w:color="auto"/>
            </w:tcBorders>
          </w:tcPr>
          <w:p w14:paraId="7C5D1A3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1AC3E5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60.483364</w:t>
            </w:r>
          </w:p>
        </w:tc>
        <w:tc>
          <w:tcPr>
            <w:tcW w:w="1496" w:type="dxa"/>
            <w:tcBorders>
              <w:top w:val="single" w:sz="6" w:space="0" w:color="auto"/>
              <w:left w:val="single" w:sz="6" w:space="0" w:color="auto"/>
              <w:bottom w:val="single" w:sz="6" w:space="0" w:color="auto"/>
              <w:right w:val="single" w:sz="12" w:space="0" w:color="auto"/>
            </w:tcBorders>
          </w:tcPr>
          <w:p w14:paraId="683DF1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-151.05766</w:t>
            </w:r>
          </w:p>
        </w:tc>
      </w:tr>
      <w:tr w:rsidR="00A756DD" w:rsidRPr="00A756DD" w14:paraId="204B1FFA"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35B59DF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Soldotna Creek</w:t>
            </w:r>
          </w:p>
        </w:tc>
        <w:tc>
          <w:tcPr>
            <w:tcW w:w="1380" w:type="dxa"/>
            <w:tcBorders>
              <w:top w:val="single" w:sz="6" w:space="0" w:color="auto"/>
              <w:left w:val="single" w:sz="6" w:space="0" w:color="auto"/>
              <w:bottom w:val="single" w:sz="6" w:space="0" w:color="auto"/>
              <w:right w:val="single" w:sz="6" w:space="0" w:color="auto"/>
            </w:tcBorders>
          </w:tcPr>
          <w:p w14:paraId="1379FF8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A4C75A5"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60.550828</w:t>
            </w:r>
          </w:p>
        </w:tc>
        <w:tc>
          <w:tcPr>
            <w:tcW w:w="1496" w:type="dxa"/>
            <w:tcBorders>
              <w:top w:val="single" w:sz="6" w:space="0" w:color="auto"/>
              <w:left w:val="single" w:sz="6" w:space="0" w:color="auto"/>
              <w:bottom w:val="single" w:sz="6" w:space="0" w:color="auto"/>
              <w:right w:val="single" w:sz="12" w:space="0" w:color="auto"/>
            </w:tcBorders>
          </w:tcPr>
          <w:p w14:paraId="724A1D1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-150.95833</w:t>
            </w:r>
          </w:p>
        </w:tc>
      </w:tr>
      <w:tr w:rsidR="00A756DD" w:rsidRPr="00A756DD" w14:paraId="1679B84B"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7D166FD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Beaver Creek</w:t>
            </w:r>
          </w:p>
        </w:tc>
        <w:tc>
          <w:tcPr>
            <w:tcW w:w="1380" w:type="dxa"/>
            <w:tcBorders>
              <w:top w:val="single" w:sz="6" w:space="0" w:color="auto"/>
              <w:left w:val="single" w:sz="6" w:space="0" w:color="auto"/>
              <w:bottom w:val="single" w:sz="6" w:space="0" w:color="auto"/>
              <w:right w:val="single" w:sz="6" w:space="0" w:color="auto"/>
            </w:tcBorders>
          </w:tcPr>
          <w:p w14:paraId="60CD89E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482F89D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60.548029</w:t>
            </w:r>
          </w:p>
        </w:tc>
        <w:tc>
          <w:tcPr>
            <w:tcW w:w="1496" w:type="dxa"/>
            <w:tcBorders>
              <w:top w:val="single" w:sz="6" w:space="0" w:color="auto"/>
              <w:left w:val="single" w:sz="6" w:space="0" w:color="auto"/>
              <w:bottom w:val="single" w:sz="6" w:space="0" w:color="auto"/>
              <w:right w:val="single" w:sz="12" w:space="0" w:color="auto"/>
            </w:tcBorders>
          </w:tcPr>
          <w:p w14:paraId="62C764F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-151.14324</w:t>
            </w:r>
          </w:p>
        </w:tc>
      </w:tr>
      <w:tr w:rsidR="00A756DD" w:rsidRPr="00A756DD" w14:paraId="6D6BFAF2"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569FD72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Beaver Creek</w:t>
            </w:r>
          </w:p>
        </w:tc>
        <w:tc>
          <w:tcPr>
            <w:tcW w:w="1380" w:type="dxa"/>
            <w:tcBorders>
              <w:top w:val="single" w:sz="6" w:space="0" w:color="auto"/>
              <w:left w:val="single" w:sz="6" w:space="0" w:color="auto"/>
              <w:bottom w:val="single" w:sz="6" w:space="0" w:color="auto"/>
              <w:right w:val="single" w:sz="6" w:space="0" w:color="auto"/>
            </w:tcBorders>
          </w:tcPr>
          <w:p w14:paraId="4D0EF9E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296900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60.641201</w:t>
            </w:r>
          </w:p>
        </w:tc>
        <w:tc>
          <w:tcPr>
            <w:tcW w:w="1496" w:type="dxa"/>
            <w:tcBorders>
              <w:top w:val="single" w:sz="6" w:space="0" w:color="auto"/>
              <w:left w:val="single" w:sz="6" w:space="0" w:color="auto"/>
              <w:bottom w:val="single" w:sz="6" w:space="0" w:color="auto"/>
              <w:right w:val="single" w:sz="12" w:space="0" w:color="auto"/>
            </w:tcBorders>
          </w:tcPr>
          <w:p w14:paraId="75202658"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-151.08472</w:t>
            </w:r>
          </w:p>
        </w:tc>
      </w:tr>
      <w:tr w:rsidR="00A756DD" w:rsidRPr="00A756DD" w14:paraId="410B66B5" w14:textId="77777777" w:rsidTr="00A756DD">
        <w:trPr>
          <w:trHeight w:val="288"/>
        </w:trPr>
        <w:tc>
          <w:tcPr>
            <w:tcW w:w="3776" w:type="dxa"/>
            <w:tcBorders>
              <w:top w:val="single" w:sz="6" w:space="0" w:color="auto"/>
              <w:left w:val="single" w:sz="12" w:space="0" w:color="auto"/>
              <w:bottom w:val="single" w:sz="6" w:space="0" w:color="auto"/>
              <w:right w:val="single" w:sz="6" w:space="0" w:color="auto"/>
            </w:tcBorders>
          </w:tcPr>
          <w:p w14:paraId="628715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Slikok Creek</w:t>
            </w:r>
          </w:p>
        </w:tc>
        <w:tc>
          <w:tcPr>
            <w:tcW w:w="1380" w:type="dxa"/>
            <w:tcBorders>
              <w:top w:val="single" w:sz="6" w:space="0" w:color="auto"/>
              <w:left w:val="single" w:sz="6" w:space="0" w:color="auto"/>
              <w:bottom w:val="single" w:sz="6" w:space="0" w:color="auto"/>
              <w:right w:val="single" w:sz="6" w:space="0" w:color="auto"/>
            </w:tcBorders>
          </w:tcPr>
          <w:p w14:paraId="7345D03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5850F99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60.482318</w:t>
            </w:r>
          </w:p>
        </w:tc>
        <w:tc>
          <w:tcPr>
            <w:tcW w:w="1496" w:type="dxa"/>
            <w:tcBorders>
              <w:top w:val="single" w:sz="6" w:space="0" w:color="auto"/>
              <w:left w:val="single" w:sz="6" w:space="0" w:color="auto"/>
              <w:bottom w:val="single" w:sz="6" w:space="0" w:color="auto"/>
              <w:right w:val="single" w:sz="12" w:space="0" w:color="auto"/>
            </w:tcBorders>
          </w:tcPr>
          <w:p w14:paraId="3584C1C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-151.12705</w:t>
            </w:r>
          </w:p>
        </w:tc>
      </w:tr>
      <w:tr w:rsidR="00A756DD" w:rsidRPr="00A756DD" w14:paraId="173BA1AD"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D6FFF0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Upper Slikok Creek</w:t>
            </w:r>
          </w:p>
        </w:tc>
        <w:tc>
          <w:tcPr>
            <w:tcW w:w="1380" w:type="dxa"/>
            <w:tcBorders>
              <w:top w:val="single" w:sz="6" w:space="0" w:color="auto"/>
              <w:left w:val="single" w:sz="6" w:space="0" w:color="auto"/>
              <w:bottom w:val="single" w:sz="6" w:space="0" w:color="auto"/>
              <w:right w:val="single" w:sz="6" w:space="0" w:color="auto"/>
            </w:tcBorders>
          </w:tcPr>
          <w:p w14:paraId="7C9872A1"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7F7293A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60.402664</w:t>
            </w:r>
          </w:p>
        </w:tc>
        <w:tc>
          <w:tcPr>
            <w:tcW w:w="1496" w:type="dxa"/>
            <w:tcBorders>
              <w:top w:val="single" w:sz="6" w:space="0" w:color="auto"/>
              <w:left w:val="single" w:sz="6" w:space="0" w:color="auto"/>
              <w:bottom w:val="single" w:sz="6" w:space="0" w:color="auto"/>
              <w:right w:val="single" w:sz="12" w:space="0" w:color="auto"/>
            </w:tcBorders>
          </w:tcPr>
          <w:p w14:paraId="69986A8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-151.14739</w:t>
            </w:r>
          </w:p>
        </w:tc>
      </w:tr>
      <w:tr w:rsidR="00A756DD" w:rsidRPr="00A756DD" w14:paraId="4B763EC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5B61B2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Lower Funny River</w:t>
            </w:r>
          </w:p>
        </w:tc>
        <w:tc>
          <w:tcPr>
            <w:tcW w:w="1380" w:type="dxa"/>
            <w:tcBorders>
              <w:top w:val="single" w:sz="6" w:space="0" w:color="auto"/>
              <w:left w:val="single" w:sz="6" w:space="0" w:color="auto"/>
              <w:bottom w:val="single" w:sz="6" w:space="0" w:color="auto"/>
              <w:right w:val="single" w:sz="6" w:space="0" w:color="auto"/>
            </w:tcBorders>
          </w:tcPr>
          <w:p w14:paraId="163C6E9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Tributary</w:t>
            </w:r>
          </w:p>
        </w:tc>
        <w:tc>
          <w:tcPr>
            <w:tcW w:w="1268" w:type="dxa"/>
            <w:tcBorders>
              <w:top w:val="single" w:sz="6" w:space="0" w:color="auto"/>
              <w:left w:val="single" w:sz="6" w:space="0" w:color="auto"/>
              <w:bottom w:val="single" w:sz="6" w:space="0" w:color="auto"/>
              <w:right w:val="single" w:sz="6" w:space="0" w:color="auto"/>
            </w:tcBorders>
          </w:tcPr>
          <w:p w14:paraId="276ADB3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60.489963</w:t>
            </w:r>
          </w:p>
        </w:tc>
        <w:tc>
          <w:tcPr>
            <w:tcW w:w="1496" w:type="dxa"/>
            <w:tcBorders>
              <w:top w:val="single" w:sz="6" w:space="0" w:color="auto"/>
              <w:left w:val="single" w:sz="6" w:space="0" w:color="auto"/>
              <w:bottom w:val="single" w:sz="6" w:space="0" w:color="auto"/>
              <w:right w:val="single" w:sz="12" w:space="0" w:color="auto"/>
            </w:tcBorders>
          </w:tcPr>
          <w:p w14:paraId="4968905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-150.86098</w:t>
            </w:r>
          </w:p>
        </w:tc>
      </w:tr>
      <w:tr w:rsidR="00A756DD" w:rsidRPr="00A756DD" w14:paraId="255ECFE2"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12527A9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City of Kenai Docks</w:t>
            </w:r>
          </w:p>
        </w:tc>
        <w:tc>
          <w:tcPr>
            <w:tcW w:w="1380" w:type="dxa"/>
            <w:tcBorders>
              <w:top w:val="single" w:sz="6" w:space="0" w:color="auto"/>
              <w:left w:val="single" w:sz="6" w:space="0" w:color="auto"/>
              <w:bottom w:val="single" w:sz="6" w:space="0" w:color="auto"/>
              <w:right w:val="single" w:sz="6" w:space="0" w:color="auto"/>
            </w:tcBorders>
          </w:tcPr>
          <w:p w14:paraId="013490E0"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58A69B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60.54368</w:t>
            </w:r>
          </w:p>
        </w:tc>
        <w:tc>
          <w:tcPr>
            <w:tcW w:w="1496" w:type="dxa"/>
            <w:tcBorders>
              <w:top w:val="single" w:sz="6" w:space="0" w:color="auto"/>
              <w:left w:val="single" w:sz="6" w:space="0" w:color="auto"/>
              <w:bottom w:val="single" w:sz="6" w:space="0" w:color="auto"/>
              <w:right w:val="single" w:sz="12" w:space="0" w:color="auto"/>
            </w:tcBorders>
          </w:tcPr>
          <w:p w14:paraId="0AA6357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-151.22294</w:t>
            </w:r>
          </w:p>
        </w:tc>
      </w:tr>
      <w:tr w:rsidR="00A756DD" w:rsidRPr="00A756DD" w14:paraId="710B173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159D1EA"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Cunningham Park</w:t>
            </w:r>
          </w:p>
        </w:tc>
        <w:tc>
          <w:tcPr>
            <w:tcW w:w="1380" w:type="dxa"/>
            <w:tcBorders>
              <w:top w:val="single" w:sz="6" w:space="0" w:color="auto"/>
              <w:left w:val="single" w:sz="6" w:space="0" w:color="auto"/>
              <w:bottom w:val="single" w:sz="6" w:space="0" w:color="auto"/>
              <w:right w:val="single" w:sz="6" w:space="0" w:color="auto"/>
            </w:tcBorders>
          </w:tcPr>
          <w:p w14:paraId="2DD6DC6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26D2C99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60.54081</w:t>
            </w:r>
          </w:p>
        </w:tc>
        <w:tc>
          <w:tcPr>
            <w:tcW w:w="1496" w:type="dxa"/>
            <w:tcBorders>
              <w:top w:val="single" w:sz="6" w:space="0" w:color="auto"/>
              <w:left w:val="single" w:sz="6" w:space="0" w:color="auto"/>
              <w:bottom w:val="single" w:sz="6" w:space="0" w:color="auto"/>
              <w:right w:val="single" w:sz="12" w:space="0" w:color="auto"/>
            </w:tcBorders>
          </w:tcPr>
          <w:p w14:paraId="7F8D769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-151.18278</w:t>
            </w:r>
          </w:p>
        </w:tc>
      </w:tr>
      <w:tr w:rsidR="00A756DD" w:rsidRPr="00A756DD" w14:paraId="31C88523"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18627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Upstream of Beaver Creek</w:t>
            </w:r>
          </w:p>
        </w:tc>
        <w:tc>
          <w:tcPr>
            <w:tcW w:w="1380" w:type="dxa"/>
            <w:tcBorders>
              <w:top w:val="single" w:sz="6" w:space="0" w:color="auto"/>
              <w:left w:val="single" w:sz="6" w:space="0" w:color="auto"/>
              <w:bottom w:val="single" w:sz="6" w:space="0" w:color="auto"/>
              <w:right w:val="single" w:sz="6" w:space="0" w:color="auto"/>
            </w:tcBorders>
          </w:tcPr>
          <w:p w14:paraId="22A3F62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7267FA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60.539279</w:t>
            </w:r>
          </w:p>
        </w:tc>
        <w:tc>
          <w:tcPr>
            <w:tcW w:w="1496" w:type="dxa"/>
            <w:tcBorders>
              <w:top w:val="single" w:sz="6" w:space="0" w:color="auto"/>
              <w:left w:val="single" w:sz="6" w:space="0" w:color="auto"/>
              <w:bottom w:val="single" w:sz="6" w:space="0" w:color="auto"/>
              <w:right w:val="single" w:sz="12" w:space="0" w:color="auto"/>
            </w:tcBorders>
          </w:tcPr>
          <w:p w14:paraId="6AFAC79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-151.14226</w:t>
            </w:r>
          </w:p>
        </w:tc>
      </w:tr>
      <w:tr w:rsidR="00A756DD" w:rsidRPr="00A756DD" w14:paraId="37E7D737"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4A8650E"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Pillars</w:t>
            </w:r>
          </w:p>
        </w:tc>
        <w:tc>
          <w:tcPr>
            <w:tcW w:w="1380" w:type="dxa"/>
            <w:tcBorders>
              <w:top w:val="single" w:sz="6" w:space="0" w:color="auto"/>
              <w:left w:val="single" w:sz="6" w:space="0" w:color="auto"/>
              <w:bottom w:val="single" w:sz="6" w:space="0" w:color="auto"/>
              <w:right w:val="single" w:sz="6" w:space="0" w:color="auto"/>
            </w:tcBorders>
          </w:tcPr>
          <w:p w14:paraId="7B39C604"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726E7213"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60.533743</w:t>
            </w:r>
          </w:p>
        </w:tc>
        <w:tc>
          <w:tcPr>
            <w:tcW w:w="1496" w:type="dxa"/>
            <w:tcBorders>
              <w:top w:val="single" w:sz="6" w:space="0" w:color="auto"/>
              <w:left w:val="single" w:sz="6" w:space="0" w:color="auto"/>
              <w:bottom w:val="single" w:sz="6" w:space="0" w:color="auto"/>
              <w:right w:val="single" w:sz="12" w:space="0" w:color="auto"/>
            </w:tcBorders>
          </w:tcPr>
          <w:p w14:paraId="121B2F0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-151.09926</w:t>
            </w:r>
          </w:p>
        </w:tc>
      </w:tr>
      <w:tr w:rsidR="00A756DD" w:rsidRPr="00A756DD" w14:paraId="66B69F7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5438313F"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Poacher's Cove</w:t>
            </w:r>
          </w:p>
        </w:tc>
        <w:tc>
          <w:tcPr>
            <w:tcW w:w="1380" w:type="dxa"/>
            <w:tcBorders>
              <w:top w:val="single" w:sz="6" w:space="0" w:color="auto"/>
              <w:left w:val="single" w:sz="6" w:space="0" w:color="auto"/>
              <w:bottom w:val="single" w:sz="6" w:space="0" w:color="auto"/>
              <w:right w:val="single" w:sz="6" w:space="0" w:color="auto"/>
            </w:tcBorders>
          </w:tcPr>
          <w:p w14:paraId="0AC616AE"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6C60CE0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60.502005</w:t>
            </w:r>
          </w:p>
        </w:tc>
        <w:tc>
          <w:tcPr>
            <w:tcW w:w="1496" w:type="dxa"/>
            <w:tcBorders>
              <w:top w:val="single" w:sz="6" w:space="0" w:color="auto"/>
              <w:left w:val="single" w:sz="6" w:space="0" w:color="auto"/>
              <w:bottom w:val="single" w:sz="6" w:space="0" w:color="auto"/>
              <w:right w:val="single" w:sz="12" w:space="0" w:color="auto"/>
            </w:tcBorders>
          </w:tcPr>
          <w:p w14:paraId="58CDB57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-151.10697</w:t>
            </w:r>
          </w:p>
        </w:tc>
      </w:tr>
      <w:tr w:rsidR="00A756DD" w:rsidRPr="00A756DD" w14:paraId="11A05224"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07109C42"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Soldotna Bridge</w:t>
            </w:r>
          </w:p>
        </w:tc>
        <w:tc>
          <w:tcPr>
            <w:tcW w:w="1380" w:type="dxa"/>
            <w:tcBorders>
              <w:top w:val="single" w:sz="6" w:space="0" w:color="auto"/>
              <w:left w:val="single" w:sz="6" w:space="0" w:color="auto"/>
              <w:bottom w:val="single" w:sz="6" w:space="0" w:color="auto"/>
              <w:right w:val="single" w:sz="6" w:space="0" w:color="auto"/>
            </w:tcBorders>
          </w:tcPr>
          <w:p w14:paraId="23474567"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003E4774"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60.476634</w:t>
            </w:r>
          </w:p>
        </w:tc>
        <w:tc>
          <w:tcPr>
            <w:tcW w:w="1496" w:type="dxa"/>
            <w:tcBorders>
              <w:top w:val="single" w:sz="6" w:space="0" w:color="auto"/>
              <w:left w:val="single" w:sz="6" w:space="0" w:color="auto"/>
              <w:bottom w:val="single" w:sz="6" w:space="0" w:color="auto"/>
              <w:right w:val="single" w:sz="12" w:space="0" w:color="auto"/>
            </w:tcBorders>
          </w:tcPr>
          <w:p w14:paraId="7047E81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-151.0821</w:t>
            </w:r>
          </w:p>
        </w:tc>
      </w:tr>
      <w:tr w:rsidR="00A756DD" w:rsidRPr="00A756DD" w14:paraId="302AEDF8"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4E7BFA6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Slikok Creek Kenai River Confluence</w:t>
            </w:r>
          </w:p>
        </w:tc>
        <w:tc>
          <w:tcPr>
            <w:tcW w:w="1380" w:type="dxa"/>
            <w:tcBorders>
              <w:top w:val="single" w:sz="6" w:space="0" w:color="auto"/>
              <w:left w:val="single" w:sz="6" w:space="0" w:color="auto"/>
              <w:bottom w:val="single" w:sz="6" w:space="0" w:color="auto"/>
              <w:right w:val="single" w:sz="6" w:space="0" w:color="auto"/>
            </w:tcBorders>
          </w:tcPr>
          <w:p w14:paraId="05414A23"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34C5CD99"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60.482752</w:t>
            </w:r>
          </w:p>
        </w:tc>
        <w:tc>
          <w:tcPr>
            <w:tcW w:w="1496" w:type="dxa"/>
            <w:tcBorders>
              <w:top w:val="single" w:sz="6" w:space="0" w:color="auto"/>
              <w:left w:val="single" w:sz="6" w:space="0" w:color="auto"/>
              <w:bottom w:val="single" w:sz="6" w:space="0" w:color="auto"/>
              <w:right w:val="single" w:sz="12" w:space="0" w:color="auto"/>
            </w:tcBorders>
          </w:tcPr>
          <w:p w14:paraId="236D38DB"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-151.12512</w:t>
            </w:r>
          </w:p>
        </w:tc>
      </w:tr>
      <w:tr w:rsidR="00A756DD" w:rsidRPr="00A756DD" w14:paraId="4D08AD15"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79F816B6"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Swiftwater Park</w:t>
            </w:r>
          </w:p>
        </w:tc>
        <w:tc>
          <w:tcPr>
            <w:tcW w:w="1380" w:type="dxa"/>
            <w:tcBorders>
              <w:top w:val="single" w:sz="6" w:space="0" w:color="auto"/>
              <w:left w:val="single" w:sz="6" w:space="0" w:color="auto"/>
              <w:bottom w:val="single" w:sz="6" w:space="0" w:color="auto"/>
              <w:right w:val="single" w:sz="6" w:space="0" w:color="auto"/>
            </w:tcBorders>
          </w:tcPr>
          <w:p w14:paraId="3D8C393B"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477C62A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60.480338</w:t>
            </w:r>
          </w:p>
        </w:tc>
        <w:tc>
          <w:tcPr>
            <w:tcW w:w="1496" w:type="dxa"/>
            <w:tcBorders>
              <w:top w:val="single" w:sz="6" w:space="0" w:color="auto"/>
              <w:left w:val="single" w:sz="6" w:space="0" w:color="auto"/>
              <w:bottom w:val="single" w:sz="6" w:space="0" w:color="auto"/>
              <w:right w:val="single" w:sz="12" w:space="0" w:color="auto"/>
            </w:tcBorders>
          </w:tcPr>
          <w:p w14:paraId="09E26350"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-151.03085</w:t>
            </w:r>
          </w:p>
        </w:tc>
      </w:tr>
      <w:tr w:rsidR="00A756DD" w:rsidRPr="00A756DD" w14:paraId="60C3BED6" w14:textId="77777777" w:rsidTr="00A756DD">
        <w:trPr>
          <w:trHeight w:val="312"/>
        </w:trPr>
        <w:tc>
          <w:tcPr>
            <w:tcW w:w="3776" w:type="dxa"/>
            <w:tcBorders>
              <w:top w:val="single" w:sz="6" w:space="0" w:color="auto"/>
              <w:left w:val="single" w:sz="12" w:space="0" w:color="auto"/>
              <w:bottom w:val="single" w:sz="6" w:space="0" w:color="auto"/>
              <w:right w:val="single" w:sz="6" w:space="0" w:color="auto"/>
            </w:tcBorders>
          </w:tcPr>
          <w:p w14:paraId="60E4E13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Jim's Landing</w:t>
            </w:r>
          </w:p>
        </w:tc>
        <w:tc>
          <w:tcPr>
            <w:tcW w:w="1380" w:type="dxa"/>
            <w:tcBorders>
              <w:top w:val="single" w:sz="6" w:space="0" w:color="auto"/>
              <w:left w:val="single" w:sz="6" w:space="0" w:color="auto"/>
              <w:bottom w:val="single" w:sz="6" w:space="0" w:color="auto"/>
              <w:right w:val="single" w:sz="6" w:space="0" w:color="auto"/>
            </w:tcBorders>
          </w:tcPr>
          <w:p w14:paraId="47A19622"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6" w:space="0" w:color="auto"/>
              <w:right w:val="single" w:sz="6" w:space="0" w:color="auto"/>
            </w:tcBorders>
          </w:tcPr>
          <w:p w14:paraId="1D09804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60.481392</w:t>
            </w:r>
          </w:p>
        </w:tc>
        <w:tc>
          <w:tcPr>
            <w:tcW w:w="1496" w:type="dxa"/>
            <w:tcBorders>
              <w:top w:val="single" w:sz="6" w:space="0" w:color="auto"/>
              <w:left w:val="single" w:sz="6" w:space="0" w:color="auto"/>
              <w:bottom w:val="single" w:sz="6" w:space="0" w:color="auto"/>
              <w:right w:val="single" w:sz="12" w:space="0" w:color="auto"/>
            </w:tcBorders>
          </w:tcPr>
          <w:p w14:paraId="108BDDAC"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-150.11502</w:t>
            </w:r>
          </w:p>
        </w:tc>
      </w:tr>
      <w:tr w:rsidR="00A756DD" w:rsidRPr="00A756DD" w14:paraId="20FFBAE5" w14:textId="77777777" w:rsidTr="00A756DD">
        <w:trPr>
          <w:trHeight w:val="324"/>
        </w:trPr>
        <w:tc>
          <w:tcPr>
            <w:tcW w:w="3776" w:type="dxa"/>
            <w:tcBorders>
              <w:top w:val="single" w:sz="6" w:space="0" w:color="auto"/>
              <w:left w:val="single" w:sz="12" w:space="0" w:color="auto"/>
              <w:bottom w:val="single" w:sz="12" w:space="0" w:color="auto"/>
              <w:right w:val="single" w:sz="6" w:space="0" w:color="auto"/>
            </w:tcBorders>
          </w:tcPr>
          <w:p w14:paraId="507D1027"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Skilak Lake Outlet</w:t>
            </w:r>
          </w:p>
        </w:tc>
        <w:tc>
          <w:tcPr>
            <w:tcW w:w="1380" w:type="dxa"/>
            <w:tcBorders>
              <w:top w:val="single" w:sz="6" w:space="0" w:color="auto"/>
              <w:left w:val="single" w:sz="6" w:space="0" w:color="auto"/>
              <w:bottom w:val="single" w:sz="12" w:space="0" w:color="auto"/>
              <w:right w:val="single" w:sz="6" w:space="0" w:color="auto"/>
            </w:tcBorders>
          </w:tcPr>
          <w:p w14:paraId="68E17E09" w14:textId="77777777" w:rsidR="00A756DD" w:rsidRPr="00A756DD" w:rsidRDefault="00A756DD" w:rsidP="00A756DD">
            <w:pPr>
              <w:widowControl/>
              <w:autoSpaceDE w:val="0"/>
              <w:autoSpaceDN w:val="0"/>
              <w:adjustRightInd w:val="0"/>
              <w:jc w:val="center"/>
              <w:rPr>
                <w:rFonts w:asciiTheme="majorHAnsi" w:hAnsiTheme="majorHAnsi" w:cs="Calibri"/>
                <w:color w:val="000000"/>
                <w:kern w:val="0"/>
                <w:sz w:val="24"/>
                <w:szCs w:val="24"/>
                <w:lang w:eastAsia="en-US"/>
              </w:rPr>
            </w:pPr>
            <w:r w:rsidRPr="00A756DD">
              <w:rPr>
                <w:rFonts w:asciiTheme="majorHAnsi" w:hAnsiTheme="majorHAnsi" w:cs="Calibri"/>
                <w:color w:val="000000"/>
                <w:kern w:val="0"/>
                <w:sz w:val="24"/>
                <w:szCs w:val="24"/>
                <w:lang w:eastAsia="en-US"/>
              </w:rPr>
              <w:t>Mainstem</w:t>
            </w:r>
          </w:p>
        </w:tc>
        <w:tc>
          <w:tcPr>
            <w:tcW w:w="1268" w:type="dxa"/>
            <w:tcBorders>
              <w:top w:val="single" w:sz="6" w:space="0" w:color="auto"/>
              <w:left w:val="single" w:sz="6" w:space="0" w:color="auto"/>
              <w:bottom w:val="single" w:sz="12" w:space="0" w:color="auto"/>
              <w:right w:val="single" w:sz="6" w:space="0" w:color="auto"/>
            </w:tcBorders>
          </w:tcPr>
          <w:p w14:paraId="2DACFF41"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60.467517</w:t>
            </w:r>
          </w:p>
        </w:tc>
        <w:tc>
          <w:tcPr>
            <w:tcW w:w="1496" w:type="dxa"/>
            <w:tcBorders>
              <w:top w:val="single" w:sz="6" w:space="0" w:color="auto"/>
              <w:left w:val="single" w:sz="6" w:space="0" w:color="auto"/>
              <w:bottom w:val="single" w:sz="12" w:space="0" w:color="auto"/>
              <w:right w:val="single" w:sz="12" w:space="0" w:color="auto"/>
            </w:tcBorders>
          </w:tcPr>
          <w:p w14:paraId="60C92E3D" w14:textId="77777777" w:rsidR="00A756DD" w:rsidRPr="00A756DD" w:rsidRDefault="00A756DD" w:rsidP="00A756DD">
            <w:pPr>
              <w:widowControl/>
              <w:autoSpaceDE w:val="0"/>
              <w:autoSpaceDN w:val="0"/>
              <w:adjustRightInd w:val="0"/>
              <w:jc w:val="center"/>
              <w:rPr>
                <w:rFonts w:asciiTheme="majorHAnsi" w:hAnsiTheme="majorHAnsi" w:cs="Lucia grande"/>
                <w:color w:val="000000"/>
                <w:kern w:val="0"/>
                <w:sz w:val="22"/>
                <w:szCs w:val="22"/>
                <w:lang w:eastAsia="en-US"/>
              </w:rPr>
            </w:pPr>
            <w:r w:rsidRPr="00A756DD">
              <w:rPr>
                <w:rFonts w:asciiTheme="majorHAnsi" w:hAnsiTheme="majorHAnsi" w:cs="Lucia grande"/>
                <w:color w:val="000000"/>
                <w:kern w:val="0"/>
                <w:sz w:val="22"/>
                <w:szCs w:val="22"/>
                <w:lang w:eastAsia="en-US"/>
              </w:rPr>
              <w:t>-150.50779</w:t>
            </w:r>
          </w:p>
        </w:tc>
      </w:tr>
    </w:tbl>
    <w:p w14:paraId="395348D9" w14:textId="77777777" w:rsidR="00527407" w:rsidRDefault="00527407" w:rsidP="005758E6">
      <w:pPr>
        <w:pStyle w:val="Caption"/>
        <w:rPr>
          <w:sz w:val="24"/>
          <w:szCs w:val="24"/>
        </w:rPr>
      </w:pPr>
    </w:p>
    <w:p w14:paraId="51F31A33" w14:textId="06EA3322" w:rsidR="00527407" w:rsidRDefault="00527407" w:rsidP="005758E6">
      <w:pPr>
        <w:pStyle w:val="Caption"/>
        <w:rPr>
          <w:sz w:val="24"/>
          <w:szCs w:val="24"/>
        </w:rPr>
      </w:pPr>
    </w:p>
    <w:p w14:paraId="61B8451D" w14:textId="7E089577" w:rsidR="007C7454" w:rsidRDefault="007C7454" w:rsidP="007C7454"/>
    <w:p w14:paraId="2A5AE20E" w14:textId="6560DCE1" w:rsidR="007C7454" w:rsidRDefault="007C7454" w:rsidP="007C7454"/>
    <w:p w14:paraId="50068C0A" w14:textId="16544129" w:rsidR="007C7454" w:rsidRDefault="007C7454" w:rsidP="007C7454"/>
    <w:p w14:paraId="3954901F" w14:textId="065B024D" w:rsidR="007C7454" w:rsidRDefault="007C7454" w:rsidP="007C7454"/>
    <w:p w14:paraId="6C73EC35" w14:textId="326D9444" w:rsidR="007C7454" w:rsidRDefault="007C7454" w:rsidP="007C7454"/>
    <w:p w14:paraId="30DDB91D" w14:textId="4F85BEC7" w:rsidR="007C7454" w:rsidRDefault="007C7454" w:rsidP="007C7454"/>
    <w:p w14:paraId="58F4C610" w14:textId="5124D468" w:rsidR="007C7454" w:rsidRDefault="007C7454" w:rsidP="007C7454"/>
    <w:p w14:paraId="0CF5707A" w14:textId="4E03DF6E" w:rsidR="007C7454" w:rsidRDefault="007C7454" w:rsidP="007C7454"/>
    <w:p w14:paraId="059F6551" w14:textId="3A235C2B" w:rsidR="007C7454" w:rsidRDefault="007C7454" w:rsidP="007C7454"/>
    <w:p w14:paraId="79939E0E" w14:textId="07EDB160" w:rsidR="007C7454" w:rsidRDefault="007C7454" w:rsidP="007C7454"/>
    <w:p w14:paraId="44BA5CC2" w14:textId="5CE5078F" w:rsidR="007C7454" w:rsidRDefault="007C7454" w:rsidP="007C7454"/>
    <w:p w14:paraId="595FCE97" w14:textId="6EEB9701" w:rsidR="007C7454" w:rsidRDefault="007C7454" w:rsidP="007C7454"/>
    <w:p w14:paraId="5F0CF919" w14:textId="66F341D3" w:rsidR="007C7454" w:rsidRDefault="007C7454" w:rsidP="007C7454"/>
    <w:p w14:paraId="1D311C50" w14:textId="479E539A" w:rsidR="007C7454" w:rsidRDefault="007C7454" w:rsidP="007C7454"/>
    <w:p w14:paraId="1FFA17B5" w14:textId="6A2ECCCE" w:rsidR="007C7454" w:rsidRDefault="007C7454" w:rsidP="007C7454"/>
    <w:p w14:paraId="2073E430" w14:textId="7E0CFECB" w:rsidR="007C7454" w:rsidRDefault="007C7454" w:rsidP="007C7454"/>
    <w:p w14:paraId="5397BD1D" w14:textId="0BF7F039" w:rsidR="007C7454" w:rsidRDefault="007C7454" w:rsidP="007C7454"/>
    <w:p w14:paraId="41C76C16" w14:textId="46D0C70D" w:rsidR="007C7454" w:rsidRDefault="007C7454" w:rsidP="007C7454"/>
    <w:p w14:paraId="5271189C" w14:textId="46D9EDC0" w:rsidR="007C7454" w:rsidRDefault="007C7454" w:rsidP="007C7454"/>
    <w:p w14:paraId="3182AB41" w14:textId="17BDA158" w:rsidR="007C7454" w:rsidRDefault="007C7454" w:rsidP="007C7454"/>
    <w:p w14:paraId="60E373B3" w14:textId="38D52180" w:rsidR="007C7454" w:rsidRDefault="007C7454" w:rsidP="007C7454"/>
    <w:p w14:paraId="6372FB12" w14:textId="14E29E3B" w:rsidR="007C7454" w:rsidRDefault="007C7454" w:rsidP="007C7454"/>
    <w:p w14:paraId="54DD06DD" w14:textId="4883403F" w:rsidR="007C7454" w:rsidRDefault="007C7454" w:rsidP="007C7454"/>
    <w:p w14:paraId="6E449690" w14:textId="070BAE98" w:rsidR="007C7454" w:rsidRDefault="007C7454" w:rsidP="007C7454"/>
    <w:p w14:paraId="6635A754" w14:textId="2D228EE8" w:rsidR="007C7454" w:rsidRDefault="007C7454" w:rsidP="007C7454"/>
    <w:p w14:paraId="21D11A7F" w14:textId="0AADDBEA" w:rsidR="00FB2CDE" w:rsidRDefault="00FB2CDE" w:rsidP="007C7454"/>
    <w:p w14:paraId="4ADA65EA" w14:textId="77777777" w:rsidR="00C144DE" w:rsidRDefault="00C144DE" w:rsidP="007C7454"/>
    <w:p w14:paraId="037C8AC3" w14:textId="50E67E56" w:rsidR="00FB2CDE" w:rsidRDefault="00FB2CDE" w:rsidP="007C7454"/>
    <w:p w14:paraId="0689246A" w14:textId="11C90B44" w:rsidR="00136C16" w:rsidRPr="00136C16" w:rsidRDefault="00136C16" w:rsidP="00136C16">
      <w:pPr>
        <w:pStyle w:val="Caption"/>
        <w:rPr>
          <w:sz w:val="24"/>
          <w:szCs w:val="24"/>
        </w:rPr>
      </w:pPr>
    </w:p>
    <w:p w14:paraId="2A9444B1" w14:textId="03971058" w:rsidR="00FB2CDE" w:rsidRDefault="00DB281F" w:rsidP="00217FEE">
      <w:pPr>
        <w:pStyle w:val="Caption"/>
        <w:rPr>
          <w:sz w:val="24"/>
          <w:szCs w:val="24"/>
        </w:rPr>
      </w:pPr>
      <w:bookmarkStart w:id="457" w:name="_Toc58231540"/>
      <w:r w:rsidRPr="00136C16">
        <w:rPr>
          <w:sz w:val="24"/>
          <w:szCs w:val="24"/>
        </w:rPr>
        <w:t xml:space="preserve">Table </w:t>
      </w:r>
      <w:r w:rsidRPr="00136C16">
        <w:rPr>
          <w:sz w:val="24"/>
          <w:szCs w:val="24"/>
        </w:rPr>
        <w:fldChar w:fldCharType="begin"/>
      </w:r>
      <w:r w:rsidRPr="00136C16">
        <w:rPr>
          <w:sz w:val="24"/>
          <w:szCs w:val="24"/>
        </w:rPr>
        <w:instrText xml:space="preserve"> SEQ Table \* ARABIC </w:instrText>
      </w:r>
      <w:r w:rsidRPr="00136C16">
        <w:rPr>
          <w:sz w:val="24"/>
          <w:szCs w:val="24"/>
        </w:rPr>
        <w:fldChar w:fldCharType="separate"/>
      </w:r>
      <w:r w:rsidRPr="00136C16">
        <w:rPr>
          <w:noProof/>
          <w:sz w:val="24"/>
          <w:szCs w:val="24"/>
        </w:rPr>
        <w:t>3</w:t>
      </w:r>
      <w:r w:rsidRPr="00136C16">
        <w:rPr>
          <w:sz w:val="24"/>
          <w:szCs w:val="24"/>
        </w:rPr>
        <w:fldChar w:fldCharType="end"/>
      </w:r>
      <w:r>
        <w:rPr>
          <w:sz w:val="24"/>
          <w:szCs w:val="24"/>
        </w:rPr>
        <w:t xml:space="preserve">.  Instances where zinc and copper data differs from Paired calcium and magnesium </w:t>
      </w:r>
      <w:commentRangeStart w:id="458"/>
      <w:commentRangeStart w:id="459"/>
      <w:r>
        <w:rPr>
          <w:sz w:val="24"/>
          <w:szCs w:val="24"/>
        </w:rPr>
        <w:t>data.</w:t>
      </w:r>
      <w:bookmarkEnd w:id="457"/>
      <w:commentRangeEnd w:id="458"/>
      <w:r>
        <w:rPr>
          <w:rStyle w:val="CommentReference"/>
          <w:b w:val="0"/>
          <w:bCs w:val="0"/>
          <w:caps w:val="0"/>
        </w:rPr>
        <w:commentReference w:id="458"/>
      </w:r>
      <w:commentRangeEnd w:id="459"/>
      <w:r>
        <w:rPr>
          <w:rStyle w:val="CommentReference"/>
          <w:b w:val="0"/>
          <w:bCs w:val="0"/>
          <w:caps w:val="0"/>
        </w:rPr>
        <w:commentReference w:id="459"/>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2923"/>
        <w:gridCol w:w="2610"/>
        <w:gridCol w:w="2875"/>
      </w:tblGrid>
      <w:tr w:rsidR="00DB281F" w14:paraId="04C15041" w14:textId="77777777" w:rsidTr="00DB281F">
        <w:tc>
          <w:tcPr>
            <w:tcW w:w="1662" w:type="dxa"/>
            <w:tcBorders>
              <w:top w:val="single" w:sz="4" w:space="0" w:color="auto"/>
              <w:bottom w:val="single" w:sz="4" w:space="0" w:color="auto"/>
            </w:tcBorders>
          </w:tcPr>
          <w:p w14:paraId="6BD7A913" w14:textId="3ACF8865" w:rsidR="0067159D" w:rsidRPr="0067159D" w:rsidRDefault="0067159D" w:rsidP="00DB281F">
            <w:pPr>
              <w:rPr>
                <w:b/>
                <w:sz w:val="24"/>
              </w:rPr>
            </w:pPr>
            <w:r w:rsidRPr="0067159D">
              <w:rPr>
                <w:b/>
                <w:sz w:val="24"/>
                <w:lang w:eastAsia="en-US"/>
              </w:rPr>
              <w:t>Copper/Zinc Sample Date</w:t>
            </w:r>
          </w:p>
        </w:tc>
        <w:tc>
          <w:tcPr>
            <w:tcW w:w="2923" w:type="dxa"/>
            <w:tcBorders>
              <w:top w:val="single" w:sz="4" w:space="0" w:color="auto"/>
              <w:bottom w:val="single" w:sz="4" w:space="0" w:color="auto"/>
            </w:tcBorders>
          </w:tcPr>
          <w:p w14:paraId="4B7E2467" w14:textId="6C071A7B" w:rsidR="0067159D" w:rsidRPr="0067159D" w:rsidRDefault="0067159D" w:rsidP="00DB281F">
            <w:pPr>
              <w:rPr>
                <w:b/>
                <w:sz w:val="24"/>
              </w:rPr>
            </w:pPr>
            <w:r w:rsidRPr="0067159D">
              <w:rPr>
                <w:b/>
                <w:sz w:val="24"/>
                <w:lang w:eastAsia="en-US"/>
              </w:rPr>
              <w:t>Copper/Zinc Sample Location</w:t>
            </w:r>
          </w:p>
        </w:tc>
        <w:tc>
          <w:tcPr>
            <w:tcW w:w="2610" w:type="dxa"/>
            <w:tcBorders>
              <w:top w:val="single" w:sz="4" w:space="0" w:color="auto"/>
              <w:bottom w:val="single" w:sz="4" w:space="0" w:color="auto"/>
            </w:tcBorders>
          </w:tcPr>
          <w:p w14:paraId="41476FD7" w14:textId="1F5770E1" w:rsidR="0067159D" w:rsidRPr="0067159D" w:rsidRDefault="0067159D" w:rsidP="00DB281F">
            <w:pPr>
              <w:rPr>
                <w:b/>
                <w:sz w:val="24"/>
              </w:rPr>
            </w:pPr>
            <w:r w:rsidRPr="0067159D">
              <w:rPr>
                <w:b/>
                <w:sz w:val="24"/>
              </w:rPr>
              <w:t>Calcium/Magnesium Sample Date</w:t>
            </w:r>
          </w:p>
        </w:tc>
        <w:tc>
          <w:tcPr>
            <w:tcW w:w="2875" w:type="dxa"/>
            <w:tcBorders>
              <w:top w:val="single" w:sz="4" w:space="0" w:color="auto"/>
              <w:bottom w:val="single" w:sz="4" w:space="0" w:color="auto"/>
            </w:tcBorders>
          </w:tcPr>
          <w:p w14:paraId="6C9A5E93" w14:textId="2C7D7917" w:rsidR="0067159D" w:rsidRPr="0067159D" w:rsidRDefault="0067159D" w:rsidP="00DB281F">
            <w:pPr>
              <w:rPr>
                <w:b/>
                <w:sz w:val="24"/>
              </w:rPr>
            </w:pPr>
            <w:r w:rsidRPr="0067159D">
              <w:rPr>
                <w:b/>
                <w:sz w:val="24"/>
              </w:rPr>
              <w:t>Calcium/Magnesium Sample Location</w:t>
            </w:r>
          </w:p>
        </w:tc>
      </w:tr>
      <w:tr w:rsidR="0067159D" w14:paraId="015B90C3" w14:textId="77777777" w:rsidTr="00DB281F">
        <w:tc>
          <w:tcPr>
            <w:tcW w:w="1662" w:type="dxa"/>
            <w:tcBorders>
              <w:top w:val="single" w:sz="4" w:space="0" w:color="auto"/>
            </w:tcBorders>
          </w:tcPr>
          <w:p w14:paraId="0730830A" w14:textId="3D359954" w:rsidR="0067159D" w:rsidRDefault="0067159D" w:rsidP="0067159D">
            <w:pPr>
              <w:rPr>
                <w:sz w:val="24"/>
              </w:rPr>
            </w:pPr>
            <w:r>
              <w:rPr>
                <w:sz w:val="24"/>
                <w:lang w:eastAsia="en-US"/>
              </w:rPr>
              <w:t>May 22, 2019</w:t>
            </w:r>
          </w:p>
        </w:tc>
        <w:tc>
          <w:tcPr>
            <w:tcW w:w="2923" w:type="dxa"/>
            <w:tcBorders>
              <w:top w:val="single" w:sz="4" w:space="0" w:color="auto"/>
            </w:tcBorders>
          </w:tcPr>
          <w:p w14:paraId="6B1FDDAA" w14:textId="4C4806ED" w:rsidR="0067159D" w:rsidRDefault="0067159D" w:rsidP="0067159D">
            <w:pPr>
              <w:rPr>
                <w:sz w:val="24"/>
              </w:rPr>
            </w:pPr>
            <w:r>
              <w:rPr>
                <w:sz w:val="24"/>
                <w:lang w:eastAsia="en-US"/>
              </w:rPr>
              <w:t>Upper No Name Creek</w:t>
            </w:r>
          </w:p>
        </w:tc>
        <w:tc>
          <w:tcPr>
            <w:tcW w:w="2610" w:type="dxa"/>
            <w:tcBorders>
              <w:top w:val="single" w:sz="4" w:space="0" w:color="auto"/>
            </w:tcBorders>
          </w:tcPr>
          <w:p w14:paraId="4087A417" w14:textId="5E3BD078" w:rsidR="0067159D" w:rsidRDefault="0067159D" w:rsidP="0067159D">
            <w:pPr>
              <w:rPr>
                <w:sz w:val="24"/>
              </w:rPr>
            </w:pPr>
            <w:r>
              <w:rPr>
                <w:sz w:val="24"/>
                <w:lang w:eastAsia="en-US"/>
              </w:rPr>
              <w:t>April 30, 2019</w:t>
            </w:r>
          </w:p>
        </w:tc>
        <w:tc>
          <w:tcPr>
            <w:tcW w:w="2875" w:type="dxa"/>
            <w:tcBorders>
              <w:top w:val="single" w:sz="4" w:space="0" w:color="auto"/>
            </w:tcBorders>
          </w:tcPr>
          <w:p w14:paraId="2EAEDE66" w14:textId="37B986A0" w:rsidR="0067159D" w:rsidRDefault="0067159D" w:rsidP="0067159D">
            <w:pPr>
              <w:rPr>
                <w:sz w:val="24"/>
              </w:rPr>
            </w:pPr>
            <w:r>
              <w:rPr>
                <w:sz w:val="24"/>
                <w:lang w:eastAsia="en-US"/>
              </w:rPr>
              <w:t>Lower No Name Creek</w:t>
            </w:r>
          </w:p>
        </w:tc>
      </w:tr>
      <w:tr w:rsidR="0067159D" w14:paraId="10FB4AE7" w14:textId="77777777" w:rsidTr="00DB281F">
        <w:tc>
          <w:tcPr>
            <w:tcW w:w="1662" w:type="dxa"/>
          </w:tcPr>
          <w:p w14:paraId="30CD27B6" w14:textId="023EA305" w:rsidR="0067159D" w:rsidRDefault="0067159D" w:rsidP="0067159D">
            <w:pPr>
              <w:rPr>
                <w:sz w:val="24"/>
              </w:rPr>
            </w:pPr>
            <w:r>
              <w:rPr>
                <w:sz w:val="24"/>
                <w:lang w:eastAsia="en-US"/>
              </w:rPr>
              <w:t>May 22, 2019</w:t>
            </w:r>
          </w:p>
        </w:tc>
        <w:tc>
          <w:tcPr>
            <w:tcW w:w="2923" w:type="dxa"/>
          </w:tcPr>
          <w:p w14:paraId="497944AA" w14:textId="3800A007" w:rsidR="0067159D" w:rsidRDefault="0067159D" w:rsidP="0067159D">
            <w:pPr>
              <w:rPr>
                <w:sz w:val="24"/>
              </w:rPr>
            </w:pPr>
            <w:r>
              <w:rPr>
                <w:sz w:val="24"/>
                <w:lang w:eastAsia="en-US"/>
              </w:rPr>
              <w:t>Upper Beaver Creek</w:t>
            </w:r>
          </w:p>
        </w:tc>
        <w:tc>
          <w:tcPr>
            <w:tcW w:w="2610" w:type="dxa"/>
          </w:tcPr>
          <w:p w14:paraId="4C4C010A" w14:textId="636E8BB4" w:rsidR="0067159D" w:rsidRDefault="0067159D" w:rsidP="0067159D">
            <w:pPr>
              <w:rPr>
                <w:sz w:val="24"/>
              </w:rPr>
            </w:pPr>
            <w:r>
              <w:rPr>
                <w:sz w:val="24"/>
                <w:lang w:eastAsia="en-US"/>
              </w:rPr>
              <w:t>April 30, 2019</w:t>
            </w:r>
          </w:p>
        </w:tc>
        <w:tc>
          <w:tcPr>
            <w:tcW w:w="2875" w:type="dxa"/>
          </w:tcPr>
          <w:p w14:paraId="1AD0C589" w14:textId="22F26198" w:rsidR="0067159D" w:rsidRDefault="0067159D" w:rsidP="0067159D">
            <w:pPr>
              <w:rPr>
                <w:sz w:val="24"/>
              </w:rPr>
            </w:pPr>
            <w:r>
              <w:rPr>
                <w:sz w:val="24"/>
                <w:lang w:eastAsia="en-US"/>
              </w:rPr>
              <w:t>Lower Beaver Creek</w:t>
            </w:r>
          </w:p>
        </w:tc>
      </w:tr>
      <w:tr w:rsidR="0067159D" w14:paraId="1D450BE3" w14:textId="77777777" w:rsidTr="00DB281F">
        <w:tc>
          <w:tcPr>
            <w:tcW w:w="1662" w:type="dxa"/>
          </w:tcPr>
          <w:p w14:paraId="13754CB9" w14:textId="0B0802A4" w:rsidR="0067159D" w:rsidRDefault="0067159D" w:rsidP="0067159D">
            <w:pPr>
              <w:rPr>
                <w:sz w:val="24"/>
              </w:rPr>
            </w:pPr>
            <w:r>
              <w:rPr>
                <w:sz w:val="24"/>
                <w:lang w:eastAsia="en-US"/>
              </w:rPr>
              <w:t>May 22, 2019</w:t>
            </w:r>
          </w:p>
        </w:tc>
        <w:tc>
          <w:tcPr>
            <w:tcW w:w="2923" w:type="dxa"/>
          </w:tcPr>
          <w:p w14:paraId="160D0FA7" w14:textId="4D5A0CBE"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E1E4739" w14:textId="4796B898" w:rsidR="0067159D" w:rsidRDefault="0067159D" w:rsidP="0067159D">
            <w:pPr>
              <w:rPr>
                <w:sz w:val="24"/>
              </w:rPr>
            </w:pPr>
            <w:r>
              <w:rPr>
                <w:sz w:val="24"/>
                <w:lang w:eastAsia="en-US"/>
              </w:rPr>
              <w:t>April 30, 2019</w:t>
            </w:r>
          </w:p>
        </w:tc>
        <w:tc>
          <w:tcPr>
            <w:tcW w:w="2875" w:type="dxa"/>
          </w:tcPr>
          <w:p w14:paraId="3A9F091C" w14:textId="7C3477C8" w:rsidR="0067159D" w:rsidRDefault="0067159D" w:rsidP="0067159D">
            <w:pPr>
              <w:rPr>
                <w:sz w:val="24"/>
              </w:rPr>
            </w:pPr>
            <w:r>
              <w:rPr>
                <w:sz w:val="24"/>
                <w:lang w:eastAsia="en-US"/>
              </w:rPr>
              <w:t xml:space="preserve">Lower </w:t>
            </w:r>
            <w:proofErr w:type="spellStart"/>
            <w:r>
              <w:rPr>
                <w:sz w:val="24"/>
                <w:lang w:eastAsia="en-US"/>
              </w:rPr>
              <w:t>Slikok</w:t>
            </w:r>
            <w:proofErr w:type="spellEnd"/>
            <w:r>
              <w:rPr>
                <w:sz w:val="24"/>
                <w:lang w:eastAsia="en-US"/>
              </w:rPr>
              <w:t xml:space="preserve"> Creek</w:t>
            </w:r>
          </w:p>
        </w:tc>
      </w:tr>
      <w:tr w:rsidR="0067159D" w14:paraId="3BF7E3AC" w14:textId="77777777" w:rsidTr="00DB281F">
        <w:tc>
          <w:tcPr>
            <w:tcW w:w="1662" w:type="dxa"/>
          </w:tcPr>
          <w:p w14:paraId="7CE5D150" w14:textId="12A7B396" w:rsidR="0067159D" w:rsidRDefault="0067159D" w:rsidP="0067159D">
            <w:pPr>
              <w:rPr>
                <w:sz w:val="24"/>
              </w:rPr>
            </w:pPr>
            <w:r>
              <w:rPr>
                <w:sz w:val="24"/>
                <w:lang w:eastAsia="en-US"/>
              </w:rPr>
              <w:t>May 22, 2019</w:t>
            </w:r>
          </w:p>
        </w:tc>
        <w:tc>
          <w:tcPr>
            <w:tcW w:w="2923" w:type="dxa"/>
          </w:tcPr>
          <w:p w14:paraId="179BF6B5" w14:textId="46A13DCF" w:rsidR="0067159D" w:rsidRDefault="0067159D" w:rsidP="0067159D">
            <w:pPr>
              <w:rPr>
                <w:sz w:val="24"/>
              </w:rPr>
            </w:pPr>
            <w:r>
              <w:rPr>
                <w:sz w:val="24"/>
                <w:lang w:eastAsia="en-US"/>
              </w:rPr>
              <w:t>Upper Soldotna Creek</w:t>
            </w:r>
          </w:p>
        </w:tc>
        <w:tc>
          <w:tcPr>
            <w:tcW w:w="2610" w:type="dxa"/>
          </w:tcPr>
          <w:p w14:paraId="55542EFB" w14:textId="03E42853" w:rsidR="0067159D" w:rsidRDefault="0067159D" w:rsidP="0067159D">
            <w:pPr>
              <w:rPr>
                <w:sz w:val="24"/>
              </w:rPr>
            </w:pPr>
            <w:r>
              <w:rPr>
                <w:sz w:val="24"/>
                <w:lang w:eastAsia="en-US"/>
              </w:rPr>
              <w:t>April 30, 2019</w:t>
            </w:r>
          </w:p>
        </w:tc>
        <w:tc>
          <w:tcPr>
            <w:tcW w:w="2875" w:type="dxa"/>
          </w:tcPr>
          <w:p w14:paraId="199B39FD" w14:textId="62EBA495" w:rsidR="0067159D" w:rsidRDefault="0067159D" w:rsidP="0067159D">
            <w:pPr>
              <w:rPr>
                <w:sz w:val="24"/>
              </w:rPr>
            </w:pPr>
            <w:r>
              <w:rPr>
                <w:sz w:val="24"/>
                <w:lang w:eastAsia="en-US"/>
              </w:rPr>
              <w:t>Lower Soldotna Creek</w:t>
            </w:r>
          </w:p>
        </w:tc>
      </w:tr>
      <w:tr w:rsidR="0067159D" w14:paraId="5F48F609" w14:textId="77777777" w:rsidTr="00DB281F">
        <w:tc>
          <w:tcPr>
            <w:tcW w:w="1662" w:type="dxa"/>
          </w:tcPr>
          <w:p w14:paraId="2FE5FFF2" w14:textId="32CD1082" w:rsidR="0067159D" w:rsidRDefault="0067159D" w:rsidP="0067159D">
            <w:pPr>
              <w:rPr>
                <w:sz w:val="24"/>
              </w:rPr>
            </w:pPr>
            <w:r>
              <w:rPr>
                <w:sz w:val="24"/>
                <w:lang w:eastAsia="en-US"/>
              </w:rPr>
              <w:t>July 30, 2019</w:t>
            </w:r>
          </w:p>
        </w:tc>
        <w:tc>
          <w:tcPr>
            <w:tcW w:w="2923" w:type="dxa"/>
          </w:tcPr>
          <w:p w14:paraId="2598C52D" w14:textId="7FFF0AB0" w:rsidR="0067159D" w:rsidRDefault="0067159D" w:rsidP="0067159D">
            <w:pPr>
              <w:rPr>
                <w:sz w:val="24"/>
              </w:rPr>
            </w:pPr>
            <w:r>
              <w:rPr>
                <w:sz w:val="24"/>
                <w:lang w:eastAsia="en-US"/>
              </w:rPr>
              <w:t>Upper No Name Creek</w:t>
            </w:r>
          </w:p>
        </w:tc>
        <w:tc>
          <w:tcPr>
            <w:tcW w:w="2610" w:type="dxa"/>
          </w:tcPr>
          <w:p w14:paraId="70D11627" w14:textId="0515DD52" w:rsidR="0067159D" w:rsidRDefault="0067159D" w:rsidP="0067159D">
            <w:pPr>
              <w:rPr>
                <w:sz w:val="24"/>
              </w:rPr>
            </w:pPr>
            <w:r>
              <w:rPr>
                <w:sz w:val="24"/>
                <w:lang w:eastAsia="en-US"/>
              </w:rPr>
              <w:t>July 24, 2019</w:t>
            </w:r>
          </w:p>
        </w:tc>
        <w:tc>
          <w:tcPr>
            <w:tcW w:w="2875" w:type="dxa"/>
          </w:tcPr>
          <w:p w14:paraId="204BC8F6" w14:textId="32D84990" w:rsidR="0067159D" w:rsidRDefault="0067159D" w:rsidP="0067159D">
            <w:pPr>
              <w:rPr>
                <w:sz w:val="24"/>
              </w:rPr>
            </w:pPr>
            <w:r>
              <w:rPr>
                <w:sz w:val="24"/>
                <w:lang w:eastAsia="en-US"/>
              </w:rPr>
              <w:t>Upper No Name Creek</w:t>
            </w:r>
          </w:p>
        </w:tc>
      </w:tr>
      <w:tr w:rsidR="0067159D" w14:paraId="39AF106F" w14:textId="77777777" w:rsidTr="00DB281F">
        <w:tc>
          <w:tcPr>
            <w:tcW w:w="1662" w:type="dxa"/>
          </w:tcPr>
          <w:p w14:paraId="0D138F2A" w14:textId="7649FC5E" w:rsidR="0067159D" w:rsidRDefault="0067159D" w:rsidP="0067159D">
            <w:pPr>
              <w:rPr>
                <w:sz w:val="24"/>
              </w:rPr>
            </w:pPr>
            <w:r>
              <w:rPr>
                <w:sz w:val="24"/>
                <w:lang w:eastAsia="en-US"/>
              </w:rPr>
              <w:t>July 30, 2019</w:t>
            </w:r>
          </w:p>
        </w:tc>
        <w:tc>
          <w:tcPr>
            <w:tcW w:w="2923" w:type="dxa"/>
          </w:tcPr>
          <w:p w14:paraId="4267F435" w14:textId="0F639ADC" w:rsidR="0067159D" w:rsidRDefault="0067159D" w:rsidP="0067159D">
            <w:pPr>
              <w:rPr>
                <w:sz w:val="24"/>
              </w:rPr>
            </w:pPr>
            <w:r>
              <w:rPr>
                <w:sz w:val="24"/>
                <w:lang w:eastAsia="en-US"/>
              </w:rPr>
              <w:t>Upper Beaver Creek</w:t>
            </w:r>
          </w:p>
        </w:tc>
        <w:tc>
          <w:tcPr>
            <w:tcW w:w="2610" w:type="dxa"/>
          </w:tcPr>
          <w:p w14:paraId="291066B4" w14:textId="2E8AEAB0" w:rsidR="0067159D" w:rsidRDefault="0067159D" w:rsidP="0067159D">
            <w:pPr>
              <w:rPr>
                <w:sz w:val="24"/>
              </w:rPr>
            </w:pPr>
            <w:r>
              <w:rPr>
                <w:sz w:val="24"/>
                <w:lang w:eastAsia="en-US"/>
              </w:rPr>
              <w:t>July 24, 2019</w:t>
            </w:r>
          </w:p>
        </w:tc>
        <w:tc>
          <w:tcPr>
            <w:tcW w:w="2875" w:type="dxa"/>
          </w:tcPr>
          <w:p w14:paraId="7540CBDF" w14:textId="225A1F75" w:rsidR="0067159D" w:rsidRDefault="0067159D" w:rsidP="0067159D">
            <w:pPr>
              <w:rPr>
                <w:sz w:val="24"/>
              </w:rPr>
            </w:pPr>
            <w:r>
              <w:rPr>
                <w:sz w:val="24"/>
                <w:lang w:eastAsia="en-US"/>
              </w:rPr>
              <w:t>Upper Beaver Creek</w:t>
            </w:r>
          </w:p>
        </w:tc>
      </w:tr>
      <w:tr w:rsidR="0067159D" w14:paraId="380E1E4E" w14:textId="77777777" w:rsidTr="00DB281F">
        <w:tc>
          <w:tcPr>
            <w:tcW w:w="1662" w:type="dxa"/>
          </w:tcPr>
          <w:p w14:paraId="0C164FD7" w14:textId="7B38B55F" w:rsidR="0067159D" w:rsidRDefault="0067159D" w:rsidP="0067159D">
            <w:pPr>
              <w:rPr>
                <w:sz w:val="24"/>
              </w:rPr>
            </w:pPr>
            <w:r>
              <w:rPr>
                <w:sz w:val="24"/>
                <w:lang w:eastAsia="en-US"/>
              </w:rPr>
              <w:t>July 30, 2019</w:t>
            </w:r>
          </w:p>
        </w:tc>
        <w:tc>
          <w:tcPr>
            <w:tcW w:w="2923" w:type="dxa"/>
          </w:tcPr>
          <w:p w14:paraId="4F019298" w14:textId="4992FA58"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c>
          <w:tcPr>
            <w:tcW w:w="2610" w:type="dxa"/>
          </w:tcPr>
          <w:p w14:paraId="0A61A07F" w14:textId="767583D9" w:rsidR="0067159D" w:rsidRDefault="0067159D" w:rsidP="0067159D">
            <w:pPr>
              <w:rPr>
                <w:sz w:val="24"/>
              </w:rPr>
            </w:pPr>
            <w:r>
              <w:rPr>
                <w:sz w:val="24"/>
                <w:lang w:eastAsia="en-US"/>
              </w:rPr>
              <w:t>July 24, 2019</w:t>
            </w:r>
          </w:p>
        </w:tc>
        <w:tc>
          <w:tcPr>
            <w:tcW w:w="2875" w:type="dxa"/>
          </w:tcPr>
          <w:p w14:paraId="5E56E25B" w14:textId="15500C74" w:rsidR="0067159D" w:rsidRDefault="0067159D" w:rsidP="0067159D">
            <w:pPr>
              <w:rPr>
                <w:sz w:val="24"/>
              </w:rPr>
            </w:pPr>
            <w:r>
              <w:rPr>
                <w:sz w:val="24"/>
                <w:lang w:eastAsia="en-US"/>
              </w:rPr>
              <w:t xml:space="preserve">Upper </w:t>
            </w:r>
            <w:proofErr w:type="spellStart"/>
            <w:r>
              <w:rPr>
                <w:sz w:val="24"/>
                <w:lang w:eastAsia="en-US"/>
              </w:rPr>
              <w:t>Slikok</w:t>
            </w:r>
            <w:proofErr w:type="spellEnd"/>
            <w:r>
              <w:rPr>
                <w:sz w:val="24"/>
                <w:lang w:eastAsia="en-US"/>
              </w:rPr>
              <w:t xml:space="preserve"> Creek</w:t>
            </w:r>
          </w:p>
        </w:tc>
      </w:tr>
      <w:tr w:rsidR="0067159D" w14:paraId="027D82F4" w14:textId="77777777" w:rsidTr="00DB281F">
        <w:tc>
          <w:tcPr>
            <w:tcW w:w="1662" w:type="dxa"/>
          </w:tcPr>
          <w:p w14:paraId="4E21B665" w14:textId="269ACD20" w:rsidR="0067159D" w:rsidRDefault="0067159D" w:rsidP="0067159D">
            <w:pPr>
              <w:rPr>
                <w:sz w:val="24"/>
              </w:rPr>
            </w:pPr>
            <w:r>
              <w:rPr>
                <w:sz w:val="24"/>
                <w:lang w:eastAsia="en-US"/>
              </w:rPr>
              <w:t>July 30, 2019</w:t>
            </w:r>
          </w:p>
        </w:tc>
        <w:tc>
          <w:tcPr>
            <w:tcW w:w="2923" w:type="dxa"/>
          </w:tcPr>
          <w:p w14:paraId="7E5F15A8" w14:textId="1BBBFF39" w:rsidR="0067159D" w:rsidRDefault="0067159D" w:rsidP="0067159D">
            <w:pPr>
              <w:rPr>
                <w:sz w:val="24"/>
              </w:rPr>
            </w:pPr>
            <w:r>
              <w:rPr>
                <w:sz w:val="24"/>
                <w:lang w:eastAsia="en-US"/>
              </w:rPr>
              <w:t>Upper Soldotna Creek</w:t>
            </w:r>
          </w:p>
        </w:tc>
        <w:tc>
          <w:tcPr>
            <w:tcW w:w="2610" w:type="dxa"/>
          </w:tcPr>
          <w:p w14:paraId="20CECD7D" w14:textId="3AFA71EB" w:rsidR="0067159D" w:rsidRDefault="0067159D" w:rsidP="0067159D">
            <w:pPr>
              <w:rPr>
                <w:sz w:val="24"/>
              </w:rPr>
            </w:pPr>
            <w:r>
              <w:rPr>
                <w:sz w:val="24"/>
                <w:lang w:eastAsia="en-US"/>
              </w:rPr>
              <w:t>July 24, 2019</w:t>
            </w:r>
          </w:p>
        </w:tc>
        <w:tc>
          <w:tcPr>
            <w:tcW w:w="2875" w:type="dxa"/>
          </w:tcPr>
          <w:p w14:paraId="38ADE6D6" w14:textId="34F10B8E" w:rsidR="0067159D" w:rsidRDefault="0067159D" w:rsidP="0067159D">
            <w:pPr>
              <w:rPr>
                <w:sz w:val="24"/>
              </w:rPr>
            </w:pPr>
            <w:r>
              <w:rPr>
                <w:sz w:val="24"/>
                <w:lang w:eastAsia="en-US"/>
              </w:rPr>
              <w:t>Upper Soldotna Creek</w:t>
            </w:r>
          </w:p>
        </w:tc>
      </w:tr>
      <w:tr w:rsidR="0067159D" w14:paraId="62EF21C9" w14:textId="77777777" w:rsidTr="00DB281F">
        <w:tc>
          <w:tcPr>
            <w:tcW w:w="1662" w:type="dxa"/>
          </w:tcPr>
          <w:p w14:paraId="027F8538" w14:textId="163AE2D6" w:rsidR="0067159D" w:rsidRDefault="0067159D" w:rsidP="0067159D">
            <w:pPr>
              <w:rPr>
                <w:sz w:val="24"/>
              </w:rPr>
            </w:pPr>
            <w:r>
              <w:rPr>
                <w:sz w:val="24"/>
                <w:lang w:eastAsia="en-US"/>
              </w:rPr>
              <w:t>May 22, 2019</w:t>
            </w:r>
          </w:p>
        </w:tc>
        <w:tc>
          <w:tcPr>
            <w:tcW w:w="2923" w:type="dxa"/>
          </w:tcPr>
          <w:p w14:paraId="71265DA7" w14:textId="6C1CD6E6"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Pr>
          <w:p w14:paraId="67E3C53B" w14:textId="1E550F7E" w:rsidR="0067159D" w:rsidRDefault="0067159D" w:rsidP="0067159D">
            <w:pPr>
              <w:rPr>
                <w:sz w:val="24"/>
              </w:rPr>
            </w:pPr>
            <w:r>
              <w:rPr>
                <w:sz w:val="24"/>
                <w:lang w:eastAsia="en-US"/>
              </w:rPr>
              <w:t>NA</w:t>
            </w:r>
          </w:p>
        </w:tc>
        <w:tc>
          <w:tcPr>
            <w:tcW w:w="2875" w:type="dxa"/>
          </w:tcPr>
          <w:p w14:paraId="2812590D" w14:textId="4040247F" w:rsidR="0067159D" w:rsidRDefault="0067159D" w:rsidP="0067159D">
            <w:pPr>
              <w:rPr>
                <w:sz w:val="24"/>
              </w:rPr>
            </w:pPr>
            <w:r>
              <w:rPr>
                <w:sz w:val="24"/>
                <w:lang w:eastAsia="en-US"/>
              </w:rPr>
              <w:t>NA</w:t>
            </w:r>
          </w:p>
        </w:tc>
      </w:tr>
      <w:tr w:rsidR="0067159D" w14:paraId="5E4688EA" w14:textId="77777777" w:rsidTr="00DB281F">
        <w:tc>
          <w:tcPr>
            <w:tcW w:w="1662" w:type="dxa"/>
            <w:tcBorders>
              <w:bottom w:val="single" w:sz="4" w:space="0" w:color="auto"/>
            </w:tcBorders>
          </w:tcPr>
          <w:p w14:paraId="6FCB9B42" w14:textId="296D275F" w:rsidR="0067159D" w:rsidRDefault="0067159D" w:rsidP="0067159D">
            <w:pPr>
              <w:rPr>
                <w:sz w:val="24"/>
              </w:rPr>
            </w:pPr>
            <w:r>
              <w:rPr>
                <w:sz w:val="24"/>
                <w:lang w:eastAsia="en-US"/>
              </w:rPr>
              <w:t>July 24, 2019</w:t>
            </w:r>
          </w:p>
        </w:tc>
        <w:tc>
          <w:tcPr>
            <w:tcW w:w="2923" w:type="dxa"/>
            <w:tcBorders>
              <w:bottom w:val="single" w:sz="4" w:space="0" w:color="auto"/>
            </w:tcBorders>
          </w:tcPr>
          <w:p w14:paraId="71102C5C" w14:textId="5B8C3E0D" w:rsidR="0067159D" w:rsidRDefault="0067159D" w:rsidP="0067159D">
            <w:pPr>
              <w:rPr>
                <w:sz w:val="24"/>
              </w:rPr>
            </w:pPr>
            <w:proofErr w:type="spellStart"/>
            <w:r>
              <w:rPr>
                <w:sz w:val="24"/>
                <w:lang w:eastAsia="en-US"/>
              </w:rPr>
              <w:t>Slikok</w:t>
            </w:r>
            <w:proofErr w:type="spellEnd"/>
            <w:r>
              <w:rPr>
                <w:sz w:val="24"/>
                <w:lang w:eastAsia="en-US"/>
              </w:rPr>
              <w:t xml:space="preserve"> Creek – Kenai River Confluence</w:t>
            </w:r>
          </w:p>
        </w:tc>
        <w:tc>
          <w:tcPr>
            <w:tcW w:w="2610" w:type="dxa"/>
            <w:tcBorders>
              <w:bottom w:val="single" w:sz="4" w:space="0" w:color="auto"/>
            </w:tcBorders>
          </w:tcPr>
          <w:p w14:paraId="1482A928" w14:textId="77C5002A" w:rsidR="0067159D" w:rsidRDefault="0067159D" w:rsidP="0067159D">
            <w:pPr>
              <w:rPr>
                <w:sz w:val="24"/>
              </w:rPr>
            </w:pPr>
            <w:r>
              <w:rPr>
                <w:sz w:val="24"/>
                <w:lang w:eastAsia="en-US"/>
              </w:rPr>
              <w:t>NA</w:t>
            </w:r>
          </w:p>
        </w:tc>
        <w:tc>
          <w:tcPr>
            <w:tcW w:w="2875" w:type="dxa"/>
            <w:tcBorders>
              <w:bottom w:val="single" w:sz="4" w:space="0" w:color="auto"/>
            </w:tcBorders>
          </w:tcPr>
          <w:p w14:paraId="73A00E03" w14:textId="5BA437E7" w:rsidR="0067159D" w:rsidRDefault="0067159D" w:rsidP="0067159D">
            <w:pPr>
              <w:rPr>
                <w:sz w:val="24"/>
              </w:rPr>
            </w:pPr>
            <w:r>
              <w:rPr>
                <w:sz w:val="24"/>
                <w:lang w:eastAsia="en-US"/>
              </w:rPr>
              <w:t>NA</w:t>
            </w:r>
          </w:p>
        </w:tc>
      </w:tr>
    </w:tbl>
    <w:p w14:paraId="69643469" w14:textId="77777777" w:rsidR="00FB2CDE" w:rsidRDefault="00FB2CDE" w:rsidP="0067159D">
      <w:pPr>
        <w:rPr>
          <w:sz w:val="24"/>
        </w:rPr>
      </w:pPr>
    </w:p>
    <w:p w14:paraId="2A126737" w14:textId="77777777" w:rsidR="00FB2CDE" w:rsidRDefault="00FB2CDE" w:rsidP="00217FEE">
      <w:pPr>
        <w:pStyle w:val="Caption"/>
        <w:rPr>
          <w:sz w:val="24"/>
          <w:szCs w:val="24"/>
        </w:rPr>
      </w:pPr>
    </w:p>
    <w:p w14:paraId="464260CE" w14:textId="77777777" w:rsidR="00FB2CDE" w:rsidRDefault="00FB2CDE" w:rsidP="00217FEE">
      <w:pPr>
        <w:pStyle w:val="Caption"/>
        <w:rPr>
          <w:sz w:val="24"/>
          <w:szCs w:val="24"/>
        </w:rPr>
      </w:pPr>
    </w:p>
    <w:p w14:paraId="190B96FA" w14:textId="07DA8516" w:rsidR="00FB2CDE" w:rsidRDefault="00FB2CDE" w:rsidP="00217FEE">
      <w:pPr>
        <w:pStyle w:val="Caption"/>
        <w:rPr>
          <w:sz w:val="24"/>
          <w:szCs w:val="24"/>
        </w:rPr>
      </w:pPr>
    </w:p>
    <w:p w14:paraId="65304CDF" w14:textId="1C920897" w:rsidR="00E164AF" w:rsidRDefault="00E164AF" w:rsidP="00E164AF"/>
    <w:p w14:paraId="29605CB4" w14:textId="6FCA6461" w:rsidR="00E164AF" w:rsidRDefault="00E164AF" w:rsidP="00E164AF"/>
    <w:p w14:paraId="4279D174" w14:textId="61520754" w:rsidR="00E164AF" w:rsidRDefault="00E164AF" w:rsidP="00E164AF"/>
    <w:p w14:paraId="22EFFFB4" w14:textId="2715F8BB" w:rsidR="00E164AF" w:rsidRDefault="00E164AF" w:rsidP="00E164AF"/>
    <w:p w14:paraId="10F3E737" w14:textId="6779FD22" w:rsidR="00E164AF" w:rsidRDefault="00E164AF" w:rsidP="00E164AF"/>
    <w:p w14:paraId="4DF0F830" w14:textId="46D5F66B" w:rsidR="00E164AF" w:rsidRDefault="00E164AF" w:rsidP="00E164AF"/>
    <w:p w14:paraId="195B3E17" w14:textId="38C09C3F" w:rsidR="00E164AF" w:rsidRDefault="00E164AF" w:rsidP="00E164AF"/>
    <w:p w14:paraId="5036E471" w14:textId="68633D7E" w:rsidR="00E164AF" w:rsidRDefault="00E164AF" w:rsidP="00E164AF"/>
    <w:p w14:paraId="423AE6EF" w14:textId="6F933711" w:rsidR="00E164AF" w:rsidRDefault="00E164AF" w:rsidP="00E164AF"/>
    <w:p w14:paraId="7DB48D4B" w14:textId="1F2BAC43" w:rsidR="00E164AF" w:rsidRDefault="00E164AF" w:rsidP="00E164AF"/>
    <w:p w14:paraId="697C5636" w14:textId="4C460509" w:rsidR="00E164AF" w:rsidRDefault="00E164AF" w:rsidP="00E164AF"/>
    <w:p w14:paraId="353BF832" w14:textId="50C57820" w:rsidR="00E164AF" w:rsidRDefault="00E164AF" w:rsidP="00E164AF"/>
    <w:p w14:paraId="429E4615" w14:textId="3B01BF52" w:rsidR="00E164AF" w:rsidRDefault="00E164AF" w:rsidP="00E164AF"/>
    <w:p w14:paraId="4D158A39" w14:textId="689CB286" w:rsidR="00E164AF" w:rsidRDefault="00E164AF" w:rsidP="00E164AF"/>
    <w:p w14:paraId="5E79B37E" w14:textId="4D6A5458" w:rsidR="00E164AF" w:rsidRDefault="00E164AF" w:rsidP="00E164AF"/>
    <w:p w14:paraId="0332850C" w14:textId="1CB65864" w:rsidR="00E164AF" w:rsidRDefault="00E164AF" w:rsidP="00E164AF"/>
    <w:p w14:paraId="1A69A675" w14:textId="2D3AE267" w:rsidR="00E164AF" w:rsidRDefault="00E164AF" w:rsidP="00E164AF"/>
    <w:p w14:paraId="470C4895" w14:textId="0903CDF3" w:rsidR="00E164AF" w:rsidRDefault="00E164AF" w:rsidP="00E164AF"/>
    <w:p w14:paraId="7200A37D" w14:textId="2DF98D1E" w:rsidR="00E164AF" w:rsidRDefault="00E164AF" w:rsidP="00E164AF"/>
    <w:p w14:paraId="59A78CDE" w14:textId="1603B010" w:rsidR="00E164AF" w:rsidRDefault="00E164AF" w:rsidP="00E164AF"/>
    <w:p w14:paraId="268609AA" w14:textId="47C98702" w:rsidR="00E164AF" w:rsidRDefault="00E164AF" w:rsidP="00E164AF"/>
    <w:p w14:paraId="194D305F" w14:textId="756325BD" w:rsidR="00E164AF" w:rsidRDefault="00E164AF" w:rsidP="00E164AF"/>
    <w:p w14:paraId="77ABAD15" w14:textId="04BDBB20" w:rsidR="00E164AF" w:rsidRDefault="00E164AF" w:rsidP="00E164AF"/>
    <w:p w14:paraId="7DC067CE" w14:textId="04B71133" w:rsidR="00E164AF" w:rsidRDefault="00E164AF" w:rsidP="00E164AF"/>
    <w:p w14:paraId="7E1B9389" w14:textId="5B24DF05" w:rsidR="00E164AF" w:rsidRDefault="00E164AF" w:rsidP="00E164AF"/>
    <w:p w14:paraId="308CB981" w14:textId="2D44320E" w:rsidR="00E164AF" w:rsidRDefault="00E164AF" w:rsidP="00E164AF"/>
    <w:p w14:paraId="2C410314" w14:textId="6B279DB1" w:rsidR="00E164AF" w:rsidRDefault="00E164AF" w:rsidP="00E164AF"/>
    <w:p w14:paraId="69D9761A" w14:textId="0C6BF227" w:rsidR="00E164AF" w:rsidRDefault="00E164AF" w:rsidP="00E164AF"/>
    <w:p w14:paraId="2435677C" w14:textId="0CE5A572" w:rsidR="00E164AF" w:rsidRDefault="00E164AF" w:rsidP="00E164AF"/>
    <w:p w14:paraId="6108B82A" w14:textId="56BB7A3C" w:rsidR="00E164AF" w:rsidRDefault="00E164AF" w:rsidP="00E164AF"/>
    <w:p w14:paraId="714D2BF5" w14:textId="1753D60B" w:rsidR="00E164AF" w:rsidRDefault="00E164AF" w:rsidP="00E164AF"/>
    <w:p w14:paraId="06471E38" w14:textId="16E42100" w:rsidR="00E164AF" w:rsidRDefault="00E164AF" w:rsidP="00E164AF"/>
    <w:p w14:paraId="48D2C36F" w14:textId="567D501D" w:rsidR="00423830" w:rsidRDefault="00423830" w:rsidP="00E164AF"/>
    <w:p w14:paraId="20775AA7" w14:textId="38F6CC56" w:rsidR="00423830" w:rsidRDefault="00423830" w:rsidP="00E164AF"/>
    <w:p w14:paraId="6F09D568" w14:textId="77777777" w:rsidR="00423830" w:rsidRDefault="00423830" w:rsidP="00E164AF"/>
    <w:p w14:paraId="5D628AC5" w14:textId="77777777" w:rsidR="00E164AF" w:rsidRPr="00E164AF" w:rsidRDefault="00E164AF" w:rsidP="00E164AF"/>
    <w:p w14:paraId="798436CB" w14:textId="1BEF4A3A" w:rsidR="00645BD2" w:rsidRPr="00F915C5" w:rsidRDefault="00670ECE" w:rsidP="00217FEE">
      <w:pPr>
        <w:pStyle w:val="Caption"/>
        <w:rPr>
          <w:sz w:val="24"/>
          <w:szCs w:val="24"/>
        </w:rPr>
      </w:pPr>
      <w:bookmarkStart w:id="460" w:name="_Toc58231541"/>
      <w:r w:rsidRPr="00CE1039">
        <w:rPr>
          <w:sz w:val="24"/>
          <w:szCs w:val="24"/>
        </w:rPr>
        <w:lastRenderedPageBreak/>
        <w:t xml:space="preserve">Table </w:t>
      </w:r>
      <w:r w:rsidRPr="00CE1039">
        <w:rPr>
          <w:sz w:val="24"/>
          <w:szCs w:val="24"/>
        </w:rPr>
        <w:fldChar w:fldCharType="begin"/>
      </w:r>
      <w:r w:rsidRPr="00CE1039">
        <w:rPr>
          <w:sz w:val="24"/>
          <w:szCs w:val="24"/>
        </w:rPr>
        <w:instrText xml:space="preserve"> SEQ Table \* ARABIC </w:instrText>
      </w:r>
      <w:r w:rsidRPr="00CE1039">
        <w:rPr>
          <w:sz w:val="24"/>
          <w:szCs w:val="24"/>
        </w:rPr>
        <w:fldChar w:fldCharType="separate"/>
      </w:r>
      <w:r w:rsidR="00136C16">
        <w:rPr>
          <w:noProof/>
          <w:sz w:val="24"/>
          <w:szCs w:val="24"/>
        </w:rPr>
        <w:t>4</w:t>
      </w:r>
      <w:r w:rsidRPr="00CE1039">
        <w:rPr>
          <w:sz w:val="24"/>
          <w:szCs w:val="24"/>
        </w:rPr>
        <w:fldChar w:fldCharType="end"/>
      </w:r>
      <w:r w:rsidR="00CE1039" w:rsidRPr="00CE1039">
        <w:rPr>
          <w:sz w:val="24"/>
          <w:szCs w:val="24"/>
        </w:rPr>
        <w:t xml:space="preserve">. (Page 1 of 3) Copper and zinc levels and hardness-dependent criterion </w:t>
      </w:r>
      <w:commentRangeStart w:id="461"/>
      <w:commentRangeStart w:id="462"/>
      <w:commentRangeStart w:id="463"/>
      <w:r w:rsidR="00CE1039" w:rsidRPr="00CE1039">
        <w:rPr>
          <w:sz w:val="24"/>
          <w:szCs w:val="24"/>
        </w:rPr>
        <w:t>standards</w:t>
      </w:r>
      <w:commentRangeEnd w:id="461"/>
      <w:r w:rsidR="005E798A">
        <w:rPr>
          <w:rStyle w:val="CommentReference"/>
          <w:b w:val="0"/>
          <w:bCs w:val="0"/>
          <w:caps w:val="0"/>
        </w:rPr>
        <w:commentReference w:id="461"/>
      </w:r>
      <w:commentRangeEnd w:id="462"/>
      <w:r w:rsidR="00FA66A8">
        <w:rPr>
          <w:rStyle w:val="CommentReference"/>
          <w:b w:val="0"/>
          <w:bCs w:val="0"/>
          <w:caps w:val="0"/>
        </w:rPr>
        <w:commentReference w:id="462"/>
      </w:r>
      <w:commentRangeEnd w:id="463"/>
      <w:r w:rsidR="00AC4CEC">
        <w:rPr>
          <w:rStyle w:val="CommentReference"/>
          <w:b w:val="0"/>
          <w:bCs w:val="0"/>
          <w:caps w:val="0"/>
        </w:rPr>
        <w:commentReference w:id="463"/>
      </w:r>
      <w:r w:rsidR="00CE1039">
        <w:rPr>
          <w:sz w:val="24"/>
          <w:szCs w:val="24"/>
        </w:rPr>
        <w:t>.</w:t>
      </w:r>
      <w:bookmarkEnd w:id="460"/>
    </w:p>
    <w:tbl>
      <w:tblPr>
        <w:tblW w:w="10345" w:type="dxa"/>
        <w:tblInd w:w="-5" w:type="dxa"/>
        <w:tblLayout w:type="fixed"/>
        <w:tblLook w:val="04A0" w:firstRow="1" w:lastRow="0" w:firstColumn="1" w:lastColumn="0" w:noHBand="0" w:noVBand="1"/>
      </w:tblPr>
      <w:tblGrid>
        <w:gridCol w:w="1145"/>
        <w:gridCol w:w="687"/>
        <w:gridCol w:w="946"/>
        <w:gridCol w:w="995"/>
        <w:gridCol w:w="1342"/>
        <w:gridCol w:w="1445"/>
        <w:gridCol w:w="1170"/>
        <w:gridCol w:w="1440"/>
        <w:gridCol w:w="1175"/>
      </w:tblGrid>
      <w:tr w:rsidR="00FC2849" w:rsidRPr="00FC2849" w14:paraId="7A0EC91F" w14:textId="77777777" w:rsidTr="006C0D87">
        <w:trPr>
          <w:trHeight w:val="306"/>
        </w:trPr>
        <w:tc>
          <w:tcPr>
            <w:tcW w:w="1145" w:type="dxa"/>
            <w:tcBorders>
              <w:top w:val="single" w:sz="8" w:space="0" w:color="auto"/>
              <w:left w:val="single" w:sz="8" w:space="0" w:color="auto"/>
              <w:bottom w:val="single" w:sz="12" w:space="0" w:color="auto"/>
              <w:right w:val="nil"/>
            </w:tcBorders>
            <w:shd w:val="clear" w:color="auto" w:fill="auto"/>
            <w:vAlign w:val="center"/>
            <w:hideMark/>
          </w:tcPr>
          <w:p w14:paraId="5CE974A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687" w:type="dxa"/>
            <w:tcBorders>
              <w:top w:val="single" w:sz="8" w:space="0" w:color="auto"/>
              <w:left w:val="nil"/>
              <w:bottom w:val="single" w:sz="12" w:space="0" w:color="auto"/>
              <w:right w:val="nil"/>
            </w:tcBorders>
            <w:shd w:val="clear" w:color="auto" w:fill="auto"/>
            <w:vAlign w:val="center"/>
            <w:hideMark/>
          </w:tcPr>
          <w:p w14:paraId="032DDEC7"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946" w:type="dxa"/>
            <w:tcBorders>
              <w:top w:val="single" w:sz="8" w:space="0" w:color="auto"/>
              <w:left w:val="nil"/>
              <w:bottom w:val="single" w:sz="12" w:space="0" w:color="auto"/>
              <w:right w:val="nil"/>
            </w:tcBorders>
            <w:shd w:val="clear" w:color="auto" w:fill="auto"/>
            <w:vAlign w:val="center"/>
            <w:hideMark/>
          </w:tcPr>
          <w:p w14:paraId="11C8282D" w14:textId="77777777" w:rsidR="00FC2849" w:rsidRPr="00A756DD" w:rsidRDefault="00FC2849" w:rsidP="00FC2849">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w:t>
            </w:r>
          </w:p>
        </w:tc>
        <w:tc>
          <w:tcPr>
            <w:tcW w:w="995" w:type="dxa"/>
            <w:tcBorders>
              <w:top w:val="single" w:sz="8" w:space="0" w:color="auto"/>
              <w:left w:val="nil"/>
              <w:bottom w:val="single" w:sz="12" w:space="0" w:color="auto"/>
              <w:right w:val="nil"/>
            </w:tcBorders>
            <w:shd w:val="clear" w:color="auto" w:fill="auto"/>
            <w:vAlign w:val="center"/>
            <w:hideMark/>
          </w:tcPr>
          <w:p w14:paraId="46B9FC7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1342" w:type="dxa"/>
            <w:tcBorders>
              <w:top w:val="single" w:sz="8" w:space="0" w:color="auto"/>
              <w:left w:val="nil"/>
              <w:bottom w:val="single" w:sz="12" w:space="0" w:color="auto"/>
              <w:right w:val="nil"/>
            </w:tcBorders>
            <w:shd w:val="clear" w:color="auto" w:fill="auto"/>
            <w:vAlign w:val="center"/>
            <w:hideMark/>
          </w:tcPr>
          <w:p w14:paraId="681697CC"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 </w:t>
            </w:r>
          </w:p>
        </w:tc>
        <w:tc>
          <w:tcPr>
            <w:tcW w:w="2615" w:type="dxa"/>
            <w:gridSpan w:val="2"/>
            <w:tcBorders>
              <w:top w:val="single" w:sz="8" w:space="0" w:color="auto"/>
              <w:left w:val="single" w:sz="12" w:space="0" w:color="auto"/>
              <w:bottom w:val="single" w:sz="12" w:space="0" w:color="auto"/>
              <w:right w:val="single" w:sz="12" w:space="0" w:color="000000"/>
            </w:tcBorders>
            <w:shd w:val="clear" w:color="auto" w:fill="auto"/>
            <w:vAlign w:val="center"/>
            <w:hideMark/>
          </w:tcPr>
          <w:p w14:paraId="45CA6D03"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w:t>
            </w:r>
          </w:p>
        </w:tc>
        <w:tc>
          <w:tcPr>
            <w:tcW w:w="2615" w:type="dxa"/>
            <w:gridSpan w:val="2"/>
            <w:tcBorders>
              <w:top w:val="single" w:sz="8" w:space="0" w:color="auto"/>
              <w:left w:val="nil"/>
              <w:bottom w:val="single" w:sz="12" w:space="0" w:color="auto"/>
              <w:right w:val="single" w:sz="8" w:space="0" w:color="000000"/>
            </w:tcBorders>
            <w:shd w:val="clear" w:color="auto" w:fill="auto"/>
            <w:vAlign w:val="center"/>
            <w:hideMark/>
          </w:tcPr>
          <w:p w14:paraId="01C4E841" w14:textId="77777777" w:rsidR="00FC2849" w:rsidRPr="00A756DD" w:rsidRDefault="00FC2849" w:rsidP="00FC2849">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Zinc</w:t>
            </w:r>
          </w:p>
        </w:tc>
      </w:tr>
      <w:tr w:rsidR="00FC2849" w:rsidRPr="00FC2849" w14:paraId="51B9CB30" w14:textId="77777777" w:rsidTr="006C0D87">
        <w:trPr>
          <w:trHeight w:val="1021"/>
        </w:trPr>
        <w:tc>
          <w:tcPr>
            <w:tcW w:w="1145" w:type="dxa"/>
            <w:tcBorders>
              <w:top w:val="nil"/>
              <w:left w:val="single" w:sz="8" w:space="0" w:color="auto"/>
              <w:bottom w:val="single" w:sz="8" w:space="0" w:color="auto"/>
              <w:right w:val="single" w:sz="12" w:space="0" w:color="auto"/>
            </w:tcBorders>
            <w:shd w:val="clear" w:color="auto" w:fill="auto"/>
            <w:vAlign w:val="center"/>
            <w:hideMark/>
          </w:tcPr>
          <w:p w14:paraId="24469D5B"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Site name</w:t>
            </w:r>
          </w:p>
        </w:tc>
        <w:tc>
          <w:tcPr>
            <w:tcW w:w="687" w:type="dxa"/>
            <w:tcBorders>
              <w:top w:val="nil"/>
              <w:left w:val="nil"/>
              <w:bottom w:val="single" w:sz="8" w:space="0" w:color="auto"/>
              <w:right w:val="single" w:sz="12" w:space="0" w:color="auto"/>
            </w:tcBorders>
            <w:shd w:val="clear" w:color="auto" w:fill="auto"/>
            <w:vAlign w:val="center"/>
            <w:hideMark/>
          </w:tcPr>
          <w:p w14:paraId="440F769D"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46" w:type="dxa"/>
            <w:tcBorders>
              <w:top w:val="nil"/>
              <w:left w:val="nil"/>
              <w:bottom w:val="single" w:sz="8" w:space="0" w:color="auto"/>
              <w:right w:val="single" w:sz="12" w:space="0" w:color="auto"/>
            </w:tcBorders>
            <w:shd w:val="clear" w:color="auto" w:fill="auto"/>
            <w:vAlign w:val="center"/>
            <w:hideMark/>
          </w:tcPr>
          <w:p w14:paraId="2046349C"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Date</w:t>
            </w:r>
          </w:p>
        </w:tc>
        <w:tc>
          <w:tcPr>
            <w:tcW w:w="995" w:type="dxa"/>
            <w:tcBorders>
              <w:top w:val="nil"/>
              <w:left w:val="nil"/>
              <w:bottom w:val="single" w:sz="8" w:space="0" w:color="auto"/>
              <w:right w:val="single" w:sz="12" w:space="0" w:color="auto"/>
            </w:tcBorders>
            <w:shd w:val="clear" w:color="auto" w:fill="auto"/>
            <w:vAlign w:val="center"/>
            <w:hideMark/>
          </w:tcPr>
          <w:p w14:paraId="405D1AC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342" w:type="dxa"/>
            <w:tcBorders>
              <w:top w:val="nil"/>
              <w:left w:val="nil"/>
              <w:bottom w:val="single" w:sz="8" w:space="0" w:color="auto"/>
              <w:right w:val="nil"/>
            </w:tcBorders>
            <w:shd w:val="clear" w:color="auto" w:fill="auto"/>
            <w:vAlign w:val="center"/>
            <w:hideMark/>
          </w:tcPr>
          <w:p w14:paraId="4ED89FBA"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Hardness (mg/L)</w:t>
            </w:r>
          </w:p>
        </w:tc>
        <w:tc>
          <w:tcPr>
            <w:tcW w:w="1445" w:type="dxa"/>
            <w:tcBorders>
              <w:top w:val="nil"/>
              <w:left w:val="single" w:sz="12" w:space="0" w:color="auto"/>
              <w:bottom w:val="single" w:sz="8" w:space="0" w:color="auto"/>
              <w:right w:val="nil"/>
            </w:tcBorders>
            <w:shd w:val="clear" w:color="auto" w:fill="auto"/>
            <w:vAlign w:val="center"/>
            <w:hideMark/>
          </w:tcPr>
          <w:p w14:paraId="67748A32"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0" w:type="dxa"/>
            <w:tcBorders>
              <w:top w:val="nil"/>
              <w:left w:val="dashed" w:sz="8" w:space="0" w:color="auto"/>
              <w:bottom w:val="single" w:sz="8" w:space="0" w:color="auto"/>
              <w:right w:val="single" w:sz="12" w:space="0" w:color="auto"/>
            </w:tcBorders>
            <w:shd w:val="clear" w:color="auto" w:fill="auto"/>
            <w:vAlign w:val="center"/>
            <w:hideMark/>
          </w:tcPr>
          <w:p w14:paraId="7CE68204"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c>
          <w:tcPr>
            <w:tcW w:w="1440" w:type="dxa"/>
            <w:tcBorders>
              <w:top w:val="nil"/>
              <w:left w:val="nil"/>
              <w:bottom w:val="single" w:sz="8" w:space="0" w:color="auto"/>
              <w:right w:val="nil"/>
            </w:tcBorders>
            <w:shd w:val="clear" w:color="auto" w:fill="auto"/>
            <w:vAlign w:val="center"/>
            <w:hideMark/>
          </w:tcPr>
          <w:p w14:paraId="3216DC33" w14:textId="77777777"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Result (ug/L)</w:t>
            </w:r>
          </w:p>
        </w:tc>
        <w:tc>
          <w:tcPr>
            <w:tcW w:w="1175" w:type="dxa"/>
            <w:tcBorders>
              <w:top w:val="nil"/>
              <w:left w:val="dashed" w:sz="8" w:space="0" w:color="auto"/>
              <w:bottom w:val="single" w:sz="8" w:space="0" w:color="auto"/>
              <w:right w:val="single" w:sz="8" w:space="0" w:color="auto"/>
            </w:tcBorders>
            <w:shd w:val="clear" w:color="auto" w:fill="auto"/>
            <w:vAlign w:val="center"/>
            <w:hideMark/>
          </w:tcPr>
          <w:p w14:paraId="320A5709" w14:textId="465270B5" w:rsidR="00FC2849" w:rsidRPr="00A756DD" w:rsidRDefault="00FC2849" w:rsidP="00FC2849">
            <w:pPr>
              <w:widowControl/>
              <w:jc w:val="center"/>
              <w:rPr>
                <w:rFonts w:asciiTheme="majorHAnsi" w:eastAsia="Times New Roman" w:hAnsiTheme="majorHAnsi" w:cs="Calibri"/>
                <w:b/>
                <w:bCs/>
                <w:color w:val="000000"/>
                <w:kern w:val="0"/>
                <w:lang w:eastAsia="en-US"/>
              </w:rPr>
            </w:pPr>
            <w:r w:rsidRPr="00A756DD">
              <w:rPr>
                <w:rFonts w:asciiTheme="majorHAnsi" w:eastAsia="Times New Roman" w:hAnsiTheme="majorHAnsi" w:cs="Calibri"/>
                <w:b/>
                <w:bCs/>
                <w:color w:val="000000"/>
                <w:kern w:val="0"/>
                <w:lang w:eastAsia="en-US"/>
              </w:rPr>
              <w:t>Standard: CCC (ug/L)</w:t>
            </w:r>
          </w:p>
        </w:tc>
      </w:tr>
      <w:tr w:rsidR="00FC2849" w:rsidRPr="00FC2849" w14:paraId="2C4AD928"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FB4BE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No Name Creek</w:t>
            </w:r>
          </w:p>
        </w:tc>
        <w:tc>
          <w:tcPr>
            <w:tcW w:w="687" w:type="dxa"/>
            <w:vMerge w:val="restart"/>
            <w:tcBorders>
              <w:top w:val="single" w:sz="8" w:space="0" w:color="auto"/>
              <w:left w:val="single" w:sz="12" w:space="0" w:color="auto"/>
              <w:bottom w:val="single" w:sz="8" w:space="0" w:color="000000"/>
              <w:right w:val="single" w:sz="12" w:space="0" w:color="auto"/>
            </w:tcBorders>
            <w:shd w:val="clear" w:color="auto" w:fill="auto"/>
            <w:noWrap/>
            <w:vAlign w:val="center"/>
            <w:hideMark/>
          </w:tcPr>
          <w:p w14:paraId="340BEB2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single" w:sz="8" w:space="0" w:color="auto"/>
              <w:left w:val="nil"/>
              <w:bottom w:val="nil"/>
              <w:right w:val="nil"/>
            </w:tcBorders>
            <w:shd w:val="clear" w:color="auto" w:fill="auto"/>
            <w:noWrap/>
            <w:vAlign w:val="center"/>
            <w:hideMark/>
          </w:tcPr>
          <w:p w14:paraId="4847EA3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9F208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530239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42D1A2F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0.668 J</w:t>
            </w:r>
          </w:p>
        </w:tc>
        <w:tc>
          <w:tcPr>
            <w:tcW w:w="1170" w:type="dxa"/>
            <w:tcBorders>
              <w:top w:val="single" w:sz="8" w:space="0" w:color="auto"/>
              <w:left w:val="dashed" w:sz="8" w:space="0" w:color="auto"/>
              <w:bottom w:val="single" w:sz="4" w:space="0" w:color="auto"/>
              <w:right w:val="single" w:sz="12" w:space="0" w:color="auto"/>
            </w:tcBorders>
            <w:shd w:val="clear" w:color="auto" w:fill="auto"/>
            <w:noWrap/>
            <w:vAlign w:val="center"/>
            <w:hideMark/>
          </w:tcPr>
          <w:p w14:paraId="7F6561B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4.40</w:t>
            </w:r>
          </w:p>
        </w:tc>
        <w:tc>
          <w:tcPr>
            <w:tcW w:w="1440" w:type="dxa"/>
            <w:tcBorders>
              <w:top w:val="nil"/>
              <w:left w:val="nil"/>
              <w:bottom w:val="single" w:sz="4" w:space="0" w:color="auto"/>
              <w:right w:val="nil"/>
            </w:tcBorders>
            <w:shd w:val="clear" w:color="auto" w:fill="auto"/>
            <w:noWrap/>
            <w:vAlign w:val="center"/>
            <w:hideMark/>
          </w:tcPr>
          <w:p w14:paraId="6F6201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21.3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DF071C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39.92</w:t>
            </w:r>
          </w:p>
        </w:tc>
      </w:tr>
      <w:tr w:rsidR="00FC2849" w:rsidRPr="00FC2849" w14:paraId="50F0B2D9"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E79AD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2D110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12AB4B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6307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831F5D8" w14:textId="7F5C293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51.22</w:t>
            </w:r>
          </w:p>
        </w:tc>
        <w:tc>
          <w:tcPr>
            <w:tcW w:w="1445" w:type="dxa"/>
            <w:tcBorders>
              <w:top w:val="nil"/>
              <w:left w:val="single" w:sz="12" w:space="0" w:color="auto"/>
              <w:bottom w:val="single" w:sz="4" w:space="0" w:color="auto"/>
              <w:right w:val="nil"/>
            </w:tcBorders>
            <w:shd w:val="clear" w:color="auto" w:fill="auto"/>
            <w:noWrap/>
            <w:vAlign w:val="center"/>
            <w:hideMark/>
          </w:tcPr>
          <w:p w14:paraId="4FB119C3" w14:textId="50F950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 xml:space="preserve">0.451 J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83633D1" w14:textId="637715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6.48</w:t>
            </w:r>
          </w:p>
        </w:tc>
        <w:tc>
          <w:tcPr>
            <w:tcW w:w="1440" w:type="dxa"/>
            <w:tcBorders>
              <w:top w:val="nil"/>
              <w:left w:val="nil"/>
              <w:bottom w:val="single" w:sz="4" w:space="0" w:color="auto"/>
              <w:right w:val="nil"/>
            </w:tcBorders>
            <w:shd w:val="clear" w:color="auto" w:fill="auto"/>
            <w:noWrap/>
            <w:vAlign w:val="center"/>
            <w:hideMark/>
          </w:tcPr>
          <w:p w14:paraId="326EBAEF" w14:textId="6058F6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5.53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5D062CC7" w14:textId="5262AC3C"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58.56</w:t>
            </w:r>
          </w:p>
        </w:tc>
      </w:tr>
      <w:tr w:rsidR="00FC2849" w:rsidRPr="00FC2849" w14:paraId="1037B380"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D09FF8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single" w:sz="8" w:space="0" w:color="auto"/>
              <w:left w:val="single" w:sz="12" w:space="0" w:color="auto"/>
              <w:bottom w:val="single" w:sz="8" w:space="0" w:color="000000"/>
              <w:right w:val="single" w:sz="12" w:space="0" w:color="auto"/>
            </w:tcBorders>
            <w:vAlign w:val="center"/>
            <w:hideMark/>
          </w:tcPr>
          <w:p w14:paraId="439CCFE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1E1E14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18B8E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1DBF440" w14:textId="25EAF0AE"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49.86</w:t>
            </w:r>
          </w:p>
        </w:tc>
        <w:tc>
          <w:tcPr>
            <w:tcW w:w="1445" w:type="dxa"/>
            <w:tcBorders>
              <w:top w:val="nil"/>
              <w:left w:val="single" w:sz="12" w:space="0" w:color="auto"/>
              <w:bottom w:val="single" w:sz="8" w:space="0" w:color="auto"/>
              <w:right w:val="nil"/>
            </w:tcBorders>
            <w:shd w:val="clear" w:color="auto" w:fill="auto"/>
            <w:noWrap/>
            <w:vAlign w:val="center"/>
            <w:hideMark/>
          </w:tcPr>
          <w:p w14:paraId="4E362965" w14:textId="6A2064C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0EDEED73" w14:textId="0DF82DEA"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1947FB85" w14:textId="39E4432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7988CD44" w14:textId="7434AE19"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57.24</w:t>
            </w:r>
          </w:p>
        </w:tc>
      </w:tr>
      <w:tr w:rsidR="00FC2849" w:rsidRPr="00FC2849" w14:paraId="3F50CA04"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43EDEA7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No Name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9490D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22A750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7DA5C8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F1CEC2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32.59</w:t>
            </w:r>
          </w:p>
        </w:tc>
        <w:tc>
          <w:tcPr>
            <w:tcW w:w="1445" w:type="dxa"/>
            <w:tcBorders>
              <w:top w:val="nil"/>
              <w:left w:val="single" w:sz="12" w:space="0" w:color="auto"/>
              <w:bottom w:val="single" w:sz="4" w:space="0" w:color="auto"/>
              <w:right w:val="nil"/>
            </w:tcBorders>
            <w:shd w:val="clear" w:color="auto" w:fill="auto"/>
            <w:noWrap/>
            <w:vAlign w:val="center"/>
            <w:hideMark/>
          </w:tcPr>
          <w:p w14:paraId="739D7693" w14:textId="4314694B"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ADAEB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4.40</w:t>
            </w:r>
          </w:p>
        </w:tc>
        <w:tc>
          <w:tcPr>
            <w:tcW w:w="1440" w:type="dxa"/>
            <w:tcBorders>
              <w:top w:val="nil"/>
              <w:left w:val="nil"/>
              <w:bottom w:val="single" w:sz="4" w:space="0" w:color="auto"/>
              <w:right w:val="nil"/>
            </w:tcBorders>
            <w:shd w:val="clear" w:color="000000" w:fill="E2EFDA"/>
            <w:noWrap/>
            <w:vAlign w:val="center"/>
            <w:hideMark/>
          </w:tcPr>
          <w:p w14:paraId="3B92F274" w14:textId="3ED510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98.1</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F6C0D8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39.92</w:t>
            </w:r>
          </w:p>
        </w:tc>
      </w:tr>
      <w:tr w:rsidR="00FC2849" w:rsidRPr="00FC2849" w14:paraId="2204D43A"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1962D59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FA8EF6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EF50B5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9C03E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F3BDB4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50.85</w:t>
            </w:r>
          </w:p>
        </w:tc>
        <w:tc>
          <w:tcPr>
            <w:tcW w:w="1445" w:type="dxa"/>
            <w:tcBorders>
              <w:top w:val="nil"/>
              <w:left w:val="single" w:sz="12" w:space="0" w:color="auto"/>
              <w:bottom w:val="single" w:sz="4" w:space="0" w:color="auto"/>
              <w:right w:val="nil"/>
            </w:tcBorders>
            <w:shd w:val="clear" w:color="auto" w:fill="auto"/>
            <w:noWrap/>
            <w:vAlign w:val="center"/>
            <w:hideMark/>
          </w:tcPr>
          <w:p w14:paraId="0657F4F5" w14:textId="09685CC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0.39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75D1D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w:t>
            </w:r>
          </w:p>
        </w:tc>
        <w:tc>
          <w:tcPr>
            <w:tcW w:w="1440" w:type="dxa"/>
            <w:tcBorders>
              <w:top w:val="nil"/>
              <w:left w:val="nil"/>
              <w:bottom w:val="single" w:sz="4" w:space="0" w:color="auto"/>
              <w:right w:val="nil"/>
            </w:tcBorders>
            <w:shd w:val="clear" w:color="auto" w:fill="auto"/>
            <w:noWrap/>
            <w:vAlign w:val="center"/>
            <w:hideMark/>
          </w:tcPr>
          <w:p w14:paraId="4A3D5C9F" w14:textId="20AE6BE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F170AC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58.20</w:t>
            </w:r>
          </w:p>
        </w:tc>
      </w:tr>
      <w:tr w:rsidR="00FC2849" w:rsidRPr="00FC2849" w14:paraId="6F74C72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E4E727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89037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D56985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E20011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5CD709B3" w14:textId="1732D8BE"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15.58</w:t>
            </w:r>
          </w:p>
        </w:tc>
        <w:tc>
          <w:tcPr>
            <w:tcW w:w="1445" w:type="dxa"/>
            <w:tcBorders>
              <w:top w:val="nil"/>
              <w:left w:val="single" w:sz="12" w:space="0" w:color="auto"/>
              <w:bottom w:val="single" w:sz="4" w:space="0" w:color="auto"/>
              <w:right w:val="nil"/>
            </w:tcBorders>
            <w:shd w:val="clear" w:color="auto" w:fill="auto"/>
            <w:noWrap/>
            <w:vAlign w:val="center"/>
            <w:hideMark/>
          </w:tcPr>
          <w:p w14:paraId="409C0E57" w14:textId="038D6A8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0.606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DDEF22D" w14:textId="5C83E2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2.34</w:t>
            </w:r>
          </w:p>
        </w:tc>
        <w:tc>
          <w:tcPr>
            <w:tcW w:w="1440" w:type="dxa"/>
            <w:tcBorders>
              <w:top w:val="nil"/>
              <w:left w:val="nil"/>
              <w:bottom w:val="single" w:sz="4" w:space="0" w:color="auto"/>
              <w:right w:val="nil"/>
            </w:tcBorders>
            <w:shd w:val="clear" w:color="auto" w:fill="auto"/>
            <w:noWrap/>
            <w:vAlign w:val="center"/>
            <w:hideMark/>
          </w:tcPr>
          <w:p w14:paraId="2CFD88A2" w14:textId="2CEC873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10.9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56F71FE" w14:textId="13E40A3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21.36</w:t>
            </w:r>
          </w:p>
        </w:tc>
      </w:tr>
      <w:tr w:rsidR="00FC2849" w:rsidRPr="00FC2849" w14:paraId="04E4E17B"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0937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2B541C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2EA8F537"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22D3FFF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3A0EACE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82.32</w:t>
            </w:r>
          </w:p>
        </w:tc>
        <w:tc>
          <w:tcPr>
            <w:tcW w:w="1445" w:type="dxa"/>
            <w:tcBorders>
              <w:top w:val="nil"/>
              <w:left w:val="single" w:sz="12" w:space="0" w:color="auto"/>
              <w:bottom w:val="single" w:sz="8" w:space="0" w:color="auto"/>
              <w:right w:val="nil"/>
            </w:tcBorders>
            <w:shd w:val="clear" w:color="auto" w:fill="auto"/>
            <w:noWrap/>
            <w:vAlign w:val="center"/>
            <w:hideMark/>
          </w:tcPr>
          <w:p w14:paraId="600BC00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1.04</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3DD3C46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9.71</w:t>
            </w:r>
          </w:p>
        </w:tc>
        <w:tc>
          <w:tcPr>
            <w:tcW w:w="1440" w:type="dxa"/>
            <w:tcBorders>
              <w:top w:val="nil"/>
              <w:left w:val="nil"/>
              <w:bottom w:val="single" w:sz="8" w:space="0" w:color="auto"/>
              <w:right w:val="nil"/>
            </w:tcBorders>
            <w:shd w:val="clear" w:color="auto" w:fill="auto"/>
            <w:noWrap/>
            <w:vAlign w:val="center"/>
            <w:hideMark/>
          </w:tcPr>
          <w:p w14:paraId="0021C1A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3.46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A0E627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87.53</w:t>
            </w:r>
          </w:p>
        </w:tc>
      </w:tr>
      <w:tr w:rsidR="00FC2849" w:rsidRPr="00FC2849" w14:paraId="2E703332"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5BAAD08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30F72C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2B3606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68587D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7BB9F13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2767B33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3.91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052C53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12644AA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84.1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C90148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50.55</w:t>
            </w:r>
          </w:p>
        </w:tc>
      </w:tr>
      <w:tr w:rsidR="00FC2849" w:rsidRPr="00FC2849" w14:paraId="3E92EE77"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168C8D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BED2151"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323F20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508A29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6752C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6CA7C8B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1.77 </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BCB51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4202404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69.9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B6937E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79.66</w:t>
            </w:r>
          </w:p>
        </w:tc>
      </w:tr>
      <w:tr w:rsidR="00FC2849" w:rsidRPr="00FC2849" w14:paraId="72B12092"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5D318C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E6A8A6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484D1BF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135A3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11D5D7E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63.36</w:t>
            </w:r>
          </w:p>
        </w:tc>
        <w:tc>
          <w:tcPr>
            <w:tcW w:w="1445" w:type="dxa"/>
            <w:tcBorders>
              <w:top w:val="nil"/>
              <w:left w:val="single" w:sz="12" w:space="0" w:color="auto"/>
              <w:bottom w:val="single" w:sz="8" w:space="0" w:color="auto"/>
              <w:right w:val="nil"/>
            </w:tcBorders>
            <w:shd w:val="clear" w:color="auto" w:fill="auto"/>
            <w:noWrap/>
            <w:vAlign w:val="center"/>
            <w:hideMark/>
          </w:tcPr>
          <w:p w14:paraId="53C7A2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0.509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2C9F2DA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7.77</w:t>
            </w:r>
          </w:p>
        </w:tc>
        <w:tc>
          <w:tcPr>
            <w:tcW w:w="1440" w:type="dxa"/>
            <w:tcBorders>
              <w:top w:val="nil"/>
              <w:left w:val="nil"/>
              <w:bottom w:val="single" w:sz="8" w:space="0" w:color="auto"/>
              <w:right w:val="nil"/>
            </w:tcBorders>
            <w:shd w:val="clear" w:color="auto" w:fill="auto"/>
            <w:noWrap/>
            <w:vAlign w:val="center"/>
            <w:hideMark/>
          </w:tcPr>
          <w:p w14:paraId="71A7FE7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3.27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54DB0DE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70.12</w:t>
            </w:r>
          </w:p>
        </w:tc>
      </w:tr>
      <w:tr w:rsidR="00FC2849" w:rsidRPr="00FC2849" w14:paraId="2A4C64AA"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103B70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Beaver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347B6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0142D35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BB247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0160BD3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43.06</w:t>
            </w:r>
          </w:p>
        </w:tc>
        <w:tc>
          <w:tcPr>
            <w:tcW w:w="1445" w:type="dxa"/>
            <w:tcBorders>
              <w:top w:val="nil"/>
              <w:left w:val="single" w:sz="12" w:space="0" w:color="auto"/>
              <w:bottom w:val="single" w:sz="4" w:space="0" w:color="auto"/>
              <w:right w:val="nil"/>
            </w:tcBorders>
            <w:shd w:val="clear" w:color="auto" w:fill="auto"/>
            <w:noWrap/>
            <w:vAlign w:val="center"/>
            <w:hideMark/>
          </w:tcPr>
          <w:p w14:paraId="7748041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0D255D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5.58</w:t>
            </w:r>
          </w:p>
        </w:tc>
        <w:tc>
          <w:tcPr>
            <w:tcW w:w="1440" w:type="dxa"/>
            <w:tcBorders>
              <w:top w:val="nil"/>
              <w:left w:val="nil"/>
              <w:bottom w:val="single" w:sz="4" w:space="0" w:color="auto"/>
              <w:right w:val="nil"/>
            </w:tcBorders>
            <w:shd w:val="clear" w:color="000000" w:fill="E2EFDA"/>
            <w:noWrap/>
            <w:vAlign w:val="center"/>
            <w:hideMark/>
          </w:tcPr>
          <w:p w14:paraId="4033791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77.80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1BA11D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50.55</w:t>
            </w:r>
          </w:p>
        </w:tc>
      </w:tr>
      <w:tr w:rsidR="00FC2849" w:rsidRPr="00FC2849" w14:paraId="4F7468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4FBEA0A1"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5F251648"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2CD4A12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37E6B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F9B744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73.65</w:t>
            </w:r>
          </w:p>
        </w:tc>
        <w:tc>
          <w:tcPr>
            <w:tcW w:w="1445" w:type="dxa"/>
            <w:tcBorders>
              <w:top w:val="nil"/>
              <w:left w:val="single" w:sz="12" w:space="0" w:color="auto"/>
              <w:bottom w:val="single" w:sz="4" w:space="0" w:color="auto"/>
              <w:right w:val="nil"/>
            </w:tcBorders>
            <w:shd w:val="clear" w:color="auto" w:fill="auto"/>
            <w:noWrap/>
            <w:vAlign w:val="center"/>
            <w:hideMark/>
          </w:tcPr>
          <w:p w14:paraId="29C92B8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1.07</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596A79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1FA725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64.40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6A6568D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79.66</w:t>
            </w:r>
          </w:p>
        </w:tc>
      </w:tr>
      <w:tr w:rsidR="00FC2849" w:rsidRPr="00FC2849" w14:paraId="3218719C"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3FE973D5"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A0D8D44"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74F1503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689EC74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E511B9C" w14:textId="48D26853"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15.7</w:t>
            </w:r>
          </w:p>
        </w:tc>
        <w:tc>
          <w:tcPr>
            <w:tcW w:w="1445" w:type="dxa"/>
            <w:tcBorders>
              <w:top w:val="nil"/>
              <w:left w:val="single" w:sz="12" w:space="0" w:color="auto"/>
              <w:bottom w:val="single" w:sz="4" w:space="0" w:color="auto"/>
              <w:right w:val="nil"/>
            </w:tcBorders>
            <w:shd w:val="clear" w:color="auto" w:fill="auto"/>
            <w:noWrap/>
            <w:vAlign w:val="center"/>
            <w:hideMark/>
          </w:tcPr>
          <w:p w14:paraId="789CF773" w14:textId="603AF02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8CDF76E" w14:textId="799E58C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2.36</w:t>
            </w:r>
          </w:p>
        </w:tc>
        <w:tc>
          <w:tcPr>
            <w:tcW w:w="1440" w:type="dxa"/>
            <w:tcBorders>
              <w:top w:val="nil"/>
              <w:left w:val="nil"/>
              <w:bottom w:val="single" w:sz="4" w:space="0" w:color="auto"/>
              <w:right w:val="nil"/>
            </w:tcBorders>
            <w:shd w:val="clear" w:color="auto" w:fill="auto"/>
            <w:noWrap/>
            <w:vAlign w:val="center"/>
            <w:hideMark/>
          </w:tcPr>
          <w:p w14:paraId="509A0C27" w14:textId="0638393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0D1222A" w14:textId="7BAAA76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21.5</w:t>
            </w:r>
          </w:p>
        </w:tc>
      </w:tr>
      <w:tr w:rsidR="00FC2849" w:rsidRPr="00FC2849" w14:paraId="1F9384B3"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6ECB4B08"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80A5830"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0FE5DAA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0002929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7DBD59E1" w14:textId="1DCF2A5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56.16</w:t>
            </w:r>
          </w:p>
        </w:tc>
        <w:tc>
          <w:tcPr>
            <w:tcW w:w="1445" w:type="dxa"/>
            <w:tcBorders>
              <w:top w:val="nil"/>
              <w:left w:val="single" w:sz="12" w:space="0" w:color="auto"/>
              <w:bottom w:val="single" w:sz="8" w:space="0" w:color="auto"/>
              <w:right w:val="nil"/>
            </w:tcBorders>
            <w:shd w:val="clear" w:color="auto" w:fill="auto"/>
            <w:noWrap/>
            <w:vAlign w:val="center"/>
            <w:hideMark/>
          </w:tcPr>
          <w:p w14:paraId="642DF616" w14:textId="02EC1DD8"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246A09A" w14:textId="0EC8CC25"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7.01</w:t>
            </w:r>
          </w:p>
        </w:tc>
        <w:tc>
          <w:tcPr>
            <w:tcW w:w="1440" w:type="dxa"/>
            <w:tcBorders>
              <w:top w:val="nil"/>
              <w:left w:val="nil"/>
              <w:bottom w:val="single" w:sz="8" w:space="0" w:color="auto"/>
              <w:right w:val="nil"/>
            </w:tcBorders>
            <w:shd w:val="clear" w:color="auto" w:fill="auto"/>
            <w:noWrap/>
            <w:vAlign w:val="center"/>
            <w:hideMark/>
          </w:tcPr>
          <w:p w14:paraId="7A8C2263" w14:textId="0F0E516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D102620" w14:textId="2CDE5FE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63.31</w:t>
            </w:r>
          </w:p>
        </w:tc>
      </w:tr>
      <w:tr w:rsidR="00FC2849" w:rsidRPr="00FC2849" w14:paraId="425D5F9C"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956903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8E8130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4A2EED7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055842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60C3206" w14:textId="63D48F88"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3CE7E54C" w14:textId="2DF5A725"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0.783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7547BA3" w14:textId="49D6BADF"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5.07</w:t>
            </w:r>
          </w:p>
        </w:tc>
        <w:tc>
          <w:tcPr>
            <w:tcW w:w="1440" w:type="dxa"/>
            <w:tcBorders>
              <w:top w:val="nil"/>
              <w:left w:val="nil"/>
              <w:bottom w:val="single" w:sz="4" w:space="0" w:color="auto"/>
              <w:right w:val="nil"/>
            </w:tcBorders>
            <w:shd w:val="clear" w:color="000000" w:fill="E2EFDA"/>
            <w:noWrap/>
            <w:vAlign w:val="center"/>
            <w:hideMark/>
          </w:tcPr>
          <w:p w14:paraId="6F17ECAF" w14:textId="14BD3094"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74.4</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3DFF8ED" w14:textId="671AC8C0" w:rsidR="00FC2849" w:rsidRPr="00FC2849" w:rsidRDefault="00AF536F" w:rsidP="00FC2849">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45.93</w:t>
            </w:r>
          </w:p>
        </w:tc>
      </w:tr>
      <w:tr w:rsidR="00FC2849" w:rsidRPr="00FC2849" w14:paraId="40A5DE72"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329B06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16112E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1EAC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67DA73A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294821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564EDEA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AC09F0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3AA0F09C"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4.01 J</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B3B6531"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79.60</w:t>
            </w:r>
          </w:p>
        </w:tc>
      </w:tr>
      <w:tr w:rsidR="00FC2849" w:rsidRPr="00FC2849" w14:paraId="5959B6AA"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653867E"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D5B69C3"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76F53D7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394335E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2789425"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62.29</w:t>
            </w:r>
          </w:p>
        </w:tc>
        <w:tc>
          <w:tcPr>
            <w:tcW w:w="1445" w:type="dxa"/>
            <w:tcBorders>
              <w:top w:val="nil"/>
              <w:left w:val="single" w:sz="12" w:space="0" w:color="auto"/>
              <w:bottom w:val="single" w:sz="8" w:space="0" w:color="auto"/>
              <w:right w:val="nil"/>
            </w:tcBorders>
            <w:shd w:val="clear" w:color="auto" w:fill="auto"/>
            <w:noWrap/>
            <w:vAlign w:val="center"/>
            <w:hideMark/>
          </w:tcPr>
          <w:p w14:paraId="46D8417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7154F70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7.66</w:t>
            </w:r>
          </w:p>
        </w:tc>
        <w:tc>
          <w:tcPr>
            <w:tcW w:w="1440" w:type="dxa"/>
            <w:tcBorders>
              <w:top w:val="nil"/>
              <w:left w:val="nil"/>
              <w:bottom w:val="single" w:sz="8" w:space="0" w:color="auto"/>
              <w:right w:val="nil"/>
            </w:tcBorders>
            <w:shd w:val="clear" w:color="auto" w:fill="auto"/>
            <w:noWrap/>
            <w:vAlign w:val="center"/>
            <w:hideMark/>
          </w:tcPr>
          <w:p w14:paraId="6396B916"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8477B8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69.12</w:t>
            </w:r>
          </w:p>
        </w:tc>
      </w:tr>
      <w:tr w:rsidR="00FC2849" w:rsidRPr="00FC2849" w14:paraId="5750F177" w14:textId="77777777" w:rsidTr="006C0D87">
        <w:trPr>
          <w:trHeight w:val="285"/>
        </w:trPr>
        <w:tc>
          <w:tcPr>
            <w:tcW w:w="1145" w:type="dxa"/>
            <w:vMerge w:val="restart"/>
            <w:tcBorders>
              <w:top w:val="nil"/>
              <w:left w:val="single" w:sz="8" w:space="0" w:color="auto"/>
              <w:bottom w:val="single" w:sz="8" w:space="0" w:color="000000"/>
              <w:right w:val="single" w:sz="4" w:space="0" w:color="auto"/>
            </w:tcBorders>
            <w:shd w:val="clear" w:color="auto" w:fill="auto"/>
            <w:vAlign w:val="center"/>
            <w:hideMark/>
          </w:tcPr>
          <w:p w14:paraId="61C1777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Slikok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610022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F2FF67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2E0F6B6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0983A6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38.45</w:t>
            </w:r>
          </w:p>
        </w:tc>
        <w:tc>
          <w:tcPr>
            <w:tcW w:w="1445" w:type="dxa"/>
            <w:tcBorders>
              <w:top w:val="nil"/>
              <w:left w:val="single" w:sz="12" w:space="0" w:color="auto"/>
              <w:bottom w:val="single" w:sz="4" w:space="0" w:color="auto"/>
              <w:right w:val="nil"/>
            </w:tcBorders>
            <w:shd w:val="clear" w:color="auto" w:fill="auto"/>
            <w:noWrap/>
            <w:vAlign w:val="center"/>
            <w:hideMark/>
          </w:tcPr>
          <w:p w14:paraId="0B04DE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4D2FC3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5.07</w:t>
            </w:r>
          </w:p>
        </w:tc>
        <w:tc>
          <w:tcPr>
            <w:tcW w:w="1440" w:type="dxa"/>
            <w:tcBorders>
              <w:top w:val="nil"/>
              <w:left w:val="nil"/>
              <w:bottom w:val="single" w:sz="4" w:space="0" w:color="auto"/>
              <w:right w:val="nil"/>
            </w:tcBorders>
            <w:shd w:val="clear" w:color="auto" w:fill="auto"/>
            <w:noWrap/>
            <w:vAlign w:val="center"/>
            <w:hideMark/>
          </w:tcPr>
          <w:p w14:paraId="3D2365F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67.60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120B51E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46.22</w:t>
            </w:r>
          </w:p>
        </w:tc>
      </w:tr>
      <w:tr w:rsidR="00FC2849" w:rsidRPr="00FC2849" w14:paraId="3CE930D6"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74C3C12"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2A95037"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5477010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46E77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CFC976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73.58</w:t>
            </w:r>
          </w:p>
        </w:tc>
        <w:tc>
          <w:tcPr>
            <w:tcW w:w="1445" w:type="dxa"/>
            <w:tcBorders>
              <w:top w:val="nil"/>
              <w:left w:val="single" w:sz="12" w:space="0" w:color="auto"/>
              <w:bottom w:val="single" w:sz="4" w:space="0" w:color="auto"/>
              <w:right w:val="nil"/>
            </w:tcBorders>
            <w:shd w:val="clear" w:color="auto" w:fill="auto"/>
            <w:noWrap/>
            <w:vAlign w:val="center"/>
            <w:hideMark/>
          </w:tcPr>
          <w:p w14:paraId="1148C9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0.53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307065E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8.83</w:t>
            </w:r>
          </w:p>
        </w:tc>
        <w:tc>
          <w:tcPr>
            <w:tcW w:w="1440" w:type="dxa"/>
            <w:tcBorders>
              <w:top w:val="nil"/>
              <w:left w:val="nil"/>
              <w:bottom w:val="single" w:sz="4" w:space="0" w:color="auto"/>
              <w:right w:val="nil"/>
            </w:tcBorders>
            <w:shd w:val="clear" w:color="auto" w:fill="auto"/>
            <w:noWrap/>
            <w:vAlign w:val="center"/>
            <w:hideMark/>
          </w:tcPr>
          <w:p w14:paraId="630112C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B3A0BF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79.60</w:t>
            </w:r>
          </w:p>
        </w:tc>
      </w:tr>
      <w:tr w:rsidR="00FC2849" w:rsidRPr="00FC2849" w14:paraId="31E476A5"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5903472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DCC781B"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582889B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637E6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9855A9B" w14:textId="240D0A5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20.19</w:t>
            </w:r>
          </w:p>
        </w:tc>
        <w:tc>
          <w:tcPr>
            <w:tcW w:w="1445" w:type="dxa"/>
            <w:tcBorders>
              <w:top w:val="nil"/>
              <w:left w:val="single" w:sz="12" w:space="0" w:color="auto"/>
              <w:bottom w:val="single" w:sz="4" w:space="0" w:color="auto"/>
              <w:right w:val="nil"/>
            </w:tcBorders>
            <w:shd w:val="clear" w:color="auto" w:fill="auto"/>
            <w:noWrap/>
            <w:vAlign w:val="center"/>
            <w:hideMark/>
          </w:tcPr>
          <w:p w14:paraId="1BF1D07E" w14:textId="4D99F2F2"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0.431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26D81FA2" w14:textId="03BFE6DA"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2.92</w:t>
            </w:r>
          </w:p>
        </w:tc>
        <w:tc>
          <w:tcPr>
            <w:tcW w:w="1440" w:type="dxa"/>
            <w:tcBorders>
              <w:top w:val="nil"/>
              <w:left w:val="nil"/>
              <w:bottom w:val="single" w:sz="4" w:space="0" w:color="auto"/>
              <w:right w:val="nil"/>
            </w:tcBorders>
            <w:shd w:val="clear" w:color="000000" w:fill="E2EFDA"/>
            <w:noWrap/>
            <w:vAlign w:val="center"/>
            <w:hideMark/>
          </w:tcPr>
          <w:p w14:paraId="4C42439F" w14:textId="4CEBB361"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69.9</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5290653" w14:textId="21CF49DF"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26.61</w:t>
            </w:r>
          </w:p>
        </w:tc>
      </w:tr>
      <w:tr w:rsidR="00FC2849" w:rsidRPr="00FC2849" w14:paraId="407259E8" w14:textId="77777777" w:rsidTr="006C0D87">
        <w:trPr>
          <w:trHeight w:val="285"/>
        </w:trPr>
        <w:tc>
          <w:tcPr>
            <w:tcW w:w="1145" w:type="dxa"/>
            <w:vMerge/>
            <w:tcBorders>
              <w:top w:val="nil"/>
              <w:left w:val="single" w:sz="8" w:space="0" w:color="auto"/>
              <w:bottom w:val="single" w:sz="8" w:space="0" w:color="000000"/>
              <w:right w:val="single" w:sz="4" w:space="0" w:color="auto"/>
            </w:tcBorders>
            <w:vAlign w:val="center"/>
            <w:hideMark/>
          </w:tcPr>
          <w:p w14:paraId="24A85F4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A5BD745"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05E5FE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F92526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4B70DED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49.82</w:t>
            </w:r>
          </w:p>
        </w:tc>
        <w:tc>
          <w:tcPr>
            <w:tcW w:w="1445" w:type="dxa"/>
            <w:tcBorders>
              <w:top w:val="nil"/>
              <w:left w:val="single" w:sz="12" w:space="0" w:color="auto"/>
              <w:bottom w:val="single" w:sz="8" w:space="0" w:color="auto"/>
              <w:right w:val="nil"/>
            </w:tcBorders>
            <w:shd w:val="clear" w:color="auto" w:fill="auto"/>
            <w:noWrap/>
            <w:vAlign w:val="center"/>
            <w:hideMark/>
          </w:tcPr>
          <w:p w14:paraId="44219D4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89B3EA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6.33</w:t>
            </w:r>
          </w:p>
        </w:tc>
        <w:tc>
          <w:tcPr>
            <w:tcW w:w="1440" w:type="dxa"/>
            <w:tcBorders>
              <w:top w:val="nil"/>
              <w:left w:val="nil"/>
              <w:bottom w:val="single" w:sz="8" w:space="0" w:color="auto"/>
              <w:right w:val="nil"/>
            </w:tcBorders>
            <w:shd w:val="clear" w:color="auto" w:fill="auto"/>
            <w:noWrap/>
            <w:vAlign w:val="center"/>
            <w:hideMark/>
          </w:tcPr>
          <w:p w14:paraId="56BE62C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60E15B2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57.20</w:t>
            </w:r>
          </w:p>
        </w:tc>
      </w:tr>
      <w:tr w:rsidR="00FC2849" w:rsidRPr="00FC2849" w14:paraId="2ECF1303"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7DEFED59"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787167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31AB79B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1A68F38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753C65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73ED6700"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0.597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59551F3"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7.30</w:t>
            </w:r>
          </w:p>
        </w:tc>
        <w:tc>
          <w:tcPr>
            <w:tcW w:w="1440" w:type="dxa"/>
            <w:tcBorders>
              <w:top w:val="nil"/>
              <w:left w:val="nil"/>
              <w:bottom w:val="single" w:sz="4" w:space="0" w:color="auto"/>
              <w:right w:val="nil"/>
            </w:tcBorders>
            <w:shd w:val="clear" w:color="000000" w:fill="E2EFDA"/>
            <w:noWrap/>
            <w:vAlign w:val="center"/>
            <w:hideMark/>
          </w:tcPr>
          <w:p w14:paraId="7C75C74B"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137 </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4D6B775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65.96</w:t>
            </w:r>
          </w:p>
        </w:tc>
      </w:tr>
      <w:tr w:rsidR="00FC2849" w:rsidRPr="00FC2849" w14:paraId="23B48061"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91926F7"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34F8B982"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4F179A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ED4FC2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BDAEB2A"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287C99A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0.424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F205F82"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27FCDA04"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A44927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86.70</w:t>
            </w:r>
          </w:p>
        </w:tc>
      </w:tr>
      <w:tr w:rsidR="00FC2849" w:rsidRPr="00FC2849" w14:paraId="2C3F1D8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EADE134"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FA56B2C"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8" w:space="0" w:color="auto"/>
              <w:right w:val="nil"/>
            </w:tcBorders>
            <w:shd w:val="clear" w:color="auto" w:fill="auto"/>
            <w:noWrap/>
            <w:vAlign w:val="center"/>
            <w:hideMark/>
          </w:tcPr>
          <w:p w14:paraId="180D44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500275EC"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0972B5CE"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77.10</w:t>
            </w:r>
          </w:p>
        </w:tc>
        <w:tc>
          <w:tcPr>
            <w:tcW w:w="1445" w:type="dxa"/>
            <w:tcBorders>
              <w:top w:val="nil"/>
              <w:left w:val="single" w:sz="12" w:space="0" w:color="auto"/>
              <w:bottom w:val="single" w:sz="8" w:space="0" w:color="auto"/>
              <w:right w:val="nil"/>
            </w:tcBorders>
            <w:shd w:val="clear" w:color="auto" w:fill="auto"/>
            <w:noWrap/>
            <w:vAlign w:val="center"/>
            <w:hideMark/>
          </w:tcPr>
          <w:p w14:paraId="10B555DD"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7ABB157"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9.19</w:t>
            </w:r>
          </w:p>
        </w:tc>
        <w:tc>
          <w:tcPr>
            <w:tcW w:w="1440" w:type="dxa"/>
            <w:tcBorders>
              <w:top w:val="nil"/>
              <w:left w:val="nil"/>
              <w:bottom w:val="single" w:sz="8" w:space="0" w:color="auto"/>
              <w:right w:val="nil"/>
            </w:tcBorders>
            <w:shd w:val="clear" w:color="auto" w:fill="auto"/>
            <w:noWrap/>
            <w:vAlign w:val="center"/>
            <w:hideMark/>
          </w:tcPr>
          <w:p w14:paraId="30BF16F8"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5.52 J</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2DE1030F" w14:textId="77777777" w:rsidR="00FC2849" w:rsidRPr="00FC2849" w:rsidRDefault="00FC2849" w:rsidP="00FC2849">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82.81</w:t>
            </w:r>
          </w:p>
        </w:tc>
      </w:tr>
      <w:tr w:rsidR="00FC2849" w:rsidRPr="00FC2849" w14:paraId="19D1A802" w14:textId="77777777" w:rsidTr="006C0D87">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0C5DB8E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Upper Soldotna Creek</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8AB05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46" w:type="dxa"/>
            <w:tcBorders>
              <w:top w:val="nil"/>
              <w:left w:val="nil"/>
              <w:bottom w:val="nil"/>
              <w:right w:val="nil"/>
            </w:tcBorders>
            <w:shd w:val="clear" w:color="auto" w:fill="auto"/>
            <w:noWrap/>
            <w:vAlign w:val="center"/>
            <w:hideMark/>
          </w:tcPr>
          <w:p w14:paraId="1D9AAA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1862EDD"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23C0C1E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58.94</w:t>
            </w:r>
          </w:p>
        </w:tc>
        <w:tc>
          <w:tcPr>
            <w:tcW w:w="1445" w:type="dxa"/>
            <w:tcBorders>
              <w:top w:val="nil"/>
              <w:left w:val="single" w:sz="12" w:space="0" w:color="auto"/>
              <w:bottom w:val="single" w:sz="4" w:space="0" w:color="auto"/>
              <w:right w:val="nil"/>
            </w:tcBorders>
            <w:shd w:val="clear" w:color="auto" w:fill="auto"/>
            <w:noWrap/>
            <w:vAlign w:val="center"/>
            <w:hideMark/>
          </w:tcPr>
          <w:p w14:paraId="34DBB12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6B28172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w:t>
            </w:r>
          </w:p>
        </w:tc>
        <w:tc>
          <w:tcPr>
            <w:tcW w:w="1440" w:type="dxa"/>
            <w:tcBorders>
              <w:top w:val="nil"/>
              <w:left w:val="nil"/>
              <w:bottom w:val="single" w:sz="4" w:space="0" w:color="auto"/>
              <w:right w:val="nil"/>
            </w:tcBorders>
            <w:shd w:val="clear" w:color="auto" w:fill="auto"/>
            <w:noWrap/>
            <w:vAlign w:val="center"/>
            <w:hideMark/>
          </w:tcPr>
          <w:p w14:paraId="7C0C57C1"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48.50</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008F703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65.96</w:t>
            </w:r>
          </w:p>
        </w:tc>
      </w:tr>
      <w:tr w:rsidR="00FC2849" w:rsidRPr="00FC2849" w14:paraId="69EB423C"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271206"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4EB1F1F"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0B15CD8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5E7A8D5B"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1E8DC9AE"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81.39</w:t>
            </w:r>
          </w:p>
        </w:tc>
        <w:tc>
          <w:tcPr>
            <w:tcW w:w="1445" w:type="dxa"/>
            <w:tcBorders>
              <w:top w:val="nil"/>
              <w:left w:val="single" w:sz="12" w:space="0" w:color="auto"/>
              <w:bottom w:val="single" w:sz="4" w:space="0" w:color="auto"/>
              <w:right w:val="nil"/>
            </w:tcBorders>
            <w:shd w:val="clear" w:color="auto" w:fill="auto"/>
            <w:noWrap/>
            <w:vAlign w:val="center"/>
            <w:hideMark/>
          </w:tcPr>
          <w:p w14:paraId="407EE8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0.81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5F9A5F98"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9.62</w:t>
            </w:r>
          </w:p>
        </w:tc>
        <w:tc>
          <w:tcPr>
            <w:tcW w:w="1440" w:type="dxa"/>
            <w:tcBorders>
              <w:top w:val="nil"/>
              <w:left w:val="nil"/>
              <w:bottom w:val="single" w:sz="4" w:space="0" w:color="auto"/>
              <w:right w:val="nil"/>
            </w:tcBorders>
            <w:shd w:val="clear" w:color="auto" w:fill="auto"/>
            <w:noWrap/>
            <w:vAlign w:val="center"/>
            <w:hideMark/>
          </w:tcPr>
          <w:p w14:paraId="40522E9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2BD372E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86.70</w:t>
            </w:r>
          </w:p>
        </w:tc>
      </w:tr>
      <w:tr w:rsidR="00FC2849" w:rsidRPr="00FC2849" w14:paraId="44A3EDDF"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158D47D"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47DC66F9"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6D6734B3"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2B5D9EF4"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4" w:space="0" w:color="auto"/>
              <w:right w:val="nil"/>
            </w:tcBorders>
            <w:shd w:val="clear" w:color="auto" w:fill="auto"/>
            <w:noWrap/>
            <w:vAlign w:val="center"/>
            <w:hideMark/>
          </w:tcPr>
          <w:p w14:paraId="41A7CE15" w14:textId="5207A0A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38.91</w:t>
            </w:r>
          </w:p>
        </w:tc>
        <w:tc>
          <w:tcPr>
            <w:tcW w:w="1445" w:type="dxa"/>
            <w:tcBorders>
              <w:top w:val="nil"/>
              <w:left w:val="single" w:sz="12" w:space="0" w:color="auto"/>
              <w:bottom w:val="single" w:sz="4" w:space="0" w:color="auto"/>
              <w:right w:val="nil"/>
            </w:tcBorders>
            <w:shd w:val="clear" w:color="auto" w:fill="auto"/>
            <w:noWrap/>
            <w:vAlign w:val="center"/>
            <w:hideMark/>
          </w:tcPr>
          <w:p w14:paraId="5D99D47E" w14:textId="2BB0D837"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7179CFF2" w14:textId="6563E44D"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5.12</w:t>
            </w:r>
          </w:p>
        </w:tc>
        <w:tc>
          <w:tcPr>
            <w:tcW w:w="1440" w:type="dxa"/>
            <w:tcBorders>
              <w:top w:val="nil"/>
              <w:left w:val="nil"/>
              <w:bottom w:val="single" w:sz="4" w:space="0" w:color="auto"/>
              <w:right w:val="nil"/>
            </w:tcBorders>
            <w:shd w:val="clear" w:color="auto" w:fill="auto"/>
            <w:noWrap/>
            <w:vAlign w:val="center"/>
            <w:hideMark/>
          </w:tcPr>
          <w:p w14:paraId="692B5F83" w14:textId="127C3399"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5" w:type="dxa"/>
            <w:tcBorders>
              <w:top w:val="nil"/>
              <w:left w:val="dashed" w:sz="8" w:space="0" w:color="auto"/>
              <w:bottom w:val="single" w:sz="4" w:space="0" w:color="auto"/>
              <w:right w:val="single" w:sz="8" w:space="0" w:color="auto"/>
            </w:tcBorders>
            <w:shd w:val="clear" w:color="auto" w:fill="auto"/>
            <w:noWrap/>
            <w:vAlign w:val="center"/>
            <w:hideMark/>
          </w:tcPr>
          <w:p w14:paraId="3FFC144F" w14:textId="11101F40" w:rsidR="00FC2849" w:rsidRPr="00FC2849" w:rsidRDefault="00AF536F" w:rsidP="00FC2849">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46.39</w:t>
            </w:r>
          </w:p>
        </w:tc>
      </w:tr>
      <w:tr w:rsidR="00FC2849" w:rsidRPr="00FC2849" w14:paraId="5C17A3E4" w14:textId="77777777" w:rsidTr="006C0D87">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FE94F50" w14:textId="77777777" w:rsidR="00FC2849" w:rsidRPr="00FC2849" w:rsidRDefault="00FC2849" w:rsidP="00FC2849">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4949EF6" w14:textId="77777777" w:rsidR="00FC2849" w:rsidRPr="00FC2849" w:rsidRDefault="00FC2849" w:rsidP="00FC2849">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24A2F040"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9E7998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342" w:type="dxa"/>
            <w:tcBorders>
              <w:top w:val="nil"/>
              <w:left w:val="nil"/>
              <w:bottom w:val="single" w:sz="8" w:space="0" w:color="auto"/>
              <w:right w:val="nil"/>
            </w:tcBorders>
            <w:shd w:val="clear" w:color="auto" w:fill="auto"/>
            <w:noWrap/>
            <w:vAlign w:val="center"/>
            <w:hideMark/>
          </w:tcPr>
          <w:p w14:paraId="64F96E16"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49.78</w:t>
            </w:r>
          </w:p>
        </w:tc>
        <w:tc>
          <w:tcPr>
            <w:tcW w:w="1445" w:type="dxa"/>
            <w:tcBorders>
              <w:top w:val="nil"/>
              <w:left w:val="single" w:sz="12" w:space="0" w:color="auto"/>
              <w:bottom w:val="single" w:sz="8" w:space="0" w:color="auto"/>
              <w:right w:val="nil"/>
            </w:tcBorders>
            <w:shd w:val="clear" w:color="auto" w:fill="auto"/>
            <w:noWrap/>
            <w:vAlign w:val="center"/>
            <w:hideMark/>
          </w:tcPr>
          <w:p w14:paraId="50013BFA"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5A66B492"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6.32</w:t>
            </w:r>
          </w:p>
        </w:tc>
        <w:tc>
          <w:tcPr>
            <w:tcW w:w="1440" w:type="dxa"/>
            <w:tcBorders>
              <w:top w:val="nil"/>
              <w:left w:val="nil"/>
              <w:bottom w:val="single" w:sz="8" w:space="0" w:color="auto"/>
              <w:right w:val="nil"/>
            </w:tcBorders>
            <w:shd w:val="clear" w:color="auto" w:fill="auto"/>
            <w:noWrap/>
            <w:vAlign w:val="center"/>
            <w:hideMark/>
          </w:tcPr>
          <w:p w14:paraId="312A1B35"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5" w:type="dxa"/>
            <w:tcBorders>
              <w:top w:val="nil"/>
              <w:left w:val="dashed" w:sz="8" w:space="0" w:color="auto"/>
              <w:bottom w:val="single" w:sz="8" w:space="0" w:color="auto"/>
              <w:right w:val="single" w:sz="8" w:space="0" w:color="auto"/>
            </w:tcBorders>
            <w:shd w:val="clear" w:color="auto" w:fill="auto"/>
            <w:noWrap/>
            <w:vAlign w:val="center"/>
            <w:hideMark/>
          </w:tcPr>
          <w:p w14:paraId="376295BF" w14:textId="77777777" w:rsidR="00FC2849" w:rsidRPr="00FC2849" w:rsidRDefault="00FC2849" w:rsidP="00FC2849">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57.16</w:t>
            </w:r>
          </w:p>
        </w:tc>
      </w:tr>
      <w:tr w:rsidR="00217FEE" w:rsidRPr="00FC2849" w14:paraId="372593A0" w14:textId="77777777" w:rsidTr="006C0D87">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6A902698" w14:textId="77777777" w:rsidR="00217FEE" w:rsidRPr="00A756DD" w:rsidRDefault="00217FEE"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22A1AD4C" w14:textId="77777777" w:rsidTr="006C0D87">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A612134" w14:textId="2C83B16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w:t>
            </w:r>
            <w:r w:rsidR="00FA10BD">
              <w:rPr>
                <w:rFonts w:asciiTheme="majorHAnsi" w:eastAsia="Times New Roman" w:hAnsiTheme="majorHAnsi" w:cs="Calibri"/>
                <w:color w:val="000000"/>
                <w:kern w:val="0"/>
                <w:sz w:val="22"/>
                <w:szCs w:val="22"/>
                <w:lang w:eastAsia="en-US"/>
              </w:rPr>
              <w:t>n estimate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79D2503" w14:textId="020DDEE2"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575EFB60" w14:textId="77777777" w:rsidR="00B3465F" w:rsidRDefault="00B3465F" w:rsidP="006C0D87">
      <w:pPr>
        <w:pStyle w:val="Caption"/>
        <w:rPr>
          <w:sz w:val="24"/>
          <w:szCs w:val="24"/>
        </w:rPr>
      </w:pPr>
    </w:p>
    <w:p w14:paraId="667D6F92" w14:textId="77777777" w:rsidR="00B3465F" w:rsidRDefault="00B3465F" w:rsidP="006C0D87">
      <w:pPr>
        <w:pStyle w:val="Caption"/>
        <w:rPr>
          <w:sz w:val="24"/>
          <w:szCs w:val="24"/>
        </w:rPr>
      </w:pPr>
    </w:p>
    <w:p w14:paraId="26EC4CB2" w14:textId="77777777" w:rsidR="00B3465F" w:rsidRDefault="00B3465F" w:rsidP="006C0D87">
      <w:pPr>
        <w:pStyle w:val="Caption"/>
        <w:rPr>
          <w:sz w:val="24"/>
          <w:szCs w:val="24"/>
        </w:rPr>
      </w:pPr>
    </w:p>
    <w:p w14:paraId="1BD75BDD" w14:textId="77777777" w:rsidR="00B3465F" w:rsidRDefault="00B3465F" w:rsidP="006C0D87">
      <w:pPr>
        <w:pStyle w:val="Caption"/>
        <w:rPr>
          <w:sz w:val="24"/>
          <w:szCs w:val="24"/>
        </w:rPr>
      </w:pPr>
    </w:p>
    <w:p w14:paraId="0341ECD1" w14:textId="1AE344E9" w:rsidR="00645BD2" w:rsidRPr="00F915C5" w:rsidRDefault="00E164AF" w:rsidP="006C0D87">
      <w:pPr>
        <w:pStyle w:val="Caption"/>
        <w:rPr>
          <w:sz w:val="24"/>
          <w:szCs w:val="24"/>
        </w:rPr>
      </w:pPr>
      <w:r>
        <w:rPr>
          <w:sz w:val="24"/>
          <w:szCs w:val="24"/>
        </w:rPr>
        <w:lastRenderedPageBreak/>
        <w:t>Table 4</w:t>
      </w:r>
      <w:r w:rsidR="00F915C5">
        <w:rPr>
          <w:sz w:val="24"/>
          <w:szCs w:val="24"/>
        </w:rPr>
        <w:t xml:space="preserve"> (page 2 of 3).  copper and zinc leevls and hardness-dependent standards for sampling events on the kenai river mainstem and tributaries.</w:t>
      </w:r>
    </w:p>
    <w:tbl>
      <w:tblPr>
        <w:tblW w:w="10345" w:type="dxa"/>
        <w:tblLayout w:type="fixed"/>
        <w:tblLook w:val="04A0" w:firstRow="1" w:lastRow="0" w:firstColumn="1" w:lastColumn="0" w:noHBand="0" w:noVBand="1"/>
      </w:tblPr>
      <w:tblGrid>
        <w:gridCol w:w="1165"/>
        <w:gridCol w:w="720"/>
        <w:gridCol w:w="990"/>
        <w:gridCol w:w="1080"/>
        <w:gridCol w:w="1161"/>
        <w:gridCol w:w="1446"/>
        <w:gridCol w:w="1171"/>
        <w:gridCol w:w="1441"/>
        <w:gridCol w:w="1171"/>
      </w:tblGrid>
      <w:tr w:rsidR="00217FEE" w:rsidRPr="00FC2849" w14:paraId="112D3996" w14:textId="77777777" w:rsidTr="00FA5D74">
        <w:trPr>
          <w:trHeight w:val="377"/>
        </w:trPr>
        <w:tc>
          <w:tcPr>
            <w:tcW w:w="5116"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1453120F" w14:textId="5FCC6E15" w:rsidR="00217FEE" w:rsidRPr="00A756DD" w:rsidRDefault="00217FEE" w:rsidP="00217FEE">
            <w:pPr>
              <w:widowControl/>
              <w:rPr>
                <w:rFonts w:asciiTheme="majorHAnsi" w:eastAsia="Times New Roman" w:hAnsiTheme="majorHAnsi" w:cs="Calibri"/>
                <w:color w:val="000000"/>
                <w:kern w:val="0"/>
                <w:lang w:eastAsia="en-US"/>
              </w:rPr>
            </w:pPr>
          </w:p>
        </w:tc>
        <w:tc>
          <w:tcPr>
            <w:tcW w:w="2617"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5F27409B" w14:textId="61D19423"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Copper</w:t>
            </w:r>
          </w:p>
        </w:tc>
        <w:tc>
          <w:tcPr>
            <w:tcW w:w="2612" w:type="dxa"/>
            <w:gridSpan w:val="2"/>
            <w:tcBorders>
              <w:top w:val="single" w:sz="4" w:space="0" w:color="auto"/>
              <w:left w:val="nil"/>
              <w:bottom w:val="single" w:sz="4" w:space="0" w:color="auto"/>
              <w:right w:val="single" w:sz="4" w:space="0" w:color="auto"/>
            </w:tcBorders>
            <w:shd w:val="clear" w:color="auto" w:fill="auto"/>
            <w:noWrap/>
            <w:vAlign w:val="center"/>
          </w:tcPr>
          <w:p w14:paraId="4256A60E" w14:textId="5CC45CEA"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sz w:val="22"/>
                <w:szCs w:val="22"/>
                <w:lang w:eastAsia="en-US"/>
              </w:rPr>
              <w:t>Zinc</w:t>
            </w:r>
          </w:p>
        </w:tc>
      </w:tr>
      <w:tr w:rsidR="00217FEE" w:rsidRPr="00FC2849" w14:paraId="2EDF676C" w14:textId="77777777" w:rsidTr="006331D8">
        <w:trPr>
          <w:trHeight w:val="285"/>
        </w:trPr>
        <w:tc>
          <w:tcPr>
            <w:tcW w:w="1165" w:type="dxa"/>
            <w:tcBorders>
              <w:top w:val="single" w:sz="4" w:space="0" w:color="auto"/>
              <w:left w:val="single" w:sz="8" w:space="0" w:color="auto"/>
              <w:bottom w:val="single" w:sz="8" w:space="0" w:color="000000"/>
              <w:right w:val="single" w:sz="12" w:space="0" w:color="auto"/>
            </w:tcBorders>
            <w:shd w:val="clear" w:color="auto" w:fill="auto"/>
            <w:vAlign w:val="center"/>
          </w:tcPr>
          <w:p w14:paraId="083CABE9" w14:textId="745BD506"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Site name</w:t>
            </w:r>
          </w:p>
        </w:tc>
        <w:tc>
          <w:tcPr>
            <w:tcW w:w="720" w:type="dxa"/>
            <w:tcBorders>
              <w:top w:val="single" w:sz="4" w:space="0" w:color="auto"/>
              <w:left w:val="single" w:sz="12" w:space="0" w:color="auto"/>
              <w:bottom w:val="single" w:sz="8" w:space="0" w:color="000000"/>
              <w:right w:val="single" w:sz="12" w:space="0" w:color="auto"/>
            </w:tcBorders>
            <w:shd w:val="clear" w:color="auto" w:fill="auto"/>
            <w:noWrap/>
            <w:vAlign w:val="center"/>
          </w:tcPr>
          <w:p w14:paraId="1A9BABE4" w14:textId="02084CA2"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River mile</w:t>
            </w:r>
          </w:p>
        </w:tc>
        <w:tc>
          <w:tcPr>
            <w:tcW w:w="990" w:type="dxa"/>
            <w:tcBorders>
              <w:top w:val="single" w:sz="4" w:space="0" w:color="auto"/>
              <w:left w:val="nil"/>
              <w:bottom w:val="single" w:sz="4" w:space="0" w:color="auto"/>
              <w:right w:val="nil"/>
            </w:tcBorders>
            <w:shd w:val="clear" w:color="auto" w:fill="auto"/>
            <w:noWrap/>
            <w:vAlign w:val="center"/>
          </w:tcPr>
          <w:p w14:paraId="611DFDAD" w14:textId="1370834C"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Date</w:t>
            </w:r>
          </w:p>
        </w:tc>
        <w:tc>
          <w:tcPr>
            <w:tcW w:w="108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5699CA5C" w14:textId="5E69C709" w:rsidR="00217FEE" w:rsidRPr="00A756DD" w:rsidRDefault="00217FEE" w:rsidP="00217FEE">
            <w:pPr>
              <w:widowControl/>
              <w:jc w:val="center"/>
              <w:rPr>
                <w:rFonts w:asciiTheme="majorHAnsi" w:eastAsia="Times New Roman" w:hAnsiTheme="majorHAnsi" w:cs="Calibri"/>
                <w:color w:val="000000"/>
                <w:kern w:val="0"/>
                <w:lang w:eastAsia="en-US"/>
              </w:rPr>
            </w:pPr>
            <w:r w:rsidRPr="00A756DD">
              <w:rPr>
                <w:rFonts w:asciiTheme="majorHAnsi" w:eastAsia="Times New Roman" w:hAnsiTheme="majorHAnsi" w:cs="Calibri"/>
                <w:b/>
                <w:bCs/>
                <w:color w:val="000000"/>
                <w:kern w:val="0"/>
                <w:lang w:eastAsia="en-US"/>
              </w:rPr>
              <w:t>Location on Kenai River</w:t>
            </w:r>
          </w:p>
        </w:tc>
        <w:tc>
          <w:tcPr>
            <w:tcW w:w="1161" w:type="dxa"/>
            <w:tcBorders>
              <w:top w:val="single" w:sz="4" w:space="0" w:color="auto"/>
              <w:left w:val="nil"/>
              <w:bottom w:val="single" w:sz="4" w:space="0" w:color="auto"/>
              <w:right w:val="nil"/>
            </w:tcBorders>
            <w:shd w:val="clear" w:color="auto" w:fill="auto"/>
            <w:noWrap/>
            <w:vAlign w:val="center"/>
          </w:tcPr>
          <w:p w14:paraId="64F51691" w14:textId="1B059F9B"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Hardness (mg/L)</w:t>
            </w:r>
          </w:p>
        </w:tc>
        <w:tc>
          <w:tcPr>
            <w:tcW w:w="1446" w:type="dxa"/>
            <w:tcBorders>
              <w:top w:val="single" w:sz="4" w:space="0" w:color="auto"/>
              <w:left w:val="single" w:sz="12" w:space="0" w:color="auto"/>
              <w:bottom w:val="single" w:sz="4" w:space="0" w:color="auto"/>
              <w:right w:val="nil"/>
            </w:tcBorders>
            <w:shd w:val="clear" w:color="auto" w:fill="auto"/>
            <w:noWrap/>
            <w:vAlign w:val="center"/>
          </w:tcPr>
          <w:p w14:paraId="296FAF24" w14:textId="41C8B00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9EB239" w14:textId="4B1621FC"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c>
          <w:tcPr>
            <w:tcW w:w="1441" w:type="dxa"/>
            <w:tcBorders>
              <w:top w:val="single" w:sz="4" w:space="0" w:color="auto"/>
              <w:left w:val="nil"/>
              <w:bottom w:val="single" w:sz="4" w:space="0" w:color="auto"/>
              <w:right w:val="nil"/>
            </w:tcBorders>
            <w:shd w:val="clear" w:color="auto" w:fill="auto"/>
            <w:noWrap/>
            <w:vAlign w:val="center"/>
          </w:tcPr>
          <w:p w14:paraId="2F280CC0" w14:textId="2B229CC9"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Result (ug/L)</w:t>
            </w:r>
          </w:p>
        </w:tc>
        <w:tc>
          <w:tcPr>
            <w:tcW w:w="1171" w:type="dxa"/>
            <w:tcBorders>
              <w:top w:val="single" w:sz="4" w:space="0" w:color="auto"/>
              <w:left w:val="dashed" w:sz="8" w:space="0" w:color="auto"/>
              <w:bottom w:val="single" w:sz="4" w:space="0" w:color="auto"/>
              <w:right w:val="single" w:sz="8" w:space="0" w:color="auto"/>
            </w:tcBorders>
            <w:shd w:val="clear" w:color="auto" w:fill="auto"/>
            <w:noWrap/>
            <w:vAlign w:val="center"/>
          </w:tcPr>
          <w:p w14:paraId="2E7DE5A3" w14:textId="69E5957F" w:rsidR="00217FEE" w:rsidRPr="00A756DD" w:rsidRDefault="00217FEE" w:rsidP="00217FEE">
            <w:pPr>
              <w:widowControl/>
              <w:jc w:val="center"/>
              <w:rPr>
                <w:rFonts w:asciiTheme="majorHAnsi" w:eastAsia="Times New Roman" w:hAnsiTheme="majorHAnsi" w:cs="Calibri"/>
                <w:kern w:val="0"/>
                <w:lang w:eastAsia="en-US"/>
              </w:rPr>
            </w:pPr>
            <w:r w:rsidRPr="00A756DD">
              <w:rPr>
                <w:rFonts w:asciiTheme="majorHAnsi" w:eastAsia="Times New Roman" w:hAnsiTheme="majorHAnsi" w:cs="Calibri"/>
                <w:b/>
                <w:bCs/>
                <w:color w:val="000000"/>
                <w:kern w:val="0"/>
                <w:lang w:eastAsia="en-US"/>
              </w:rPr>
              <w:t>Standard: CCC (ug/L)</w:t>
            </w:r>
          </w:p>
        </w:tc>
      </w:tr>
      <w:tr w:rsidR="00217FEE" w:rsidRPr="00FC2849" w14:paraId="3B8C33B6"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09D9C6E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Lower Funny River</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02B00C1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 </w:t>
            </w:r>
          </w:p>
        </w:tc>
        <w:tc>
          <w:tcPr>
            <w:tcW w:w="990" w:type="dxa"/>
            <w:tcBorders>
              <w:top w:val="nil"/>
              <w:left w:val="nil"/>
              <w:bottom w:val="single" w:sz="4" w:space="0" w:color="auto"/>
              <w:right w:val="nil"/>
            </w:tcBorders>
            <w:shd w:val="clear" w:color="auto" w:fill="auto"/>
            <w:noWrap/>
            <w:vAlign w:val="center"/>
            <w:hideMark/>
          </w:tcPr>
          <w:p w14:paraId="36CBCFF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3F58D1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3E31DCA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34.41</w:t>
            </w:r>
          </w:p>
        </w:tc>
        <w:tc>
          <w:tcPr>
            <w:tcW w:w="1446" w:type="dxa"/>
            <w:tcBorders>
              <w:top w:val="nil"/>
              <w:left w:val="single" w:sz="12" w:space="0" w:color="auto"/>
              <w:bottom w:val="single" w:sz="4" w:space="0" w:color="auto"/>
              <w:right w:val="nil"/>
            </w:tcBorders>
            <w:shd w:val="clear" w:color="auto" w:fill="auto"/>
            <w:noWrap/>
            <w:vAlign w:val="center"/>
            <w:hideMark/>
          </w:tcPr>
          <w:p w14:paraId="19EBE3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0.363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98AC70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4.61</w:t>
            </w:r>
          </w:p>
        </w:tc>
        <w:tc>
          <w:tcPr>
            <w:tcW w:w="1441" w:type="dxa"/>
            <w:tcBorders>
              <w:top w:val="nil"/>
              <w:left w:val="nil"/>
              <w:bottom w:val="single" w:sz="4" w:space="0" w:color="auto"/>
              <w:right w:val="nil"/>
            </w:tcBorders>
            <w:shd w:val="clear" w:color="auto" w:fill="auto"/>
            <w:noWrap/>
            <w:vAlign w:val="center"/>
            <w:hideMark/>
          </w:tcPr>
          <w:p w14:paraId="2C024D8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F661DA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41.80</w:t>
            </w:r>
          </w:p>
        </w:tc>
      </w:tr>
      <w:tr w:rsidR="00217FEE" w:rsidRPr="00FC2849" w14:paraId="6735A709"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0CA88ED5"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97C405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4" w:space="0" w:color="auto"/>
              <w:right w:val="single" w:sz="8" w:space="0" w:color="auto"/>
            </w:tcBorders>
            <w:shd w:val="clear" w:color="auto" w:fill="auto"/>
            <w:noWrap/>
            <w:vAlign w:val="center"/>
            <w:hideMark/>
          </w:tcPr>
          <w:p w14:paraId="6EBC537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nil"/>
              <w:bottom w:val="single" w:sz="4" w:space="0" w:color="auto"/>
              <w:right w:val="single" w:sz="4" w:space="0" w:color="auto"/>
            </w:tcBorders>
            <w:shd w:val="clear" w:color="auto" w:fill="auto"/>
            <w:noWrap/>
            <w:vAlign w:val="center"/>
            <w:hideMark/>
          </w:tcPr>
          <w:p w14:paraId="49DA051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4" w:space="0" w:color="auto"/>
              <w:right w:val="nil"/>
            </w:tcBorders>
            <w:shd w:val="clear" w:color="auto" w:fill="auto"/>
            <w:noWrap/>
            <w:vAlign w:val="center"/>
            <w:hideMark/>
          </w:tcPr>
          <w:p w14:paraId="4C024B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42.01</w:t>
            </w:r>
          </w:p>
        </w:tc>
        <w:tc>
          <w:tcPr>
            <w:tcW w:w="1446" w:type="dxa"/>
            <w:tcBorders>
              <w:top w:val="nil"/>
              <w:left w:val="single" w:sz="12" w:space="0" w:color="auto"/>
              <w:bottom w:val="single" w:sz="4" w:space="0" w:color="auto"/>
              <w:right w:val="nil"/>
            </w:tcBorders>
            <w:shd w:val="clear" w:color="auto" w:fill="auto"/>
            <w:noWrap/>
            <w:vAlign w:val="center"/>
            <w:hideMark/>
          </w:tcPr>
          <w:p w14:paraId="0F0609B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0.514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5AE88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5.47</w:t>
            </w:r>
          </w:p>
        </w:tc>
        <w:tc>
          <w:tcPr>
            <w:tcW w:w="1441" w:type="dxa"/>
            <w:tcBorders>
              <w:top w:val="nil"/>
              <w:left w:val="nil"/>
              <w:bottom w:val="single" w:sz="4" w:space="0" w:color="auto"/>
              <w:right w:val="nil"/>
            </w:tcBorders>
            <w:shd w:val="clear" w:color="auto" w:fill="auto"/>
            <w:noWrap/>
            <w:vAlign w:val="center"/>
            <w:hideMark/>
          </w:tcPr>
          <w:p w14:paraId="43AC99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5.63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F90205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49.50</w:t>
            </w:r>
          </w:p>
        </w:tc>
      </w:tr>
      <w:tr w:rsidR="00217FEE" w:rsidRPr="00FC2849" w14:paraId="541E1653"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055E0A9"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99865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7678AD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E97190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Tributary</w:t>
            </w:r>
          </w:p>
        </w:tc>
        <w:tc>
          <w:tcPr>
            <w:tcW w:w="1161" w:type="dxa"/>
            <w:tcBorders>
              <w:top w:val="nil"/>
              <w:left w:val="nil"/>
              <w:bottom w:val="single" w:sz="8" w:space="0" w:color="auto"/>
              <w:right w:val="nil"/>
            </w:tcBorders>
            <w:shd w:val="clear" w:color="auto" w:fill="auto"/>
            <w:noWrap/>
            <w:vAlign w:val="center"/>
            <w:hideMark/>
          </w:tcPr>
          <w:p w14:paraId="55A882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38.13</w:t>
            </w:r>
          </w:p>
        </w:tc>
        <w:tc>
          <w:tcPr>
            <w:tcW w:w="1446" w:type="dxa"/>
            <w:tcBorders>
              <w:top w:val="nil"/>
              <w:left w:val="single" w:sz="12" w:space="0" w:color="auto"/>
              <w:bottom w:val="single" w:sz="8" w:space="0" w:color="auto"/>
              <w:right w:val="nil"/>
            </w:tcBorders>
            <w:shd w:val="clear" w:color="auto" w:fill="auto"/>
            <w:noWrap/>
            <w:vAlign w:val="center"/>
            <w:hideMark/>
          </w:tcPr>
          <w:p w14:paraId="3C99C77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286D20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5.03</w:t>
            </w:r>
          </w:p>
        </w:tc>
        <w:tc>
          <w:tcPr>
            <w:tcW w:w="1441" w:type="dxa"/>
            <w:tcBorders>
              <w:top w:val="nil"/>
              <w:left w:val="nil"/>
              <w:bottom w:val="single" w:sz="8" w:space="0" w:color="auto"/>
              <w:right w:val="nil"/>
            </w:tcBorders>
            <w:shd w:val="clear" w:color="auto" w:fill="auto"/>
            <w:noWrap/>
            <w:vAlign w:val="center"/>
            <w:hideMark/>
          </w:tcPr>
          <w:p w14:paraId="3933A17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3.53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CC747E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45.60</w:t>
            </w:r>
          </w:p>
        </w:tc>
      </w:tr>
      <w:tr w:rsidR="00217FEE" w:rsidRPr="00FC2849" w14:paraId="19A9A5C4"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214B4AD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City of Kenai Docks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82E80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1.5</w:t>
            </w:r>
          </w:p>
        </w:tc>
        <w:tc>
          <w:tcPr>
            <w:tcW w:w="990" w:type="dxa"/>
            <w:tcBorders>
              <w:top w:val="nil"/>
              <w:left w:val="nil"/>
              <w:bottom w:val="nil"/>
              <w:right w:val="nil"/>
            </w:tcBorders>
            <w:shd w:val="clear" w:color="auto" w:fill="auto"/>
            <w:noWrap/>
            <w:vAlign w:val="center"/>
            <w:hideMark/>
          </w:tcPr>
          <w:p w14:paraId="190C512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0891FB4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613F16" w14:textId="0B5C8700"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842.68</w:t>
            </w:r>
          </w:p>
        </w:tc>
        <w:tc>
          <w:tcPr>
            <w:tcW w:w="1446" w:type="dxa"/>
            <w:tcBorders>
              <w:top w:val="nil"/>
              <w:left w:val="single" w:sz="12" w:space="0" w:color="auto"/>
              <w:bottom w:val="single" w:sz="4" w:space="0" w:color="auto"/>
              <w:right w:val="nil"/>
            </w:tcBorders>
            <w:shd w:val="clear" w:color="auto" w:fill="auto"/>
            <w:noWrap/>
            <w:vAlign w:val="center"/>
            <w:hideMark/>
          </w:tcPr>
          <w:p w14:paraId="24BE119A" w14:textId="154493EA"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2.49</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2AB5F5EC" w14:textId="76ECB57C"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70.9</w:t>
            </w:r>
          </w:p>
        </w:tc>
        <w:tc>
          <w:tcPr>
            <w:tcW w:w="1441" w:type="dxa"/>
            <w:tcBorders>
              <w:top w:val="nil"/>
              <w:left w:val="nil"/>
              <w:bottom w:val="single" w:sz="4" w:space="0" w:color="auto"/>
              <w:right w:val="nil"/>
            </w:tcBorders>
            <w:shd w:val="clear" w:color="auto" w:fill="auto"/>
            <w:noWrap/>
            <w:vAlign w:val="center"/>
            <w:hideMark/>
          </w:tcPr>
          <w:p w14:paraId="21A82252" w14:textId="30CB4232"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89.9</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A39777C" w14:textId="7BE6A00D" w:rsidR="00217FEE" w:rsidRPr="00FC2849" w:rsidRDefault="00B3465F" w:rsidP="00217FEE">
            <w:pPr>
              <w:widowControl/>
              <w:jc w:val="center"/>
              <w:rPr>
                <w:rFonts w:ascii="Arial Narrow" w:eastAsia="Times New Roman" w:hAnsi="Arial Narrow" w:cs="Calibri"/>
                <w:kern w:val="0"/>
                <w:lang w:eastAsia="en-US"/>
              </w:rPr>
            </w:pPr>
            <w:r>
              <w:rPr>
                <w:rFonts w:ascii="Arial Narrow" w:eastAsia="Times New Roman" w:hAnsi="Arial Narrow" w:cs="Calibri"/>
                <w:kern w:val="0"/>
                <w:lang w:eastAsia="en-US"/>
              </w:rPr>
              <w:t>628.18</w:t>
            </w:r>
          </w:p>
        </w:tc>
      </w:tr>
      <w:tr w:rsidR="00217FEE" w:rsidRPr="00FC2849" w14:paraId="273C529B"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C49224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CB3C71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57EAA9E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08410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458290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74.98</w:t>
            </w:r>
          </w:p>
        </w:tc>
        <w:tc>
          <w:tcPr>
            <w:tcW w:w="1446" w:type="dxa"/>
            <w:tcBorders>
              <w:top w:val="nil"/>
              <w:left w:val="single" w:sz="12" w:space="0" w:color="auto"/>
              <w:bottom w:val="single" w:sz="4" w:space="0" w:color="auto"/>
              <w:right w:val="nil"/>
            </w:tcBorders>
            <w:shd w:val="clear" w:color="auto" w:fill="auto"/>
            <w:noWrap/>
            <w:vAlign w:val="center"/>
            <w:hideMark/>
          </w:tcPr>
          <w:p w14:paraId="3CE6C6E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C6A034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8.97</w:t>
            </w:r>
          </w:p>
        </w:tc>
        <w:tc>
          <w:tcPr>
            <w:tcW w:w="1441" w:type="dxa"/>
            <w:tcBorders>
              <w:top w:val="nil"/>
              <w:left w:val="nil"/>
              <w:bottom w:val="single" w:sz="4" w:space="0" w:color="auto"/>
              <w:right w:val="nil"/>
            </w:tcBorders>
            <w:shd w:val="clear" w:color="auto" w:fill="auto"/>
            <w:noWrap/>
            <w:vAlign w:val="center"/>
            <w:hideMark/>
          </w:tcPr>
          <w:p w14:paraId="0A0BC54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09D22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80.87</w:t>
            </w:r>
          </w:p>
        </w:tc>
      </w:tr>
      <w:tr w:rsidR="00217FEE" w:rsidRPr="00FC2849" w14:paraId="4A0DB9D1"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039D1B6"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52F0A7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8B098F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9E94EF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68730A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50.23</w:t>
            </w:r>
          </w:p>
        </w:tc>
        <w:tc>
          <w:tcPr>
            <w:tcW w:w="1446" w:type="dxa"/>
            <w:tcBorders>
              <w:top w:val="nil"/>
              <w:left w:val="single" w:sz="12" w:space="0" w:color="auto"/>
              <w:bottom w:val="single" w:sz="8" w:space="0" w:color="auto"/>
              <w:right w:val="nil"/>
            </w:tcBorders>
            <w:shd w:val="clear" w:color="auto" w:fill="auto"/>
            <w:noWrap/>
            <w:vAlign w:val="center"/>
            <w:hideMark/>
          </w:tcPr>
          <w:p w14:paraId="0B621E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3.88 </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E42B2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6.37</w:t>
            </w:r>
          </w:p>
        </w:tc>
        <w:tc>
          <w:tcPr>
            <w:tcW w:w="1441" w:type="dxa"/>
            <w:tcBorders>
              <w:top w:val="nil"/>
              <w:left w:val="nil"/>
              <w:bottom w:val="single" w:sz="8" w:space="0" w:color="auto"/>
              <w:right w:val="nil"/>
            </w:tcBorders>
            <w:shd w:val="clear" w:color="auto" w:fill="auto"/>
            <w:noWrap/>
            <w:vAlign w:val="center"/>
            <w:hideMark/>
          </w:tcPr>
          <w:p w14:paraId="6FD1158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34578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57.60</w:t>
            </w:r>
          </w:p>
        </w:tc>
      </w:tr>
      <w:tr w:rsidR="00217FEE" w:rsidRPr="00FC2849" w14:paraId="3DFD72A5" w14:textId="77777777" w:rsidTr="006331D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0B9E6B7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Cunningham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8E1E6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6.5</w:t>
            </w:r>
          </w:p>
        </w:tc>
        <w:tc>
          <w:tcPr>
            <w:tcW w:w="990" w:type="dxa"/>
            <w:tcBorders>
              <w:top w:val="nil"/>
              <w:left w:val="nil"/>
              <w:bottom w:val="nil"/>
              <w:right w:val="nil"/>
            </w:tcBorders>
            <w:shd w:val="clear" w:color="auto" w:fill="auto"/>
            <w:noWrap/>
            <w:vAlign w:val="center"/>
            <w:hideMark/>
          </w:tcPr>
          <w:p w14:paraId="0230612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50B0C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3E8787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36.84</w:t>
            </w:r>
          </w:p>
        </w:tc>
        <w:tc>
          <w:tcPr>
            <w:tcW w:w="1446" w:type="dxa"/>
            <w:tcBorders>
              <w:top w:val="nil"/>
              <w:left w:val="single" w:sz="12" w:space="0" w:color="auto"/>
              <w:bottom w:val="single" w:sz="4" w:space="0" w:color="auto"/>
              <w:right w:val="nil"/>
            </w:tcBorders>
            <w:shd w:val="clear" w:color="auto" w:fill="auto"/>
            <w:noWrap/>
            <w:vAlign w:val="center"/>
            <w:hideMark/>
          </w:tcPr>
          <w:p w14:paraId="6862F11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0.751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36C789C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4.89</w:t>
            </w:r>
          </w:p>
        </w:tc>
        <w:tc>
          <w:tcPr>
            <w:tcW w:w="1441" w:type="dxa"/>
            <w:tcBorders>
              <w:top w:val="nil"/>
              <w:left w:val="nil"/>
              <w:bottom w:val="single" w:sz="4" w:space="0" w:color="auto"/>
              <w:right w:val="nil"/>
            </w:tcBorders>
            <w:shd w:val="clear" w:color="000000" w:fill="E2EFDA"/>
            <w:noWrap/>
            <w:vAlign w:val="center"/>
            <w:hideMark/>
          </w:tcPr>
          <w:p w14:paraId="1FFD2DE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65.6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ED78B0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44.29</w:t>
            </w:r>
          </w:p>
        </w:tc>
      </w:tr>
      <w:tr w:rsidR="00217FEE" w:rsidRPr="00FC2849" w14:paraId="19C7B9E2"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23FB6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26FB777"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DE3A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52736A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0B70B2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33.74</w:t>
            </w:r>
          </w:p>
        </w:tc>
        <w:tc>
          <w:tcPr>
            <w:tcW w:w="1446" w:type="dxa"/>
            <w:tcBorders>
              <w:top w:val="nil"/>
              <w:left w:val="single" w:sz="12" w:space="0" w:color="auto"/>
              <w:bottom w:val="single" w:sz="4" w:space="0" w:color="auto"/>
              <w:right w:val="nil"/>
            </w:tcBorders>
            <w:shd w:val="clear" w:color="auto" w:fill="auto"/>
            <w:noWrap/>
            <w:vAlign w:val="center"/>
            <w:hideMark/>
          </w:tcPr>
          <w:p w14:paraId="79346A2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6AD94BD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4.53</w:t>
            </w:r>
          </w:p>
        </w:tc>
        <w:tc>
          <w:tcPr>
            <w:tcW w:w="1441" w:type="dxa"/>
            <w:tcBorders>
              <w:top w:val="nil"/>
              <w:left w:val="nil"/>
              <w:bottom w:val="single" w:sz="4" w:space="0" w:color="auto"/>
              <w:right w:val="nil"/>
            </w:tcBorders>
            <w:shd w:val="clear" w:color="auto" w:fill="auto"/>
            <w:noWrap/>
            <w:vAlign w:val="center"/>
            <w:hideMark/>
          </w:tcPr>
          <w:p w14:paraId="2D3F195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68BC45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41.12</w:t>
            </w:r>
          </w:p>
        </w:tc>
      </w:tr>
      <w:tr w:rsidR="00217FEE" w:rsidRPr="00FC2849" w14:paraId="087769C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1E32D3C4"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EF2D6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652287D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78C1E02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0C20A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33.23</w:t>
            </w:r>
          </w:p>
        </w:tc>
        <w:tc>
          <w:tcPr>
            <w:tcW w:w="1446" w:type="dxa"/>
            <w:tcBorders>
              <w:top w:val="nil"/>
              <w:left w:val="single" w:sz="12" w:space="0" w:color="auto"/>
              <w:bottom w:val="single" w:sz="8" w:space="0" w:color="auto"/>
              <w:right w:val="nil"/>
            </w:tcBorders>
            <w:shd w:val="clear" w:color="auto" w:fill="auto"/>
            <w:noWrap/>
            <w:vAlign w:val="center"/>
            <w:hideMark/>
          </w:tcPr>
          <w:p w14:paraId="6F187B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0.334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94BA7C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4.47</w:t>
            </w:r>
          </w:p>
        </w:tc>
        <w:tc>
          <w:tcPr>
            <w:tcW w:w="1441" w:type="dxa"/>
            <w:tcBorders>
              <w:top w:val="nil"/>
              <w:left w:val="nil"/>
              <w:bottom w:val="single" w:sz="8" w:space="0" w:color="auto"/>
              <w:right w:val="nil"/>
            </w:tcBorders>
            <w:shd w:val="clear" w:color="auto" w:fill="auto"/>
            <w:noWrap/>
            <w:vAlign w:val="center"/>
            <w:hideMark/>
          </w:tcPr>
          <w:p w14:paraId="066F700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3.59 J</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7C2A93D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40.58</w:t>
            </w:r>
          </w:p>
        </w:tc>
      </w:tr>
      <w:tr w:rsidR="00217FEE" w:rsidRPr="00FC2849" w14:paraId="614ECA03"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68214E0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Upstream of Beaver Creek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60BA795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10.1</w:t>
            </w:r>
          </w:p>
        </w:tc>
        <w:tc>
          <w:tcPr>
            <w:tcW w:w="990" w:type="dxa"/>
            <w:tcBorders>
              <w:top w:val="nil"/>
              <w:left w:val="nil"/>
              <w:bottom w:val="nil"/>
              <w:right w:val="nil"/>
            </w:tcBorders>
            <w:shd w:val="clear" w:color="auto" w:fill="auto"/>
            <w:noWrap/>
            <w:vAlign w:val="center"/>
            <w:hideMark/>
          </w:tcPr>
          <w:p w14:paraId="6CCDFDE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5929E6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4D479D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34.23</w:t>
            </w:r>
          </w:p>
        </w:tc>
        <w:tc>
          <w:tcPr>
            <w:tcW w:w="1446" w:type="dxa"/>
            <w:tcBorders>
              <w:top w:val="nil"/>
              <w:left w:val="single" w:sz="12" w:space="0" w:color="auto"/>
              <w:bottom w:val="single" w:sz="4" w:space="0" w:color="auto"/>
              <w:right w:val="nil"/>
            </w:tcBorders>
            <w:shd w:val="clear" w:color="auto" w:fill="auto"/>
            <w:noWrap/>
            <w:vAlign w:val="center"/>
            <w:hideMark/>
          </w:tcPr>
          <w:p w14:paraId="7653EAF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C695A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4.59</w:t>
            </w:r>
          </w:p>
        </w:tc>
        <w:tc>
          <w:tcPr>
            <w:tcW w:w="1441" w:type="dxa"/>
            <w:tcBorders>
              <w:top w:val="nil"/>
              <w:left w:val="nil"/>
              <w:bottom w:val="single" w:sz="4" w:space="0" w:color="auto"/>
              <w:right w:val="nil"/>
            </w:tcBorders>
            <w:shd w:val="clear" w:color="000000" w:fill="E2EFDA"/>
            <w:noWrap/>
            <w:vAlign w:val="center"/>
            <w:hideMark/>
          </w:tcPr>
          <w:p w14:paraId="40B05C3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67.1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8CFA73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41.62</w:t>
            </w:r>
          </w:p>
        </w:tc>
      </w:tr>
      <w:tr w:rsidR="00217FEE" w:rsidRPr="00FC2849" w14:paraId="4F362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26A8B78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196434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C9F2D2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1949D91"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D6DA08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33.62</w:t>
            </w:r>
          </w:p>
        </w:tc>
        <w:tc>
          <w:tcPr>
            <w:tcW w:w="1446" w:type="dxa"/>
            <w:tcBorders>
              <w:top w:val="nil"/>
              <w:left w:val="single" w:sz="12" w:space="0" w:color="auto"/>
              <w:bottom w:val="single" w:sz="4" w:space="0" w:color="auto"/>
              <w:right w:val="nil"/>
            </w:tcBorders>
            <w:shd w:val="clear" w:color="auto" w:fill="auto"/>
            <w:noWrap/>
            <w:vAlign w:val="center"/>
            <w:hideMark/>
          </w:tcPr>
          <w:p w14:paraId="61B39D7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2AC392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418F74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10.7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CD3A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40.99</w:t>
            </w:r>
          </w:p>
        </w:tc>
      </w:tr>
      <w:tr w:rsidR="00217FEE" w:rsidRPr="00FC2849" w14:paraId="3EB1BF8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C54B050"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7FCDA2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0A4A1C5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82E912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0D831A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31.16</w:t>
            </w:r>
          </w:p>
        </w:tc>
        <w:tc>
          <w:tcPr>
            <w:tcW w:w="1446" w:type="dxa"/>
            <w:tcBorders>
              <w:top w:val="nil"/>
              <w:left w:val="single" w:sz="12" w:space="0" w:color="auto"/>
              <w:bottom w:val="single" w:sz="8" w:space="0" w:color="auto"/>
              <w:right w:val="nil"/>
            </w:tcBorders>
            <w:shd w:val="clear" w:color="auto" w:fill="auto"/>
            <w:noWrap/>
            <w:vAlign w:val="center"/>
            <w:hideMark/>
          </w:tcPr>
          <w:p w14:paraId="7991D81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6B1CE7D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4.24</w:t>
            </w:r>
          </w:p>
        </w:tc>
        <w:tc>
          <w:tcPr>
            <w:tcW w:w="1441" w:type="dxa"/>
            <w:tcBorders>
              <w:top w:val="nil"/>
              <w:left w:val="nil"/>
              <w:bottom w:val="single" w:sz="8" w:space="0" w:color="auto"/>
              <w:right w:val="nil"/>
            </w:tcBorders>
            <w:shd w:val="clear" w:color="auto" w:fill="auto"/>
            <w:noWrap/>
            <w:vAlign w:val="center"/>
            <w:hideMark/>
          </w:tcPr>
          <w:p w14:paraId="4EF60C9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504D408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38.43</w:t>
            </w:r>
          </w:p>
        </w:tc>
      </w:tr>
      <w:tr w:rsidR="00217FEE" w:rsidRPr="00FC2849" w14:paraId="5259E715"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40C9BB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Pillars</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32BFA6B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12.5</w:t>
            </w:r>
          </w:p>
        </w:tc>
        <w:tc>
          <w:tcPr>
            <w:tcW w:w="990" w:type="dxa"/>
            <w:tcBorders>
              <w:top w:val="nil"/>
              <w:left w:val="nil"/>
              <w:bottom w:val="nil"/>
              <w:right w:val="nil"/>
            </w:tcBorders>
            <w:shd w:val="clear" w:color="auto" w:fill="auto"/>
            <w:noWrap/>
            <w:vAlign w:val="center"/>
            <w:hideMark/>
          </w:tcPr>
          <w:p w14:paraId="7D6C44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D8EAF4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5E76A4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33.90</w:t>
            </w:r>
          </w:p>
        </w:tc>
        <w:tc>
          <w:tcPr>
            <w:tcW w:w="1446" w:type="dxa"/>
            <w:tcBorders>
              <w:top w:val="nil"/>
              <w:left w:val="single" w:sz="12" w:space="0" w:color="auto"/>
              <w:bottom w:val="single" w:sz="4" w:space="0" w:color="auto"/>
              <w:right w:val="nil"/>
            </w:tcBorders>
            <w:shd w:val="clear" w:color="auto" w:fill="auto"/>
            <w:noWrap/>
            <w:vAlign w:val="center"/>
            <w:hideMark/>
          </w:tcPr>
          <w:p w14:paraId="39E3CDD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0.681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35CEB4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000000" w:fill="E2EFDA"/>
            <w:noWrap/>
            <w:vAlign w:val="center"/>
            <w:hideMark/>
          </w:tcPr>
          <w:p w14:paraId="4EBBD14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86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16583E4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41.28</w:t>
            </w:r>
          </w:p>
        </w:tc>
      </w:tr>
      <w:tr w:rsidR="00217FEE" w:rsidRPr="00FC2849" w14:paraId="44929CC1"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5E0300CC"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344268B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2B8808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B26EC5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F46B6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26DEC7F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0.452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BA9EFC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51605CB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8.14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78D2A86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1A6C7C77"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47947A5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62660D4"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295D7D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02992C1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93CBC3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30.83</w:t>
            </w:r>
          </w:p>
        </w:tc>
        <w:tc>
          <w:tcPr>
            <w:tcW w:w="1446" w:type="dxa"/>
            <w:tcBorders>
              <w:top w:val="nil"/>
              <w:left w:val="single" w:sz="12" w:space="0" w:color="auto"/>
              <w:bottom w:val="single" w:sz="8" w:space="0" w:color="auto"/>
              <w:right w:val="nil"/>
            </w:tcBorders>
            <w:shd w:val="clear" w:color="auto" w:fill="auto"/>
            <w:noWrap/>
            <w:vAlign w:val="center"/>
            <w:hideMark/>
          </w:tcPr>
          <w:p w14:paraId="3A0DE9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42C0916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4.20</w:t>
            </w:r>
          </w:p>
        </w:tc>
        <w:tc>
          <w:tcPr>
            <w:tcW w:w="1441" w:type="dxa"/>
            <w:tcBorders>
              <w:top w:val="nil"/>
              <w:left w:val="nil"/>
              <w:bottom w:val="single" w:sz="8" w:space="0" w:color="auto"/>
              <w:right w:val="nil"/>
            </w:tcBorders>
            <w:shd w:val="clear" w:color="auto" w:fill="auto"/>
            <w:noWrap/>
            <w:vAlign w:val="center"/>
            <w:hideMark/>
          </w:tcPr>
          <w:p w14:paraId="7095F21A"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4375D4A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38.08</w:t>
            </w:r>
          </w:p>
        </w:tc>
      </w:tr>
      <w:tr w:rsidR="00217FEE" w:rsidRPr="00FC2849" w14:paraId="460CD2D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4EEF9AA0"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Poachers Cove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90BCB3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18</w:t>
            </w:r>
          </w:p>
        </w:tc>
        <w:tc>
          <w:tcPr>
            <w:tcW w:w="990" w:type="dxa"/>
            <w:tcBorders>
              <w:top w:val="nil"/>
              <w:left w:val="nil"/>
              <w:bottom w:val="nil"/>
              <w:right w:val="nil"/>
            </w:tcBorders>
            <w:shd w:val="clear" w:color="auto" w:fill="auto"/>
            <w:noWrap/>
            <w:vAlign w:val="center"/>
            <w:hideMark/>
          </w:tcPr>
          <w:p w14:paraId="347F9D5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1EC44B2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B83FF9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34.53</w:t>
            </w:r>
          </w:p>
        </w:tc>
        <w:tc>
          <w:tcPr>
            <w:tcW w:w="1446" w:type="dxa"/>
            <w:tcBorders>
              <w:top w:val="nil"/>
              <w:left w:val="single" w:sz="12" w:space="0" w:color="auto"/>
              <w:bottom w:val="single" w:sz="4" w:space="0" w:color="auto"/>
              <w:right w:val="nil"/>
            </w:tcBorders>
            <w:shd w:val="clear" w:color="auto" w:fill="auto"/>
            <w:noWrap/>
            <w:vAlign w:val="center"/>
            <w:hideMark/>
          </w:tcPr>
          <w:p w14:paraId="41F2322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37BEA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4.62</w:t>
            </w:r>
          </w:p>
        </w:tc>
        <w:tc>
          <w:tcPr>
            <w:tcW w:w="1441" w:type="dxa"/>
            <w:tcBorders>
              <w:top w:val="nil"/>
              <w:left w:val="nil"/>
              <w:bottom w:val="single" w:sz="4" w:space="0" w:color="auto"/>
              <w:right w:val="nil"/>
            </w:tcBorders>
            <w:shd w:val="clear" w:color="auto" w:fill="auto"/>
            <w:noWrap/>
            <w:vAlign w:val="center"/>
            <w:hideMark/>
          </w:tcPr>
          <w:p w14:paraId="43D4780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0E562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41.92</w:t>
            </w:r>
          </w:p>
        </w:tc>
      </w:tr>
      <w:tr w:rsidR="00217FEE" w:rsidRPr="00FC2849" w14:paraId="707CAC1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50066E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2B798B7C"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70E8D16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2EB6A048"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2F2FBCC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33.87</w:t>
            </w:r>
          </w:p>
        </w:tc>
        <w:tc>
          <w:tcPr>
            <w:tcW w:w="1446" w:type="dxa"/>
            <w:tcBorders>
              <w:top w:val="nil"/>
              <w:left w:val="single" w:sz="12" w:space="0" w:color="auto"/>
              <w:bottom w:val="single" w:sz="4" w:space="0" w:color="auto"/>
              <w:right w:val="nil"/>
            </w:tcBorders>
            <w:shd w:val="clear" w:color="auto" w:fill="auto"/>
            <w:noWrap/>
            <w:vAlign w:val="center"/>
            <w:hideMark/>
          </w:tcPr>
          <w:p w14:paraId="556AEBB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1E1FD9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4.55</w:t>
            </w:r>
          </w:p>
        </w:tc>
        <w:tc>
          <w:tcPr>
            <w:tcW w:w="1441" w:type="dxa"/>
            <w:tcBorders>
              <w:top w:val="nil"/>
              <w:left w:val="nil"/>
              <w:bottom w:val="single" w:sz="4" w:space="0" w:color="auto"/>
              <w:right w:val="nil"/>
            </w:tcBorders>
            <w:shd w:val="clear" w:color="auto" w:fill="auto"/>
            <w:noWrap/>
            <w:vAlign w:val="center"/>
            <w:hideMark/>
          </w:tcPr>
          <w:p w14:paraId="55CA341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493E2776"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41.25</w:t>
            </w:r>
          </w:p>
        </w:tc>
      </w:tr>
      <w:tr w:rsidR="00217FEE" w:rsidRPr="00FC2849" w14:paraId="21700560"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9E1C59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5671623"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3EC9318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77DE8B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455010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29.96</w:t>
            </w:r>
          </w:p>
        </w:tc>
        <w:tc>
          <w:tcPr>
            <w:tcW w:w="1446" w:type="dxa"/>
            <w:tcBorders>
              <w:top w:val="nil"/>
              <w:left w:val="single" w:sz="12" w:space="0" w:color="auto"/>
              <w:bottom w:val="single" w:sz="8" w:space="0" w:color="auto"/>
              <w:right w:val="nil"/>
            </w:tcBorders>
            <w:shd w:val="clear" w:color="auto" w:fill="auto"/>
            <w:noWrap/>
            <w:vAlign w:val="center"/>
            <w:hideMark/>
          </w:tcPr>
          <w:p w14:paraId="0C14655F"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0.5 U</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0581B7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4.10</w:t>
            </w:r>
          </w:p>
        </w:tc>
        <w:tc>
          <w:tcPr>
            <w:tcW w:w="1441" w:type="dxa"/>
            <w:tcBorders>
              <w:top w:val="nil"/>
              <w:left w:val="nil"/>
              <w:bottom w:val="single" w:sz="8" w:space="0" w:color="auto"/>
              <w:right w:val="nil"/>
            </w:tcBorders>
            <w:shd w:val="clear" w:color="auto" w:fill="auto"/>
            <w:noWrap/>
            <w:vAlign w:val="center"/>
            <w:hideMark/>
          </w:tcPr>
          <w:p w14:paraId="5C6834C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4BDD3B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37.17</w:t>
            </w:r>
          </w:p>
        </w:tc>
      </w:tr>
      <w:tr w:rsidR="00217FEE" w:rsidRPr="00FC2849" w14:paraId="067BB2DA" w14:textId="77777777" w:rsidTr="006A4C98">
        <w:trPr>
          <w:trHeight w:val="285"/>
        </w:trPr>
        <w:tc>
          <w:tcPr>
            <w:tcW w:w="1165" w:type="dxa"/>
            <w:vMerge w:val="restart"/>
            <w:tcBorders>
              <w:top w:val="nil"/>
              <w:left w:val="single" w:sz="8" w:space="0" w:color="auto"/>
              <w:bottom w:val="single" w:sz="8" w:space="0" w:color="000000"/>
              <w:right w:val="single" w:sz="4" w:space="0" w:color="auto"/>
            </w:tcBorders>
            <w:shd w:val="clear" w:color="auto" w:fill="auto"/>
            <w:vAlign w:val="center"/>
            <w:hideMark/>
          </w:tcPr>
          <w:p w14:paraId="618AEAF2"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Slikok Creek-Kenai River Confluence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2964332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19.00</w:t>
            </w:r>
          </w:p>
        </w:tc>
        <w:tc>
          <w:tcPr>
            <w:tcW w:w="990" w:type="dxa"/>
            <w:tcBorders>
              <w:top w:val="nil"/>
              <w:left w:val="nil"/>
              <w:bottom w:val="nil"/>
              <w:right w:val="nil"/>
            </w:tcBorders>
            <w:shd w:val="clear" w:color="auto" w:fill="FFFFFF" w:themeFill="background1"/>
            <w:noWrap/>
            <w:vAlign w:val="center"/>
            <w:hideMark/>
          </w:tcPr>
          <w:p w14:paraId="040B7F4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5/22/2019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481F1A17"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6C38C6E2"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5932C6D5"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0.42 J</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0C02C79A"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1B019D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5U</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3BDC1E1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613815D8" w14:textId="77777777" w:rsidTr="006A4C9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5288FBC8"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C301666"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FFFFFF" w:themeFill="background1"/>
            <w:noWrap/>
            <w:vAlign w:val="center"/>
            <w:hideMark/>
          </w:tcPr>
          <w:p w14:paraId="0BD832BB"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7/24/2019</w:t>
            </w:r>
          </w:p>
        </w:tc>
        <w:tc>
          <w:tcPr>
            <w:tcW w:w="1080" w:type="dxa"/>
            <w:tcBorders>
              <w:top w:val="nil"/>
              <w:left w:val="single" w:sz="8" w:space="0" w:color="auto"/>
              <w:bottom w:val="single" w:sz="4" w:space="0" w:color="auto"/>
              <w:right w:val="single" w:sz="4" w:space="0" w:color="auto"/>
            </w:tcBorders>
            <w:shd w:val="clear" w:color="auto" w:fill="FFFFFF" w:themeFill="background1"/>
            <w:noWrap/>
            <w:vAlign w:val="center"/>
            <w:hideMark/>
          </w:tcPr>
          <w:p w14:paraId="001EE42A" w14:textId="77777777" w:rsidR="00217FEE" w:rsidRPr="006A4C98" w:rsidRDefault="00217FEE" w:rsidP="00217FEE">
            <w:pPr>
              <w:widowControl/>
              <w:jc w:val="center"/>
              <w:rPr>
                <w:rFonts w:ascii="Arial Narrow" w:eastAsia="Times New Roman" w:hAnsi="Arial Narrow" w:cs="Calibri"/>
                <w:color w:val="000000"/>
                <w:kern w:val="0"/>
                <w:lang w:eastAsia="en-US"/>
              </w:rPr>
            </w:pPr>
            <w:r w:rsidRPr="006A4C98">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FFFFFF" w:themeFill="background1"/>
            <w:noWrap/>
            <w:vAlign w:val="center"/>
            <w:hideMark/>
          </w:tcPr>
          <w:p w14:paraId="3C23C386"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6" w:type="dxa"/>
            <w:tcBorders>
              <w:top w:val="nil"/>
              <w:left w:val="single" w:sz="12" w:space="0" w:color="auto"/>
              <w:bottom w:val="single" w:sz="4" w:space="0" w:color="auto"/>
              <w:right w:val="nil"/>
            </w:tcBorders>
            <w:shd w:val="clear" w:color="auto" w:fill="FFFFFF" w:themeFill="background1"/>
            <w:noWrap/>
            <w:vAlign w:val="center"/>
            <w:hideMark/>
          </w:tcPr>
          <w:p w14:paraId="4310C239"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8.16</w:t>
            </w:r>
          </w:p>
        </w:tc>
        <w:tc>
          <w:tcPr>
            <w:tcW w:w="1171" w:type="dxa"/>
            <w:tcBorders>
              <w:top w:val="nil"/>
              <w:left w:val="dashed" w:sz="8" w:space="0" w:color="auto"/>
              <w:bottom w:val="single" w:sz="4" w:space="0" w:color="auto"/>
              <w:right w:val="single" w:sz="12" w:space="0" w:color="auto"/>
            </w:tcBorders>
            <w:shd w:val="clear" w:color="auto" w:fill="FFFFFF" w:themeFill="background1"/>
            <w:noWrap/>
            <w:vAlign w:val="center"/>
            <w:hideMark/>
          </w:tcPr>
          <w:p w14:paraId="74F7E510"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c>
          <w:tcPr>
            <w:tcW w:w="1441" w:type="dxa"/>
            <w:tcBorders>
              <w:top w:val="nil"/>
              <w:left w:val="nil"/>
              <w:bottom w:val="single" w:sz="4" w:space="0" w:color="auto"/>
              <w:right w:val="nil"/>
            </w:tcBorders>
            <w:shd w:val="clear" w:color="auto" w:fill="FFFFFF" w:themeFill="background1"/>
            <w:noWrap/>
            <w:vAlign w:val="center"/>
            <w:hideMark/>
          </w:tcPr>
          <w:p w14:paraId="651B8747"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3.55J</w:t>
            </w:r>
          </w:p>
        </w:tc>
        <w:tc>
          <w:tcPr>
            <w:tcW w:w="1171" w:type="dxa"/>
            <w:tcBorders>
              <w:top w:val="nil"/>
              <w:left w:val="dashed" w:sz="8" w:space="0" w:color="auto"/>
              <w:bottom w:val="single" w:sz="4" w:space="0" w:color="auto"/>
              <w:right w:val="single" w:sz="8" w:space="0" w:color="auto"/>
            </w:tcBorders>
            <w:shd w:val="clear" w:color="auto" w:fill="FFFFFF" w:themeFill="background1"/>
            <w:noWrap/>
            <w:vAlign w:val="center"/>
            <w:hideMark/>
          </w:tcPr>
          <w:p w14:paraId="6C21A15B" w14:textId="77777777" w:rsidR="00217FEE" w:rsidRPr="00E164AF" w:rsidRDefault="00217FEE" w:rsidP="00217FEE">
            <w:pPr>
              <w:widowControl/>
              <w:jc w:val="center"/>
              <w:rPr>
                <w:rFonts w:ascii="Arial Narrow" w:eastAsia="Times New Roman" w:hAnsi="Arial Narrow" w:cs="Calibri"/>
                <w:color w:val="000000"/>
                <w:kern w:val="0"/>
                <w:lang w:eastAsia="en-US"/>
              </w:rPr>
            </w:pPr>
            <w:r w:rsidRPr="00E164AF">
              <w:rPr>
                <w:rFonts w:ascii="Arial Narrow" w:eastAsia="Times New Roman" w:hAnsi="Arial Narrow" w:cs="Calibri"/>
                <w:color w:val="000000"/>
                <w:kern w:val="0"/>
                <w:lang w:eastAsia="en-US"/>
              </w:rPr>
              <w:t>NA</w:t>
            </w:r>
          </w:p>
        </w:tc>
      </w:tr>
      <w:tr w:rsidR="00217FEE" w:rsidRPr="00FC2849" w14:paraId="4DCFA2D5"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FAAEDFD"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1B78D9AE"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4" w:space="0" w:color="auto"/>
              <w:right w:val="single" w:sz="8" w:space="0" w:color="auto"/>
            </w:tcBorders>
            <w:shd w:val="clear" w:color="auto" w:fill="auto"/>
            <w:noWrap/>
            <w:vAlign w:val="center"/>
            <w:hideMark/>
          </w:tcPr>
          <w:p w14:paraId="0643A8B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1080" w:type="dxa"/>
            <w:tcBorders>
              <w:top w:val="nil"/>
              <w:left w:val="nil"/>
              <w:bottom w:val="single" w:sz="4" w:space="0" w:color="auto"/>
              <w:right w:val="single" w:sz="4" w:space="0" w:color="auto"/>
            </w:tcBorders>
            <w:shd w:val="clear" w:color="auto" w:fill="auto"/>
            <w:noWrap/>
            <w:vAlign w:val="center"/>
            <w:hideMark/>
          </w:tcPr>
          <w:p w14:paraId="6CACAA1B"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706B30A" w14:textId="398DA879"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28.31</w:t>
            </w:r>
          </w:p>
        </w:tc>
        <w:tc>
          <w:tcPr>
            <w:tcW w:w="1446" w:type="dxa"/>
            <w:tcBorders>
              <w:top w:val="nil"/>
              <w:left w:val="single" w:sz="12" w:space="0" w:color="auto"/>
              <w:bottom w:val="single" w:sz="4" w:space="0" w:color="auto"/>
              <w:right w:val="nil"/>
            </w:tcBorders>
            <w:shd w:val="clear" w:color="auto" w:fill="auto"/>
            <w:noWrap/>
            <w:vAlign w:val="center"/>
            <w:hideMark/>
          </w:tcPr>
          <w:p w14:paraId="170F4966" w14:textId="52D9F6C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0.387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407F7B76" w14:textId="7750FC7B"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w:t>
            </w:r>
          </w:p>
        </w:tc>
        <w:tc>
          <w:tcPr>
            <w:tcW w:w="1441" w:type="dxa"/>
            <w:tcBorders>
              <w:top w:val="nil"/>
              <w:left w:val="nil"/>
              <w:bottom w:val="single" w:sz="4" w:space="0" w:color="auto"/>
              <w:right w:val="nil"/>
            </w:tcBorders>
            <w:shd w:val="clear" w:color="auto" w:fill="auto"/>
            <w:noWrap/>
            <w:vAlign w:val="center"/>
            <w:hideMark/>
          </w:tcPr>
          <w:p w14:paraId="75B03A8D" w14:textId="2817CB4F"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04C32784" w14:textId="3365FC08"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35.43</w:t>
            </w:r>
          </w:p>
        </w:tc>
      </w:tr>
      <w:tr w:rsidR="00217FEE" w:rsidRPr="00FC2849" w14:paraId="7B7847A8" w14:textId="77777777" w:rsidTr="006331D8">
        <w:trPr>
          <w:trHeight w:val="285"/>
        </w:trPr>
        <w:tc>
          <w:tcPr>
            <w:tcW w:w="1165" w:type="dxa"/>
            <w:vMerge/>
            <w:tcBorders>
              <w:top w:val="nil"/>
              <w:left w:val="single" w:sz="8" w:space="0" w:color="auto"/>
              <w:bottom w:val="single" w:sz="8" w:space="0" w:color="000000"/>
              <w:right w:val="single" w:sz="4" w:space="0" w:color="auto"/>
            </w:tcBorders>
            <w:vAlign w:val="center"/>
            <w:hideMark/>
          </w:tcPr>
          <w:p w14:paraId="31A6A1D7"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609B947D"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nil"/>
              <w:left w:val="nil"/>
              <w:bottom w:val="single" w:sz="8" w:space="0" w:color="auto"/>
              <w:right w:val="nil"/>
            </w:tcBorders>
            <w:shd w:val="clear" w:color="auto" w:fill="auto"/>
            <w:noWrap/>
            <w:vAlign w:val="center"/>
            <w:hideMark/>
          </w:tcPr>
          <w:p w14:paraId="4B9C6204"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9690ECA"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E694554" w14:textId="1CE822F6"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50.1</w:t>
            </w:r>
          </w:p>
        </w:tc>
        <w:tc>
          <w:tcPr>
            <w:tcW w:w="1446" w:type="dxa"/>
            <w:tcBorders>
              <w:top w:val="nil"/>
              <w:left w:val="single" w:sz="12" w:space="0" w:color="auto"/>
              <w:bottom w:val="single" w:sz="8" w:space="0" w:color="auto"/>
              <w:right w:val="nil"/>
            </w:tcBorders>
            <w:shd w:val="clear" w:color="auto" w:fill="auto"/>
            <w:noWrap/>
            <w:vAlign w:val="center"/>
            <w:hideMark/>
          </w:tcPr>
          <w:p w14:paraId="0795A194" w14:textId="0194D49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0.515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12645A20" w14:textId="133D56E7"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6.36</w:t>
            </w:r>
          </w:p>
        </w:tc>
        <w:tc>
          <w:tcPr>
            <w:tcW w:w="1441" w:type="dxa"/>
            <w:tcBorders>
              <w:top w:val="nil"/>
              <w:left w:val="nil"/>
              <w:bottom w:val="single" w:sz="8" w:space="0" w:color="auto"/>
              <w:right w:val="nil"/>
            </w:tcBorders>
            <w:shd w:val="clear" w:color="auto" w:fill="auto"/>
            <w:noWrap/>
            <w:vAlign w:val="center"/>
            <w:hideMark/>
          </w:tcPr>
          <w:p w14:paraId="2EE2294F" w14:textId="08614B03"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35579191" w14:textId="2F172F2C" w:rsidR="00217FEE" w:rsidRPr="00FC2849" w:rsidRDefault="00B3465F" w:rsidP="00217FEE">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57.47</w:t>
            </w:r>
          </w:p>
        </w:tc>
      </w:tr>
      <w:tr w:rsidR="00217FEE" w:rsidRPr="00FC2849" w14:paraId="4064FB2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5061EC05"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Soldotna Bridge</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57A85C8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21</w:t>
            </w:r>
          </w:p>
        </w:tc>
        <w:tc>
          <w:tcPr>
            <w:tcW w:w="990" w:type="dxa"/>
            <w:tcBorders>
              <w:top w:val="nil"/>
              <w:left w:val="nil"/>
              <w:bottom w:val="nil"/>
              <w:right w:val="nil"/>
            </w:tcBorders>
            <w:shd w:val="clear" w:color="auto" w:fill="auto"/>
            <w:noWrap/>
            <w:vAlign w:val="center"/>
            <w:hideMark/>
          </w:tcPr>
          <w:p w14:paraId="70F353C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1E2E3B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3846FA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33.49</w:t>
            </w:r>
          </w:p>
        </w:tc>
        <w:tc>
          <w:tcPr>
            <w:tcW w:w="1446" w:type="dxa"/>
            <w:tcBorders>
              <w:top w:val="nil"/>
              <w:left w:val="single" w:sz="12" w:space="0" w:color="auto"/>
              <w:bottom w:val="single" w:sz="4" w:space="0" w:color="auto"/>
              <w:right w:val="nil"/>
            </w:tcBorders>
            <w:shd w:val="clear" w:color="auto" w:fill="auto"/>
            <w:noWrap/>
            <w:vAlign w:val="center"/>
            <w:hideMark/>
          </w:tcPr>
          <w:p w14:paraId="16091AA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0.716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65116D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4.50</w:t>
            </w:r>
          </w:p>
        </w:tc>
        <w:tc>
          <w:tcPr>
            <w:tcW w:w="1441" w:type="dxa"/>
            <w:tcBorders>
              <w:top w:val="nil"/>
              <w:left w:val="nil"/>
              <w:bottom w:val="single" w:sz="4" w:space="0" w:color="auto"/>
              <w:right w:val="nil"/>
            </w:tcBorders>
            <w:shd w:val="clear" w:color="000000" w:fill="E2EFDA"/>
            <w:noWrap/>
            <w:vAlign w:val="center"/>
            <w:hideMark/>
          </w:tcPr>
          <w:p w14:paraId="1FE54411"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56.4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97108A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40.85</w:t>
            </w:r>
          </w:p>
        </w:tc>
      </w:tr>
      <w:tr w:rsidR="00217FEE" w:rsidRPr="00FC2849" w14:paraId="2135906D"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7D02F761"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75D92EA2"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27DEFA5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3037587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564A8EAC"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33.58</w:t>
            </w:r>
          </w:p>
        </w:tc>
        <w:tc>
          <w:tcPr>
            <w:tcW w:w="1446" w:type="dxa"/>
            <w:tcBorders>
              <w:top w:val="nil"/>
              <w:left w:val="single" w:sz="12" w:space="0" w:color="auto"/>
              <w:bottom w:val="single" w:sz="4" w:space="0" w:color="auto"/>
              <w:right w:val="nil"/>
            </w:tcBorders>
            <w:shd w:val="clear" w:color="auto" w:fill="auto"/>
            <w:noWrap/>
            <w:vAlign w:val="center"/>
            <w:hideMark/>
          </w:tcPr>
          <w:p w14:paraId="05503F7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0.493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729F900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4.52</w:t>
            </w:r>
          </w:p>
        </w:tc>
        <w:tc>
          <w:tcPr>
            <w:tcW w:w="1441" w:type="dxa"/>
            <w:tcBorders>
              <w:top w:val="nil"/>
              <w:left w:val="nil"/>
              <w:bottom w:val="single" w:sz="4" w:space="0" w:color="auto"/>
              <w:right w:val="nil"/>
            </w:tcBorders>
            <w:shd w:val="clear" w:color="auto" w:fill="auto"/>
            <w:noWrap/>
            <w:vAlign w:val="center"/>
            <w:hideMark/>
          </w:tcPr>
          <w:p w14:paraId="6E65F1B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57F65C0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40.94</w:t>
            </w:r>
          </w:p>
        </w:tc>
      </w:tr>
      <w:tr w:rsidR="00217FEE" w:rsidRPr="00FC2849" w14:paraId="5AF8FC1E"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1EF26032"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5361134A"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2DCF6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4E7A943C"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4F95984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30.33</w:t>
            </w:r>
          </w:p>
        </w:tc>
        <w:tc>
          <w:tcPr>
            <w:tcW w:w="1446" w:type="dxa"/>
            <w:tcBorders>
              <w:top w:val="nil"/>
              <w:left w:val="single" w:sz="12" w:space="0" w:color="auto"/>
              <w:bottom w:val="single" w:sz="8" w:space="0" w:color="auto"/>
              <w:right w:val="nil"/>
            </w:tcBorders>
            <w:shd w:val="clear" w:color="auto" w:fill="auto"/>
            <w:noWrap/>
            <w:vAlign w:val="center"/>
            <w:hideMark/>
          </w:tcPr>
          <w:p w14:paraId="38FF33B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0.348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316F79C7"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w:t>
            </w:r>
          </w:p>
        </w:tc>
        <w:tc>
          <w:tcPr>
            <w:tcW w:w="1441" w:type="dxa"/>
            <w:tcBorders>
              <w:top w:val="nil"/>
              <w:left w:val="nil"/>
              <w:bottom w:val="single" w:sz="8" w:space="0" w:color="auto"/>
              <w:right w:val="nil"/>
            </w:tcBorders>
            <w:shd w:val="clear" w:color="auto" w:fill="auto"/>
            <w:noWrap/>
            <w:vAlign w:val="center"/>
            <w:hideMark/>
          </w:tcPr>
          <w:p w14:paraId="1C9F84A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2EB1182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37.57</w:t>
            </w:r>
          </w:p>
        </w:tc>
      </w:tr>
      <w:tr w:rsidR="00217FEE" w:rsidRPr="00FC2849" w14:paraId="7176A5A1" w14:textId="77777777" w:rsidTr="006331D8">
        <w:trPr>
          <w:trHeight w:val="285"/>
        </w:trPr>
        <w:tc>
          <w:tcPr>
            <w:tcW w:w="116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ECE437"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Swiftwater Park</w:t>
            </w:r>
          </w:p>
        </w:tc>
        <w:tc>
          <w:tcPr>
            <w:tcW w:w="720"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46FBD93D"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23</w:t>
            </w:r>
          </w:p>
        </w:tc>
        <w:tc>
          <w:tcPr>
            <w:tcW w:w="990" w:type="dxa"/>
            <w:tcBorders>
              <w:top w:val="nil"/>
              <w:left w:val="nil"/>
              <w:bottom w:val="nil"/>
              <w:right w:val="nil"/>
            </w:tcBorders>
            <w:shd w:val="clear" w:color="auto" w:fill="auto"/>
            <w:noWrap/>
            <w:vAlign w:val="center"/>
            <w:hideMark/>
          </w:tcPr>
          <w:p w14:paraId="46C9C909"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463229D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0D7D346B"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34.11</w:t>
            </w:r>
          </w:p>
        </w:tc>
        <w:tc>
          <w:tcPr>
            <w:tcW w:w="1446" w:type="dxa"/>
            <w:tcBorders>
              <w:top w:val="nil"/>
              <w:left w:val="single" w:sz="12" w:space="0" w:color="auto"/>
              <w:bottom w:val="single" w:sz="4" w:space="0" w:color="auto"/>
              <w:right w:val="nil"/>
            </w:tcBorders>
            <w:shd w:val="clear" w:color="auto" w:fill="auto"/>
            <w:noWrap/>
            <w:vAlign w:val="center"/>
            <w:hideMark/>
          </w:tcPr>
          <w:p w14:paraId="1750AFA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0.462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0D6EADA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4.58</w:t>
            </w:r>
          </w:p>
        </w:tc>
        <w:tc>
          <w:tcPr>
            <w:tcW w:w="1441" w:type="dxa"/>
            <w:tcBorders>
              <w:top w:val="nil"/>
              <w:left w:val="nil"/>
              <w:bottom w:val="single" w:sz="4" w:space="0" w:color="auto"/>
              <w:right w:val="nil"/>
            </w:tcBorders>
            <w:shd w:val="clear" w:color="000000" w:fill="E2EFDA"/>
            <w:noWrap/>
            <w:vAlign w:val="center"/>
            <w:hideMark/>
          </w:tcPr>
          <w:p w14:paraId="6A078972"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 xml:space="preserve">59.6 </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3E30CEB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41.49</w:t>
            </w:r>
          </w:p>
        </w:tc>
      </w:tr>
      <w:tr w:rsidR="00217FEE" w:rsidRPr="00FC2849" w14:paraId="5D0FA4E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6FBD144F"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43C12099"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nil"/>
              <w:right w:val="nil"/>
            </w:tcBorders>
            <w:shd w:val="clear" w:color="auto" w:fill="auto"/>
            <w:noWrap/>
            <w:vAlign w:val="center"/>
            <w:hideMark/>
          </w:tcPr>
          <w:p w14:paraId="630C57D6"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7/30/2019</w:t>
            </w:r>
          </w:p>
        </w:tc>
        <w:tc>
          <w:tcPr>
            <w:tcW w:w="1080" w:type="dxa"/>
            <w:tcBorders>
              <w:top w:val="nil"/>
              <w:left w:val="single" w:sz="8" w:space="0" w:color="auto"/>
              <w:bottom w:val="single" w:sz="4" w:space="0" w:color="auto"/>
              <w:right w:val="single" w:sz="4" w:space="0" w:color="auto"/>
            </w:tcBorders>
            <w:shd w:val="clear" w:color="auto" w:fill="auto"/>
            <w:noWrap/>
            <w:vAlign w:val="center"/>
            <w:hideMark/>
          </w:tcPr>
          <w:p w14:paraId="6B9286CE"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4" w:space="0" w:color="auto"/>
              <w:right w:val="nil"/>
            </w:tcBorders>
            <w:shd w:val="clear" w:color="auto" w:fill="auto"/>
            <w:noWrap/>
            <w:vAlign w:val="center"/>
            <w:hideMark/>
          </w:tcPr>
          <w:p w14:paraId="6F4A7369"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33.33</w:t>
            </w:r>
          </w:p>
        </w:tc>
        <w:tc>
          <w:tcPr>
            <w:tcW w:w="1446" w:type="dxa"/>
            <w:tcBorders>
              <w:top w:val="nil"/>
              <w:left w:val="single" w:sz="12" w:space="0" w:color="auto"/>
              <w:bottom w:val="single" w:sz="4" w:space="0" w:color="auto"/>
              <w:right w:val="nil"/>
            </w:tcBorders>
            <w:shd w:val="clear" w:color="auto" w:fill="auto"/>
            <w:noWrap/>
            <w:vAlign w:val="center"/>
            <w:hideMark/>
          </w:tcPr>
          <w:p w14:paraId="163A769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0.398 J</w:t>
            </w:r>
          </w:p>
        </w:tc>
        <w:tc>
          <w:tcPr>
            <w:tcW w:w="1171" w:type="dxa"/>
            <w:tcBorders>
              <w:top w:val="nil"/>
              <w:left w:val="dashed" w:sz="8" w:space="0" w:color="auto"/>
              <w:bottom w:val="single" w:sz="4" w:space="0" w:color="auto"/>
              <w:right w:val="single" w:sz="12" w:space="0" w:color="auto"/>
            </w:tcBorders>
            <w:shd w:val="clear" w:color="auto" w:fill="auto"/>
            <w:noWrap/>
            <w:vAlign w:val="center"/>
            <w:hideMark/>
          </w:tcPr>
          <w:p w14:paraId="5BE51510"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4.49</w:t>
            </w:r>
          </w:p>
        </w:tc>
        <w:tc>
          <w:tcPr>
            <w:tcW w:w="1441" w:type="dxa"/>
            <w:tcBorders>
              <w:top w:val="nil"/>
              <w:left w:val="nil"/>
              <w:bottom w:val="single" w:sz="4" w:space="0" w:color="auto"/>
              <w:right w:val="nil"/>
            </w:tcBorders>
            <w:shd w:val="clear" w:color="auto" w:fill="auto"/>
            <w:noWrap/>
            <w:vAlign w:val="center"/>
            <w:hideMark/>
          </w:tcPr>
          <w:p w14:paraId="7E65F135"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3.49 J</w:t>
            </w:r>
          </w:p>
        </w:tc>
        <w:tc>
          <w:tcPr>
            <w:tcW w:w="1171" w:type="dxa"/>
            <w:tcBorders>
              <w:top w:val="nil"/>
              <w:left w:val="dashed" w:sz="8" w:space="0" w:color="auto"/>
              <w:bottom w:val="single" w:sz="4" w:space="0" w:color="auto"/>
              <w:right w:val="single" w:sz="8" w:space="0" w:color="auto"/>
            </w:tcBorders>
            <w:shd w:val="clear" w:color="auto" w:fill="auto"/>
            <w:noWrap/>
            <w:vAlign w:val="center"/>
            <w:hideMark/>
          </w:tcPr>
          <w:p w14:paraId="27E37BC3"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40.69</w:t>
            </w:r>
          </w:p>
        </w:tc>
      </w:tr>
      <w:tr w:rsidR="00217FEE" w:rsidRPr="00FC2849" w14:paraId="113F42B8" w14:textId="77777777" w:rsidTr="006331D8">
        <w:trPr>
          <w:trHeight w:val="285"/>
        </w:trPr>
        <w:tc>
          <w:tcPr>
            <w:tcW w:w="1165" w:type="dxa"/>
            <w:vMerge/>
            <w:tcBorders>
              <w:top w:val="nil"/>
              <w:left w:val="single" w:sz="8" w:space="0" w:color="auto"/>
              <w:bottom w:val="single" w:sz="8" w:space="0" w:color="000000"/>
              <w:right w:val="single" w:sz="12" w:space="0" w:color="auto"/>
            </w:tcBorders>
            <w:vAlign w:val="center"/>
            <w:hideMark/>
          </w:tcPr>
          <w:p w14:paraId="3C36338B" w14:textId="77777777" w:rsidR="00217FEE" w:rsidRPr="00FC2849" w:rsidRDefault="00217FEE" w:rsidP="00217FEE">
            <w:pPr>
              <w:widowControl/>
              <w:rPr>
                <w:rFonts w:ascii="Arial Narrow" w:eastAsia="Times New Roman" w:hAnsi="Arial Narrow" w:cs="Calibri"/>
                <w:color w:val="000000"/>
                <w:kern w:val="0"/>
                <w:lang w:eastAsia="en-US"/>
              </w:rPr>
            </w:pPr>
          </w:p>
        </w:tc>
        <w:tc>
          <w:tcPr>
            <w:tcW w:w="720" w:type="dxa"/>
            <w:vMerge/>
            <w:tcBorders>
              <w:top w:val="nil"/>
              <w:left w:val="single" w:sz="12" w:space="0" w:color="auto"/>
              <w:bottom w:val="single" w:sz="8" w:space="0" w:color="000000"/>
              <w:right w:val="single" w:sz="12" w:space="0" w:color="auto"/>
            </w:tcBorders>
            <w:vAlign w:val="center"/>
            <w:hideMark/>
          </w:tcPr>
          <w:p w14:paraId="06643E7B" w14:textId="77777777" w:rsidR="00217FEE" w:rsidRPr="00FC2849" w:rsidRDefault="00217FEE" w:rsidP="00217FEE">
            <w:pPr>
              <w:widowControl/>
              <w:rPr>
                <w:rFonts w:ascii="Arial Narrow" w:eastAsia="Times New Roman" w:hAnsi="Arial Narrow" w:cs="Calibri"/>
                <w:color w:val="000000"/>
                <w:kern w:val="0"/>
                <w:lang w:eastAsia="en-US"/>
              </w:rPr>
            </w:pPr>
          </w:p>
        </w:tc>
        <w:tc>
          <w:tcPr>
            <w:tcW w:w="990" w:type="dxa"/>
            <w:tcBorders>
              <w:top w:val="single" w:sz="4" w:space="0" w:color="auto"/>
              <w:left w:val="nil"/>
              <w:bottom w:val="single" w:sz="8" w:space="0" w:color="auto"/>
              <w:right w:val="nil"/>
            </w:tcBorders>
            <w:shd w:val="clear" w:color="auto" w:fill="auto"/>
            <w:noWrap/>
            <w:vAlign w:val="center"/>
            <w:hideMark/>
          </w:tcPr>
          <w:p w14:paraId="4EBDA623"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7/21/2020</w:t>
            </w:r>
          </w:p>
        </w:tc>
        <w:tc>
          <w:tcPr>
            <w:tcW w:w="1080" w:type="dxa"/>
            <w:tcBorders>
              <w:top w:val="nil"/>
              <w:left w:val="single" w:sz="8" w:space="0" w:color="auto"/>
              <w:bottom w:val="single" w:sz="8" w:space="0" w:color="auto"/>
              <w:right w:val="single" w:sz="4" w:space="0" w:color="auto"/>
            </w:tcBorders>
            <w:shd w:val="clear" w:color="auto" w:fill="auto"/>
            <w:noWrap/>
            <w:vAlign w:val="center"/>
            <w:hideMark/>
          </w:tcPr>
          <w:p w14:paraId="5C9B620F" w14:textId="77777777" w:rsidR="00217FEE" w:rsidRPr="00FC2849" w:rsidRDefault="00217FEE" w:rsidP="00217FEE">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161" w:type="dxa"/>
            <w:tcBorders>
              <w:top w:val="nil"/>
              <w:left w:val="nil"/>
              <w:bottom w:val="single" w:sz="8" w:space="0" w:color="auto"/>
              <w:right w:val="nil"/>
            </w:tcBorders>
            <w:shd w:val="clear" w:color="auto" w:fill="auto"/>
            <w:noWrap/>
            <w:vAlign w:val="center"/>
            <w:hideMark/>
          </w:tcPr>
          <w:p w14:paraId="500DAF0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30.08</w:t>
            </w:r>
          </w:p>
        </w:tc>
        <w:tc>
          <w:tcPr>
            <w:tcW w:w="1446" w:type="dxa"/>
            <w:tcBorders>
              <w:top w:val="nil"/>
              <w:left w:val="single" w:sz="12" w:space="0" w:color="auto"/>
              <w:bottom w:val="single" w:sz="8" w:space="0" w:color="auto"/>
              <w:right w:val="nil"/>
            </w:tcBorders>
            <w:shd w:val="clear" w:color="auto" w:fill="auto"/>
            <w:noWrap/>
            <w:vAlign w:val="center"/>
            <w:hideMark/>
          </w:tcPr>
          <w:p w14:paraId="380016ED"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0.359 J</w:t>
            </w:r>
          </w:p>
        </w:tc>
        <w:tc>
          <w:tcPr>
            <w:tcW w:w="1171" w:type="dxa"/>
            <w:tcBorders>
              <w:top w:val="nil"/>
              <w:left w:val="dashed" w:sz="8" w:space="0" w:color="auto"/>
              <w:bottom w:val="single" w:sz="8" w:space="0" w:color="auto"/>
              <w:right w:val="single" w:sz="12" w:space="0" w:color="auto"/>
            </w:tcBorders>
            <w:shd w:val="clear" w:color="auto" w:fill="auto"/>
            <w:noWrap/>
            <w:vAlign w:val="center"/>
            <w:hideMark/>
          </w:tcPr>
          <w:p w14:paraId="767C6034"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4.11</w:t>
            </w:r>
          </w:p>
        </w:tc>
        <w:tc>
          <w:tcPr>
            <w:tcW w:w="1441" w:type="dxa"/>
            <w:tcBorders>
              <w:top w:val="nil"/>
              <w:left w:val="nil"/>
              <w:bottom w:val="single" w:sz="8" w:space="0" w:color="auto"/>
              <w:right w:val="nil"/>
            </w:tcBorders>
            <w:shd w:val="clear" w:color="auto" w:fill="auto"/>
            <w:noWrap/>
            <w:vAlign w:val="center"/>
            <w:hideMark/>
          </w:tcPr>
          <w:p w14:paraId="1C83B07E"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5 U</w:t>
            </w:r>
          </w:p>
        </w:tc>
        <w:tc>
          <w:tcPr>
            <w:tcW w:w="1171" w:type="dxa"/>
            <w:tcBorders>
              <w:top w:val="nil"/>
              <w:left w:val="dashed" w:sz="8" w:space="0" w:color="auto"/>
              <w:bottom w:val="single" w:sz="8" w:space="0" w:color="auto"/>
              <w:right w:val="single" w:sz="8" w:space="0" w:color="auto"/>
            </w:tcBorders>
            <w:shd w:val="clear" w:color="auto" w:fill="auto"/>
            <w:noWrap/>
            <w:vAlign w:val="center"/>
            <w:hideMark/>
          </w:tcPr>
          <w:p w14:paraId="03168028" w14:textId="77777777" w:rsidR="00217FEE" w:rsidRPr="00FC2849" w:rsidRDefault="00217FEE" w:rsidP="00217FEE">
            <w:pPr>
              <w:widowControl/>
              <w:jc w:val="center"/>
              <w:rPr>
                <w:rFonts w:ascii="Arial Narrow" w:eastAsia="Times New Roman" w:hAnsi="Arial Narrow" w:cs="Calibri"/>
                <w:kern w:val="0"/>
                <w:lang w:eastAsia="en-US"/>
              </w:rPr>
            </w:pPr>
            <w:r w:rsidRPr="00FC2849">
              <w:rPr>
                <w:rFonts w:ascii="Arial Narrow" w:eastAsia="Times New Roman" w:hAnsi="Arial Narrow" w:cs="Calibri"/>
                <w:kern w:val="0"/>
                <w:lang w:eastAsia="en-US"/>
              </w:rPr>
              <w:t>37.30</w:t>
            </w:r>
          </w:p>
        </w:tc>
      </w:tr>
      <w:tr w:rsidR="00DA7366" w:rsidRPr="00FC2849" w14:paraId="193578A8" w14:textId="77777777" w:rsidTr="00FA5D74">
        <w:trPr>
          <w:trHeight w:val="566"/>
        </w:trPr>
        <w:tc>
          <w:tcPr>
            <w:tcW w:w="10345"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79A7109E" w14:textId="77777777" w:rsidR="00DA7366" w:rsidRPr="00A756DD" w:rsidRDefault="00DA7366" w:rsidP="005E736F">
            <w:pPr>
              <w:widowControl/>
              <w:jc w:val="center"/>
              <w:rPr>
                <w:rFonts w:asciiTheme="majorHAnsi" w:eastAsia="Times New Roman" w:hAnsiTheme="majorHAnsi" w:cs="Calibri"/>
                <w:b/>
                <w:bCs/>
                <w:color w:val="000000"/>
                <w:kern w:val="0"/>
                <w:sz w:val="22"/>
                <w:szCs w:val="22"/>
                <w:lang w:eastAsia="en-US"/>
              </w:rPr>
            </w:pPr>
            <w:r w:rsidRPr="00A756DD">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FA5D74" w:rsidRPr="00FC2849" w14:paraId="68506FDF" w14:textId="77777777" w:rsidTr="00FA5D74">
        <w:trPr>
          <w:trHeight w:val="1378"/>
        </w:trPr>
        <w:tc>
          <w:tcPr>
            <w:tcW w:w="10345"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4CCAC8F5" w14:textId="65CA8324"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 xml:space="preserve">CCC = criterion </w:t>
            </w:r>
            <w:r w:rsidR="00D4631F">
              <w:rPr>
                <w:rFonts w:asciiTheme="majorHAnsi" w:eastAsia="Times New Roman" w:hAnsiTheme="majorHAnsi" w:cs="Calibri"/>
                <w:color w:val="000000"/>
                <w:kern w:val="0"/>
                <w:sz w:val="22"/>
                <w:szCs w:val="22"/>
                <w:lang w:eastAsia="en-US"/>
              </w:rPr>
              <w:t>chronic</w:t>
            </w:r>
            <w:r w:rsidRPr="00A756DD">
              <w:rPr>
                <w:rFonts w:asciiTheme="majorHAnsi" w:eastAsia="Times New Roman" w:hAnsiTheme="majorHAnsi" w:cs="Calibri"/>
                <w:color w:val="000000"/>
                <w:kern w:val="0"/>
                <w:sz w:val="22"/>
                <w:szCs w:val="22"/>
                <w:lang w:eastAsia="en-US"/>
              </w:rPr>
              <w:t xml:space="preserve"> concentration (freshwater)</w:t>
            </w:r>
            <w:r w:rsidRPr="00A756DD">
              <w:rPr>
                <w:rFonts w:asciiTheme="majorHAnsi" w:eastAsia="Times New Roman" w:hAnsiTheme="majorHAnsi" w:cs="Calibri"/>
                <w:color w:val="000000"/>
                <w:kern w:val="0"/>
                <w:sz w:val="22"/>
                <w:szCs w:val="22"/>
                <w:lang w:eastAsia="en-US"/>
              </w:rPr>
              <w:br/>
              <w:t>() = duplicate sample</w:t>
            </w:r>
            <w:r w:rsidRPr="00A756DD">
              <w:rPr>
                <w:rFonts w:asciiTheme="majorHAnsi" w:eastAsia="Times New Roman" w:hAnsiTheme="majorHAnsi" w:cs="Calibri"/>
                <w:color w:val="000000"/>
                <w:kern w:val="0"/>
                <w:sz w:val="22"/>
                <w:szCs w:val="22"/>
                <w:lang w:eastAsia="en-US"/>
              </w:rPr>
              <w:br/>
              <w:t>J = quantitation is an estim</w:t>
            </w:r>
            <w:r w:rsidR="00FA10BD">
              <w:rPr>
                <w:rFonts w:asciiTheme="majorHAnsi" w:eastAsia="Times New Roman" w:hAnsiTheme="majorHAnsi" w:cs="Calibri"/>
                <w:color w:val="000000"/>
                <w:kern w:val="0"/>
                <w:sz w:val="22"/>
                <w:szCs w:val="22"/>
                <w:lang w:eastAsia="en-US"/>
              </w:rPr>
              <w:t>ate</w:t>
            </w:r>
            <w:r w:rsidR="00FA10BD">
              <w:rPr>
                <w:rFonts w:asciiTheme="majorHAnsi" w:eastAsia="Times New Roman" w:hAnsiTheme="majorHAnsi" w:cs="Calibri"/>
                <w:color w:val="000000"/>
                <w:kern w:val="0"/>
                <w:sz w:val="22"/>
                <w:szCs w:val="22"/>
                <w:lang w:eastAsia="en-US"/>
              </w:rPr>
              <w:br/>
              <w:t>U = analyzed</w:t>
            </w:r>
            <w:r w:rsidRPr="00A756DD">
              <w:rPr>
                <w:rFonts w:asciiTheme="majorHAnsi" w:eastAsia="Times New Roman" w:hAnsiTheme="majorHAnsi" w:cs="Calibri"/>
                <w:color w:val="000000"/>
                <w:kern w:val="0"/>
                <w:sz w:val="22"/>
                <w:szCs w:val="22"/>
                <w:lang w:eastAsia="en-US"/>
              </w:rPr>
              <w:t xml:space="preserve"> but not detected</w:t>
            </w:r>
          </w:p>
          <w:p w14:paraId="3362973B" w14:textId="29CCAC2F" w:rsidR="00FA5D74" w:rsidRPr="00A756DD" w:rsidRDefault="00FA5D74" w:rsidP="00FA5D74">
            <w:pPr>
              <w:widowControl/>
              <w:jc w:val="center"/>
              <w:rPr>
                <w:rFonts w:asciiTheme="majorHAnsi" w:eastAsia="Times New Roman" w:hAnsiTheme="majorHAnsi" w:cs="Calibri"/>
                <w:color w:val="000000"/>
                <w:kern w:val="0"/>
                <w:sz w:val="22"/>
                <w:szCs w:val="22"/>
                <w:lang w:eastAsia="en-US"/>
              </w:rPr>
            </w:pPr>
            <w:r w:rsidRPr="00A756DD">
              <w:rPr>
                <w:rFonts w:asciiTheme="majorHAnsi" w:eastAsia="Times New Roman" w:hAnsiTheme="majorHAnsi" w:cs="Calibri"/>
                <w:color w:val="000000"/>
                <w:kern w:val="0"/>
                <w:sz w:val="22"/>
                <w:szCs w:val="22"/>
                <w:lang w:eastAsia="en-US"/>
              </w:rPr>
              <w:t>Values in parentheses are duplicate samples</w:t>
            </w:r>
          </w:p>
        </w:tc>
      </w:tr>
    </w:tbl>
    <w:p w14:paraId="4527CF06" w14:textId="4225C940" w:rsidR="001411CE" w:rsidRDefault="001411CE" w:rsidP="005467B2">
      <w:pPr>
        <w:rPr>
          <w:b/>
          <w:sz w:val="24"/>
          <w:szCs w:val="24"/>
          <w:lang w:eastAsia="en-US"/>
        </w:rPr>
      </w:pPr>
    </w:p>
    <w:p w14:paraId="3EA67C02" w14:textId="70F9D76A" w:rsidR="00DA7366" w:rsidRDefault="00DA7366" w:rsidP="005467B2">
      <w:pPr>
        <w:rPr>
          <w:b/>
          <w:sz w:val="24"/>
          <w:szCs w:val="24"/>
          <w:lang w:eastAsia="en-US"/>
        </w:rPr>
      </w:pPr>
    </w:p>
    <w:p w14:paraId="3BC9E522" w14:textId="243BD141" w:rsidR="00B3465F" w:rsidRDefault="00B3465F" w:rsidP="005467B2">
      <w:pPr>
        <w:rPr>
          <w:b/>
          <w:sz w:val="24"/>
          <w:szCs w:val="24"/>
          <w:lang w:eastAsia="en-US"/>
        </w:rPr>
      </w:pPr>
    </w:p>
    <w:p w14:paraId="25D78055" w14:textId="77777777" w:rsidR="00B3465F" w:rsidRDefault="00B3465F" w:rsidP="005467B2">
      <w:pPr>
        <w:rPr>
          <w:b/>
          <w:sz w:val="24"/>
          <w:szCs w:val="24"/>
          <w:lang w:eastAsia="en-US"/>
        </w:rPr>
      </w:pPr>
    </w:p>
    <w:p w14:paraId="457E54A1" w14:textId="1123EB1D" w:rsidR="00DA7366" w:rsidRDefault="00DA7366" w:rsidP="005467B2">
      <w:pPr>
        <w:rPr>
          <w:b/>
          <w:sz w:val="24"/>
          <w:szCs w:val="24"/>
          <w:lang w:eastAsia="en-US"/>
        </w:rPr>
      </w:pPr>
    </w:p>
    <w:p w14:paraId="7012830B" w14:textId="0AA90A5C" w:rsidR="00F915C5" w:rsidRPr="00F915C5" w:rsidRDefault="00E164AF" w:rsidP="00F915C5">
      <w:pPr>
        <w:pStyle w:val="Caption"/>
        <w:rPr>
          <w:sz w:val="24"/>
          <w:szCs w:val="24"/>
        </w:rPr>
      </w:pPr>
      <w:r>
        <w:rPr>
          <w:sz w:val="24"/>
          <w:szCs w:val="24"/>
        </w:rPr>
        <w:lastRenderedPageBreak/>
        <w:t>Table 4</w:t>
      </w:r>
      <w:r w:rsidR="00F915C5">
        <w:rPr>
          <w:sz w:val="24"/>
          <w:szCs w:val="24"/>
        </w:rPr>
        <w:t xml:space="preserve"> (page 3 of 3).  copper and zinc leevls and hardness-dependent standards for sampling events on the kenai river mainstem and tributaries.</w:t>
      </w:r>
    </w:p>
    <w:tbl>
      <w:tblPr>
        <w:tblW w:w="10340" w:type="dxa"/>
        <w:tblLayout w:type="fixed"/>
        <w:tblLook w:val="04A0" w:firstRow="1" w:lastRow="0" w:firstColumn="1" w:lastColumn="0" w:noHBand="0" w:noVBand="1"/>
      </w:tblPr>
      <w:tblGrid>
        <w:gridCol w:w="1145"/>
        <w:gridCol w:w="687"/>
        <w:gridCol w:w="946"/>
        <w:gridCol w:w="995"/>
        <w:gridCol w:w="1342"/>
        <w:gridCol w:w="1445"/>
        <w:gridCol w:w="1170"/>
        <w:gridCol w:w="1440"/>
        <w:gridCol w:w="1170"/>
      </w:tblGrid>
      <w:tr w:rsidR="00716DF5" w:rsidRPr="00FC2849" w14:paraId="28E0E2FA" w14:textId="77777777" w:rsidTr="00716DF5">
        <w:trPr>
          <w:trHeight w:val="285"/>
        </w:trPr>
        <w:tc>
          <w:tcPr>
            <w:tcW w:w="5115" w:type="dxa"/>
            <w:gridSpan w:val="5"/>
            <w:tcBorders>
              <w:top w:val="single" w:sz="4" w:space="0" w:color="auto"/>
              <w:left w:val="single" w:sz="4" w:space="0" w:color="auto"/>
              <w:bottom w:val="single" w:sz="4" w:space="0" w:color="auto"/>
              <w:right w:val="single" w:sz="12" w:space="0" w:color="auto"/>
            </w:tcBorders>
            <w:shd w:val="clear" w:color="auto" w:fill="auto"/>
            <w:vAlign w:val="center"/>
          </w:tcPr>
          <w:p w14:paraId="150BC264" w14:textId="77777777" w:rsidR="00716DF5" w:rsidRPr="00B138FF" w:rsidRDefault="00716DF5" w:rsidP="00716DF5">
            <w:pPr>
              <w:widowControl/>
              <w:jc w:val="center"/>
              <w:rPr>
                <w:rFonts w:asciiTheme="majorHAnsi" w:eastAsia="Times New Roman" w:hAnsiTheme="majorHAnsi" w:cs="Calibri"/>
                <w:color w:val="000000"/>
                <w:kern w:val="0"/>
                <w:lang w:eastAsia="en-US"/>
              </w:rPr>
            </w:pPr>
          </w:p>
        </w:tc>
        <w:tc>
          <w:tcPr>
            <w:tcW w:w="2615" w:type="dxa"/>
            <w:gridSpan w:val="2"/>
            <w:tcBorders>
              <w:top w:val="single" w:sz="4" w:space="0" w:color="auto"/>
              <w:left w:val="single" w:sz="12" w:space="0" w:color="auto"/>
              <w:bottom w:val="single" w:sz="4" w:space="0" w:color="auto"/>
              <w:right w:val="single" w:sz="12" w:space="0" w:color="auto"/>
            </w:tcBorders>
            <w:shd w:val="clear" w:color="auto" w:fill="auto"/>
            <w:noWrap/>
            <w:vAlign w:val="center"/>
          </w:tcPr>
          <w:p w14:paraId="02843731" w14:textId="7440C4DE"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Copper</w:t>
            </w:r>
          </w:p>
        </w:tc>
        <w:tc>
          <w:tcPr>
            <w:tcW w:w="2610" w:type="dxa"/>
            <w:gridSpan w:val="2"/>
            <w:tcBorders>
              <w:top w:val="single" w:sz="4" w:space="0" w:color="auto"/>
              <w:left w:val="nil"/>
              <w:bottom w:val="single" w:sz="4" w:space="0" w:color="auto"/>
              <w:right w:val="single" w:sz="4" w:space="0" w:color="auto"/>
            </w:tcBorders>
            <w:shd w:val="clear" w:color="auto" w:fill="auto"/>
            <w:noWrap/>
            <w:vAlign w:val="center"/>
          </w:tcPr>
          <w:p w14:paraId="0CA4C9DD" w14:textId="4D498221"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sz w:val="22"/>
                <w:szCs w:val="22"/>
                <w:lang w:eastAsia="en-US"/>
              </w:rPr>
              <w:t>Zinc</w:t>
            </w:r>
          </w:p>
        </w:tc>
      </w:tr>
      <w:tr w:rsidR="00716DF5" w:rsidRPr="00FC2849" w14:paraId="19E573ED" w14:textId="77777777" w:rsidTr="00716DF5">
        <w:trPr>
          <w:trHeight w:val="285"/>
        </w:trPr>
        <w:tc>
          <w:tcPr>
            <w:tcW w:w="1145" w:type="dxa"/>
            <w:tcBorders>
              <w:top w:val="single" w:sz="4" w:space="0" w:color="auto"/>
              <w:left w:val="single" w:sz="4" w:space="0" w:color="auto"/>
              <w:bottom w:val="single" w:sz="4" w:space="0" w:color="auto"/>
              <w:right w:val="single" w:sz="12" w:space="0" w:color="auto"/>
            </w:tcBorders>
            <w:shd w:val="clear" w:color="auto" w:fill="auto"/>
            <w:vAlign w:val="center"/>
          </w:tcPr>
          <w:p w14:paraId="63D0F513" w14:textId="622FFC89"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Site name</w:t>
            </w:r>
          </w:p>
        </w:tc>
        <w:tc>
          <w:tcPr>
            <w:tcW w:w="687" w:type="dxa"/>
            <w:tcBorders>
              <w:top w:val="single" w:sz="4" w:space="0" w:color="auto"/>
              <w:left w:val="single" w:sz="12" w:space="0" w:color="auto"/>
              <w:bottom w:val="single" w:sz="4" w:space="0" w:color="auto"/>
              <w:right w:val="single" w:sz="12" w:space="0" w:color="auto"/>
            </w:tcBorders>
            <w:shd w:val="clear" w:color="auto" w:fill="auto"/>
            <w:noWrap/>
            <w:vAlign w:val="center"/>
          </w:tcPr>
          <w:p w14:paraId="6256C725" w14:textId="65F8074F"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River mile</w:t>
            </w:r>
          </w:p>
        </w:tc>
        <w:tc>
          <w:tcPr>
            <w:tcW w:w="946" w:type="dxa"/>
            <w:tcBorders>
              <w:top w:val="single" w:sz="4" w:space="0" w:color="auto"/>
              <w:left w:val="nil"/>
              <w:bottom w:val="single" w:sz="4" w:space="0" w:color="auto"/>
              <w:right w:val="nil"/>
            </w:tcBorders>
            <w:shd w:val="clear" w:color="auto" w:fill="auto"/>
            <w:noWrap/>
            <w:vAlign w:val="center"/>
          </w:tcPr>
          <w:p w14:paraId="3622D033" w14:textId="773D3EFB"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Date</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tcPr>
          <w:p w14:paraId="709A14BC" w14:textId="03A628DC"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Location on Kenai River</w:t>
            </w:r>
          </w:p>
        </w:tc>
        <w:tc>
          <w:tcPr>
            <w:tcW w:w="1342" w:type="dxa"/>
            <w:tcBorders>
              <w:top w:val="single" w:sz="4" w:space="0" w:color="auto"/>
              <w:left w:val="nil"/>
              <w:bottom w:val="single" w:sz="4" w:space="0" w:color="auto"/>
              <w:right w:val="single" w:sz="4" w:space="0" w:color="auto"/>
            </w:tcBorders>
            <w:shd w:val="clear" w:color="auto" w:fill="auto"/>
            <w:noWrap/>
            <w:vAlign w:val="center"/>
          </w:tcPr>
          <w:p w14:paraId="621A52D3" w14:textId="187A3533"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Hardness (mg/L)</w:t>
            </w:r>
          </w:p>
        </w:tc>
        <w:tc>
          <w:tcPr>
            <w:tcW w:w="1445" w:type="dxa"/>
            <w:tcBorders>
              <w:top w:val="single" w:sz="4" w:space="0" w:color="auto"/>
              <w:left w:val="single" w:sz="4" w:space="0" w:color="auto"/>
              <w:bottom w:val="single" w:sz="4" w:space="0" w:color="auto"/>
              <w:right w:val="nil"/>
            </w:tcBorders>
            <w:shd w:val="clear" w:color="auto" w:fill="auto"/>
            <w:noWrap/>
            <w:vAlign w:val="center"/>
          </w:tcPr>
          <w:p w14:paraId="26E86376" w14:textId="23579EA0"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tcPr>
          <w:p w14:paraId="3C3C748B" w14:textId="736D2355"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c>
          <w:tcPr>
            <w:tcW w:w="1440" w:type="dxa"/>
            <w:tcBorders>
              <w:top w:val="single" w:sz="4" w:space="0" w:color="auto"/>
              <w:left w:val="nil"/>
              <w:bottom w:val="single" w:sz="4" w:space="0" w:color="auto"/>
              <w:right w:val="nil"/>
            </w:tcBorders>
            <w:shd w:val="clear" w:color="auto" w:fill="auto"/>
            <w:noWrap/>
            <w:vAlign w:val="center"/>
          </w:tcPr>
          <w:p w14:paraId="764FC7B1" w14:textId="3CF17176"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Result (ug/L)</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tcPr>
          <w:p w14:paraId="6DACD147" w14:textId="159A7FD4" w:rsidR="00716DF5" w:rsidRPr="00B138FF" w:rsidRDefault="00716DF5" w:rsidP="00716DF5">
            <w:pPr>
              <w:widowControl/>
              <w:jc w:val="center"/>
              <w:rPr>
                <w:rFonts w:asciiTheme="majorHAnsi" w:eastAsia="Times New Roman" w:hAnsiTheme="majorHAnsi" w:cs="Calibri"/>
                <w:color w:val="000000"/>
                <w:kern w:val="0"/>
                <w:lang w:eastAsia="en-US"/>
              </w:rPr>
            </w:pPr>
            <w:r w:rsidRPr="00B138FF">
              <w:rPr>
                <w:rFonts w:asciiTheme="majorHAnsi" w:eastAsia="Times New Roman" w:hAnsiTheme="majorHAnsi" w:cs="Calibri"/>
                <w:b/>
                <w:bCs/>
                <w:color w:val="000000"/>
                <w:kern w:val="0"/>
                <w:lang w:eastAsia="en-US"/>
              </w:rPr>
              <w:t>Standard: CCC (ug/L)</w:t>
            </w:r>
          </w:p>
        </w:tc>
      </w:tr>
      <w:tr w:rsidR="00716DF5" w:rsidRPr="00FC2849" w14:paraId="647F9D17" w14:textId="77777777" w:rsidTr="00716DF5">
        <w:trPr>
          <w:trHeight w:val="285"/>
        </w:trPr>
        <w:tc>
          <w:tcPr>
            <w:tcW w:w="1145" w:type="dxa"/>
            <w:vMerge w:val="restart"/>
            <w:tcBorders>
              <w:top w:val="single" w:sz="4" w:space="0" w:color="auto"/>
              <w:left w:val="single" w:sz="8" w:space="0" w:color="auto"/>
              <w:bottom w:val="single" w:sz="8" w:space="0" w:color="000000"/>
              <w:right w:val="single" w:sz="12" w:space="0" w:color="auto"/>
            </w:tcBorders>
            <w:shd w:val="clear" w:color="auto" w:fill="auto"/>
            <w:vAlign w:val="center"/>
            <w:hideMark/>
          </w:tcPr>
          <w:p w14:paraId="2145BD1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Skilak Lake Outlet</w:t>
            </w:r>
          </w:p>
        </w:tc>
        <w:tc>
          <w:tcPr>
            <w:tcW w:w="687" w:type="dxa"/>
            <w:vMerge w:val="restart"/>
            <w:tcBorders>
              <w:top w:val="single" w:sz="4" w:space="0" w:color="auto"/>
              <w:left w:val="single" w:sz="12" w:space="0" w:color="auto"/>
              <w:bottom w:val="single" w:sz="8" w:space="0" w:color="000000"/>
              <w:right w:val="single" w:sz="12" w:space="0" w:color="auto"/>
            </w:tcBorders>
            <w:shd w:val="clear" w:color="auto" w:fill="auto"/>
            <w:noWrap/>
            <w:vAlign w:val="center"/>
            <w:hideMark/>
          </w:tcPr>
          <w:p w14:paraId="0B73D59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50.00</w:t>
            </w:r>
          </w:p>
        </w:tc>
        <w:tc>
          <w:tcPr>
            <w:tcW w:w="946" w:type="dxa"/>
            <w:tcBorders>
              <w:top w:val="single" w:sz="4" w:space="0" w:color="auto"/>
              <w:left w:val="nil"/>
              <w:bottom w:val="nil"/>
              <w:right w:val="nil"/>
            </w:tcBorders>
            <w:shd w:val="clear" w:color="auto" w:fill="auto"/>
            <w:noWrap/>
            <w:vAlign w:val="center"/>
            <w:hideMark/>
          </w:tcPr>
          <w:p w14:paraId="75D5476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2216D4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2769E01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32.72</w:t>
            </w:r>
          </w:p>
        </w:tc>
        <w:tc>
          <w:tcPr>
            <w:tcW w:w="1445" w:type="dxa"/>
            <w:tcBorders>
              <w:top w:val="nil"/>
              <w:left w:val="single" w:sz="12" w:space="0" w:color="auto"/>
              <w:bottom w:val="single" w:sz="4" w:space="0" w:color="auto"/>
              <w:right w:val="nil"/>
            </w:tcBorders>
            <w:shd w:val="clear" w:color="auto" w:fill="auto"/>
            <w:noWrap/>
            <w:vAlign w:val="center"/>
            <w:hideMark/>
          </w:tcPr>
          <w:p w14:paraId="23C674A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0.37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0F76CBA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4.42</w:t>
            </w:r>
          </w:p>
        </w:tc>
        <w:tc>
          <w:tcPr>
            <w:tcW w:w="1440" w:type="dxa"/>
            <w:tcBorders>
              <w:top w:val="nil"/>
              <w:left w:val="nil"/>
              <w:bottom w:val="single" w:sz="4" w:space="0" w:color="auto"/>
              <w:right w:val="nil"/>
            </w:tcBorders>
            <w:shd w:val="clear" w:color="auto" w:fill="auto"/>
            <w:noWrap/>
            <w:vAlign w:val="center"/>
            <w:hideMark/>
          </w:tcPr>
          <w:p w14:paraId="5B7029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78E782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40.06</w:t>
            </w:r>
          </w:p>
        </w:tc>
      </w:tr>
      <w:tr w:rsidR="00716DF5" w:rsidRPr="00FC2849" w14:paraId="2A94716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0EBA6DC6"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112066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4B8D074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nil"/>
              <w:left w:val="single" w:sz="8" w:space="0" w:color="auto"/>
              <w:bottom w:val="single" w:sz="4" w:space="0" w:color="auto"/>
              <w:right w:val="single" w:sz="4" w:space="0" w:color="auto"/>
            </w:tcBorders>
            <w:shd w:val="clear" w:color="auto" w:fill="auto"/>
            <w:noWrap/>
            <w:vAlign w:val="center"/>
            <w:hideMark/>
          </w:tcPr>
          <w:p w14:paraId="7C5CB81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0C0EEB8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33.20</w:t>
            </w:r>
          </w:p>
        </w:tc>
        <w:tc>
          <w:tcPr>
            <w:tcW w:w="1445" w:type="dxa"/>
            <w:tcBorders>
              <w:top w:val="nil"/>
              <w:left w:val="single" w:sz="12" w:space="0" w:color="auto"/>
              <w:bottom w:val="single" w:sz="4" w:space="0" w:color="auto"/>
              <w:right w:val="nil"/>
            </w:tcBorders>
            <w:shd w:val="clear" w:color="auto" w:fill="auto"/>
            <w:noWrap/>
            <w:vAlign w:val="center"/>
            <w:hideMark/>
          </w:tcPr>
          <w:p w14:paraId="336F45AF"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0.70</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4ED10CA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4.47</w:t>
            </w:r>
          </w:p>
        </w:tc>
        <w:tc>
          <w:tcPr>
            <w:tcW w:w="1440" w:type="dxa"/>
            <w:tcBorders>
              <w:top w:val="nil"/>
              <w:left w:val="nil"/>
              <w:bottom w:val="single" w:sz="4" w:space="0" w:color="auto"/>
              <w:right w:val="nil"/>
            </w:tcBorders>
            <w:shd w:val="clear" w:color="auto" w:fill="auto"/>
            <w:noWrap/>
            <w:vAlign w:val="center"/>
            <w:hideMark/>
          </w:tcPr>
          <w:p w14:paraId="44DF912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4FD146C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40.56</w:t>
            </w:r>
          </w:p>
        </w:tc>
      </w:tr>
      <w:tr w:rsidR="00716DF5" w:rsidRPr="00FC2849" w14:paraId="56164EF3"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1BCEFF45"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6F23A9C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4635C5A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single" w:sz="4" w:space="0" w:color="auto"/>
              <w:right w:val="single" w:sz="4" w:space="0" w:color="auto"/>
            </w:tcBorders>
            <w:shd w:val="clear" w:color="auto" w:fill="auto"/>
            <w:noWrap/>
            <w:vAlign w:val="center"/>
            <w:hideMark/>
          </w:tcPr>
          <w:p w14:paraId="17EBBF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4" w:space="0" w:color="auto"/>
              <w:right w:val="nil"/>
            </w:tcBorders>
            <w:shd w:val="clear" w:color="auto" w:fill="auto"/>
            <w:noWrap/>
            <w:vAlign w:val="center"/>
            <w:hideMark/>
          </w:tcPr>
          <w:p w14:paraId="4A1D8D2D" w14:textId="713752B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28.68</w:t>
            </w:r>
          </w:p>
        </w:tc>
        <w:tc>
          <w:tcPr>
            <w:tcW w:w="1445" w:type="dxa"/>
            <w:tcBorders>
              <w:top w:val="nil"/>
              <w:left w:val="single" w:sz="12" w:space="0" w:color="auto"/>
              <w:bottom w:val="single" w:sz="4" w:space="0" w:color="auto"/>
              <w:right w:val="nil"/>
            </w:tcBorders>
            <w:shd w:val="clear" w:color="auto" w:fill="auto"/>
            <w:noWrap/>
            <w:vAlign w:val="center"/>
            <w:hideMark/>
          </w:tcPr>
          <w:p w14:paraId="6ABDD9BA" w14:textId="0AA92363"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0.341 J</w:t>
            </w:r>
          </w:p>
        </w:tc>
        <w:tc>
          <w:tcPr>
            <w:tcW w:w="1170" w:type="dxa"/>
            <w:tcBorders>
              <w:top w:val="nil"/>
              <w:left w:val="dashed" w:sz="8" w:space="0" w:color="auto"/>
              <w:bottom w:val="single" w:sz="4" w:space="0" w:color="auto"/>
              <w:right w:val="single" w:sz="12" w:space="0" w:color="auto"/>
            </w:tcBorders>
            <w:shd w:val="clear" w:color="auto" w:fill="auto"/>
            <w:noWrap/>
            <w:vAlign w:val="center"/>
            <w:hideMark/>
          </w:tcPr>
          <w:p w14:paraId="1056A15F" w14:textId="27BFB31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3.95</w:t>
            </w:r>
          </w:p>
        </w:tc>
        <w:tc>
          <w:tcPr>
            <w:tcW w:w="1440" w:type="dxa"/>
            <w:tcBorders>
              <w:top w:val="nil"/>
              <w:left w:val="nil"/>
              <w:bottom w:val="single" w:sz="4" w:space="0" w:color="auto"/>
              <w:right w:val="nil"/>
            </w:tcBorders>
            <w:shd w:val="clear" w:color="auto" w:fill="auto"/>
            <w:noWrap/>
            <w:vAlign w:val="center"/>
            <w:hideMark/>
          </w:tcPr>
          <w:p w14:paraId="66796318" w14:textId="4CF9616F"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3.41 J</w:t>
            </w:r>
          </w:p>
        </w:tc>
        <w:tc>
          <w:tcPr>
            <w:tcW w:w="1170" w:type="dxa"/>
            <w:tcBorders>
              <w:top w:val="nil"/>
              <w:left w:val="dashed" w:sz="8" w:space="0" w:color="auto"/>
              <w:bottom w:val="single" w:sz="4" w:space="0" w:color="auto"/>
              <w:right w:val="single" w:sz="8" w:space="0" w:color="auto"/>
            </w:tcBorders>
            <w:shd w:val="clear" w:color="auto" w:fill="auto"/>
            <w:noWrap/>
            <w:vAlign w:val="center"/>
            <w:hideMark/>
          </w:tcPr>
          <w:p w14:paraId="59DB88A7" w14:textId="6BB17C30"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35.83</w:t>
            </w:r>
          </w:p>
        </w:tc>
      </w:tr>
      <w:tr w:rsidR="00716DF5" w:rsidRPr="00FC2849" w14:paraId="790A54AF"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0DFA9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0F81078B"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640B279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14:paraId="1AFA2891"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single" w:sz="8" w:space="0" w:color="auto"/>
              <w:right w:val="nil"/>
            </w:tcBorders>
            <w:shd w:val="clear" w:color="auto" w:fill="auto"/>
            <w:noWrap/>
            <w:vAlign w:val="center"/>
            <w:hideMark/>
          </w:tcPr>
          <w:p w14:paraId="09F3075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33.59</w:t>
            </w:r>
          </w:p>
        </w:tc>
        <w:tc>
          <w:tcPr>
            <w:tcW w:w="1445" w:type="dxa"/>
            <w:tcBorders>
              <w:top w:val="nil"/>
              <w:left w:val="single" w:sz="12" w:space="0" w:color="auto"/>
              <w:bottom w:val="single" w:sz="8" w:space="0" w:color="auto"/>
              <w:right w:val="nil"/>
            </w:tcBorders>
            <w:shd w:val="clear" w:color="auto" w:fill="auto"/>
            <w:noWrap/>
            <w:vAlign w:val="center"/>
            <w:hideMark/>
          </w:tcPr>
          <w:p w14:paraId="4B6C4A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0.313 J</w:t>
            </w:r>
          </w:p>
        </w:tc>
        <w:tc>
          <w:tcPr>
            <w:tcW w:w="1170" w:type="dxa"/>
            <w:tcBorders>
              <w:top w:val="nil"/>
              <w:left w:val="dashed" w:sz="8" w:space="0" w:color="auto"/>
              <w:bottom w:val="single" w:sz="8" w:space="0" w:color="auto"/>
              <w:right w:val="single" w:sz="12" w:space="0" w:color="auto"/>
            </w:tcBorders>
            <w:shd w:val="clear" w:color="auto" w:fill="auto"/>
            <w:noWrap/>
            <w:vAlign w:val="center"/>
            <w:hideMark/>
          </w:tcPr>
          <w:p w14:paraId="1468557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4.52</w:t>
            </w:r>
          </w:p>
        </w:tc>
        <w:tc>
          <w:tcPr>
            <w:tcW w:w="1440" w:type="dxa"/>
            <w:tcBorders>
              <w:top w:val="nil"/>
              <w:left w:val="nil"/>
              <w:bottom w:val="single" w:sz="8" w:space="0" w:color="auto"/>
              <w:right w:val="nil"/>
            </w:tcBorders>
            <w:shd w:val="clear" w:color="auto" w:fill="auto"/>
            <w:noWrap/>
            <w:vAlign w:val="center"/>
            <w:hideMark/>
          </w:tcPr>
          <w:p w14:paraId="01A340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nil"/>
              <w:left w:val="dashed" w:sz="8" w:space="0" w:color="auto"/>
              <w:bottom w:val="single" w:sz="8" w:space="0" w:color="auto"/>
              <w:right w:val="single" w:sz="8" w:space="0" w:color="auto"/>
            </w:tcBorders>
            <w:shd w:val="clear" w:color="auto" w:fill="auto"/>
            <w:noWrap/>
            <w:vAlign w:val="center"/>
            <w:hideMark/>
          </w:tcPr>
          <w:p w14:paraId="6EF99D0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40.95</w:t>
            </w:r>
          </w:p>
        </w:tc>
      </w:tr>
      <w:tr w:rsidR="00716DF5" w:rsidRPr="00FC2849" w14:paraId="75C323B1" w14:textId="77777777" w:rsidTr="005E736F">
        <w:trPr>
          <w:trHeight w:val="285"/>
        </w:trPr>
        <w:tc>
          <w:tcPr>
            <w:tcW w:w="1145" w:type="dxa"/>
            <w:vMerge w:val="restart"/>
            <w:tcBorders>
              <w:top w:val="nil"/>
              <w:left w:val="single" w:sz="8" w:space="0" w:color="auto"/>
              <w:bottom w:val="single" w:sz="8" w:space="0" w:color="000000"/>
              <w:right w:val="single" w:sz="12" w:space="0" w:color="auto"/>
            </w:tcBorders>
            <w:shd w:val="clear" w:color="auto" w:fill="auto"/>
            <w:vAlign w:val="center"/>
            <w:hideMark/>
          </w:tcPr>
          <w:p w14:paraId="1C5FB10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Jim's Landing</w:t>
            </w:r>
          </w:p>
        </w:tc>
        <w:tc>
          <w:tcPr>
            <w:tcW w:w="687" w:type="dxa"/>
            <w:vMerge w:val="restart"/>
            <w:tcBorders>
              <w:top w:val="nil"/>
              <w:left w:val="single" w:sz="12" w:space="0" w:color="auto"/>
              <w:bottom w:val="single" w:sz="8" w:space="0" w:color="000000"/>
              <w:right w:val="single" w:sz="12" w:space="0" w:color="auto"/>
            </w:tcBorders>
            <w:shd w:val="clear" w:color="auto" w:fill="auto"/>
            <w:noWrap/>
            <w:vAlign w:val="center"/>
            <w:hideMark/>
          </w:tcPr>
          <w:p w14:paraId="1E17A307"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70.00</w:t>
            </w:r>
          </w:p>
        </w:tc>
        <w:tc>
          <w:tcPr>
            <w:tcW w:w="946" w:type="dxa"/>
            <w:tcBorders>
              <w:top w:val="nil"/>
              <w:left w:val="nil"/>
              <w:bottom w:val="nil"/>
              <w:right w:val="nil"/>
            </w:tcBorders>
            <w:shd w:val="clear" w:color="auto" w:fill="auto"/>
            <w:noWrap/>
            <w:vAlign w:val="center"/>
            <w:hideMark/>
          </w:tcPr>
          <w:p w14:paraId="0BD6079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5/22/2019</w:t>
            </w:r>
          </w:p>
        </w:tc>
        <w:tc>
          <w:tcPr>
            <w:tcW w:w="995" w:type="dxa"/>
            <w:tcBorders>
              <w:top w:val="single" w:sz="8" w:space="0" w:color="auto"/>
              <w:left w:val="single" w:sz="8" w:space="0" w:color="auto"/>
              <w:bottom w:val="nil"/>
              <w:right w:val="single" w:sz="4" w:space="0" w:color="auto"/>
            </w:tcBorders>
            <w:shd w:val="clear" w:color="auto" w:fill="auto"/>
            <w:noWrap/>
            <w:vAlign w:val="center"/>
            <w:hideMark/>
          </w:tcPr>
          <w:p w14:paraId="2CED8FE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8" w:space="0" w:color="auto"/>
              <w:left w:val="nil"/>
              <w:bottom w:val="nil"/>
              <w:right w:val="nil"/>
            </w:tcBorders>
            <w:shd w:val="clear" w:color="auto" w:fill="auto"/>
            <w:noWrap/>
            <w:vAlign w:val="center"/>
            <w:hideMark/>
          </w:tcPr>
          <w:p w14:paraId="30B69AA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42.94</w:t>
            </w:r>
          </w:p>
        </w:tc>
        <w:tc>
          <w:tcPr>
            <w:tcW w:w="1445" w:type="dxa"/>
            <w:tcBorders>
              <w:top w:val="nil"/>
              <w:left w:val="single" w:sz="12" w:space="0" w:color="auto"/>
              <w:bottom w:val="nil"/>
              <w:right w:val="nil"/>
            </w:tcBorders>
            <w:shd w:val="clear" w:color="auto" w:fill="auto"/>
            <w:noWrap/>
            <w:vAlign w:val="center"/>
            <w:hideMark/>
          </w:tcPr>
          <w:p w14:paraId="6857338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0.5 U</w:t>
            </w:r>
          </w:p>
        </w:tc>
        <w:tc>
          <w:tcPr>
            <w:tcW w:w="1170" w:type="dxa"/>
            <w:tcBorders>
              <w:top w:val="single" w:sz="8" w:space="0" w:color="auto"/>
              <w:left w:val="dashed" w:sz="8" w:space="0" w:color="auto"/>
              <w:bottom w:val="nil"/>
              <w:right w:val="single" w:sz="12" w:space="0" w:color="auto"/>
            </w:tcBorders>
            <w:shd w:val="clear" w:color="auto" w:fill="auto"/>
            <w:noWrap/>
            <w:vAlign w:val="center"/>
            <w:hideMark/>
          </w:tcPr>
          <w:p w14:paraId="745FE95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5.57</w:t>
            </w:r>
          </w:p>
        </w:tc>
        <w:tc>
          <w:tcPr>
            <w:tcW w:w="1440" w:type="dxa"/>
            <w:tcBorders>
              <w:top w:val="nil"/>
              <w:left w:val="nil"/>
              <w:bottom w:val="nil"/>
              <w:right w:val="nil"/>
            </w:tcBorders>
            <w:shd w:val="clear" w:color="auto" w:fill="auto"/>
            <w:noWrap/>
            <w:vAlign w:val="center"/>
            <w:hideMark/>
          </w:tcPr>
          <w:p w14:paraId="1E8712F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nil"/>
              <w:left w:val="dashed" w:sz="8" w:space="0" w:color="auto"/>
              <w:bottom w:val="nil"/>
              <w:right w:val="single" w:sz="8" w:space="0" w:color="auto"/>
            </w:tcBorders>
            <w:shd w:val="clear" w:color="auto" w:fill="auto"/>
            <w:noWrap/>
            <w:vAlign w:val="center"/>
            <w:hideMark/>
          </w:tcPr>
          <w:p w14:paraId="3EEF19F2"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50.43</w:t>
            </w:r>
          </w:p>
        </w:tc>
      </w:tr>
      <w:tr w:rsidR="00716DF5" w:rsidRPr="00FC2849" w14:paraId="25EA9578"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5A3D21C7"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7645BF75"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nil"/>
              <w:right w:val="nil"/>
            </w:tcBorders>
            <w:shd w:val="clear" w:color="auto" w:fill="auto"/>
            <w:noWrap/>
            <w:vAlign w:val="center"/>
            <w:hideMark/>
          </w:tcPr>
          <w:p w14:paraId="6CCEE87B"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7/24/2019</w:t>
            </w:r>
          </w:p>
        </w:tc>
        <w:tc>
          <w:tcPr>
            <w:tcW w:w="995"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8B9B5FC"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4" w:space="0" w:color="auto"/>
              <w:right w:val="nil"/>
            </w:tcBorders>
            <w:shd w:val="clear" w:color="auto" w:fill="auto"/>
            <w:noWrap/>
            <w:vAlign w:val="center"/>
            <w:hideMark/>
          </w:tcPr>
          <w:p w14:paraId="678775C3"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40.07</w:t>
            </w:r>
          </w:p>
        </w:tc>
        <w:tc>
          <w:tcPr>
            <w:tcW w:w="1445" w:type="dxa"/>
            <w:tcBorders>
              <w:top w:val="single" w:sz="4" w:space="0" w:color="auto"/>
              <w:left w:val="single" w:sz="12" w:space="0" w:color="auto"/>
              <w:bottom w:val="single" w:sz="4" w:space="0" w:color="auto"/>
              <w:right w:val="nil"/>
            </w:tcBorders>
            <w:shd w:val="clear" w:color="auto" w:fill="auto"/>
            <w:noWrap/>
            <w:vAlign w:val="center"/>
            <w:hideMark/>
          </w:tcPr>
          <w:p w14:paraId="52BDA54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0.64</w:t>
            </w:r>
          </w:p>
        </w:tc>
        <w:tc>
          <w:tcPr>
            <w:tcW w:w="1170" w:type="dxa"/>
            <w:tcBorders>
              <w:top w:val="single" w:sz="4" w:space="0" w:color="auto"/>
              <w:left w:val="dashed" w:sz="8" w:space="0" w:color="auto"/>
              <w:bottom w:val="single" w:sz="4" w:space="0" w:color="auto"/>
              <w:right w:val="single" w:sz="12" w:space="0" w:color="auto"/>
            </w:tcBorders>
            <w:shd w:val="clear" w:color="auto" w:fill="auto"/>
            <w:noWrap/>
            <w:vAlign w:val="center"/>
            <w:hideMark/>
          </w:tcPr>
          <w:p w14:paraId="507ACD7E"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5.25</w:t>
            </w:r>
          </w:p>
        </w:tc>
        <w:tc>
          <w:tcPr>
            <w:tcW w:w="1440" w:type="dxa"/>
            <w:tcBorders>
              <w:top w:val="single" w:sz="4" w:space="0" w:color="auto"/>
              <w:left w:val="nil"/>
              <w:bottom w:val="single" w:sz="4" w:space="0" w:color="auto"/>
              <w:right w:val="nil"/>
            </w:tcBorders>
            <w:shd w:val="clear" w:color="auto" w:fill="auto"/>
            <w:noWrap/>
            <w:vAlign w:val="center"/>
            <w:hideMark/>
          </w:tcPr>
          <w:p w14:paraId="122A2ACD"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5U</w:t>
            </w:r>
          </w:p>
        </w:tc>
        <w:tc>
          <w:tcPr>
            <w:tcW w:w="1170" w:type="dxa"/>
            <w:tcBorders>
              <w:top w:val="single" w:sz="4" w:space="0" w:color="auto"/>
              <w:left w:val="dashed" w:sz="8" w:space="0" w:color="auto"/>
              <w:bottom w:val="single" w:sz="4" w:space="0" w:color="auto"/>
              <w:right w:val="single" w:sz="8" w:space="0" w:color="auto"/>
            </w:tcBorders>
            <w:shd w:val="clear" w:color="auto" w:fill="auto"/>
            <w:noWrap/>
            <w:vAlign w:val="center"/>
            <w:hideMark/>
          </w:tcPr>
          <w:p w14:paraId="76B8ADA5"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47.56</w:t>
            </w:r>
          </w:p>
        </w:tc>
      </w:tr>
      <w:tr w:rsidR="00716DF5" w:rsidRPr="00FC2849" w14:paraId="7205C48E"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3374E041"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25CBF847"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single" w:sz="4" w:space="0" w:color="auto"/>
              <w:left w:val="nil"/>
              <w:bottom w:val="single" w:sz="4" w:space="0" w:color="auto"/>
              <w:right w:val="single" w:sz="8" w:space="0" w:color="auto"/>
            </w:tcBorders>
            <w:shd w:val="clear" w:color="auto" w:fill="auto"/>
            <w:noWrap/>
            <w:vAlign w:val="center"/>
            <w:hideMark/>
          </w:tcPr>
          <w:p w14:paraId="1D008D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5/20/2020</w:t>
            </w:r>
          </w:p>
        </w:tc>
        <w:tc>
          <w:tcPr>
            <w:tcW w:w="995" w:type="dxa"/>
            <w:tcBorders>
              <w:top w:val="nil"/>
              <w:left w:val="nil"/>
              <w:bottom w:val="nil"/>
              <w:right w:val="single" w:sz="4" w:space="0" w:color="auto"/>
            </w:tcBorders>
            <w:shd w:val="clear" w:color="auto" w:fill="auto"/>
            <w:noWrap/>
            <w:vAlign w:val="center"/>
            <w:hideMark/>
          </w:tcPr>
          <w:p w14:paraId="393D07C0"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nil"/>
              <w:left w:val="nil"/>
              <w:bottom w:val="nil"/>
              <w:right w:val="nil"/>
            </w:tcBorders>
            <w:shd w:val="clear" w:color="auto" w:fill="auto"/>
            <w:noWrap/>
            <w:vAlign w:val="center"/>
            <w:hideMark/>
          </w:tcPr>
          <w:p w14:paraId="755F2318" w14:textId="300617BB"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37.7</w:t>
            </w:r>
          </w:p>
        </w:tc>
        <w:tc>
          <w:tcPr>
            <w:tcW w:w="1445" w:type="dxa"/>
            <w:tcBorders>
              <w:top w:val="nil"/>
              <w:left w:val="single" w:sz="12" w:space="0" w:color="auto"/>
              <w:bottom w:val="nil"/>
              <w:right w:val="nil"/>
            </w:tcBorders>
            <w:shd w:val="clear" w:color="auto" w:fill="auto"/>
            <w:noWrap/>
            <w:vAlign w:val="center"/>
            <w:hideMark/>
          </w:tcPr>
          <w:p w14:paraId="5DD24175" w14:textId="3F856F5C"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0.472 J</w:t>
            </w:r>
          </w:p>
        </w:tc>
        <w:tc>
          <w:tcPr>
            <w:tcW w:w="1170" w:type="dxa"/>
            <w:tcBorders>
              <w:top w:val="nil"/>
              <w:left w:val="dashed" w:sz="8" w:space="0" w:color="auto"/>
              <w:bottom w:val="nil"/>
              <w:right w:val="single" w:sz="12" w:space="0" w:color="auto"/>
            </w:tcBorders>
            <w:shd w:val="clear" w:color="auto" w:fill="auto"/>
            <w:noWrap/>
            <w:vAlign w:val="center"/>
            <w:hideMark/>
          </w:tcPr>
          <w:p w14:paraId="66261B84" w14:textId="455B257E"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4.98</w:t>
            </w:r>
          </w:p>
        </w:tc>
        <w:tc>
          <w:tcPr>
            <w:tcW w:w="1440" w:type="dxa"/>
            <w:tcBorders>
              <w:top w:val="nil"/>
              <w:left w:val="nil"/>
              <w:bottom w:val="nil"/>
              <w:right w:val="nil"/>
            </w:tcBorders>
            <w:shd w:val="clear" w:color="auto" w:fill="auto"/>
            <w:noWrap/>
            <w:vAlign w:val="center"/>
            <w:hideMark/>
          </w:tcPr>
          <w:p w14:paraId="5EFA7403" w14:textId="4FD41E19"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5 U</w:t>
            </w:r>
          </w:p>
        </w:tc>
        <w:tc>
          <w:tcPr>
            <w:tcW w:w="1170" w:type="dxa"/>
            <w:tcBorders>
              <w:top w:val="nil"/>
              <w:left w:val="dashed" w:sz="8" w:space="0" w:color="auto"/>
              <w:bottom w:val="nil"/>
              <w:right w:val="single" w:sz="8" w:space="0" w:color="auto"/>
            </w:tcBorders>
            <w:shd w:val="clear" w:color="auto" w:fill="auto"/>
            <w:noWrap/>
            <w:vAlign w:val="center"/>
            <w:hideMark/>
          </w:tcPr>
          <w:p w14:paraId="494187DB" w14:textId="2529088D" w:rsidR="00716DF5" w:rsidRPr="00FC2849" w:rsidRDefault="00B3465F" w:rsidP="00716DF5">
            <w:pPr>
              <w:widowControl/>
              <w:jc w:val="center"/>
              <w:rPr>
                <w:rFonts w:ascii="Arial Narrow" w:eastAsia="Times New Roman" w:hAnsi="Arial Narrow" w:cs="Calibri"/>
                <w:color w:val="000000"/>
                <w:kern w:val="0"/>
                <w:lang w:eastAsia="en-US"/>
              </w:rPr>
            </w:pPr>
            <w:r>
              <w:rPr>
                <w:rFonts w:ascii="Arial Narrow" w:eastAsia="Times New Roman" w:hAnsi="Arial Narrow" w:cs="Calibri"/>
                <w:color w:val="000000"/>
                <w:kern w:val="0"/>
                <w:lang w:eastAsia="en-US"/>
              </w:rPr>
              <w:t>45.16</w:t>
            </w:r>
          </w:p>
        </w:tc>
      </w:tr>
      <w:tr w:rsidR="00716DF5" w:rsidRPr="00FC2849" w14:paraId="503FD8D5" w14:textId="77777777" w:rsidTr="005E736F">
        <w:trPr>
          <w:trHeight w:val="285"/>
        </w:trPr>
        <w:tc>
          <w:tcPr>
            <w:tcW w:w="1145" w:type="dxa"/>
            <w:vMerge/>
            <w:tcBorders>
              <w:top w:val="nil"/>
              <w:left w:val="single" w:sz="8" w:space="0" w:color="auto"/>
              <w:bottom w:val="single" w:sz="8" w:space="0" w:color="000000"/>
              <w:right w:val="single" w:sz="12" w:space="0" w:color="auto"/>
            </w:tcBorders>
            <w:vAlign w:val="center"/>
            <w:hideMark/>
          </w:tcPr>
          <w:p w14:paraId="62528048" w14:textId="77777777" w:rsidR="00716DF5" w:rsidRPr="00FC2849" w:rsidRDefault="00716DF5" w:rsidP="00716DF5">
            <w:pPr>
              <w:widowControl/>
              <w:rPr>
                <w:rFonts w:ascii="Arial Narrow" w:eastAsia="Times New Roman" w:hAnsi="Arial Narrow" w:cs="Calibri"/>
                <w:color w:val="000000"/>
                <w:kern w:val="0"/>
                <w:lang w:eastAsia="en-US"/>
              </w:rPr>
            </w:pPr>
          </w:p>
        </w:tc>
        <w:tc>
          <w:tcPr>
            <w:tcW w:w="687" w:type="dxa"/>
            <w:vMerge/>
            <w:tcBorders>
              <w:top w:val="nil"/>
              <w:left w:val="single" w:sz="12" w:space="0" w:color="auto"/>
              <w:bottom w:val="single" w:sz="8" w:space="0" w:color="000000"/>
              <w:right w:val="single" w:sz="12" w:space="0" w:color="auto"/>
            </w:tcBorders>
            <w:vAlign w:val="center"/>
            <w:hideMark/>
          </w:tcPr>
          <w:p w14:paraId="12103E60" w14:textId="77777777" w:rsidR="00716DF5" w:rsidRPr="00FC2849" w:rsidRDefault="00716DF5" w:rsidP="00716DF5">
            <w:pPr>
              <w:widowControl/>
              <w:rPr>
                <w:rFonts w:ascii="Arial Narrow" w:eastAsia="Times New Roman" w:hAnsi="Arial Narrow" w:cs="Calibri"/>
                <w:color w:val="000000"/>
                <w:kern w:val="0"/>
                <w:lang w:eastAsia="en-US"/>
              </w:rPr>
            </w:pPr>
          </w:p>
        </w:tc>
        <w:tc>
          <w:tcPr>
            <w:tcW w:w="946" w:type="dxa"/>
            <w:tcBorders>
              <w:top w:val="nil"/>
              <w:left w:val="nil"/>
              <w:bottom w:val="single" w:sz="8" w:space="0" w:color="auto"/>
              <w:right w:val="nil"/>
            </w:tcBorders>
            <w:shd w:val="clear" w:color="auto" w:fill="auto"/>
            <w:noWrap/>
            <w:vAlign w:val="center"/>
            <w:hideMark/>
          </w:tcPr>
          <w:p w14:paraId="143591C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7/22/2020</w:t>
            </w:r>
          </w:p>
        </w:tc>
        <w:tc>
          <w:tcPr>
            <w:tcW w:w="995"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6626AC9A"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Mainstem</w:t>
            </w:r>
          </w:p>
        </w:tc>
        <w:tc>
          <w:tcPr>
            <w:tcW w:w="1342" w:type="dxa"/>
            <w:tcBorders>
              <w:top w:val="single" w:sz="4" w:space="0" w:color="auto"/>
              <w:left w:val="nil"/>
              <w:bottom w:val="single" w:sz="8" w:space="0" w:color="auto"/>
              <w:right w:val="nil"/>
            </w:tcBorders>
            <w:shd w:val="clear" w:color="auto" w:fill="auto"/>
            <w:noWrap/>
            <w:vAlign w:val="center"/>
            <w:hideMark/>
          </w:tcPr>
          <w:p w14:paraId="74B86EF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42.77</w:t>
            </w:r>
          </w:p>
        </w:tc>
        <w:tc>
          <w:tcPr>
            <w:tcW w:w="1445" w:type="dxa"/>
            <w:tcBorders>
              <w:top w:val="single" w:sz="4" w:space="0" w:color="auto"/>
              <w:left w:val="single" w:sz="12" w:space="0" w:color="auto"/>
              <w:bottom w:val="single" w:sz="8" w:space="0" w:color="auto"/>
              <w:right w:val="nil"/>
            </w:tcBorders>
            <w:shd w:val="clear" w:color="auto" w:fill="auto"/>
            <w:noWrap/>
            <w:vAlign w:val="center"/>
            <w:hideMark/>
          </w:tcPr>
          <w:p w14:paraId="62856CC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0.496 J</w:t>
            </w:r>
          </w:p>
        </w:tc>
        <w:tc>
          <w:tcPr>
            <w:tcW w:w="1170" w:type="dxa"/>
            <w:tcBorders>
              <w:top w:val="single" w:sz="4" w:space="0" w:color="auto"/>
              <w:left w:val="dashed" w:sz="8" w:space="0" w:color="auto"/>
              <w:bottom w:val="single" w:sz="8" w:space="0" w:color="auto"/>
              <w:right w:val="single" w:sz="12" w:space="0" w:color="auto"/>
            </w:tcBorders>
            <w:shd w:val="clear" w:color="auto" w:fill="auto"/>
            <w:noWrap/>
            <w:vAlign w:val="center"/>
            <w:hideMark/>
          </w:tcPr>
          <w:p w14:paraId="33AA8B39"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5.55</w:t>
            </w:r>
          </w:p>
        </w:tc>
        <w:tc>
          <w:tcPr>
            <w:tcW w:w="1440" w:type="dxa"/>
            <w:tcBorders>
              <w:top w:val="single" w:sz="4" w:space="0" w:color="auto"/>
              <w:left w:val="nil"/>
              <w:bottom w:val="single" w:sz="8" w:space="0" w:color="auto"/>
              <w:right w:val="nil"/>
            </w:tcBorders>
            <w:shd w:val="clear" w:color="auto" w:fill="auto"/>
            <w:noWrap/>
            <w:vAlign w:val="center"/>
            <w:hideMark/>
          </w:tcPr>
          <w:p w14:paraId="30ABD264"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 U</w:t>
            </w:r>
          </w:p>
        </w:tc>
        <w:tc>
          <w:tcPr>
            <w:tcW w:w="1170" w:type="dxa"/>
            <w:tcBorders>
              <w:top w:val="single" w:sz="4" w:space="0" w:color="auto"/>
              <w:left w:val="dashed" w:sz="8" w:space="0" w:color="auto"/>
              <w:bottom w:val="single" w:sz="8" w:space="0" w:color="auto"/>
              <w:right w:val="single" w:sz="8" w:space="0" w:color="auto"/>
            </w:tcBorders>
            <w:shd w:val="clear" w:color="auto" w:fill="auto"/>
            <w:noWrap/>
            <w:vAlign w:val="center"/>
            <w:hideMark/>
          </w:tcPr>
          <w:p w14:paraId="4AB30126" w14:textId="77777777" w:rsidR="00716DF5" w:rsidRPr="00FC2849" w:rsidRDefault="00716DF5" w:rsidP="00716DF5">
            <w:pPr>
              <w:widowControl/>
              <w:jc w:val="center"/>
              <w:rPr>
                <w:rFonts w:ascii="Arial Narrow" w:eastAsia="Times New Roman" w:hAnsi="Arial Narrow" w:cs="Calibri"/>
                <w:color w:val="000000"/>
                <w:kern w:val="0"/>
                <w:lang w:eastAsia="en-US"/>
              </w:rPr>
            </w:pPr>
            <w:r w:rsidRPr="00FC2849">
              <w:rPr>
                <w:rFonts w:ascii="Arial Narrow" w:eastAsia="Times New Roman" w:hAnsi="Arial Narrow" w:cs="Calibri"/>
                <w:color w:val="000000"/>
                <w:kern w:val="0"/>
                <w:lang w:eastAsia="en-US"/>
              </w:rPr>
              <w:t>50.26</w:t>
            </w:r>
          </w:p>
        </w:tc>
      </w:tr>
      <w:tr w:rsidR="00716DF5" w:rsidRPr="00FC2849" w14:paraId="6ED5C07E" w14:textId="77777777" w:rsidTr="005E736F">
        <w:trPr>
          <w:trHeight w:val="566"/>
        </w:trPr>
        <w:tc>
          <w:tcPr>
            <w:tcW w:w="10340" w:type="dxa"/>
            <w:gridSpan w:val="9"/>
            <w:tcBorders>
              <w:top w:val="single" w:sz="8" w:space="0" w:color="auto"/>
              <w:left w:val="single" w:sz="8" w:space="0" w:color="auto"/>
              <w:bottom w:val="single" w:sz="8" w:space="0" w:color="auto"/>
              <w:right w:val="single" w:sz="8" w:space="0" w:color="000000"/>
            </w:tcBorders>
            <w:shd w:val="clear" w:color="000000" w:fill="E2EFDA"/>
            <w:vAlign w:val="center"/>
            <w:hideMark/>
          </w:tcPr>
          <w:p w14:paraId="3C6E4EE7" w14:textId="77777777" w:rsidR="00716DF5" w:rsidRPr="00B138FF" w:rsidRDefault="00716DF5" w:rsidP="00716DF5">
            <w:pPr>
              <w:widowControl/>
              <w:jc w:val="center"/>
              <w:rPr>
                <w:rFonts w:asciiTheme="majorHAnsi" w:eastAsia="Times New Roman" w:hAnsiTheme="majorHAnsi" w:cs="Calibri"/>
                <w:b/>
                <w:bCs/>
                <w:color w:val="000000"/>
                <w:kern w:val="0"/>
                <w:sz w:val="22"/>
                <w:szCs w:val="22"/>
                <w:lang w:eastAsia="en-US"/>
              </w:rPr>
            </w:pPr>
            <w:r w:rsidRPr="00B138FF">
              <w:rPr>
                <w:rFonts w:asciiTheme="majorHAnsi" w:eastAsia="Times New Roman" w:hAnsiTheme="majorHAnsi" w:cs="Calibri"/>
                <w:b/>
                <w:bCs/>
                <w:color w:val="000000"/>
                <w:kern w:val="0"/>
                <w:sz w:val="22"/>
                <w:szCs w:val="22"/>
                <w:lang w:eastAsia="en-US"/>
              </w:rPr>
              <w:t>Copper, zinc exceedances based on water quality criteria for aquatic life for fresh water (chronic exposure) established by Alaska Department of Environmental Conservation</w:t>
            </w:r>
          </w:p>
        </w:tc>
      </w:tr>
      <w:tr w:rsidR="00716DF5" w:rsidRPr="00FC2849" w14:paraId="43AA1D9F" w14:textId="77777777" w:rsidTr="005E736F">
        <w:trPr>
          <w:trHeight w:val="1378"/>
        </w:trPr>
        <w:tc>
          <w:tcPr>
            <w:tcW w:w="10340"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14:paraId="570C70D2" w14:textId="0901FDFB" w:rsidR="00716DF5" w:rsidRPr="00B138FF" w:rsidRDefault="00716DF5"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CCC</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criterion </w:t>
            </w:r>
            <w:r w:rsidR="00D4631F">
              <w:rPr>
                <w:rFonts w:asciiTheme="majorHAnsi" w:eastAsia="Times New Roman" w:hAnsiTheme="majorHAnsi" w:cs="Calibri"/>
                <w:color w:val="000000"/>
                <w:kern w:val="0"/>
                <w:sz w:val="22"/>
                <w:szCs w:val="22"/>
                <w:lang w:eastAsia="en-US"/>
              </w:rPr>
              <w:t>chronic</w:t>
            </w:r>
            <w:r w:rsidRPr="00B138FF">
              <w:rPr>
                <w:rFonts w:asciiTheme="majorHAnsi" w:eastAsia="Times New Roman" w:hAnsiTheme="majorHAnsi" w:cs="Calibri"/>
                <w:color w:val="000000"/>
                <w:kern w:val="0"/>
                <w:sz w:val="22"/>
                <w:szCs w:val="22"/>
                <w:lang w:eastAsia="en-US"/>
              </w:rPr>
              <w:t xml:space="preserve"> concentration (freshwater)</w:t>
            </w:r>
            <w:r w:rsidRPr="00B138FF">
              <w:rPr>
                <w:rFonts w:asciiTheme="majorHAnsi" w:eastAsia="Times New Roman" w:hAnsiTheme="majorHAnsi" w:cs="Calibri"/>
                <w:color w:val="000000"/>
                <w:kern w:val="0"/>
                <w:sz w:val="22"/>
                <w:szCs w:val="22"/>
                <w:lang w:eastAsia="en-US"/>
              </w:rPr>
              <w:br/>
              <w:t>()</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duplicate sample</w:t>
            </w:r>
            <w:r w:rsidRPr="00B138FF">
              <w:rPr>
                <w:rFonts w:asciiTheme="majorHAnsi" w:eastAsia="Times New Roman" w:hAnsiTheme="majorHAnsi" w:cs="Calibri"/>
                <w:color w:val="000000"/>
                <w:kern w:val="0"/>
                <w:sz w:val="22"/>
                <w:szCs w:val="22"/>
                <w:lang w:eastAsia="en-US"/>
              </w:rPr>
              <w:br/>
              <w:t>J</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quantitation is an estimate</w:t>
            </w:r>
            <w:r w:rsidRPr="00B138FF">
              <w:rPr>
                <w:rFonts w:asciiTheme="majorHAnsi" w:eastAsia="Times New Roman" w:hAnsiTheme="majorHAnsi" w:cs="Calibri"/>
                <w:color w:val="000000"/>
                <w:kern w:val="0"/>
                <w:sz w:val="22"/>
                <w:szCs w:val="22"/>
                <w:lang w:eastAsia="en-US"/>
              </w:rPr>
              <w:br/>
              <w:t>U</w:t>
            </w:r>
            <w:r w:rsidR="00FA5D74" w:rsidRPr="00B138FF">
              <w:rPr>
                <w:rFonts w:asciiTheme="majorHAnsi" w:eastAsia="Times New Roman" w:hAnsiTheme="majorHAnsi" w:cs="Calibri"/>
                <w:color w:val="000000"/>
                <w:kern w:val="0"/>
                <w:sz w:val="22"/>
                <w:szCs w:val="22"/>
                <w:lang w:eastAsia="en-US"/>
              </w:rPr>
              <w:t xml:space="preserve"> </w:t>
            </w:r>
            <w:r w:rsidRPr="00B138FF">
              <w:rPr>
                <w:rFonts w:asciiTheme="majorHAnsi" w:eastAsia="Times New Roman" w:hAnsiTheme="majorHAnsi" w:cs="Calibri"/>
                <w:color w:val="000000"/>
                <w:kern w:val="0"/>
                <w:sz w:val="22"/>
                <w:szCs w:val="22"/>
                <w:lang w:eastAsia="en-US"/>
              </w:rPr>
              <w:t xml:space="preserve">= </w:t>
            </w:r>
            <w:r w:rsidR="00FA10BD">
              <w:rPr>
                <w:rFonts w:asciiTheme="majorHAnsi" w:eastAsia="Times New Roman" w:hAnsiTheme="majorHAnsi" w:cs="Calibri"/>
                <w:color w:val="000000"/>
                <w:kern w:val="0"/>
                <w:sz w:val="22"/>
                <w:szCs w:val="22"/>
                <w:lang w:eastAsia="en-US"/>
              </w:rPr>
              <w:t>analyzed</w:t>
            </w:r>
            <w:r w:rsidRPr="00B138FF">
              <w:rPr>
                <w:rFonts w:asciiTheme="majorHAnsi" w:eastAsia="Times New Roman" w:hAnsiTheme="majorHAnsi" w:cs="Calibri"/>
                <w:color w:val="000000"/>
                <w:kern w:val="0"/>
                <w:sz w:val="22"/>
                <w:szCs w:val="22"/>
                <w:lang w:eastAsia="en-US"/>
              </w:rPr>
              <w:t xml:space="preserve"> but not detected</w:t>
            </w:r>
          </w:p>
          <w:p w14:paraId="1946940B" w14:textId="66192BCD" w:rsidR="00FA5D74" w:rsidRPr="00B138FF" w:rsidRDefault="00FA5D74" w:rsidP="00716DF5">
            <w:pPr>
              <w:widowControl/>
              <w:jc w:val="center"/>
              <w:rPr>
                <w:rFonts w:asciiTheme="majorHAnsi" w:eastAsia="Times New Roman" w:hAnsiTheme="majorHAnsi" w:cs="Calibri"/>
                <w:color w:val="000000"/>
                <w:kern w:val="0"/>
                <w:sz w:val="22"/>
                <w:szCs w:val="22"/>
                <w:lang w:eastAsia="en-US"/>
              </w:rPr>
            </w:pPr>
            <w:r w:rsidRPr="00B138FF">
              <w:rPr>
                <w:rFonts w:asciiTheme="majorHAnsi" w:eastAsia="Times New Roman" w:hAnsiTheme="majorHAnsi" w:cs="Calibri"/>
                <w:color w:val="000000"/>
                <w:kern w:val="0"/>
                <w:sz w:val="22"/>
                <w:szCs w:val="22"/>
                <w:lang w:eastAsia="en-US"/>
              </w:rPr>
              <w:t>Values in parentheses are duplicate samples</w:t>
            </w:r>
          </w:p>
        </w:tc>
      </w:tr>
    </w:tbl>
    <w:p w14:paraId="346D9092" w14:textId="77777777" w:rsidR="00C0627B" w:rsidRDefault="00C0627B" w:rsidP="00BA487E">
      <w:pPr>
        <w:rPr>
          <w:rFonts w:ascii="Times New Roman" w:hAnsi="Times New Roman"/>
        </w:rPr>
      </w:pPr>
    </w:p>
    <w:p w14:paraId="3903A9B2" w14:textId="05212C94" w:rsidR="001411CE" w:rsidRDefault="001411CE" w:rsidP="00C63728">
      <w:pPr>
        <w:pStyle w:val="Caption"/>
        <w:rPr>
          <w:b w:val="0"/>
          <w:bCs w:val="0"/>
          <w:caps w:val="0"/>
          <w:sz w:val="24"/>
          <w:szCs w:val="24"/>
          <w:lang w:eastAsia="en-US"/>
        </w:rPr>
      </w:pPr>
    </w:p>
    <w:p w14:paraId="60B70F41" w14:textId="6E8C2BB2" w:rsidR="00E403A8" w:rsidRDefault="00E403A8" w:rsidP="00C63728">
      <w:pPr>
        <w:rPr>
          <w:sz w:val="24"/>
          <w:szCs w:val="24"/>
        </w:rPr>
      </w:pPr>
    </w:p>
    <w:p w14:paraId="1C2BA513" w14:textId="6F4207E1" w:rsidR="00C63728" w:rsidRDefault="00C63728" w:rsidP="00C63728"/>
    <w:p w14:paraId="53352C16" w14:textId="019CE21D" w:rsidR="00C63728" w:rsidRDefault="00C63728" w:rsidP="00C63728"/>
    <w:p w14:paraId="7A9B1958" w14:textId="4A70A349" w:rsidR="00C63728" w:rsidRDefault="00C63728" w:rsidP="00C63728"/>
    <w:p w14:paraId="5E350AF3" w14:textId="7D173B33" w:rsidR="00C63728" w:rsidRDefault="00C63728" w:rsidP="00C63728"/>
    <w:p w14:paraId="7F46FDFF" w14:textId="044F2042" w:rsidR="00C63728" w:rsidRDefault="00C63728" w:rsidP="00C63728"/>
    <w:p w14:paraId="184D6432" w14:textId="2AFDC121" w:rsidR="00324749" w:rsidRDefault="00324749" w:rsidP="00324749">
      <w:pPr>
        <w:rPr>
          <w:sz w:val="24"/>
          <w:szCs w:val="24"/>
        </w:rPr>
      </w:pPr>
    </w:p>
    <w:p w14:paraId="63E6EB13" w14:textId="2F74EEC8" w:rsidR="00CE2E9F" w:rsidRDefault="00CE2E9F" w:rsidP="00324749">
      <w:pPr>
        <w:rPr>
          <w:sz w:val="24"/>
          <w:szCs w:val="24"/>
        </w:rPr>
      </w:pPr>
    </w:p>
    <w:p w14:paraId="33F93B4F" w14:textId="1F00BEAA" w:rsidR="00CE2E9F" w:rsidRDefault="00CE2E9F" w:rsidP="00324749">
      <w:pPr>
        <w:rPr>
          <w:sz w:val="24"/>
          <w:szCs w:val="24"/>
        </w:rPr>
      </w:pPr>
    </w:p>
    <w:p w14:paraId="7A9F3960" w14:textId="4AEBD317" w:rsidR="00CE2E9F" w:rsidRDefault="00CE2E9F" w:rsidP="00324749">
      <w:pPr>
        <w:rPr>
          <w:sz w:val="24"/>
          <w:szCs w:val="24"/>
        </w:rPr>
      </w:pPr>
    </w:p>
    <w:p w14:paraId="540DF212" w14:textId="741F1A14" w:rsidR="00CE2E9F" w:rsidRDefault="00CE2E9F" w:rsidP="00324749">
      <w:pPr>
        <w:rPr>
          <w:sz w:val="24"/>
          <w:szCs w:val="24"/>
        </w:rPr>
      </w:pPr>
    </w:p>
    <w:p w14:paraId="68386A6C" w14:textId="55956743" w:rsidR="00CE2E9F" w:rsidRDefault="00CE2E9F" w:rsidP="00324749">
      <w:pPr>
        <w:rPr>
          <w:sz w:val="24"/>
          <w:szCs w:val="24"/>
        </w:rPr>
      </w:pPr>
    </w:p>
    <w:p w14:paraId="5FA7515A" w14:textId="0238F8B8" w:rsidR="00CE2E9F" w:rsidRDefault="00CE2E9F" w:rsidP="00324749">
      <w:pPr>
        <w:rPr>
          <w:sz w:val="24"/>
          <w:szCs w:val="24"/>
        </w:rPr>
      </w:pPr>
    </w:p>
    <w:p w14:paraId="5EAA5B2C" w14:textId="3A32EFE5" w:rsidR="00CE2E9F" w:rsidRDefault="00CE2E9F" w:rsidP="00324749">
      <w:pPr>
        <w:rPr>
          <w:sz w:val="24"/>
          <w:szCs w:val="24"/>
        </w:rPr>
      </w:pPr>
    </w:p>
    <w:p w14:paraId="4F2A02C0" w14:textId="5E74F0FA" w:rsidR="00CE2E9F" w:rsidRDefault="00CE2E9F" w:rsidP="00324749">
      <w:pPr>
        <w:rPr>
          <w:sz w:val="24"/>
          <w:szCs w:val="24"/>
        </w:rPr>
      </w:pPr>
    </w:p>
    <w:p w14:paraId="474DA05B" w14:textId="7C555F01" w:rsidR="00CE2E9F" w:rsidRDefault="00CE2E9F" w:rsidP="00324749">
      <w:pPr>
        <w:rPr>
          <w:sz w:val="24"/>
          <w:szCs w:val="24"/>
        </w:rPr>
      </w:pPr>
    </w:p>
    <w:p w14:paraId="722A96FB" w14:textId="0033481C" w:rsidR="00CE2E9F" w:rsidRDefault="00CE2E9F" w:rsidP="00324749">
      <w:pPr>
        <w:rPr>
          <w:sz w:val="24"/>
          <w:szCs w:val="24"/>
        </w:rPr>
      </w:pPr>
    </w:p>
    <w:p w14:paraId="4A621C7C" w14:textId="210CD133" w:rsidR="00CE2E9F" w:rsidRDefault="00CE2E9F" w:rsidP="00324749">
      <w:pPr>
        <w:rPr>
          <w:sz w:val="24"/>
          <w:szCs w:val="24"/>
        </w:rPr>
      </w:pPr>
    </w:p>
    <w:p w14:paraId="03C24D40" w14:textId="3635AA7B" w:rsidR="00CE2E9F" w:rsidRDefault="00CE2E9F" w:rsidP="00324749">
      <w:pPr>
        <w:rPr>
          <w:sz w:val="24"/>
          <w:szCs w:val="24"/>
        </w:rPr>
      </w:pPr>
    </w:p>
    <w:p w14:paraId="43D9F58B" w14:textId="4B2CED41" w:rsidR="00CE2E9F" w:rsidRDefault="00CE2E9F" w:rsidP="00324749">
      <w:pPr>
        <w:rPr>
          <w:sz w:val="24"/>
          <w:szCs w:val="24"/>
        </w:rPr>
      </w:pPr>
    </w:p>
    <w:p w14:paraId="1596C416" w14:textId="47F0A524" w:rsidR="00CE2E9F" w:rsidRDefault="00CE2E9F" w:rsidP="00324749">
      <w:pPr>
        <w:rPr>
          <w:sz w:val="24"/>
          <w:szCs w:val="24"/>
        </w:rPr>
      </w:pPr>
    </w:p>
    <w:p w14:paraId="75FC33A9" w14:textId="5BCA77B5" w:rsidR="00CE2E9F" w:rsidRDefault="00CE2E9F" w:rsidP="00324749">
      <w:pPr>
        <w:rPr>
          <w:sz w:val="24"/>
          <w:szCs w:val="24"/>
        </w:rPr>
      </w:pPr>
    </w:p>
    <w:p w14:paraId="015F43E2" w14:textId="66F9AC82" w:rsidR="00CE2E9F" w:rsidRDefault="00CE2E9F" w:rsidP="00324749">
      <w:pPr>
        <w:rPr>
          <w:sz w:val="24"/>
          <w:szCs w:val="24"/>
        </w:rPr>
      </w:pPr>
    </w:p>
    <w:p w14:paraId="135BE513" w14:textId="429C5892" w:rsidR="00CE2E9F" w:rsidRDefault="00CE2E9F" w:rsidP="00324749">
      <w:pPr>
        <w:rPr>
          <w:sz w:val="24"/>
          <w:szCs w:val="24"/>
        </w:rPr>
      </w:pPr>
    </w:p>
    <w:p w14:paraId="02FEA9E4" w14:textId="4B54D99F" w:rsidR="00CE2E9F" w:rsidRDefault="00CE2E9F" w:rsidP="00324749">
      <w:pPr>
        <w:rPr>
          <w:sz w:val="24"/>
          <w:szCs w:val="24"/>
        </w:rPr>
      </w:pPr>
    </w:p>
    <w:p w14:paraId="112D8D65" w14:textId="12369A8D" w:rsidR="00B3465F" w:rsidRDefault="00B3465F" w:rsidP="00324749">
      <w:pPr>
        <w:rPr>
          <w:sz w:val="24"/>
          <w:szCs w:val="24"/>
        </w:rPr>
      </w:pPr>
    </w:p>
    <w:p w14:paraId="53D3CD84" w14:textId="77777777" w:rsidR="00B3465F" w:rsidRDefault="00B3465F" w:rsidP="00324749">
      <w:pPr>
        <w:rPr>
          <w:sz w:val="24"/>
          <w:szCs w:val="24"/>
        </w:rPr>
      </w:pPr>
    </w:p>
    <w:p w14:paraId="0239EC89" w14:textId="77777777" w:rsidR="00CE2E9F" w:rsidRPr="00B43E74" w:rsidRDefault="00CE2E9F" w:rsidP="00324749">
      <w:pPr>
        <w:rPr>
          <w:sz w:val="24"/>
          <w:szCs w:val="24"/>
        </w:rPr>
      </w:pPr>
    </w:p>
    <w:p w14:paraId="7C435569" w14:textId="1B804598" w:rsidR="00CE2E9F" w:rsidRDefault="00B43E74" w:rsidP="00B43E74">
      <w:pPr>
        <w:pStyle w:val="Caption"/>
        <w:rPr>
          <w:sz w:val="24"/>
          <w:szCs w:val="24"/>
        </w:rPr>
      </w:pPr>
      <w:bookmarkStart w:id="464" w:name="_Toc58231542"/>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5</w:t>
      </w:r>
      <w:r w:rsidRPr="00B43E74">
        <w:rPr>
          <w:sz w:val="24"/>
          <w:szCs w:val="24"/>
        </w:rPr>
        <w:fldChar w:fldCharType="end"/>
      </w:r>
      <w:r>
        <w:rPr>
          <w:sz w:val="24"/>
          <w:szCs w:val="24"/>
        </w:rPr>
        <w:t xml:space="preserve">. </w:t>
      </w:r>
      <w:r w:rsidR="004E2909">
        <w:rPr>
          <w:sz w:val="24"/>
          <w:szCs w:val="24"/>
        </w:rPr>
        <w:t xml:space="preserve">Relative </w:t>
      </w:r>
      <w:commentRangeStart w:id="465"/>
      <w:commentRangeStart w:id="466"/>
      <w:r w:rsidR="004E2909">
        <w:rPr>
          <w:sz w:val="24"/>
          <w:szCs w:val="24"/>
        </w:rPr>
        <w:t>difference levels</w:t>
      </w:r>
      <w:commentRangeEnd w:id="465"/>
      <w:r w:rsidR="006B24FD">
        <w:rPr>
          <w:rStyle w:val="CommentReference"/>
          <w:b w:val="0"/>
          <w:bCs w:val="0"/>
          <w:caps w:val="0"/>
        </w:rPr>
        <w:commentReference w:id="465"/>
      </w:r>
      <w:commentRangeEnd w:id="466"/>
      <w:r w:rsidR="009208A1">
        <w:rPr>
          <w:sz w:val="24"/>
          <w:szCs w:val="24"/>
        </w:rPr>
        <w:t xml:space="preserve"> </w:t>
      </w:r>
      <w:r w:rsidR="00EF0203">
        <w:rPr>
          <w:sz w:val="24"/>
          <w:szCs w:val="24"/>
        </w:rPr>
        <w:t>(RPD</w:t>
      </w:r>
      <w:r w:rsidR="009208A1">
        <w:rPr>
          <w:sz w:val="24"/>
          <w:szCs w:val="24"/>
        </w:rPr>
        <w:t>)</w:t>
      </w:r>
      <w:r w:rsidR="009208A1">
        <w:rPr>
          <w:rStyle w:val="CommentReference"/>
          <w:b w:val="0"/>
          <w:bCs w:val="0"/>
          <w:caps w:val="0"/>
        </w:rPr>
        <w:commentReference w:id="466"/>
      </w:r>
      <w:r w:rsidR="004E2909">
        <w:rPr>
          <w:sz w:val="24"/>
          <w:szCs w:val="24"/>
        </w:rPr>
        <w:t xml:space="preserve"> of duplicate samples by site and date.</w:t>
      </w:r>
      <w:bookmarkEnd w:id="464"/>
    </w:p>
    <w:tbl>
      <w:tblPr>
        <w:tblW w:w="9224" w:type="dxa"/>
        <w:tblLook w:val="04A0" w:firstRow="1" w:lastRow="0" w:firstColumn="1" w:lastColumn="0" w:noHBand="0" w:noVBand="1"/>
      </w:tblPr>
      <w:tblGrid>
        <w:gridCol w:w="9745"/>
        <w:gridCol w:w="222"/>
      </w:tblGrid>
      <w:tr w:rsidR="00234C91" w:rsidRPr="00234C91" w14:paraId="0AAB1E1D" w14:textId="4EA47E72" w:rsidTr="00234C91">
        <w:trPr>
          <w:trHeight w:val="288"/>
        </w:trPr>
        <w:tc>
          <w:tcPr>
            <w:tcW w:w="8237" w:type="dxa"/>
            <w:tcBorders>
              <w:top w:val="single" w:sz="4" w:space="0" w:color="auto"/>
              <w:left w:val="nil"/>
              <w:bottom w:val="nil"/>
            </w:tcBorders>
            <w:shd w:val="clear" w:color="auto" w:fill="auto"/>
            <w:noWrap/>
            <w:vAlign w:val="bottom"/>
          </w:tcPr>
          <w:tbl>
            <w:tblPr>
              <w:tblW w:w="8940" w:type="dxa"/>
              <w:tblLook w:val="04A0" w:firstRow="1" w:lastRow="0" w:firstColumn="1" w:lastColumn="0" w:noHBand="0" w:noVBand="1"/>
            </w:tblPr>
            <w:tblGrid>
              <w:gridCol w:w="960"/>
              <w:gridCol w:w="3646"/>
              <w:gridCol w:w="1460"/>
              <w:gridCol w:w="1184"/>
              <w:gridCol w:w="1319"/>
              <w:gridCol w:w="960"/>
            </w:tblGrid>
            <w:tr w:rsidR="009208A1" w:rsidRPr="009208A1" w14:paraId="5E1757A2"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7959EC97" w14:textId="4ACCDCBC" w:rsidR="009208A1" w:rsidRPr="009208A1" w:rsidRDefault="009208A1"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River Mile</w:t>
                  </w:r>
                </w:p>
              </w:tc>
              <w:tc>
                <w:tcPr>
                  <w:tcW w:w="3460" w:type="dxa"/>
                  <w:tcBorders>
                    <w:top w:val="nil"/>
                    <w:left w:val="nil"/>
                    <w:bottom w:val="single" w:sz="4" w:space="0" w:color="auto"/>
                    <w:right w:val="nil"/>
                  </w:tcBorders>
                  <w:shd w:val="clear" w:color="auto" w:fill="auto"/>
                  <w:noWrap/>
                  <w:vAlign w:val="bottom"/>
                  <w:hideMark/>
                </w:tcPr>
                <w:p w14:paraId="09D64649"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Site</w:t>
                  </w:r>
                </w:p>
              </w:tc>
              <w:tc>
                <w:tcPr>
                  <w:tcW w:w="1460" w:type="dxa"/>
                  <w:tcBorders>
                    <w:top w:val="nil"/>
                    <w:left w:val="nil"/>
                    <w:bottom w:val="single" w:sz="4" w:space="0" w:color="auto"/>
                    <w:right w:val="nil"/>
                  </w:tcBorders>
                  <w:shd w:val="clear" w:color="auto" w:fill="auto"/>
                  <w:noWrap/>
                  <w:vAlign w:val="bottom"/>
                  <w:hideMark/>
                </w:tcPr>
                <w:p w14:paraId="7C530182"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Date</w:t>
                  </w:r>
                </w:p>
              </w:tc>
              <w:tc>
                <w:tcPr>
                  <w:tcW w:w="1140" w:type="dxa"/>
                  <w:tcBorders>
                    <w:top w:val="nil"/>
                    <w:left w:val="nil"/>
                    <w:bottom w:val="single" w:sz="4" w:space="0" w:color="auto"/>
                    <w:right w:val="nil"/>
                  </w:tcBorders>
                  <w:shd w:val="clear" w:color="auto" w:fill="auto"/>
                  <w:noWrap/>
                  <w:vAlign w:val="bottom"/>
                  <w:hideMark/>
                </w:tcPr>
                <w:p w14:paraId="176DD1C3"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Parameter</w:t>
                  </w:r>
                </w:p>
              </w:tc>
              <w:tc>
                <w:tcPr>
                  <w:tcW w:w="960" w:type="dxa"/>
                  <w:tcBorders>
                    <w:top w:val="nil"/>
                    <w:left w:val="nil"/>
                    <w:bottom w:val="single" w:sz="4" w:space="0" w:color="auto"/>
                    <w:right w:val="nil"/>
                  </w:tcBorders>
                  <w:shd w:val="clear" w:color="auto" w:fill="auto"/>
                  <w:noWrap/>
                  <w:vAlign w:val="bottom"/>
                  <w:hideMark/>
                </w:tcPr>
                <w:p w14:paraId="6B14F14A" w14:textId="05EA0E04" w:rsidR="009208A1" w:rsidRPr="009208A1" w:rsidRDefault="00EF0203" w:rsidP="009208A1">
                  <w:pPr>
                    <w:widowControl/>
                    <w:jc w:val="center"/>
                    <w:rPr>
                      <w:rFonts w:ascii="Calibri" w:eastAsia="Times New Roman" w:hAnsi="Calibri" w:cs="Calibri"/>
                      <w:b/>
                      <w:color w:val="000000"/>
                      <w:kern w:val="0"/>
                      <w:sz w:val="22"/>
                      <w:szCs w:val="22"/>
                      <w:lang w:eastAsia="en-US"/>
                    </w:rPr>
                  </w:pPr>
                  <w:r>
                    <w:rPr>
                      <w:rFonts w:ascii="Calibri" w:eastAsia="Times New Roman" w:hAnsi="Calibri" w:cs="Calibri"/>
                      <w:b/>
                      <w:color w:val="000000"/>
                      <w:kern w:val="0"/>
                      <w:sz w:val="22"/>
                      <w:szCs w:val="22"/>
                      <w:lang w:eastAsia="en-US"/>
                    </w:rPr>
                    <w:t xml:space="preserve">RPD </w:t>
                  </w:r>
                  <w:r w:rsidR="009208A1" w:rsidRPr="009208A1">
                    <w:rPr>
                      <w:rFonts w:ascii="Calibri" w:eastAsia="Times New Roman" w:hAnsi="Calibri" w:cs="Calibri"/>
                      <w:b/>
                      <w:color w:val="000000"/>
                      <w:kern w:val="0"/>
                      <w:sz w:val="22"/>
                      <w:szCs w:val="22"/>
                      <w:lang w:eastAsia="en-US"/>
                    </w:rPr>
                    <w:t>(%)</w:t>
                  </w:r>
                </w:p>
              </w:tc>
              <w:tc>
                <w:tcPr>
                  <w:tcW w:w="960" w:type="dxa"/>
                  <w:tcBorders>
                    <w:top w:val="nil"/>
                    <w:left w:val="nil"/>
                    <w:bottom w:val="single" w:sz="4" w:space="0" w:color="auto"/>
                    <w:right w:val="nil"/>
                  </w:tcBorders>
                  <w:shd w:val="clear" w:color="auto" w:fill="auto"/>
                  <w:noWrap/>
                  <w:vAlign w:val="bottom"/>
                  <w:hideMark/>
                </w:tcPr>
                <w:p w14:paraId="1D79A0B7" w14:textId="77777777" w:rsidR="009208A1" w:rsidRPr="009208A1" w:rsidRDefault="009208A1" w:rsidP="009208A1">
                  <w:pPr>
                    <w:widowControl/>
                    <w:jc w:val="center"/>
                    <w:rPr>
                      <w:rFonts w:ascii="Calibri" w:eastAsia="Times New Roman" w:hAnsi="Calibri" w:cs="Calibri"/>
                      <w:b/>
                      <w:color w:val="000000"/>
                      <w:kern w:val="0"/>
                      <w:sz w:val="22"/>
                      <w:szCs w:val="22"/>
                      <w:lang w:eastAsia="en-US"/>
                    </w:rPr>
                  </w:pPr>
                  <w:r w:rsidRPr="009208A1">
                    <w:rPr>
                      <w:rFonts w:ascii="Calibri" w:eastAsia="Times New Roman" w:hAnsi="Calibri" w:cs="Calibri"/>
                      <w:b/>
                      <w:color w:val="000000"/>
                      <w:kern w:val="0"/>
                      <w:sz w:val="22"/>
                      <w:szCs w:val="22"/>
                      <w:lang w:eastAsia="en-US"/>
                    </w:rPr>
                    <w:t>&gt;20%</w:t>
                  </w:r>
                </w:p>
              </w:tc>
            </w:tr>
            <w:tr w:rsidR="009208A1" w:rsidRPr="009208A1" w14:paraId="17321BD7" w14:textId="77777777" w:rsidTr="009208A1">
              <w:trPr>
                <w:trHeight w:val="288"/>
              </w:trPr>
              <w:tc>
                <w:tcPr>
                  <w:tcW w:w="960" w:type="dxa"/>
                  <w:tcBorders>
                    <w:top w:val="single" w:sz="4" w:space="0" w:color="auto"/>
                    <w:left w:val="nil"/>
                    <w:bottom w:val="nil"/>
                    <w:right w:val="nil"/>
                  </w:tcBorders>
                  <w:shd w:val="clear" w:color="auto" w:fill="auto"/>
                  <w:noWrap/>
                  <w:vAlign w:val="bottom"/>
                  <w:hideMark/>
                </w:tcPr>
                <w:p w14:paraId="4089C2C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single" w:sz="4" w:space="0" w:color="auto"/>
                    <w:left w:val="nil"/>
                    <w:bottom w:val="nil"/>
                    <w:right w:val="nil"/>
                  </w:tcBorders>
                  <w:shd w:val="clear" w:color="auto" w:fill="auto"/>
                  <w:noWrap/>
                  <w:vAlign w:val="bottom"/>
                  <w:hideMark/>
                </w:tcPr>
                <w:p w14:paraId="00035AB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single" w:sz="4" w:space="0" w:color="auto"/>
                    <w:left w:val="nil"/>
                    <w:bottom w:val="nil"/>
                    <w:right w:val="nil"/>
                  </w:tcBorders>
                  <w:shd w:val="clear" w:color="auto" w:fill="auto"/>
                  <w:noWrap/>
                  <w:vAlign w:val="bottom"/>
                  <w:hideMark/>
                </w:tcPr>
                <w:p w14:paraId="1BBAE37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single" w:sz="4" w:space="0" w:color="auto"/>
                    <w:left w:val="nil"/>
                    <w:bottom w:val="nil"/>
                    <w:right w:val="nil"/>
                  </w:tcBorders>
                  <w:shd w:val="clear" w:color="auto" w:fill="auto"/>
                  <w:noWrap/>
                  <w:vAlign w:val="bottom"/>
                  <w:hideMark/>
                </w:tcPr>
                <w:p w14:paraId="6BB4F15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single" w:sz="4" w:space="0" w:color="auto"/>
                    <w:left w:val="nil"/>
                    <w:bottom w:val="nil"/>
                    <w:right w:val="nil"/>
                  </w:tcBorders>
                  <w:shd w:val="clear" w:color="auto" w:fill="auto"/>
                  <w:noWrap/>
                  <w:vAlign w:val="bottom"/>
                  <w:hideMark/>
                </w:tcPr>
                <w:p w14:paraId="179ABB1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148.32%</w:t>
                  </w:r>
                </w:p>
              </w:tc>
              <w:tc>
                <w:tcPr>
                  <w:tcW w:w="960" w:type="dxa"/>
                  <w:tcBorders>
                    <w:top w:val="single" w:sz="4" w:space="0" w:color="auto"/>
                    <w:left w:val="nil"/>
                    <w:bottom w:val="nil"/>
                    <w:right w:val="nil"/>
                  </w:tcBorders>
                  <w:shd w:val="clear" w:color="auto" w:fill="auto"/>
                  <w:noWrap/>
                  <w:vAlign w:val="bottom"/>
                  <w:hideMark/>
                </w:tcPr>
                <w:p w14:paraId="2607E03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A596850" w14:textId="77777777" w:rsidTr="009208A1">
              <w:trPr>
                <w:trHeight w:val="288"/>
              </w:trPr>
              <w:tc>
                <w:tcPr>
                  <w:tcW w:w="960" w:type="dxa"/>
                  <w:tcBorders>
                    <w:top w:val="nil"/>
                    <w:left w:val="nil"/>
                    <w:bottom w:val="nil"/>
                    <w:right w:val="nil"/>
                  </w:tcBorders>
                  <w:shd w:val="clear" w:color="auto" w:fill="auto"/>
                  <w:noWrap/>
                  <w:vAlign w:val="bottom"/>
                  <w:hideMark/>
                </w:tcPr>
                <w:p w14:paraId="7862C9D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0E71D6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3D606E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3783F19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BD913D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112.66%</w:t>
                  </w:r>
                </w:p>
              </w:tc>
              <w:tc>
                <w:tcPr>
                  <w:tcW w:w="960" w:type="dxa"/>
                  <w:tcBorders>
                    <w:top w:val="nil"/>
                    <w:left w:val="nil"/>
                    <w:bottom w:val="nil"/>
                    <w:right w:val="nil"/>
                  </w:tcBorders>
                  <w:shd w:val="clear" w:color="auto" w:fill="auto"/>
                  <w:noWrap/>
                  <w:vAlign w:val="bottom"/>
                  <w:hideMark/>
                </w:tcPr>
                <w:p w14:paraId="31DBDA7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59357015" w14:textId="77777777" w:rsidTr="009208A1">
              <w:trPr>
                <w:trHeight w:val="288"/>
              </w:trPr>
              <w:tc>
                <w:tcPr>
                  <w:tcW w:w="960" w:type="dxa"/>
                  <w:tcBorders>
                    <w:top w:val="nil"/>
                    <w:left w:val="nil"/>
                    <w:bottom w:val="nil"/>
                    <w:right w:val="nil"/>
                  </w:tcBorders>
                  <w:shd w:val="clear" w:color="auto" w:fill="auto"/>
                  <w:noWrap/>
                  <w:vAlign w:val="bottom"/>
                  <w:hideMark/>
                </w:tcPr>
                <w:p w14:paraId="3303B7C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30AE2AA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24A72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3CC0D16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C2F48C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38.85%</w:t>
                  </w:r>
                </w:p>
              </w:tc>
              <w:tc>
                <w:tcPr>
                  <w:tcW w:w="960" w:type="dxa"/>
                  <w:tcBorders>
                    <w:top w:val="nil"/>
                    <w:left w:val="nil"/>
                    <w:bottom w:val="nil"/>
                    <w:right w:val="nil"/>
                  </w:tcBorders>
                  <w:shd w:val="clear" w:color="auto" w:fill="auto"/>
                  <w:noWrap/>
                  <w:vAlign w:val="bottom"/>
                  <w:hideMark/>
                </w:tcPr>
                <w:p w14:paraId="4D0879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9BB682D" w14:textId="77777777" w:rsidTr="009208A1">
              <w:trPr>
                <w:trHeight w:val="288"/>
              </w:trPr>
              <w:tc>
                <w:tcPr>
                  <w:tcW w:w="960" w:type="dxa"/>
                  <w:tcBorders>
                    <w:top w:val="nil"/>
                    <w:left w:val="nil"/>
                    <w:bottom w:val="nil"/>
                    <w:right w:val="nil"/>
                  </w:tcBorders>
                  <w:shd w:val="clear" w:color="auto" w:fill="auto"/>
                  <w:noWrap/>
                  <w:vAlign w:val="bottom"/>
                  <w:hideMark/>
                </w:tcPr>
                <w:p w14:paraId="7219C1D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12DA09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2E76416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09B70A7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4E1A5EF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44.12%</w:t>
                  </w:r>
                </w:p>
              </w:tc>
              <w:tc>
                <w:tcPr>
                  <w:tcW w:w="960" w:type="dxa"/>
                  <w:tcBorders>
                    <w:top w:val="nil"/>
                    <w:left w:val="nil"/>
                    <w:bottom w:val="nil"/>
                    <w:right w:val="nil"/>
                  </w:tcBorders>
                  <w:shd w:val="clear" w:color="auto" w:fill="auto"/>
                  <w:noWrap/>
                  <w:vAlign w:val="bottom"/>
                  <w:hideMark/>
                </w:tcPr>
                <w:p w14:paraId="64B9DF6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E86A2E5" w14:textId="77777777" w:rsidTr="009208A1">
              <w:trPr>
                <w:trHeight w:val="288"/>
              </w:trPr>
              <w:tc>
                <w:tcPr>
                  <w:tcW w:w="960" w:type="dxa"/>
                  <w:tcBorders>
                    <w:top w:val="nil"/>
                    <w:left w:val="nil"/>
                    <w:bottom w:val="nil"/>
                    <w:right w:val="nil"/>
                  </w:tcBorders>
                  <w:shd w:val="clear" w:color="auto" w:fill="auto"/>
                  <w:noWrap/>
                  <w:vAlign w:val="bottom"/>
                  <w:hideMark/>
                </w:tcPr>
                <w:p w14:paraId="35985B5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0F40B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1D6A9F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E7C3F5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F9776E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3.95%</w:t>
                  </w:r>
                </w:p>
              </w:tc>
              <w:tc>
                <w:tcPr>
                  <w:tcW w:w="960" w:type="dxa"/>
                  <w:tcBorders>
                    <w:top w:val="nil"/>
                    <w:left w:val="nil"/>
                    <w:bottom w:val="nil"/>
                    <w:right w:val="nil"/>
                  </w:tcBorders>
                  <w:shd w:val="clear" w:color="auto" w:fill="auto"/>
                  <w:noWrap/>
                  <w:vAlign w:val="bottom"/>
                  <w:hideMark/>
                </w:tcPr>
                <w:p w14:paraId="10B9448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B357C8A" w14:textId="77777777" w:rsidTr="009208A1">
              <w:trPr>
                <w:trHeight w:val="288"/>
              </w:trPr>
              <w:tc>
                <w:tcPr>
                  <w:tcW w:w="960" w:type="dxa"/>
                  <w:tcBorders>
                    <w:top w:val="nil"/>
                    <w:left w:val="nil"/>
                    <w:bottom w:val="nil"/>
                    <w:right w:val="nil"/>
                  </w:tcBorders>
                  <w:shd w:val="clear" w:color="auto" w:fill="auto"/>
                  <w:noWrap/>
                  <w:vAlign w:val="bottom"/>
                  <w:hideMark/>
                </w:tcPr>
                <w:p w14:paraId="7E23F957"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452169C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2DE2E15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73EC74D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14C387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2.96%</w:t>
                  </w:r>
                </w:p>
              </w:tc>
              <w:tc>
                <w:tcPr>
                  <w:tcW w:w="960" w:type="dxa"/>
                  <w:tcBorders>
                    <w:top w:val="nil"/>
                    <w:left w:val="nil"/>
                    <w:bottom w:val="nil"/>
                    <w:right w:val="nil"/>
                  </w:tcBorders>
                  <w:shd w:val="clear" w:color="auto" w:fill="auto"/>
                  <w:noWrap/>
                  <w:vAlign w:val="bottom"/>
                  <w:hideMark/>
                </w:tcPr>
                <w:p w14:paraId="741E587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903203" w14:textId="77777777" w:rsidTr="009208A1">
              <w:trPr>
                <w:trHeight w:val="288"/>
              </w:trPr>
              <w:tc>
                <w:tcPr>
                  <w:tcW w:w="960" w:type="dxa"/>
                  <w:tcBorders>
                    <w:top w:val="nil"/>
                    <w:left w:val="nil"/>
                    <w:bottom w:val="nil"/>
                    <w:right w:val="nil"/>
                  </w:tcBorders>
                  <w:shd w:val="clear" w:color="auto" w:fill="auto"/>
                  <w:noWrap/>
                  <w:vAlign w:val="bottom"/>
                  <w:hideMark/>
                </w:tcPr>
                <w:p w14:paraId="5DF79EC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F927681"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30D920A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14C5C4B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021950F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4.19%</w:t>
                  </w:r>
                </w:p>
              </w:tc>
              <w:tc>
                <w:tcPr>
                  <w:tcW w:w="960" w:type="dxa"/>
                  <w:tcBorders>
                    <w:top w:val="nil"/>
                    <w:left w:val="nil"/>
                    <w:bottom w:val="nil"/>
                    <w:right w:val="nil"/>
                  </w:tcBorders>
                  <w:shd w:val="clear" w:color="auto" w:fill="auto"/>
                  <w:noWrap/>
                  <w:vAlign w:val="bottom"/>
                  <w:hideMark/>
                </w:tcPr>
                <w:p w14:paraId="2044DA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6768C2F" w14:textId="77777777" w:rsidTr="009208A1">
              <w:trPr>
                <w:trHeight w:val="288"/>
              </w:trPr>
              <w:tc>
                <w:tcPr>
                  <w:tcW w:w="960" w:type="dxa"/>
                  <w:tcBorders>
                    <w:top w:val="nil"/>
                    <w:left w:val="nil"/>
                    <w:bottom w:val="nil"/>
                    <w:right w:val="nil"/>
                  </w:tcBorders>
                  <w:shd w:val="clear" w:color="auto" w:fill="auto"/>
                  <w:noWrap/>
                  <w:vAlign w:val="bottom"/>
                  <w:hideMark/>
                </w:tcPr>
                <w:p w14:paraId="12DB5B2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0443EA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3C792E4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FF24307"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5C020B1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5.44%</w:t>
                  </w:r>
                </w:p>
              </w:tc>
              <w:tc>
                <w:tcPr>
                  <w:tcW w:w="960" w:type="dxa"/>
                  <w:tcBorders>
                    <w:top w:val="nil"/>
                    <w:left w:val="nil"/>
                    <w:bottom w:val="nil"/>
                    <w:right w:val="nil"/>
                  </w:tcBorders>
                  <w:shd w:val="clear" w:color="auto" w:fill="auto"/>
                  <w:noWrap/>
                  <w:vAlign w:val="bottom"/>
                  <w:hideMark/>
                </w:tcPr>
                <w:p w14:paraId="5570E10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1418A86" w14:textId="77777777" w:rsidTr="009208A1">
              <w:trPr>
                <w:trHeight w:val="288"/>
              </w:trPr>
              <w:tc>
                <w:tcPr>
                  <w:tcW w:w="960" w:type="dxa"/>
                  <w:tcBorders>
                    <w:top w:val="nil"/>
                    <w:left w:val="nil"/>
                    <w:bottom w:val="nil"/>
                    <w:right w:val="nil"/>
                  </w:tcBorders>
                  <w:shd w:val="clear" w:color="auto" w:fill="auto"/>
                  <w:noWrap/>
                  <w:vAlign w:val="bottom"/>
                  <w:hideMark/>
                </w:tcPr>
                <w:p w14:paraId="6CECC67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286591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0715628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5A70FF2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3BFA35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144.21%</w:t>
                  </w:r>
                </w:p>
              </w:tc>
              <w:tc>
                <w:tcPr>
                  <w:tcW w:w="960" w:type="dxa"/>
                  <w:tcBorders>
                    <w:top w:val="nil"/>
                    <w:left w:val="nil"/>
                    <w:bottom w:val="nil"/>
                    <w:right w:val="nil"/>
                  </w:tcBorders>
                  <w:shd w:val="clear" w:color="auto" w:fill="auto"/>
                  <w:noWrap/>
                  <w:vAlign w:val="bottom"/>
                  <w:hideMark/>
                </w:tcPr>
                <w:p w14:paraId="08D1BCB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4879950" w14:textId="77777777" w:rsidTr="009208A1">
              <w:trPr>
                <w:trHeight w:val="288"/>
              </w:trPr>
              <w:tc>
                <w:tcPr>
                  <w:tcW w:w="960" w:type="dxa"/>
                  <w:tcBorders>
                    <w:top w:val="nil"/>
                    <w:left w:val="nil"/>
                    <w:bottom w:val="nil"/>
                    <w:right w:val="nil"/>
                  </w:tcBorders>
                  <w:shd w:val="clear" w:color="auto" w:fill="auto"/>
                  <w:noWrap/>
                  <w:vAlign w:val="bottom"/>
                  <w:hideMark/>
                </w:tcPr>
                <w:p w14:paraId="7A6C32E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3E9F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616051E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733F6E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2F947EF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44.00%</w:t>
                  </w:r>
                </w:p>
              </w:tc>
              <w:tc>
                <w:tcPr>
                  <w:tcW w:w="960" w:type="dxa"/>
                  <w:tcBorders>
                    <w:top w:val="nil"/>
                    <w:left w:val="nil"/>
                    <w:bottom w:val="nil"/>
                    <w:right w:val="nil"/>
                  </w:tcBorders>
                  <w:shd w:val="clear" w:color="auto" w:fill="auto"/>
                  <w:noWrap/>
                  <w:vAlign w:val="bottom"/>
                  <w:hideMark/>
                </w:tcPr>
                <w:p w14:paraId="6ED6E1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26D52E09" w14:textId="77777777" w:rsidTr="009208A1">
              <w:trPr>
                <w:trHeight w:val="288"/>
              </w:trPr>
              <w:tc>
                <w:tcPr>
                  <w:tcW w:w="960" w:type="dxa"/>
                  <w:tcBorders>
                    <w:top w:val="nil"/>
                    <w:left w:val="nil"/>
                    <w:bottom w:val="nil"/>
                    <w:right w:val="nil"/>
                  </w:tcBorders>
                  <w:shd w:val="clear" w:color="auto" w:fill="auto"/>
                  <w:noWrap/>
                  <w:vAlign w:val="bottom"/>
                  <w:hideMark/>
                </w:tcPr>
                <w:p w14:paraId="21116250"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2F55F2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0A4FDE3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350DB52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9EBA80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09B09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2D62D3F" w14:textId="77777777" w:rsidTr="009208A1">
              <w:trPr>
                <w:trHeight w:val="288"/>
              </w:trPr>
              <w:tc>
                <w:tcPr>
                  <w:tcW w:w="960" w:type="dxa"/>
                  <w:tcBorders>
                    <w:top w:val="nil"/>
                    <w:left w:val="nil"/>
                    <w:bottom w:val="nil"/>
                    <w:right w:val="nil"/>
                  </w:tcBorders>
                  <w:shd w:val="clear" w:color="auto" w:fill="auto"/>
                  <w:noWrap/>
                  <w:vAlign w:val="bottom"/>
                  <w:hideMark/>
                </w:tcPr>
                <w:p w14:paraId="5B53DA32"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3AE6A29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CF7EF9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B050C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1D18782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19.76%</w:t>
                  </w:r>
                </w:p>
              </w:tc>
              <w:tc>
                <w:tcPr>
                  <w:tcW w:w="960" w:type="dxa"/>
                  <w:tcBorders>
                    <w:top w:val="nil"/>
                    <w:left w:val="nil"/>
                    <w:bottom w:val="nil"/>
                    <w:right w:val="nil"/>
                  </w:tcBorders>
                  <w:shd w:val="clear" w:color="auto" w:fill="auto"/>
                  <w:noWrap/>
                  <w:vAlign w:val="bottom"/>
                  <w:hideMark/>
                </w:tcPr>
                <w:p w14:paraId="4EC5518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618639B" w14:textId="77777777" w:rsidTr="009208A1">
              <w:trPr>
                <w:trHeight w:val="288"/>
              </w:trPr>
              <w:tc>
                <w:tcPr>
                  <w:tcW w:w="960" w:type="dxa"/>
                  <w:tcBorders>
                    <w:top w:val="nil"/>
                    <w:left w:val="nil"/>
                    <w:bottom w:val="nil"/>
                    <w:right w:val="nil"/>
                  </w:tcBorders>
                  <w:shd w:val="clear" w:color="auto" w:fill="auto"/>
                  <w:noWrap/>
                  <w:vAlign w:val="bottom"/>
                  <w:hideMark/>
                </w:tcPr>
                <w:p w14:paraId="6D92850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055D45"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4DD7EBD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F7EA3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84A489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14.82%</w:t>
                  </w:r>
                </w:p>
              </w:tc>
              <w:tc>
                <w:tcPr>
                  <w:tcW w:w="960" w:type="dxa"/>
                  <w:tcBorders>
                    <w:top w:val="nil"/>
                    <w:left w:val="nil"/>
                    <w:bottom w:val="nil"/>
                    <w:right w:val="nil"/>
                  </w:tcBorders>
                  <w:shd w:val="clear" w:color="auto" w:fill="auto"/>
                  <w:noWrap/>
                  <w:vAlign w:val="bottom"/>
                  <w:hideMark/>
                </w:tcPr>
                <w:p w14:paraId="04CF771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6098B7E7" w14:textId="77777777" w:rsidTr="009208A1">
              <w:trPr>
                <w:trHeight w:val="288"/>
              </w:trPr>
              <w:tc>
                <w:tcPr>
                  <w:tcW w:w="960" w:type="dxa"/>
                  <w:tcBorders>
                    <w:top w:val="nil"/>
                    <w:left w:val="nil"/>
                    <w:bottom w:val="nil"/>
                    <w:right w:val="nil"/>
                  </w:tcBorders>
                  <w:shd w:val="clear" w:color="auto" w:fill="auto"/>
                  <w:noWrap/>
                  <w:vAlign w:val="bottom"/>
                  <w:hideMark/>
                </w:tcPr>
                <w:p w14:paraId="10B1F845"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68E231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bottom w:val="nil"/>
                    <w:right w:val="nil"/>
                  </w:tcBorders>
                  <w:shd w:val="clear" w:color="auto" w:fill="auto"/>
                  <w:noWrap/>
                  <w:vAlign w:val="bottom"/>
                  <w:hideMark/>
                </w:tcPr>
                <w:p w14:paraId="65E41F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B90303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6597B1B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078A52D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24E5FE3F" w14:textId="77777777" w:rsidTr="009208A1">
              <w:trPr>
                <w:trHeight w:val="288"/>
              </w:trPr>
              <w:tc>
                <w:tcPr>
                  <w:tcW w:w="960" w:type="dxa"/>
                  <w:tcBorders>
                    <w:top w:val="nil"/>
                    <w:left w:val="nil"/>
                    <w:bottom w:val="nil"/>
                    <w:right w:val="nil"/>
                  </w:tcBorders>
                  <w:shd w:val="clear" w:color="auto" w:fill="auto"/>
                  <w:noWrap/>
                  <w:vAlign w:val="bottom"/>
                  <w:hideMark/>
                </w:tcPr>
                <w:p w14:paraId="5DD402CA"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97BF2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1311E5C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30A994C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Copper</w:t>
                  </w:r>
                </w:p>
              </w:tc>
              <w:tc>
                <w:tcPr>
                  <w:tcW w:w="960" w:type="dxa"/>
                  <w:tcBorders>
                    <w:top w:val="nil"/>
                    <w:left w:val="nil"/>
                    <w:bottom w:val="nil"/>
                    <w:right w:val="nil"/>
                  </w:tcBorders>
                  <w:shd w:val="clear" w:color="auto" w:fill="auto"/>
                  <w:noWrap/>
                  <w:vAlign w:val="bottom"/>
                  <w:hideMark/>
                </w:tcPr>
                <w:p w14:paraId="74BD960B"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283218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A0CE623" w14:textId="77777777" w:rsidTr="009208A1">
              <w:trPr>
                <w:trHeight w:val="288"/>
              </w:trPr>
              <w:tc>
                <w:tcPr>
                  <w:tcW w:w="960" w:type="dxa"/>
                  <w:tcBorders>
                    <w:top w:val="nil"/>
                    <w:left w:val="nil"/>
                    <w:bottom w:val="nil"/>
                    <w:right w:val="nil"/>
                  </w:tcBorders>
                  <w:shd w:val="clear" w:color="auto" w:fill="auto"/>
                  <w:noWrap/>
                  <w:vAlign w:val="bottom"/>
                  <w:hideMark/>
                </w:tcPr>
                <w:p w14:paraId="265782D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644392C"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251FB2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7/30/2019</w:t>
                  </w:r>
                </w:p>
              </w:tc>
              <w:tc>
                <w:tcPr>
                  <w:tcW w:w="1140" w:type="dxa"/>
                  <w:tcBorders>
                    <w:top w:val="nil"/>
                    <w:left w:val="nil"/>
                    <w:bottom w:val="nil"/>
                    <w:right w:val="nil"/>
                  </w:tcBorders>
                  <w:shd w:val="clear" w:color="auto" w:fill="auto"/>
                  <w:noWrap/>
                  <w:vAlign w:val="bottom"/>
                  <w:hideMark/>
                </w:tcPr>
                <w:p w14:paraId="1E1C69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310A9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commentRangeStart w:id="467"/>
                  <w:r w:rsidRPr="009208A1">
                    <w:rPr>
                      <w:rFonts w:ascii="Calibri" w:eastAsia="Times New Roman" w:hAnsi="Calibri" w:cs="Calibri"/>
                      <w:color w:val="000000"/>
                      <w:kern w:val="0"/>
                      <w:sz w:val="22"/>
                      <w:szCs w:val="22"/>
                      <w:lang w:eastAsia="en-US"/>
                    </w:rPr>
                    <w:t>4.06</w:t>
                  </w:r>
                  <w:commentRangeEnd w:id="467"/>
                  <w:r w:rsidR="00E60CF6">
                    <w:rPr>
                      <w:rStyle w:val="CommentReference"/>
                    </w:rPr>
                    <w:commentReference w:id="467"/>
                  </w:r>
                  <w:r w:rsidRPr="009208A1">
                    <w:rPr>
                      <w:rFonts w:ascii="Calibri" w:eastAsia="Times New Roman" w:hAnsi="Calibri" w:cs="Calibri"/>
                      <w:color w:val="000000"/>
                      <w:kern w:val="0"/>
                      <w:sz w:val="22"/>
                      <w:szCs w:val="22"/>
                      <w:lang w:eastAsia="en-US"/>
                    </w:rPr>
                    <w:t>%</w:t>
                  </w:r>
                </w:p>
              </w:tc>
              <w:tc>
                <w:tcPr>
                  <w:tcW w:w="960" w:type="dxa"/>
                  <w:tcBorders>
                    <w:top w:val="nil"/>
                    <w:left w:val="nil"/>
                    <w:bottom w:val="nil"/>
                    <w:right w:val="nil"/>
                  </w:tcBorders>
                  <w:shd w:val="clear" w:color="auto" w:fill="auto"/>
                  <w:noWrap/>
                  <w:vAlign w:val="bottom"/>
                  <w:hideMark/>
                </w:tcPr>
                <w:p w14:paraId="713B4682"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26B4CF8" w14:textId="77777777" w:rsidTr="009208A1">
              <w:trPr>
                <w:trHeight w:val="288"/>
              </w:trPr>
              <w:tc>
                <w:tcPr>
                  <w:tcW w:w="960" w:type="dxa"/>
                  <w:tcBorders>
                    <w:top w:val="nil"/>
                    <w:left w:val="nil"/>
                    <w:bottom w:val="nil"/>
                    <w:right w:val="nil"/>
                  </w:tcBorders>
                  <w:shd w:val="clear" w:color="auto" w:fill="auto"/>
                  <w:noWrap/>
                  <w:vAlign w:val="bottom"/>
                  <w:hideMark/>
                </w:tcPr>
                <w:p w14:paraId="2BE5786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D48B6ED"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Lower_No_Name_Creek</w:t>
                  </w:r>
                </w:p>
              </w:tc>
              <w:tc>
                <w:tcPr>
                  <w:tcW w:w="1460" w:type="dxa"/>
                  <w:tcBorders>
                    <w:top w:val="nil"/>
                    <w:left w:val="nil"/>
                    <w:bottom w:val="nil"/>
                    <w:right w:val="nil"/>
                  </w:tcBorders>
                  <w:shd w:val="clear" w:color="auto" w:fill="auto"/>
                  <w:noWrap/>
                  <w:vAlign w:val="bottom"/>
                  <w:hideMark/>
                </w:tcPr>
                <w:p w14:paraId="099E5BB9"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7/21/2020</w:t>
                  </w:r>
                </w:p>
              </w:tc>
              <w:tc>
                <w:tcPr>
                  <w:tcW w:w="1140" w:type="dxa"/>
                  <w:tcBorders>
                    <w:top w:val="nil"/>
                    <w:left w:val="nil"/>
                    <w:bottom w:val="nil"/>
                    <w:right w:val="nil"/>
                  </w:tcBorders>
                  <w:shd w:val="clear" w:color="auto" w:fill="auto"/>
                  <w:noWrap/>
                  <w:vAlign w:val="bottom"/>
                  <w:hideMark/>
                </w:tcPr>
                <w:p w14:paraId="1B316F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528E2F5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28.57%</w:t>
                  </w:r>
                </w:p>
              </w:tc>
              <w:tc>
                <w:tcPr>
                  <w:tcW w:w="960" w:type="dxa"/>
                  <w:tcBorders>
                    <w:top w:val="nil"/>
                    <w:left w:val="nil"/>
                    <w:bottom w:val="nil"/>
                    <w:right w:val="nil"/>
                  </w:tcBorders>
                  <w:shd w:val="clear" w:color="auto" w:fill="auto"/>
                  <w:noWrap/>
                  <w:vAlign w:val="bottom"/>
                  <w:hideMark/>
                </w:tcPr>
                <w:p w14:paraId="33BA701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0F8C76B1" w14:textId="77777777" w:rsidTr="009208A1">
              <w:trPr>
                <w:trHeight w:val="288"/>
              </w:trPr>
              <w:tc>
                <w:tcPr>
                  <w:tcW w:w="960" w:type="dxa"/>
                  <w:tcBorders>
                    <w:top w:val="nil"/>
                    <w:left w:val="nil"/>
                    <w:bottom w:val="nil"/>
                    <w:right w:val="nil"/>
                  </w:tcBorders>
                  <w:shd w:val="clear" w:color="auto" w:fill="auto"/>
                  <w:noWrap/>
                  <w:vAlign w:val="bottom"/>
                  <w:hideMark/>
                </w:tcPr>
                <w:p w14:paraId="3974906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w:t>
                  </w:r>
                </w:p>
              </w:tc>
              <w:tc>
                <w:tcPr>
                  <w:tcW w:w="3460" w:type="dxa"/>
                  <w:tcBorders>
                    <w:top w:val="nil"/>
                    <w:left w:val="nil"/>
                    <w:bottom w:val="nil"/>
                    <w:right w:val="nil"/>
                  </w:tcBorders>
                  <w:shd w:val="clear" w:color="auto" w:fill="auto"/>
                  <w:noWrap/>
                  <w:vAlign w:val="bottom"/>
                  <w:hideMark/>
                </w:tcPr>
                <w:p w14:paraId="47D5604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City_of_Kenai_Docks</w:t>
                  </w:r>
                </w:p>
              </w:tc>
              <w:tc>
                <w:tcPr>
                  <w:tcW w:w="1460" w:type="dxa"/>
                  <w:tcBorders>
                    <w:top w:val="nil"/>
                    <w:left w:val="nil"/>
                    <w:bottom w:val="nil"/>
                    <w:right w:val="nil"/>
                  </w:tcBorders>
                  <w:shd w:val="clear" w:color="auto" w:fill="auto"/>
                  <w:noWrap/>
                  <w:vAlign w:val="bottom"/>
                  <w:hideMark/>
                </w:tcPr>
                <w:p w14:paraId="5FDAF32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6DAF394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635E46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20.11%</w:t>
                  </w:r>
                </w:p>
              </w:tc>
              <w:tc>
                <w:tcPr>
                  <w:tcW w:w="960" w:type="dxa"/>
                  <w:tcBorders>
                    <w:top w:val="nil"/>
                    <w:left w:val="nil"/>
                    <w:bottom w:val="nil"/>
                    <w:right w:val="nil"/>
                  </w:tcBorders>
                  <w:shd w:val="clear" w:color="auto" w:fill="auto"/>
                  <w:noWrap/>
                  <w:vAlign w:val="bottom"/>
                  <w:hideMark/>
                </w:tcPr>
                <w:p w14:paraId="0C896FA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641C4ED9" w14:textId="77777777" w:rsidTr="009208A1">
              <w:trPr>
                <w:trHeight w:val="288"/>
              </w:trPr>
              <w:tc>
                <w:tcPr>
                  <w:tcW w:w="960" w:type="dxa"/>
                  <w:tcBorders>
                    <w:top w:val="nil"/>
                    <w:left w:val="nil"/>
                    <w:bottom w:val="nil"/>
                    <w:right w:val="nil"/>
                  </w:tcBorders>
                  <w:shd w:val="clear" w:color="auto" w:fill="auto"/>
                  <w:noWrap/>
                  <w:vAlign w:val="bottom"/>
                  <w:hideMark/>
                </w:tcPr>
                <w:p w14:paraId="1AB219C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D949B7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Lower_Slikok_Creek</w:t>
                  </w:r>
                </w:p>
              </w:tc>
              <w:tc>
                <w:tcPr>
                  <w:tcW w:w="1460" w:type="dxa"/>
                  <w:tcBorders>
                    <w:top w:val="nil"/>
                    <w:left w:val="nil"/>
                    <w:bottom w:val="nil"/>
                    <w:right w:val="nil"/>
                  </w:tcBorders>
                  <w:shd w:val="clear" w:color="auto" w:fill="auto"/>
                  <w:noWrap/>
                  <w:vAlign w:val="bottom"/>
                  <w:hideMark/>
                </w:tcPr>
                <w:p w14:paraId="091D4E2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4/30/2019</w:t>
                  </w:r>
                </w:p>
              </w:tc>
              <w:tc>
                <w:tcPr>
                  <w:tcW w:w="1140" w:type="dxa"/>
                  <w:tcBorders>
                    <w:top w:val="nil"/>
                    <w:left w:val="nil"/>
                    <w:bottom w:val="nil"/>
                    <w:right w:val="nil"/>
                  </w:tcBorders>
                  <w:shd w:val="clear" w:color="auto" w:fill="auto"/>
                  <w:noWrap/>
                  <w:vAlign w:val="bottom"/>
                  <w:hideMark/>
                </w:tcPr>
                <w:p w14:paraId="444C9FF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AA18020"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174.81%</w:t>
                  </w:r>
                </w:p>
              </w:tc>
              <w:tc>
                <w:tcPr>
                  <w:tcW w:w="960" w:type="dxa"/>
                  <w:tcBorders>
                    <w:top w:val="nil"/>
                    <w:left w:val="nil"/>
                    <w:bottom w:val="nil"/>
                    <w:right w:val="nil"/>
                  </w:tcBorders>
                  <w:shd w:val="clear" w:color="auto" w:fill="auto"/>
                  <w:noWrap/>
                  <w:vAlign w:val="bottom"/>
                  <w:hideMark/>
                </w:tcPr>
                <w:p w14:paraId="30BD2AB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48ADE251" w14:textId="77777777" w:rsidTr="009208A1">
              <w:trPr>
                <w:trHeight w:val="288"/>
              </w:trPr>
              <w:tc>
                <w:tcPr>
                  <w:tcW w:w="960" w:type="dxa"/>
                  <w:tcBorders>
                    <w:top w:val="nil"/>
                    <w:left w:val="nil"/>
                    <w:bottom w:val="nil"/>
                    <w:right w:val="nil"/>
                  </w:tcBorders>
                  <w:shd w:val="clear" w:color="auto" w:fill="auto"/>
                  <w:noWrap/>
                  <w:vAlign w:val="bottom"/>
                  <w:hideMark/>
                </w:tcPr>
                <w:p w14:paraId="2D09C6A8"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6B16DD1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672DA9A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DD353B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0F3ECB8D"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713ABA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467D6FC3" w14:textId="77777777" w:rsidTr="009208A1">
              <w:trPr>
                <w:trHeight w:val="288"/>
              </w:trPr>
              <w:tc>
                <w:tcPr>
                  <w:tcW w:w="960" w:type="dxa"/>
                  <w:tcBorders>
                    <w:top w:val="nil"/>
                    <w:left w:val="nil"/>
                    <w:bottom w:val="nil"/>
                    <w:right w:val="nil"/>
                  </w:tcBorders>
                  <w:shd w:val="clear" w:color="auto" w:fill="auto"/>
                  <w:noWrap/>
                  <w:vAlign w:val="bottom"/>
                  <w:hideMark/>
                </w:tcPr>
                <w:p w14:paraId="51D00894"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19</w:t>
                  </w:r>
                </w:p>
              </w:tc>
              <w:tc>
                <w:tcPr>
                  <w:tcW w:w="3460" w:type="dxa"/>
                  <w:tcBorders>
                    <w:top w:val="nil"/>
                    <w:left w:val="nil"/>
                    <w:bottom w:val="nil"/>
                    <w:right w:val="nil"/>
                  </w:tcBorders>
                  <w:shd w:val="clear" w:color="auto" w:fill="auto"/>
                  <w:noWrap/>
                  <w:vAlign w:val="bottom"/>
                  <w:hideMark/>
                </w:tcPr>
                <w:p w14:paraId="34E5F6B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Slikok_Creek_Kenai_River_Confluence</w:t>
                  </w:r>
                </w:p>
              </w:tc>
              <w:tc>
                <w:tcPr>
                  <w:tcW w:w="1460" w:type="dxa"/>
                  <w:tcBorders>
                    <w:top w:val="nil"/>
                    <w:left w:val="nil"/>
                    <w:bottom w:val="nil"/>
                    <w:right w:val="nil"/>
                  </w:tcBorders>
                  <w:shd w:val="clear" w:color="auto" w:fill="auto"/>
                  <w:noWrap/>
                  <w:vAlign w:val="bottom"/>
                  <w:hideMark/>
                </w:tcPr>
                <w:p w14:paraId="7536F2B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nil"/>
                    <w:right w:val="nil"/>
                  </w:tcBorders>
                  <w:shd w:val="clear" w:color="auto" w:fill="auto"/>
                  <w:noWrap/>
                  <w:vAlign w:val="bottom"/>
                  <w:hideMark/>
                </w:tcPr>
                <w:p w14:paraId="5809682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BEEC4E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1204354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8C0A4FD" w14:textId="77777777" w:rsidTr="009208A1">
              <w:trPr>
                <w:trHeight w:val="288"/>
              </w:trPr>
              <w:tc>
                <w:tcPr>
                  <w:tcW w:w="960" w:type="dxa"/>
                  <w:tcBorders>
                    <w:top w:val="nil"/>
                    <w:left w:val="nil"/>
                    <w:bottom w:val="nil"/>
                    <w:right w:val="nil"/>
                  </w:tcBorders>
                  <w:shd w:val="clear" w:color="auto" w:fill="auto"/>
                  <w:noWrap/>
                  <w:vAlign w:val="bottom"/>
                  <w:hideMark/>
                </w:tcPr>
                <w:p w14:paraId="55356CCC"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50</w:t>
                  </w:r>
                </w:p>
              </w:tc>
              <w:tc>
                <w:tcPr>
                  <w:tcW w:w="3460" w:type="dxa"/>
                  <w:tcBorders>
                    <w:top w:val="nil"/>
                    <w:left w:val="nil"/>
                    <w:bottom w:val="nil"/>
                    <w:right w:val="nil"/>
                  </w:tcBorders>
                  <w:shd w:val="clear" w:color="auto" w:fill="auto"/>
                  <w:noWrap/>
                  <w:vAlign w:val="bottom"/>
                  <w:hideMark/>
                </w:tcPr>
                <w:p w14:paraId="7D9BA998"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Skilak_Lake_Outlet</w:t>
                  </w:r>
                </w:p>
              </w:tc>
              <w:tc>
                <w:tcPr>
                  <w:tcW w:w="1460" w:type="dxa"/>
                  <w:tcBorders>
                    <w:top w:val="nil"/>
                    <w:left w:val="nil"/>
                    <w:bottom w:val="nil"/>
                    <w:right w:val="nil"/>
                  </w:tcBorders>
                  <w:shd w:val="clear" w:color="auto" w:fill="auto"/>
                  <w:noWrap/>
                  <w:vAlign w:val="bottom"/>
                  <w:hideMark/>
                </w:tcPr>
                <w:p w14:paraId="57C6241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6763EB42"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F453F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37.81%</w:t>
                  </w:r>
                </w:p>
              </w:tc>
              <w:tc>
                <w:tcPr>
                  <w:tcW w:w="960" w:type="dxa"/>
                  <w:tcBorders>
                    <w:top w:val="nil"/>
                    <w:left w:val="nil"/>
                    <w:bottom w:val="nil"/>
                    <w:right w:val="nil"/>
                  </w:tcBorders>
                  <w:shd w:val="clear" w:color="auto" w:fill="auto"/>
                  <w:noWrap/>
                  <w:vAlign w:val="bottom"/>
                  <w:hideMark/>
                </w:tcPr>
                <w:p w14:paraId="1EADB3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A52CE12" w14:textId="77777777" w:rsidTr="009208A1">
              <w:trPr>
                <w:trHeight w:val="288"/>
              </w:trPr>
              <w:tc>
                <w:tcPr>
                  <w:tcW w:w="960" w:type="dxa"/>
                  <w:tcBorders>
                    <w:top w:val="nil"/>
                    <w:left w:val="nil"/>
                    <w:bottom w:val="nil"/>
                    <w:right w:val="nil"/>
                  </w:tcBorders>
                  <w:shd w:val="clear" w:color="auto" w:fill="auto"/>
                  <w:noWrap/>
                  <w:vAlign w:val="bottom"/>
                  <w:hideMark/>
                </w:tcPr>
                <w:p w14:paraId="6186423E"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70</w:t>
                  </w:r>
                </w:p>
              </w:tc>
              <w:tc>
                <w:tcPr>
                  <w:tcW w:w="3460" w:type="dxa"/>
                  <w:tcBorders>
                    <w:top w:val="nil"/>
                    <w:left w:val="nil"/>
                    <w:bottom w:val="nil"/>
                    <w:right w:val="nil"/>
                  </w:tcBorders>
                  <w:shd w:val="clear" w:color="auto" w:fill="auto"/>
                  <w:noWrap/>
                  <w:vAlign w:val="bottom"/>
                  <w:hideMark/>
                </w:tcPr>
                <w:p w14:paraId="76A8378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Jims_Landing</w:t>
                  </w:r>
                </w:p>
              </w:tc>
              <w:tc>
                <w:tcPr>
                  <w:tcW w:w="1460" w:type="dxa"/>
                  <w:tcBorders>
                    <w:top w:val="nil"/>
                    <w:left w:val="nil"/>
                    <w:bottom w:val="nil"/>
                    <w:right w:val="nil"/>
                  </w:tcBorders>
                  <w:shd w:val="clear" w:color="auto" w:fill="auto"/>
                  <w:noWrap/>
                  <w:vAlign w:val="bottom"/>
                  <w:hideMark/>
                </w:tcPr>
                <w:p w14:paraId="2E677C0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530D084E"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6047F4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6594036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C6AD6C1" w14:textId="77777777" w:rsidTr="009208A1">
              <w:trPr>
                <w:trHeight w:val="288"/>
              </w:trPr>
              <w:tc>
                <w:tcPr>
                  <w:tcW w:w="960" w:type="dxa"/>
                  <w:tcBorders>
                    <w:top w:val="nil"/>
                    <w:left w:val="nil"/>
                    <w:bottom w:val="nil"/>
                    <w:right w:val="nil"/>
                  </w:tcBorders>
                  <w:shd w:val="clear" w:color="auto" w:fill="auto"/>
                  <w:noWrap/>
                  <w:vAlign w:val="bottom"/>
                  <w:hideMark/>
                </w:tcPr>
                <w:p w14:paraId="55B871F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1FF8DA1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8D351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5/22/2019</w:t>
                  </w:r>
                </w:p>
              </w:tc>
              <w:tc>
                <w:tcPr>
                  <w:tcW w:w="1140" w:type="dxa"/>
                  <w:tcBorders>
                    <w:top w:val="nil"/>
                    <w:left w:val="nil"/>
                    <w:bottom w:val="nil"/>
                    <w:right w:val="nil"/>
                  </w:tcBorders>
                  <w:shd w:val="clear" w:color="auto" w:fill="auto"/>
                  <w:noWrap/>
                  <w:vAlign w:val="bottom"/>
                  <w:hideMark/>
                </w:tcPr>
                <w:p w14:paraId="4DDD838F"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460CF3D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47.37%</w:t>
                  </w:r>
                </w:p>
              </w:tc>
              <w:tc>
                <w:tcPr>
                  <w:tcW w:w="960" w:type="dxa"/>
                  <w:tcBorders>
                    <w:top w:val="nil"/>
                    <w:left w:val="nil"/>
                    <w:bottom w:val="nil"/>
                    <w:right w:val="nil"/>
                  </w:tcBorders>
                  <w:shd w:val="clear" w:color="auto" w:fill="auto"/>
                  <w:noWrap/>
                  <w:vAlign w:val="bottom"/>
                  <w:hideMark/>
                </w:tcPr>
                <w:p w14:paraId="79F378B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0DD7FE27" w14:textId="77777777" w:rsidTr="009208A1">
              <w:trPr>
                <w:trHeight w:val="288"/>
              </w:trPr>
              <w:tc>
                <w:tcPr>
                  <w:tcW w:w="960" w:type="dxa"/>
                  <w:tcBorders>
                    <w:top w:val="nil"/>
                    <w:left w:val="nil"/>
                    <w:bottom w:val="nil"/>
                    <w:right w:val="nil"/>
                  </w:tcBorders>
                  <w:shd w:val="clear" w:color="auto" w:fill="auto"/>
                  <w:noWrap/>
                  <w:vAlign w:val="bottom"/>
                  <w:hideMark/>
                </w:tcPr>
                <w:p w14:paraId="79BD6EAB"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734B9E0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36FAD2A8"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7/24/2019</w:t>
                  </w:r>
                </w:p>
              </w:tc>
              <w:tc>
                <w:tcPr>
                  <w:tcW w:w="1140" w:type="dxa"/>
                  <w:tcBorders>
                    <w:top w:val="nil"/>
                    <w:left w:val="nil"/>
                    <w:bottom w:val="nil"/>
                    <w:right w:val="nil"/>
                  </w:tcBorders>
                  <w:shd w:val="clear" w:color="auto" w:fill="auto"/>
                  <w:noWrap/>
                  <w:vAlign w:val="bottom"/>
                  <w:hideMark/>
                </w:tcPr>
                <w:p w14:paraId="4F70359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1EC4FBC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11.94%</w:t>
                  </w:r>
                </w:p>
              </w:tc>
              <w:tc>
                <w:tcPr>
                  <w:tcW w:w="960" w:type="dxa"/>
                  <w:tcBorders>
                    <w:top w:val="nil"/>
                    <w:left w:val="nil"/>
                    <w:bottom w:val="nil"/>
                    <w:right w:val="nil"/>
                  </w:tcBorders>
                  <w:shd w:val="clear" w:color="auto" w:fill="auto"/>
                  <w:noWrap/>
                  <w:vAlign w:val="bottom"/>
                  <w:hideMark/>
                </w:tcPr>
                <w:p w14:paraId="05FB1EC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3EE074F0" w14:textId="77777777" w:rsidTr="009208A1">
              <w:trPr>
                <w:trHeight w:val="288"/>
              </w:trPr>
              <w:tc>
                <w:tcPr>
                  <w:tcW w:w="960" w:type="dxa"/>
                  <w:tcBorders>
                    <w:top w:val="nil"/>
                    <w:left w:val="nil"/>
                    <w:bottom w:val="nil"/>
                    <w:right w:val="nil"/>
                  </w:tcBorders>
                  <w:shd w:val="clear" w:color="auto" w:fill="auto"/>
                  <w:noWrap/>
                  <w:vAlign w:val="bottom"/>
                  <w:hideMark/>
                </w:tcPr>
                <w:p w14:paraId="323DD37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08E5758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nil"/>
                    <w:right w:val="nil"/>
                  </w:tcBorders>
                  <w:shd w:val="clear" w:color="auto" w:fill="auto"/>
                  <w:noWrap/>
                  <w:vAlign w:val="bottom"/>
                  <w:hideMark/>
                </w:tcPr>
                <w:p w14:paraId="65D9E5CC"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7351C0B0"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225A0A43"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nil"/>
                    <w:right w:val="nil"/>
                  </w:tcBorders>
                  <w:shd w:val="clear" w:color="auto" w:fill="auto"/>
                  <w:noWrap/>
                  <w:vAlign w:val="bottom"/>
                  <w:hideMark/>
                </w:tcPr>
                <w:p w14:paraId="73487C9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1F92918B" w14:textId="77777777" w:rsidTr="009208A1">
              <w:trPr>
                <w:trHeight w:val="288"/>
              </w:trPr>
              <w:tc>
                <w:tcPr>
                  <w:tcW w:w="960" w:type="dxa"/>
                  <w:tcBorders>
                    <w:top w:val="nil"/>
                    <w:left w:val="nil"/>
                    <w:bottom w:val="nil"/>
                    <w:right w:val="nil"/>
                  </w:tcBorders>
                  <w:shd w:val="clear" w:color="auto" w:fill="auto"/>
                  <w:noWrap/>
                  <w:vAlign w:val="bottom"/>
                  <w:hideMark/>
                </w:tcPr>
                <w:p w14:paraId="43F2EB23"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5933704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Upper_No_Name_Creek</w:t>
                  </w:r>
                </w:p>
              </w:tc>
              <w:tc>
                <w:tcPr>
                  <w:tcW w:w="1460" w:type="dxa"/>
                  <w:tcBorders>
                    <w:top w:val="nil"/>
                    <w:left w:val="nil"/>
                    <w:bottom w:val="nil"/>
                    <w:right w:val="nil"/>
                  </w:tcBorders>
                  <w:shd w:val="clear" w:color="auto" w:fill="auto"/>
                  <w:noWrap/>
                  <w:vAlign w:val="bottom"/>
                  <w:hideMark/>
                </w:tcPr>
                <w:p w14:paraId="256780C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0EC521FA"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3BB51DB5"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42.90%</w:t>
                  </w:r>
                </w:p>
              </w:tc>
              <w:tc>
                <w:tcPr>
                  <w:tcW w:w="960" w:type="dxa"/>
                  <w:tcBorders>
                    <w:top w:val="nil"/>
                    <w:left w:val="nil"/>
                    <w:bottom w:val="nil"/>
                    <w:right w:val="nil"/>
                  </w:tcBorders>
                  <w:shd w:val="clear" w:color="auto" w:fill="auto"/>
                  <w:noWrap/>
                  <w:vAlign w:val="bottom"/>
                  <w:hideMark/>
                </w:tcPr>
                <w:p w14:paraId="2E4170D6"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7A8BD1D2" w14:textId="77777777" w:rsidTr="009208A1">
              <w:trPr>
                <w:trHeight w:val="288"/>
              </w:trPr>
              <w:tc>
                <w:tcPr>
                  <w:tcW w:w="960" w:type="dxa"/>
                  <w:tcBorders>
                    <w:top w:val="nil"/>
                    <w:left w:val="nil"/>
                    <w:bottom w:val="nil"/>
                    <w:right w:val="nil"/>
                  </w:tcBorders>
                  <w:shd w:val="clear" w:color="auto" w:fill="auto"/>
                  <w:noWrap/>
                  <w:vAlign w:val="bottom"/>
                  <w:hideMark/>
                </w:tcPr>
                <w:p w14:paraId="54E64621"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nil"/>
                    <w:right w:val="nil"/>
                  </w:tcBorders>
                  <w:shd w:val="clear" w:color="auto" w:fill="auto"/>
                  <w:noWrap/>
                  <w:vAlign w:val="bottom"/>
                  <w:hideMark/>
                </w:tcPr>
                <w:p w14:paraId="211D488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Upper_Slikok_Creek</w:t>
                  </w:r>
                </w:p>
              </w:tc>
              <w:tc>
                <w:tcPr>
                  <w:tcW w:w="1460" w:type="dxa"/>
                  <w:tcBorders>
                    <w:top w:val="nil"/>
                    <w:left w:val="nil"/>
                    <w:bottom w:val="nil"/>
                    <w:right w:val="nil"/>
                  </w:tcBorders>
                  <w:shd w:val="clear" w:color="auto" w:fill="auto"/>
                  <w:noWrap/>
                  <w:vAlign w:val="bottom"/>
                  <w:hideMark/>
                </w:tcPr>
                <w:p w14:paraId="7B73B256"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bottom w:val="nil"/>
                    <w:right w:val="nil"/>
                  </w:tcBorders>
                  <w:shd w:val="clear" w:color="auto" w:fill="auto"/>
                  <w:noWrap/>
                  <w:vAlign w:val="bottom"/>
                  <w:hideMark/>
                </w:tcPr>
                <w:p w14:paraId="208D8AE6"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nil"/>
                    <w:right w:val="nil"/>
                  </w:tcBorders>
                  <w:shd w:val="clear" w:color="auto" w:fill="auto"/>
                  <w:noWrap/>
                  <w:vAlign w:val="bottom"/>
                  <w:hideMark/>
                </w:tcPr>
                <w:p w14:paraId="7116648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153.97%</w:t>
                  </w:r>
                </w:p>
              </w:tc>
              <w:tc>
                <w:tcPr>
                  <w:tcW w:w="960" w:type="dxa"/>
                  <w:tcBorders>
                    <w:top w:val="nil"/>
                    <w:left w:val="nil"/>
                    <w:bottom w:val="nil"/>
                    <w:right w:val="nil"/>
                  </w:tcBorders>
                  <w:shd w:val="clear" w:color="auto" w:fill="auto"/>
                  <w:noWrap/>
                  <w:vAlign w:val="bottom"/>
                  <w:hideMark/>
                </w:tcPr>
                <w:p w14:paraId="031C94F9"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Y</w:t>
                  </w:r>
                </w:p>
              </w:tc>
            </w:tr>
            <w:tr w:rsidR="009208A1" w:rsidRPr="009208A1" w14:paraId="17B7FE0C" w14:textId="77777777" w:rsidTr="009208A1">
              <w:trPr>
                <w:trHeight w:val="288"/>
              </w:trPr>
              <w:tc>
                <w:tcPr>
                  <w:tcW w:w="960" w:type="dxa"/>
                  <w:tcBorders>
                    <w:top w:val="nil"/>
                    <w:left w:val="nil"/>
                    <w:right w:val="nil"/>
                  </w:tcBorders>
                  <w:shd w:val="clear" w:color="auto" w:fill="auto"/>
                  <w:noWrap/>
                  <w:vAlign w:val="bottom"/>
                  <w:hideMark/>
                </w:tcPr>
                <w:p w14:paraId="60FD5C6D"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right w:val="nil"/>
                  </w:tcBorders>
                  <w:shd w:val="clear" w:color="auto" w:fill="auto"/>
                  <w:noWrap/>
                  <w:vAlign w:val="bottom"/>
                  <w:hideMark/>
                </w:tcPr>
                <w:p w14:paraId="72CFAB2B"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Upper_Soldotna_Creek</w:t>
                  </w:r>
                </w:p>
              </w:tc>
              <w:tc>
                <w:tcPr>
                  <w:tcW w:w="1460" w:type="dxa"/>
                  <w:tcBorders>
                    <w:top w:val="nil"/>
                    <w:left w:val="nil"/>
                    <w:right w:val="nil"/>
                  </w:tcBorders>
                  <w:shd w:val="clear" w:color="auto" w:fill="auto"/>
                  <w:noWrap/>
                  <w:vAlign w:val="bottom"/>
                  <w:hideMark/>
                </w:tcPr>
                <w:p w14:paraId="23E68E34"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5/20/2020</w:t>
                  </w:r>
                </w:p>
              </w:tc>
              <w:tc>
                <w:tcPr>
                  <w:tcW w:w="1140" w:type="dxa"/>
                  <w:tcBorders>
                    <w:top w:val="nil"/>
                    <w:left w:val="nil"/>
                    <w:right w:val="nil"/>
                  </w:tcBorders>
                  <w:shd w:val="clear" w:color="auto" w:fill="auto"/>
                  <w:noWrap/>
                  <w:vAlign w:val="bottom"/>
                  <w:hideMark/>
                </w:tcPr>
                <w:p w14:paraId="5EEA24D9"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right w:val="nil"/>
                  </w:tcBorders>
                  <w:shd w:val="clear" w:color="auto" w:fill="auto"/>
                  <w:noWrap/>
                  <w:vAlign w:val="bottom"/>
                  <w:hideMark/>
                </w:tcPr>
                <w:p w14:paraId="57948F5E"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right w:val="nil"/>
                  </w:tcBorders>
                  <w:shd w:val="clear" w:color="auto" w:fill="auto"/>
                  <w:noWrap/>
                  <w:vAlign w:val="bottom"/>
                  <w:hideMark/>
                </w:tcPr>
                <w:p w14:paraId="794CF09F"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r w:rsidR="009208A1" w:rsidRPr="009208A1" w14:paraId="75EB5CBD" w14:textId="77777777" w:rsidTr="009208A1">
              <w:trPr>
                <w:trHeight w:val="288"/>
              </w:trPr>
              <w:tc>
                <w:tcPr>
                  <w:tcW w:w="960" w:type="dxa"/>
                  <w:tcBorders>
                    <w:top w:val="nil"/>
                    <w:left w:val="nil"/>
                    <w:bottom w:val="single" w:sz="4" w:space="0" w:color="auto"/>
                    <w:right w:val="nil"/>
                  </w:tcBorders>
                  <w:shd w:val="clear" w:color="auto" w:fill="auto"/>
                  <w:noWrap/>
                  <w:vAlign w:val="bottom"/>
                  <w:hideMark/>
                </w:tcPr>
                <w:p w14:paraId="0899D69F" w14:textId="77777777" w:rsidR="009208A1" w:rsidRPr="009208A1" w:rsidRDefault="009208A1" w:rsidP="009208A1">
                  <w:pPr>
                    <w:widowControl/>
                    <w:jc w:val="center"/>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Trib</w:t>
                  </w:r>
                </w:p>
              </w:tc>
              <w:tc>
                <w:tcPr>
                  <w:tcW w:w="3460" w:type="dxa"/>
                  <w:tcBorders>
                    <w:top w:val="nil"/>
                    <w:left w:val="nil"/>
                    <w:bottom w:val="single" w:sz="4" w:space="0" w:color="auto"/>
                    <w:right w:val="nil"/>
                  </w:tcBorders>
                  <w:shd w:val="clear" w:color="auto" w:fill="auto"/>
                  <w:noWrap/>
                  <w:vAlign w:val="bottom"/>
                  <w:hideMark/>
                </w:tcPr>
                <w:p w14:paraId="10CB5773"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Upper_Beaver_Creek</w:t>
                  </w:r>
                </w:p>
              </w:tc>
              <w:tc>
                <w:tcPr>
                  <w:tcW w:w="1460" w:type="dxa"/>
                  <w:tcBorders>
                    <w:top w:val="nil"/>
                    <w:left w:val="nil"/>
                    <w:bottom w:val="single" w:sz="4" w:space="0" w:color="auto"/>
                    <w:right w:val="nil"/>
                  </w:tcBorders>
                  <w:shd w:val="clear" w:color="auto" w:fill="auto"/>
                  <w:noWrap/>
                  <w:vAlign w:val="bottom"/>
                  <w:hideMark/>
                </w:tcPr>
                <w:p w14:paraId="63E68767"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7/22/2020</w:t>
                  </w:r>
                </w:p>
              </w:tc>
              <w:tc>
                <w:tcPr>
                  <w:tcW w:w="1140" w:type="dxa"/>
                  <w:tcBorders>
                    <w:top w:val="nil"/>
                    <w:left w:val="nil"/>
                    <w:bottom w:val="single" w:sz="4" w:space="0" w:color="auto"/>
                    <w:right w:val="nil"/>
                  </w:tcBorders>
                  <w:shd w:val="clear" w:color="auto" w:fill="auto"/>
                  <w:noWrap/>
                  <w:vAlign w:val="bottom"/>
                  <w:hideMark/>
                </w:tcPr>
                <w:p w14:paraId="1DE57634" w14:textId="77777777" w:rsidR="009208A1" w:rsidRPr="009208A1" w:rsidRDefault="009208A1" w:rsidP="009208A1">
                  <w:pPr>
                    <w:widowControl/>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Zinc</w:t>
                  </w:r>
                </w:p>
              </w:tc>
              <w:tc>
                <w:tcPr>
                  <w:tcW w:w="960" w:type="dxa"/>
                  <w:tcBorders>
                    <w:top w:val="nil"/>
                    <w:left w:val="nil"/>
                    <w:bottom w:val="single" w:sz="4" w:space="0" w:color="auto"/>
                    <w:right w:val="nil"/>
                  </w:tcBorders>
                  <w:shd w:val="clear" w:color="auto" w:fill="auto"/>
                  <w:noWrap/>
                  <w:vAlign w:val="bottom"/>
                  <w:hideMark/>
                </w:tcPr>
                <w:p w14:paraId="06F45F11"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r w:rsidRPr="009208A1">
                    <w:rPr>
                      <w:rFonts w:ascii="Calibri" w:eastAsia="Times New Roman" w:hAnsi="Calibri" w:cs="Calibri"/>
                      <w:color w:val="000000"/>
                      <w:kern w:val="0"/>
                      <w:sz w:val="22"/>
                      <w:szCs w:val="22"/>
                      <w:lang w:eastAsia="en-US"/>
                    </w:rPr>
                    <w:t>0.00%</w:t>
                  </w:r>
                </w:p>
              </w:tc>
              <w:tc>
                <w:tcPr>
                  <w:tcW w:w="960" w:type="dxa"/>
                  <w:tcBorders>
                    <w:top w:val="nil"/>
                    <w:left w:val="nil"/>
                    <w:bottom w:val="single" w:sz="4" w:space="0" w:color="auto"/>
                    <w:right w:val="nil"/>
                  </w:tcBorders>
                  <w:shd w:val="clear" w:color="auto" w:fill="auto"/>
                  <w:noWrap/>
                  <w:vAlign w:val="bottom"/>
                  <w:hideMark/>
                </w:tcPr>
                <w:p w14:paraId="67EFCF2A" w14:textId="77777777" w:rsidR="009208A1" w:rsidRPr="009208A1" w:rsidRDefault="009208A1" w:rsidP="009208A1">
                  <w:pPr>
                    <w:widowControl/>
                    <w:jc w:val="right"/>
                    <w:rPr>
                      <w:rFonts w:ascii="Calibri" w:eastAsia="Times New Roman" w:hAnsi="Calibri" w:cs="Calibri"/>
                      <w:color w:val="000000"/>
                      <w:kern w:val="0"/>
                      <w:sz w:val="22"/>
                      <w:szCs w:val="22"/>
                      <w:lang w:eastAsia="en-US"/>
                    </w:rPr>
                  </w:pPr>
                </w:p>
              </w:tc>
            </w:tr>
          </w:tbl>
          <w:p w14:paraId="73E754D2" w14:textId="77777777" w:rsidR="00234C91" w:rsidRDefault="00234C91" w:rsidP="00234C91">
            <w:pPr>
              <w:widowControl/>
              <w:autoSpaceDE w:val="0"/>
              <w:autoSpaceDN w:val="0"/>
              <w:adjustRightInd w:val="0"/>
              <w:rPr>
                <w:sz w:val="24"/>
              </w:rPr>
            </w:pPr>
            <w:r>
              <w:rPr>
                <w:sz w:val="24"/>
              </w:rPr>
              <w:t xml:space="preserve">Overall mean difference </w:t>
            </w:r>
            <w:r w:rsidRPr="005365F0">
              <w:rPr>
                <w:sz w:val="24"/>
              </w:rPr>
              <w:t>(mean ± standard error)</w:t>
            </w:r>
            <w:r>
              <w:rPr>
                <w:sz w:val="24"/>
              </w:rPr>
              <w:t>:</w:t>
            </w:r>
          </w:p>
          <w:p w14:paraId="64464C37" w14:textId="77777777"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Pr>
                <w:sz w:val="24"/>
              </w:rPr>
              <w:t xml:space="preserve">Copper: </w:t>
            </w:r>
            <w:r w:rsidRPr="005365F0">
              <w:rPr>
                <w:sz w:val="24"/>
              </w:rPr>
              <w:t xml:space="preserve">38.9 ±13.6% </w:t>
            </w:r>
          </w:p>
          <w:p w14:paraId="359405B1" w14:textId="08C763A4" w:rsidR="00234C91" w:rsidRPr="00234C91" w:rsidRDefault="00234C91" w:rsidP="00234C91">
            <w:pPr>
              <w:pStyle w:val="ListParagraph"/>
              <w:widowControl/>
              <w:numPr>
                <w:ilvl w:val="0"/>
                <w:numId w:val="18"/>
              </w:numPr>
              <w:autoSpaceDE w:val="0"/>
              <w:autoSpaceDN w:val="0"/>
              <w:adjustRightInd w:val="0"/>
              <w:rPr>
                <w:rFonts w:asciiTheme="majorHAnsi" w:hAnsiTheme="majorHAnsi" w:cs="Calibri"/>
                <w:color w:val="000000"/>
                <w:kern w:val="0"/>
                <w:sz w:val="22"/>
                <w:szCs w:val="22"/>
                <w:lang w:eastAsia="en-US"/>
              </w:rPr>
            </w:pPr>
            <w:r w:rsidRPr="00234C91">
              <w:rPr>
                <w:sz w:val="24"/>
              </w:rPr>
              <w:t>Zinc : 34.8 ± 14.3%</w:t>
            </w:r>
          </w:p>
        </w:tc>
        <w:tc>
          <w:tcPr>
            <w:tcW w:w="987" w:type="dxa"/>
            <w:tcBorders>
              <w:top w:val="single" w:sz="4" w:space="0" w:color="auto"/>
              <w:left w:val="nil"/>
              <w:bottom w:val="nil"/>
            </w:tcBorders>
          </w:tcPr>
          <w:p w14:paraId="1793A8AB" w14:textId="77777777" w:rsidR="00234C91" w:rsidRDefault="00234C91" w:rsidP="00234C91">
            <w:pPr>
              <w:widowControl/>
              <w:autoSpaceDE w:val="0"/>
              <w:autoSpaceDN w:val="0"/>
              <w:adjustRightInd w:val="0"/>
              <w:rPr>
                <w:sz w:val="24"/>
              </w:rPr>
            </w:pPr>
          </w:p>
        </w:tc>
      </w:tr>
    </w:tbl>
    <w:p w14:paraId="4C73A48F" w14:textId="77777777" w:rsidR="00CE2E9F" w:rsidRDefault="00CE2E9F" w:rsidP="00B43E74">
      <w:pPr>
        <w:pStyle w:val="Caption"/>
        <w:rPr>
          <w:sz w:val="24"/>
          <w:szCs w:val="24"/>
        </w:rPr>
      </w:pPr>
    </w:p>
    <w:p w14:paraId="7E9538E8" w14:textId="77777777" w:rsidR="00CE2E9F" w:rsidRDefault="00CE2E9F" w:rsidP="00B43E74">
      <w:pPr>
        <w:pStyle w:val="Caption"/>
        <w:rPr>
          <w:sz w:val="24"/>
          <w:szCs w:val="24"/>
        </w:rPr>
      </w:pPr>
    </w:p>
    <w:p w14:paraId="4AB18F88" w14:textId="77777777" w:rsidR="00CE2E9F" w:rsidRDefault="00CE2E9F" w:rsidP="00B43E74">
      <w:pPr>
        <w:pStyle w:val="Caption"/>
        <w:rPr>
          <w:sz w:val="24"/>
          <w:szCs w:val="24"/>
        </w:rPr>
      </w:pPr>
    </w:p>
    <w:p w14:paraId="48ED2BF9" w14:textId="77777777" w:rsidR="00CE2E9F" w:rsidRDefault="00CE2E9F" w:rsidP="00B43E74">
      <w:pPr>
        <w:pStyle w:val="Caption"/>
        <w:rPr>
          <w:sz w:val="24"/>
          <w:szCs w:val="24"/>
        </w:rPr>
      </w:pPr>
    </w:p>
    <w:p w14:paraId="3433032F" w14:textId="77777777" w:rsidR="00CE2E9F" w:rsidRDefault="00CE2E9F" w:rsidP="00B43E74">
      <w:pPr>
        <w:pStyle w:val="Caption"/>
        <w:rPr>
          <w:sz w:val="24"/>
          <w:szCs w:val="24"/>
        </w:rPr>
      </w:pPr>
    </w:p>
    <w:p w14:paraId="06651C20" w14:textId="77777777" w:rsidR="00CE2E9F" w:rsidRDefault="00CE2E9F" w:rsidP="00B43E74">
      <w:pPr>
        <w:pStyle w:val="Caption"/>
        <w:rPr>
          <w:sz w:val="24"/>
          <w:szCs w:val="24"/>
        </w:rPr>
      </w:pPr>
    </w:p>
    <w:p w14:paraId="19651FF2" w14:textId="77777777" w:rsidR="00CE2E9F" w:rsidRDefault="00CE2E9F" w:rsidP="00B43E74">
      <w:pPr>
        <w:pStyle w:val="Caption"/>
        <w:rPr>
          <w:sz w:val="24"/>
          <w:szCs w:val="24"/>
        </w:rPr>
      </w:pPr>
    </w:p>
    <w:p w14:paraId="344CD7C7" w14:textId="77777777" w:rsidR="00CE2E9F" w:rsidRDefault="00CE2E9F" w:rsidP="00B43E74">
      <w:pPr>
        <w:pStyle w:val="Caption"/>
        <w:rPr>
          <w:sz w:val="24"/>
          <w:szCs w:val="24"/>
        </w:rPr>
      </w:pPr>
    </w:p>
    <w:p w14:paraId="0DCE5504" w14:textId="77777777" w:rsidR="00CE2E9F" w:rsidRDefault="00CE2E9F" w:rsidP="00B43E74">
      <w:pPr>
        <w:pStyle w:val="Caption"/>
        <w:rPr>
          <w:sz w:val="24"/>
          <w:szCs w:val="24"/>
        </w:rPr>
      </w:pPr>
    </w:p>
    <w:p w14:paraId="7A3379EF" w14:textId="77777777" w:rsidR="00CE2E9F" w:rsidRDefault="00CE2E9F" w:rsidP="00B43E74">
      <w:pPr>
        <w:pStyle w:val="Caption"/>
        <w:rPr>
          <w:sz w:val="24"/>
          <w:szCs w:val="24"/>
        </w:rPr>
      </w:pPr>
    </w:p>
    <w:p w14:paraId="451DA0EE" w14:textId="77777777" w:rsidR="00CE2E9F" w:rsidRDefault="00CE2E9F" w:rsidP="00B43E74">
      <w:pPr>
        <w:pStyle w:val="Caption"/>
        <w:rPr>
          <w:sz w:val="24"/>
          <w:szCs w:val="24"/>
        </w:rPr>
      </w:pPr>
    </w:p>
    <w:p w14:paraId="3E0EC8CC" w14:textId="64DB5310" w:rsidR="00CE2E9F" w:rsidRDefault="00CE2E9F" w:rsidP="00B43E74">
      <w:pPr>
        <w:pStyle w:val="Caption"/>
        <w:rPr>
          <w:sz w:val="24"/>
          <w:szCs w:val="24"/>
        </w:rPr>
      </w:pPr>
    </w:p>
    <w:p w14:paraId="0EF7E153" w14:textId="6C4F6CD3" w:rsidR="00B43E74" w:rsidRPr="00B43E74" w:rsidRDefault="00B43E74" w:rsidP="00B43E74">
      <w:pPr>
        <w:pStyle w:val="Caption"/>
        <w:rPr>
          <w:sz w:val="24"/>
          <w:szCs w:val="24"/>
        </w:rPr>
      </w:pPr>
      <w:bookmarkStart w:id="468" w:name="_Toc58231543"/>
      <w:r w:rsidRPr="00B43E74">
        <w:rPr>
          <w:sz w:val="24"/>
          <w:szCs w:val="24"/>
        </w:rPr>
        <w:lastRenderedPageBreak/>
        <w:t xml:space="preserve">Table </w:t>
      </w:r>
      <w:r w:rsidRPr="00B43E74">
        <w:rPr>
          <w:sz w:val="24"/>
          <w:szCs w:val="24"/>
        </w:rPr>
        <w:fldChar w:fldCharType="begin"/>
      </w:r>
      <w:r w:rsidRPr="00B43E74">
        <w:rPr>
          <w:sz w:val="24"/>
          <w:szCs w:val="24"/>
        </w:rPr>
        <w:instrText xml:space="preserve"> SEQ Table \* ARABIC </w:instrText>
      </w:r>
      <w:r w:rsidRPr="00B43E74">
        <w:rPr>
          <w:sz w:val="24"/>
          <w:szCs w:val="24"/>
        </w:rPr>
        <w:fldChar w:fldCharType="separate"/>
      </w:r>
      <w:r w:rsidR="00136C16">
        <w:rPr>
          <w:noProof/>
          <w:sz w:val="24"/>
          <w:szCs w:val="24"/>
        </w:rPr>
        <w:t>6</w:t>
      </w:r>
      <w:r w:rsidRPr="00B43E74">
        <w:rPr>
          <w:sz w:val="24"/>
          <w:szCs w:val="24"/>
        </w:rPr>
        <w:fldChar w:fldCharType="end"/>
      </w:r>
      <w:r w:rsidRPr="00B43E74">
        <w:rPr>
          <w:sz w:val="24"/>
          <w:szCs w:val="24"/>
        </w:rPr>
        <w:t xml:space="preserve">. </w:t>
      </w:r>
      <w:r w:rsidR="00E707DC">
        <w:rPr>
          <w:sz w:val="24"/>
          <w:szCs w:val="24"/>
        </w:rPr>
        <w:t>Average hardness values for spring and summer biannual spring and summer krbwqm sampling events 2000 – 2014.</w:t>
      </w:r>
      <w:r w:rsidR="00E164AF">
        <w:rPr>
          <w:sz w:val="24"/>
          <w:szCs w:val="24"/>
        </w:rPr>
        <w:t xml:space="preserve"> </w:t>
      </w:r>
      <w:commentRangeStart w:id="469"/>
      <w:commentRangeStart w:id="470"/>
      <w:commentRangeStart w:id="471"/>
      <w:r w:rsidR="00E164AF">
        <w:rPr>
          <w:sz w:val="24"/>
          <w:szCs w:val="24"/>
        </w:rPr>
        <w:t>Significant</w:t>
      </w:r>
      <w:commentRangeEnd w:id="469"/>
      <w:r w:rsidR="00E164AF">
        <w:rPr>
          <w:rStyle w:val="CommentReference"/>
          <w:b w:val="0"/>
          <w:bCs w:val="0"/>
          <w:caps w:val="0"/>
        </w:rPr>
        <w:commentReference w:id="469"/>
      </w:r>
      <w:commentRangeEnd w:id="470"/>
      <w:r w:rsidR="006B24FD">
        <w:rPr>
          <w:rStyle w:val="CommentReference"/>
          <w:b w:val="0"/>
          <w:bCs w:val="0"/>
          <w:caps w:val="0"/>
        </w:rPr>
        <w:commentReference w:id="470"/>
      </w:r>
      <w:commentRangeEnd w:id="471"/>
      <w:r w:rsidR="008F5F9A">
        <w:rPr>
          <w:rStyle w:val="CommentReference"/>
          <w:b w:val="0"/>
          <w:bCs w:val="0"/>
          <w:caps w:val="0"/>
        </w:rPr>
        <w:commentReference w:id="471"/>
      </w:r>
      <w:r w:rsidR="00E164AF">
        <w:rPr>
          <w:sz w:val="24"/>
          <w:szCs w:val="24"/>
        </w:rPr>
        <w:t xml:space="preserve"> outliers were removed prior to calculating averages.</w:t>
      </w:r>
      <w:bookmarkEnd w:id="468"/>
    </w:p>
    <w:tbl>
      <w:tblPr>
        <w:tblW w:w="0" w:type="auto"/>
        <w:tblInd w:w="78" w:type="dxa"/>
        <w:tblLayout w:type="fixed"/>
        <w:tblLook w:val="0000" w:firstRow="0" w:lastRow="0" w:firstColumn="0" w:lastColumn="0" w:noHBand="0" w:noVBand="0"/>
      </w:tblPr>
      <w:tblGrid>
        <w:gridCol w:w="840"/>
        <w:gridCol w:w="2070"/>
        <w:gridCol w:w="3469"/>
        <w:gridCol w:w="3420"/>
      </w:tblGrid>
      <w:tr w:rsidR="00EB2693" w:rsidRPr="00B43E74" w14:paraId="1E40A67E" w14:textId="77777777" w:rsidTr="00B43E74">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B43E74" w:rsidRDefault="00EB2693" w:rsidP="000F2568">
            <w:pPr>
              <w:autoSpaceDE w:val="0"/>
              <w:autoSpaceDN w:val="0"/>
              <w:adjustRightInd w:val="0"/>
              <w:jc w:val="right"/>
              <w:rPr>
                <w:rFonts w:asciiTheme="majorHAnsi" w:hAnsiTheme="majorHAnsi"/>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River mile</w:t>
            </w:r>
          </w:p>
        </w:tc>
        <w:tc>
          <w:tcPr>
            <w:tcW w:w="3469" w:type="dxa"/>
            <w:tcBorders>
              <w:top w:val="single" w:sz="18" w:space="0" w:color="auto"/>
              <w:left w:val="single" w:sz="18" w:space="0" w:color="auto"/>
              <w:bottom w:val="single" w:sz="18" w:space="0" w:color="auto"/>
              <w:right w:val="single" w:sz="18" w:space="0" w:color="auto"/>
            </w:tcBorders>
          </w:tcPr>
          <w:p w14:paraId="57DF5C7A"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Site name</w:t>
            </w:r>
          </w:p>
        </w:tc>
        <w:tc>
          <w:tcPr>
            <w:tcW w:w="3420" w:type="dxa"/>
            <w:tcBorders>
              <w:top w:val="single" w:sz="18" w:space="0" w:color="auto"/>
              <w:left w:val="single" w:sz="18" w:space="0" w:color="auto"/>
              <w:bottom w:val="single" w:sz="18" w:space="0" w:color="auto"/>
              <w:right w:val="single" w:sz="18" w:space="0" w:color="auto"/>
            </w:tcBorders>
          </w:tcPr>
          <w:p w14:paraId="2EEB91AF" w14:textId="77777777" w:rsidR="00EB2693" w:rsidRPr="00B43E74" w:rsidRDefault="00EB2693" w:rsidP="000F2568">
            <w:pPr>
              <w:autoSpaceDE w:val="0"/>
              <w:autoSpaceDN w:val="0"/>
              <w:adjustRightInd w:val="0"/>
              <w:jc w:val="center"/>
              <w:rPr>
                <w:rFonts w:asciiTheme="majorHAnsi" w:hAnsiTheme="majorHAnsi"/>
                <w:b/>
                <w:bCs/>
                <w:color w:val="000000"/>
                <w:sz w:val="24"/>
                <w:szCs w:val="24"/>
              </w:rPr>
            </w:pPr>
            <w:r w:rsidRPr="00B43E74">
              <w:rPr>
                <w:rFonts w:asciiTheme="majorHAnsi" w:hAnsiTheme="majorHAnsi"/>
                <w:b/>
                <w:bCs/>
                <w:color w:val="000000"/>
                <w:sz w:val="24"/>
                <w:szCs w:val="24"/>
              </w:rPr>
              <w:t>Average hardness</w:t>
            </w:r>
          </w:p>
        </w:tc>
      </w:tr>
      <w:tr w:rsidR="00EB2693" w:rsidRPr="000B39DB" w14:paraId="44774140"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324749" w:rsidRDefault="00EB2693" w:rsidP="000F2568">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Spring</w:t>
            </w:r>
            <w:r w:rsidR="00C822F8" w:rsidRPr="00324749">
              <w:rPr>
                <w:rFonts w:asciiTheme="majorHAnsi" w:hAnsiTheme="majorHAnsi"/>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1DFD6784" w14:textId="1E69E609" w:rsidR="00EB2693" w:rsidRPr="00324749" w:rsidRDefault="00573A0B" w:rsidP="00573A0B">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w:t>
            </w:r>
            <w:r w:rsidR="00EB2693" w:rsidRPr="00324749">
              <w:rPr>
                <w:rFonts w:asciiTheme="majorHAnsi" w:hAnsiTheme="majorHAnsi"/>
                <w:color w:val="000000"/>
                <w:sz w:val="24"/>
                <w:szCs w:val="24"/>
              </w:rPr>
              <w:t>No Name Creek</w:t>
            </w:r>
          </w:p>
        </w:tc>
        <w:tc>
          <w:tcPr>
            <w:tcW w:w="3420" w:type="dxa"/>
            <w:tcBorders>
              <w:top w:val="single" w:sz="18" w:space="0" w:color="auto"/>
              <w:left w:val="single" w:sz="6" w:space="0" w:color="auto"/>
              <w:bottom w:val="single" w:sz="6" w:space="0" w:color="auto"/>
              <w:right w:val="single" w:sz="18" w:space="0" w:color="auto"/>
            </w:tcBorders>
          </w:tcPr>
          <w:p w14:paraId="1D78F5B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33.22</w:t>
            </w:r>
          </w:p>
        </w:tc>
      </w:tr>
      <w:tr w:rsidR="00EB2693" w:rsidRPr="000B39DB" w14:paraId="3B8A08A6" w14:textId="77777777" w:rsidTr="00B43E74">
        <w:trPr>
          <w:trHeight w:val="290"/>
        </w:trPr>
        <w:tc>
          <w:tcPr>
            <w:tcW w:w="840" w:type="dxa"/>
            <w:vMerge/>
            <w:tcBorders>
              <w:left w:val="single" w:sz="18" w:space="0" w:color="auto"/>
              <w:right w:val="single" w:sz="18" w:space="0" w:color="auto"/>
            </w:tcBorders>
          </w:tcPr>
          <w:p w14:paraId="2E0F10F0"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71AA4FC6" w14:textId="55F4929A"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2DC361C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42.96</w:t>
            </w:r>
          </w:p>
        </w:tc>
      </w:tr>
      <w:tr w:rsidR="00EB2693" w:rsidRPr="000B39DB" w14:paraId="4A7FBDC9" w14:textId="77777777" w:rsidTr="00B43E74">
        <w:trPr>
          <w:trHeight w:val="290"/>
        </w:trPr>
        <w:tc>
          <w:tcPr>
            <w:tcW w:w="840" w:type="dxa"/>
            <w:vMerge/>
            <w:tcBorders>
              <w:left w:val="single" w:sz="18" w:space="0" w:color="auto"/>
              <w:right w:val="single" w:sz="18" w:space="0" w:color="auto"/>
            </w:tcBorders>
          </w:tcPr>
          <w:p w14:paraId="397A927C"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2BF1B9C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7370D3F1"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EB2693" w:rsidRPr="000B39DB" w14:paraId="266C381F" w14:textId="77777777" w:rsidTr="00B43E74">
        <w:trPr>
          <w:trHeight w:val="290"/>
        </w:trPr>
        <w:tc>
          <w:tcPr>
            <w:tcW w:w="840" w:type="dxa"/>
            <w:vMerge/>
            <w:tcBorders>
              <w:left w:val="single" w:sz="18" w:space="0" w:color="auto"/>
              <w:right w:val="single" w:sz="18" w:space="0" w:color="auto"/>
            </w:tcBorders>
          </w:tcPr>
          <w:p w14:paraId="21A09DF7"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7D498C4A" w14:textId="78FCC5AE"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0997FA5B"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28.38</w:t>
            </w:r>
          </w:p>
        </w:tc>
      </w:tr>
      <w:tr w:rsidR="00EB2693" w:rsidRPr="000B39DB" w14:paraId="06767461" w14:textId="77777777" w:rsidTr="00B43E74">
        <w:trPr>
          <w:trHeight w:val="290"/>
        </w:trPr>
        <w:tc>
          <w:tcPr>
            <w:tcW w:w="840" w:type="dxa"/>
            <w:vMerge/>
            <w:tcBorders>
              <w:left w:val="single" w:sz="18" w:space="0" w:color="auto"/>
              <w:right w:val="single" w:sz="18" w:space="0" w:color="auto"/>
            </w:tcBorders>
          </w:tcPr>
          <w:p w14:paraId="20B1C68B"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18E13874" w14:textId="5E881614" w:rsidR="00EB2693" w:rsidRPr="00324749" w:rsidRDefault="00B43E74" w:rsidP="000F2568">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00EB2693"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133F824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41.00</w:t>
            </w:r>
          </w:p>
        </w:tc>
      </w:tr>
      <w:tr w:rsidR="00EB2693" w:rsidRPr="000B39DB" w14:paraId="238A474F" w14:textId="77777777" w:rsidTr="00B43E74">
        <w:trPr>
          <w:trHeight w:val="290"/>
        </w:trPr>
        <w:tc>
          <w:tcPr>
            <w:tcW w:w="840" w:type="dxa"/>
            <w:vMerge/>
            <w:tcBorders>
              <w:left w:val="single" w:sz="18" w:space="0" w:color="auto"/>
              <w:right w:val="single" w:sz="18" w:space="0" w:color="auto"/>
            </w:tcBorders>
          </w:tcPr>
          <w:p w14:paraId="095B6DC1"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45F9088"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71389A74"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28.56</w:t>
            </w:r>
          </w:p>
        </w:tc>
      </w:tr>
      <w:tr w:rsidR="00EB2693" w:rsidRPr="000B39DB" w14:paraId="574C0845" w14:textId="77777777" w:rsidTr="00B43E74">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324749" w:rsidRDefault="00EB2693" w:rsidP="000F2568">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6EB587ED"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452C808A" w14:textId="77777777" w:rsidR="00EB2693" w:rsidRPr="00324749" w:rsidRDefault="00EB2693" w:rsidP="000F2568">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40.12</w:t>
            </w:r>
          </w:p>
        </w:tc>
      </w:tr>
      <w:tr w:rsidR="00B43E74" w:rsidRPr="000B39DB" w14:paraId="4A713E26" w14:textId="77777777" w:rsidTr="00B43E74">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B43E74" w:rsidRPr="00324749" w:rsidRDefault="00B43E74" w:rsidP="00B43E74">
            <w:pPr>
              <w:autoSpaceDE w:val="0"/>
              <w:autoSpaceDN w:val="0"/>
              <w:adjustRightInd w:val="0"/>
              <w:ind w:left="113" w:right="113"/>
              <w:jc w:val="center"/>
              <w:rPr>
                <w:rFonts w:asciiTheme="majorHAnsi" w:hAnsiTheme="majorHAnsi"/>
                <w:b/>
                <w:bCs/>
                <w:color w:val="000000"/>
                <w:sz w:val="24"/>
                <w:szCs w:val="24"/>
              </w:rPr>
            </w:pPr>
            <w:r w:rsidRPr="00324749">
              <w:rPr>
                <w:rFonts w:asciiTheme="majorHAnsi" w:hAnsiTheme="majorHAnsi"/>
                <w:b/>
                <w:bCs/>
                <w:color w:val="000000"/>
                <w:sz w:val="24"/>
                <w:szCs w:val="24"/>
              </w:rPr>
              <w:t>Summer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0</w:t>
            </w:r>
          </w:p>
        </w:tc>
        <w:tc>
          <w:tcPr>
            <w:tcW w:w="3469" w:type="dxa"/>
            <w:tcBorders>
              <w:top w:val="single" w:sz="18" w:space="0" w:color="auto"/>
              <w:left w:val="single" w:sz="6" w:space="0" w:color="auto"/>
              <w:bottom w:val="single" w:sz="6" w:space="0" w:color="auto"/>
              <w:right w:val="single" w:sz="6" w:space="0" w:color="auto"/>
            </w:tcBorders>
          </w:tcPr>
          <w:p w14:paraId="3C502C46" w14:textId="69DAC41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 xml:space="preserve"> Lower No Name Creek</w:t>
            </w:r>
          </w:p>
        </w:tc>
        <w:tc>
          <w:tcPr>
            <w:tcW w:w="3420" w:type="dxa"/>
            <w:tcBorders>
              <w:top w:val="single" w:sz="18" w:space="0" w:color="auto"/>
              <w:left w:val="single" w:sz="6" w:space="0" w:color="auto"/>
              <w:bottom w:val="single" w:sz="6" w:space="0" w:color="auto"/>
              <w:right w:val="single" w:sz="18" w:space="0" w:color="auto"/>
            </w:tcBorders>
          </w:tcPr>
          <w:p w14:paraId="6ABF5D75"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52.60</w:t>
            </w:r>
          </w:p>
        </w:tc>
      </w:tr>
      <w:tr w:rsidR="00B43E74" w:rsidRPr="000B39DB" w14:paraId="2E094EFE" w14:textId="77777777" w:rsidTr="00B43E74">
        <w:trPr>
          <w:trHeight w:val="290"/>
        </w:trPr>
        <w:tc>
          <w:tcPr>
            <w:tcW w:w="840" w:type="dxa"/>
            <w:vMerge/>
            <w:tcBorders>
              <w:left w:val="single" w:sz="18" w:space="0" w:color="auto"/>
              <w:right w:val="single" w:sz="18" w:space="0" w:color="auto"/>
            </w:tcBorders>
          </w:tcPr>
          <w:p w14:paraId="756A202D"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10</w:t>
            </w:r>
          </w:p>
        </w:tc>
        <w:tc>
          <w:tcPr>
            <w:tcW w:w="3469" w:type="dxa"/>
            <w:tcBorders>
              <w:top w:val="single" w:sz="6" w:space="0" w:color="auto"/>
              <w:left w:val="single" w:sz="6" w:space="0" w:color="auto"/>
              <w:bottom w:val="single" w:sz="6" w:space="0" w:color="auto"/>
              <w:right w:val="single" w:sz="6" w:space="0" w:color="auto"/>
            </w:tcBorders>
          </w:tcPr>
          <w:p w14:paraId="499A7737" w14:textId="45C0230E"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Beaver Creek</w:t>
            </w:r>
          </w:p>
        </w:tc>
        <w:tc>
          <w:tcPr>
            <w:tcW w:w="3420" w:type="dxa"/>
            <w:tcBorders>
              <w:top w:val="single" w:sz="6" w:space="0" w:color="auto"/>
              <w:left w:val="single" w:sz="6" w:space="0" w:color="auto"/>
              <w:bottom w:val="single" w:sz="6" w:space="0" w:color="auto"/>
              <w:right w:val="single" w:sz="18" w:space="0" w:color="auto"/>
            </w:tcBorders>
          </w:tcPr>
          <w:p w14:paraId="45DC432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62.75</w:t>
            </w:r>
          </w:p>
        </w:tc>
      </w:tr>
      <w:tr w:rsidR="00B43E74" w:rsidRPr="000B39DB" w14:paraId="64CADE78" w14:textId="77777777" w:rsidTr="00B43E74">
        <w:trPr>
          <w:trHeight w:val="290"/>
        </w:trPr>
        <w:tc>
          <w:tcPr>
            <w:tcW w:w="840" w:type="dxa"/>
            <w:vMerge/>
            <w:tcBorders>
              <w:left w:val="single" w:sz="18" w:space="0" w:color="auto"/>
              <w:right w:val="single" w:sz="18" w:space="0" w:color="auto"/>
            </w:tcBorders>
          </w:tcPr>
          <w:p w14:paraId="36282A9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58769606" w14:textId="64F45B79"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Slikok Creek Confluence</w:t>
            </w:r>
          </w:p>
        </w:tc>
        <w:tc>
          <w:tcPr>
            <w:tcW w:w="3420" w:type="dxa"/>
            <w:tcBorders>
              <w:top w:val="single" w:sz="6" w:space="0" w:color="auto"/>
              <w:left w:val="single" w:sz="6" w:space="0" w:color="auto"/>
              <w:bottom w:val="single" w:sz="6" w:space="0" w:color="auto"/>
              <w:right w:val="single" w:sz="18" w:space="0" w:color="auto"/>
            </w:tcBorders>
          </w:tcPr>
          <w:p w14:paraId="586639F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NA</w:t>
            </w:r>
          </w:p>
        </w:tc>
      </w:tr>
      <w:tr w:rsidR="00B43E74" w:rsidRPr="000B39DB" w14:paraId="1E6B9E65" w14:textId="77777777" w:rsidTr="00B43E74">
        <w:trPr>
          <w:trHeight w:val="290"/>
        </w:trPr>
        <w:tc>
          <w:tcPr>
            <w:tcW w:w="840" w:type="dxa"/>
            <w:vMerge/>
            <w:tcBorders>
              <w:left w:val="single" w:sz="18" w:space="0" w:color="auto"/>
              <w:right w:val="single" w:sz="18" w:space="0" w:color="auto"/>
            </w:tcBorders>
          </w:tcPr>
          <w:p w14:paraId="55C599B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19</w:t>
            </w:r>
          </w:p>
        </w:tc>
        <w:tc>
          <w:tcPr>
            <w:tcW w:w="3469" w:type="dxa"/>
            <w:tcBorders>
              <w:top w:val="single" w:sz="6" w:space="0" w:color="auto"/>
              <w:left w:val="single" w:sz="6" w:space="0" w:color="auto"/>
              <w:bottom w:val="single" w:sz="6" w:space="0" w:color="auto"/>
              <w:right w:val="single" w:sz="6" w:space="0" w:color="auto"/>
            </w:tcBorders>
          </w:tcPr>
          <w:p w14:paraId="43F385DB" w14:textId="1EAD864D"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Slikok Creek</w:t>
            </w:r>
          </w:p>
        </w:tc>
        <w:tc>
          <w:tcPr>
            <w:tcW w:w="3420" w:type="dxa"/>
            <w:tcBorders>
              <w:top w:val="single" w:sz="6" w:space="0" w:color="auto"/>
              <w:left w:val="single" w:sz="6" w:space="0" w:color="auto"/>
              <w:bottom w:val="single" w:sz="6" w:space="0" w:color="auto"/>
              <w:right w:val="single" w:sz="18" w:space="0" w:color="auto"/>
            </w:tcBorders>
          </w:tcPr>
          <w:p w14:paraId="7062EEAF"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50.84</w:t>
            </w:r>
          </w:p>
        </w:tc>
      </w:tr>
      <w:tr w:rsidR="00B43E74" w:rsidRPr="000B39DB" w14:paraId="065A0950" w14:textId="77777777" w:rsidTr="00B43E74">
        <w:trPr>
          <w:trHeight w:val="290"/>
        </w:trPr>
        <w:tc>
          <w:tcPr>
            <w:tcW w:w="840" w:type="dxa"/>
            <w:vMerge/>
            <w:tcBorders>
              <w:left w:val="single" w:sz="18" w:space="0" w:color="auto"/>
              <w:right w:val="single" w:sz="18" w:space="0" w:color="auto"/>
            </w:tcBorders>
          </w:tcPr>
          <w:p w14:paraId="21A8550C"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22.5</w:t>
            </w:r>
          </w:p>
        </w:tc>
        <w:tc>
          <w:tcPr>
            <w:tcW w:w="3469" w:type="dxa"/>
            <w:tcBorders>
              <w:top w:val="single" w:sz="6" w:space="0" w:color="auto"/>
              <w:left w:val="single" w:sz="6" w:space="0" w:color="auto"/>
              <w:bottom w:val="single" w:sz="6" w:space="0" w:color="auto"/>
              <w:right w:val="single" w:sz="6" w:space="0" w:color="auto"/>
            </w:tcBorders>
          </w:tcPr>
          <w:p w14:paraId="35BDDD56" w14:textId="3A8D90C6" w:rsidR="00B43E74" w:rsidRPr="00324749" w:rsidRDefault="00B43E74" w:rsidP="00B43E74">
            <w:pPr>
              <w:autoSpaceDE w:val="0"/>
              <w:autoSpaceDN w:val="0"/>
              <w:adjustRightInd w:val="0"/>
              <w:jc w:val="center"/>
              <w:rPr>
                <w:rFonts w:asciiTheme="majorHAnsi" w:hAnsiTheme="majorHAnsi"/>
                <w:color w:val="000000"/>
                <w:sz w:val="24"/>
                <w:szCs w:val="24"/>
              </w:rPr>
            </w:pPr>
            <w:r>
              <w:rPr>
                <w:rFonts w:asciiTheme="majorHAnsi" w:hAnsiTheme="majorHAnsi"/>
                <w:color w:val="000000"/>
                <w:sz w:val="24"/>
                <w:szCs w:val="24"/>
              </w:rPr>
              <w:t xml:space="preserve">Lower </w:t>
            </w:r>
            <w:r w:rsidRPr="00324749">
              <w:rPr>
                <w:rFonts w:asciiTheme="majorHAnsi" w:hAnsiTheme="majorHAnsi"/>
                <w:color w:val="000000"/>
                <w:sz w:val="24"/>
                <w:szCs w:val="24"/>
              </w:rPr>
              <w:t>Soldotna Creek</w:t>
            </w:r>
          </w:p>
        </w:tc>
        <w:tc>
          <w:tcPr>
            <w:tcW w:w="3420" w:type="dxa"/>
            <w:tcBorders>
              <w:top w:val="single" w:sz="6" w:space="0" w:color="auto"/>
              <w:left w:val="single" w:sz="6" w:space="0" w:color="auto"/>
              <w:bottom w:val="single" w:sz="6" w:space="0" w:color="auto"/>
              <w:right w:val="single" w:sz="18" w:space="0" w:color="auto"/>
            </w:tcBorders>
          </w:tcPr>
          <w:p w14:paraId="4FE103C2"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68.73</w:t>
            </w:r>
          </w:p>
        </w:tc>
      </w:tr>
      <w:tr w:rsidR="00B43E74" w:rsidRPr="000B39DB" w14:paraId="4B236B82" w14:textId="77777777" w:rsidTr="00B43E74">
        <w:trPr>
          <w:trHeight w:val="290"/>
        </w:trPr>
        <w:tc>
          <w:tcPr>
            <w:tcW w:w="840" w:type="dxa"/>
            <w:vMerge/>
            <w:tcBorders>
              <w:left w:val="single" w:sz="18" w:space="0" w:color="auto"/>
              <w:right w:val="single" w:sz="18" w:space="0" w:color="auto"/>
            </w:tcBorders>
          </w:tcPr>
          <w:p w14:paraId="472401C0"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50</w:t>
            </w:r>
          </w:p>
        </w:tc>
        <w:tc>
          <w:tcPr>
            <w:tcW w:w="3469" w:type="dxa"/>
            <w:tcBorders>
              <w:top w:val="single" w:sz="6" w:space="0" w:color="auto"/>
              <w:left w:val="single" w:sz="6" w:space="0" w:color="auto"/>
              <w:bottom w:val="single" w:sz="6" w:space="0" w:color="auto"/>
              <w:right w:val="single" w:sz="6" w:space="0" w:color="auto"/>
            </w:tcBorders>
          </w:tcPr>
          <w:p w14:paraId="5822A467" w14:textId="35D0CF3E"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Skilak Lake Outlet</w:t>
            </w:r>
          </w:p>
        </w:tc>
        <w:tc>
          <w:tcPr>
            <w:tcW w:w="3420" w:type="dxa"/>
            <w:tcBorders>
              <w:top w:val="single" w:sz="6" w:space="0" w:color="auto"/>
              <w:left w:val="single" w:sz="6" w:space="0" w:color="auto"/>
              <w:bottom w:val="single" w:sz="6" w:space="0" w:color="auto"/>
              <w:right w:val="single" w:sz="18" w:space="0" w:color="auto"/>
            </w:tcBorders>
          </w:tcPr>
          <w:p w14:paraId="4409E859"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30.42</w:t>
            </w:r>
          </w:p>
        </w:tc>
      </w:tr>
      <w:tr w:rsidR="00B43E74" w:rsidRPr="000B39DB" w14:paraId="07D85AB4" w14:textId="77777777" w:rsidTr="00B43E74">
        <w:trPr>
          <w:trHeight w:val="305"/>
        </w:trPr>
        <w:tc>
          <w:tcPr>
            <w:tcW w:w="840" w:type="dxa"/>
            <w:vMerge/>
            <w:tcBorders>
              <w:left w:val="single" w:sz="18" w:space="0" w:color="auto"/>
              <w:bottom w:val="single" w:sz="18" w:space="0" w:color="auto"/>
              <w:right w:val="single" w:sz="18" w:space="0" w:color="auto"/>
            </w:tcBorders>
          </w:tcPr>
          <w:p w14:paraId="28E03784" w14:textId="77777777" w:rsidR="00B43E74" w:rsidRPr="00324749" w:rsidRDefault="00B43E74" w:rsidP="00B43E74">
            <w:pPr>
              <w:autoSpaceDE w:val="0"/>
              <w:autoSpaceDN w:val="0"/>
              <w:adjustRightInd w:val="0"/>
              <w:jc w:val="center"/>
              <w:rPr>
                <w:rFonts w:asciiTheme="majorHAnsi" w:hAnsiTheme="majorHAnsi"/>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70</w:t>
            </w:r>
          </w:p>
        </w:tc>
        <w:tc>
          <w:tcPr>
            <w:tcW w:w="3469" w:type="dxa"/>
            <w:tcBorders>
              <w:top w:val="single" w:sz="6" w:space="0" w:color="auto"/>
              <w:left w:val="single" w:sz="6" w:space="0" w:color="auto"/>
              <w:bottom w:val="single" w:sz="18" w:space="0" w:color="auto"/>
              <w:right w:val="single" w:sz="6" w:space="0" w:color="auto"/>
            </w:tcBorders>
          </w:tcPr>
          <w:p w14:paraId="72A40230" w14:textId="14D64CE2"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Jim's Landing</w:t>
            </w:r>
          </w:p>
        </w:tc>
        <w:tc>
          <w:tcPr>
            <w:tcW w:w="3420" w:type="dxa"/>
            <w:tcBorders>
              <w:top w:val="single" w:sz="6" w:space="0" w:color="auto"/>
              <w:left w:val="single" w:sz="6" w:space="0" w:color="auto"/>
              <w:bottom w:val="single" w:sz="18" w:space="0" w:color="auto"/>
              <w:right w:val="single" w:sz="18" w:space="0" w:color="auto"/>
            </w:tcBorders>
          </w:tcPr>
          <w:p w14:paraId="18F4F143" w14:textId="77777777" w:rsidR="00B43E74" w:rsidRPr="00324749" w:rsidRDefault="00B43E74" w:rsidP="00B43E74">
            <w:pPr>
              <w:autoSpaceDE w:val="0"/>
              <w:autoSpaceDN w:val="0"/>
              <w:adjustRightInd w:val="0"/>
              <w:jc w:val="center"/>
              <w:rPr>
                <w:rFonts w:asciiTheme="majorHAnsi" w:hAnsiTheme="majorHAnsi"/>
                <w:color w:val="000000"/>
                <w:sz w:val="24"/>
                <w:szCs w:val="24"/>
              </w:rPr>
            </w:pPr>
            <w:r w:rsidRPr="00324749">
              <w:rPr>
                <w:rFonts w:asciiTheme="majorHAnsi" w:hAnsiTheme="majorHAnsi"/>
                <w:color w:val="000000"/>
                <w:sz w:val="24"/>
                <w:szCs w:val="24"/>
              </w:rPr>
              <w:t>36.79</w:t>
            </w:r>
          </w:p>
        </w:tc>
      </w:tr>
    </w:tbl>
    <w:p w14:paraId="121C6A2F" w14:textId="284615D5" w:rsidR="00EB2693" w:rsidRDefault="00EB2693" w:rsidP="0024208B">
      <w:pPr>
        <w:rPr>
          <w:sz w:val="24"/>
          <w:szCs w:val="24"/>
          <w:lang w:eastAsia="en-US"/>
        </w:rPr>
      </w:pPr>
    </w:p>
    <w:p w14:paraId="0BEF31FE" w14:textId="43B89B4B" w:rsidR="00E164AF" w:rsidRPr="0024208B" w:rsidRDefault="00E164AF" w:rsidP="0024208B">
      <w:pPr>
        <w:rPr>
          <w:sz w:val="24"/>
          <w:szCs w:val="24"/>
          <w:lang w:eastAsia="en-US"/>
        </w:rPr>
      </w:pPr>
    </w:p>
    <w:sectPr w:rsidR="00E164AF" w:rsidRPr="0024208B" w:rsidSect="00645BD2">
      <w:pgSz w:w="12240" w:h="15840"/>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Eldred, Laura" w:date="2020-12-29T08:02:00Z" w:initials="EL">
    <w:p w14:paraId="42372C32" w14:textId="6966C48B" w:rsidR="000B2B23" w:rsidRDefault="000B2B23">
      <w:pPr>
        <w:pStyle w:val="CommentText"/>
      </w:pPr>
      <w:r>
        <w:rPr>
          <w:rStyle w:val="CommentReference"/>
        </w:rPr>
        <w:annotationRef/>
      </w:r>
      <w:r>
        <w:t>Is the audience DEC or the public? If this is a public document, which I think it should be, then I suggest explaining terms more and putting links if available for things like the 2017 literature review report cited.</w:t>
      </w:r>
    </w:p>
  </w:comment>
  <w:comment w:id="4" w:author="Apsens, Sarah" w:date="2020-12-30T16:23:00Z" w:initials="ASJ(">
    <w:p w14:paraId="4CF820D1" w14:textId="5F02CB2C" w:rsidR="000B2B23" w:rsidRDefault="000B2B23">
      <w:pPr>
        <w:pStyle w:val="CommentText"/>
      </w:pPr>
      <w:r>
        <w:rPr>
          <w:rStyle w:val="CommentReference"/>
        </w:rPr>
        <w:annotationRef/>
      </w:r>
      <w:r>
        <w:t xml:space="preserve">Ben – the final report will be posted on the DEC </w:t>
      </w:r>
      <w:hyperlink r:id="rId1" w:history="1">
        <w:r w:rsidRPr="00CA538C">
          <w:rPr>
            <w:rStyle w:val="Hyperlink"/>
          </w:rPr>
          <w:t>water reports webpage</w:t>
        </w:r>
      </w:hyperlink>
      <w:r>
        <w:t xml:space="preserve">, so it will be public. </w:t>
      </w:r>
    </w:p>
  </w:comment>
  <w:comment w:id="5" w:author="Benjamin Meyer" w:date="2021-01-18T07:15:00Z" w:initials="BM">
    <w:p w14:paraId="651DFDA2" w14:textId="661F01A1" w:rsidR="000B2B23" w:rsidRDefault="000B2B23">
      <w:pPr>
        <w:pStyle w:val="CommentText"/>
      </w:pPr>
      <w:r>
        <w:rPr>
          <w:rStyle w:val="CommentReference"/>
        </w:rPr>
        <w:annotationRef/>
      </w:r>
      <w:r>
        <w:t>Added hyperlink to citation and in bibliography.  Added list of acronyms.</w:t>
      </w:r>
    </w:p>
  </w:comment>
  <w:comment w:id="11" w:author="Apsens, Sarah" w:date="2020-12-30T09:35:00Z" w:initials="ASJ(">
    <w:p w14:paraId="5323FF0A" w14:textId="77DB8682" w:rsidR="000B2B23" w:rsidRDefault="000B2B23">
      <w:pPr>
        <w:pStyle w:val="CommentText"/>
      </w:pPr>
      <w:r>
        <w:rPr>
          <w:rStyle w:val="CommentReference"/>
        </w:rPr>
        <w:annotationRef/>
      </w:r>
      <w:r>
        <w:t>For the public - please specify that this is a field report looking at surface water quality and not drinking water (DEC also includes a drinking water division, and we do not want people confusing the two – they have different water quality (</w:t>
      </w:r>
      <w:proofErr w:type="spellStart"/>
      <w:r>
        <w:t>wq</w:t>
      </w:r>
      <w:proofErr w:type="spellEnd"/>
      <w:r>
        <w:t xml:space="preserve">) criteria). </w:t>
      </w:r>
    </w:p>
  </w:comment>
  <w:comment w:id="12" w:author="Benjamin Meyer" w:date="2021-01-26T08:41:00Z" w:initials="BM">
    <w:p w14:paraId="3DFCFD03" w14:textId="1FF5D2A7" w:rsidR="000B2B23" w:rsidRDefault="000B2B23">
      <w:pPr>
        <w:pStyle w:val="CommentText"/>
      </w:pPr>
      <w:r>
        <w:rPr>
          <w:rStyle w:val="CommentReference"/>
        </w:rPr>
        <w:annotationRef/>
      </w:r>
      <w:r>
        <w:t>Modified text to clarify</w:t>
      </w:r>
    </w:p>
  </w:comment>
  <w:comment w:id="14" w:author="Eldred, Laura" w:date="2020-12-29T11:28:00Z" w:initials="EL">
    <w:p w14:paraId="25EEC855" w14:textId="3421CF22" w:rsidR="000B2B23" w:rsidRDefault="000B2B23">
      <w:pPr>
        <w:pStyle w:val="CommentText"/>
      </w:pPr>
      <w:r>
        <w:rPr>
          <w:rStyle w:val="CommentReference"/>
        </w:rPr>
        <w:annotationRef/>
      </w:r>
      <w:proofErr w:type="gramStart"/>
      <w:r>
        <w:t>this</w:t>
      </w:r>
      <w:proofErr w:type="gramEnd"/>
      <w:r>
        <w:t xml:space="preserve"> sentence doesn’t really fit with the rest of the paragraph that is discussing criteria and biologic affects Cu and Zn. Suggest separating</w:t>
      </w:r>
    </w:p>
  </w:comment>
  <w:comment w:id="15" w:author="Benjamin Meyer" w:date="2021-01-18T07:30:00Z" w:initials="BM">
    <w:p w14:paraId="3CF40963" w14:textId="10F5DB54" w:rsidR="000B2B23" w:rsidRDefault="000B2B23">
      <w:pPr>
        <w:pStyle w:val="CommentText"/>
      </w:pPr>
      <w:r>
        <w:rPr>
          <w:rStyle w:val="CommentReference"/>
        </w:rPr>
        <w:annotationRef/>
      </w:r>
      <w:r>
        <w:t>Moved sentence</w:t>
      </w:r>
    </w:p>
  </w:comment>
  <w:comment w:id="18" w:author="Apsens, Sarah" w:date="2020-12-28T12:34:00Z" w:initials="ASJ(">
    <w:p w14:paraId="3B23D2CF" w14:textId="37EE3164" w:rsidR="000B2B23" w:rsidRDefault="000B2B23">
      <w:pPr>
        <w:pStyle w:val="CommentText"/>
      </w:pPr>
      <w:r>
        <w:rPr>
          <w:rStyle w:val="CommentReference"/>
        </w:rPr>
        <w:annotationRef/>
      </w:r>
      <w:r>
        <w:t>Did you look at the acute criterion also?</w:t>
      </w:r>
    </w:p>
  </w:comment>
  <w:comment w:id="19" w:author="Benjamin Meyer" w:date="2021-01-18T07:29:00Z" w:initials="BM">
    <w:p w14:paraId="2EC68EF7" w14:textId="5AEE418A" w:rsidR="000B2B23" w:rsidRDefault="000B2B23">
      <w:pPr>
        <w:pStyle w:val="CommentText"/>
      </w:pPr>
      <w:r>
        <w:rPr>
          <w:rStyle w:val="CommentReference"/>
        </w:rPr>
        <w:annotationRef/>
      </w:r>
      <w:r>
        <w:t>We assessed only CCC criteria in this report.</w:t>
      </w:r>
    </w:p>
  </w:comment>
  <w:comment w:id="16" w:author="Apsens, Sarah" w:date="2020-12-28T12:10:00Z" w:initials="ASJ(">
    <w:p w14:paraId="504457F9" w14:textId="1FF61085" w:rsidR="000B2B23" w:rsidRDefault="000B2B23">
      <w:pPr>
        <w:pStyle w:val="CommentText"/>
      </w:pPr>
      <w:r>
        <w:rPr>
          <w:rStyle w:val="CommentReference"/>
        </w:rPr>
        <w:annotationRef/>
      </w:r>
      <w:r>
        <w:t>This is a bit wordy as is</w:t>
      </w:r>
    </w:p>
  </w:comment>
  <w:comment w:id="17" w:author="Benjamin Meyer" w:date="2021-01-18T07:30:00Z" w:initials="BM">
    <w:p w14:paraId="5BF513E4" w14:textId="34E59514" w:rsidR="000B2B23" w:rsidRDefault="000B2B23">
      <w:pPr>
        <w:pStyle w:val="CommentText"/>
      </w:pPr>
      <w:r>
        <w:rPr>
          <w:rStyle w:val="CommentReference"/>
        </w:rPr>
        <w:annotationRef/>
      </w:r>
      <w:r>
        <w:t>Rephrased</w:t>
      </w:r>
    </w:p>
  </w:comment>
  <w:comment w:id="20" w:author="Apsens, Sarah" w:date="2020-12-30T16:43:00Z" w:initials="ASJ(">
    <w:p w14:paraId="27697F71" w14:textId="3CE85B8D" w:rsidR="000B2B23" w:rsidRDefault="000B2B23">
      <w:pPr>
        <w:pStyle w:val="CommentText"/>
      </w:pPr>
      <w:r>
        <w:rPr>
          <w:rStyle w:val="CommentReference"/>
        </w:rPr>
        <w:annotationRef/>
      </w:r>
      <w:r>
        <w:t>Just as a reminder, please include a short discussion of the resulting GIS product(s) in the comprehensive final report for this project.</w:t>
      </w:r>
    </w:p>
  </w:comment>
  <w:comment w:id="21" w:author="Benjamin Meyer" w:date="2021-01-18T07:31:00Z" w:initials="BM">
    <w:p w14:paraId="594E4F29" w14:textId="7982EBDC" w:rsidR="000B2B23" w:rsidRDefault="000B2B23">
      <w:pPr>
        <w:pStyle w:val="CommentText"/>
      </w:pPr>
      <w:r>
        <w:rPr>
          <w:rStyle w:val="CommentReference"/>
        </w:rPr>
        <w:annotationRef/>
      </w:r>
      <w:r>
        <w:t>Will do, report currently in progress</w:t>
      </w:r>
    </w:p>
  </w:comment>
  <w:comment w:id="28" w:author="Apsens, Sarah" w:date="2020-12-30T16:45:00Z" w:initials="ASJ(">
    <w:p w14:paraId="271953A2" w14:textId="7ED2017D" w:rsidR="000B2B23" w:rsidRDefault="000B2B23">
      <w:pPr>
        <w:pStyle w:val="CommentText"/>
      </w:pPr>
      <w:r>
        <w:rPr>
          <w:rStyle w:val="CommentReference"/>
        </w:rPr>
        <w:annotationRef/>
      </w:r>
      <w:r>
        <w:t>Not sure this is the best solution – was attempting to clarify that the 10 sites were from the Cu and Zn specific project</w:t>
      </w:r>
    </w:p>
  </w:comment>
  <w:comment w:id="29" w:author="Benjamin Meyer" w:date="2021-01-18T07:37:00Z" w:initials="BM">
    <w:p w14:paraId="1160FEEF" w14:textId="66F4C42C" w:rsidR="000B2B23" w:rsidRDefault="000B2B23">
      <w:pPr>
        <w:pStyle w:val="CommentText"/>
      </w:pPr>
      <w:r>
        <w:rPr>
          <w:rStyle w:val="CommentReference"/>
        </w:rPr>
        <w:annotationRef/>
      </w:r>
      <w:r>
        <w:t>Between all the various data I encountered, there were 10 main stem sites and nine tributary sites</w:t>
      </w:r>
    </w:p>
  </w:comment>
  <w:comment w:id="33" w:author="Benjamin Meyer" w:date="2021-01-21T06:40:00Z" w:initials="BM">
    <w:p w14:paraId="6A57DE53" w14:textId="5353FAF8" w:rsidR="000B2B23" w:rsidRPr="0040381D" w:rsidRDefault="000B2B23" w:rsidP="0040381D">
      <w:pPr>
        <w:widowControl/>
        <w:autoSpaceDE w:val="0"/>
        <w:autoSpaceDN w:val="0"/>
        <w:adjustRightInd w:val="0"/>
        <w:rPr>
          <w:rFonts w:ascii="TimesNewRomanPS-BoldMT" w:hAnsi="TimesNewRomanPS-BoldMT" w:cs="TimesNewRomanPS-BoldMT"/>
          <w:bCs/>
          <w:kern w:val="0"/>
          <w:sz w:val="29"/>
          <w:szCs w:val="29"/>
          <w:lang w:eastAsia="en-US"/>
        </w:rPr>
      </w:pPr>
      <w:r>
        <w:rPr>
          <w:rStyle w:val="CommentReference"/>
        </w:rPr>
        <w:annotationRef/>
      </w:r>
      <w:r>
        <w:t>QAPP does not specify if this was the case</w:t>
      </w:r>
      <w:r>
        <w:rPr>
          <w:rFonts w:ascii="TimesNewRomanPS-BoldMT" w:hAnsi="TimesNewRomanPS-BoldMT" w:cs="TimesNewRomanPS-BoldMT"/>
          <w:bCs/>
          <w:kern w:val="0"/>
          <w:sz w:val="29"/>
          <w:szCs w:val="29"/>
          <w:lang w:eastAsia="en-US"/>
        </w:rPr>
        <w:t xml:space="preserve">.  I asked my predecessor, Maggie </w:t>
      </w:r>
      <w:proofErr w:type="spellStart"/>
      <w:r>
        <w:rPr>
          <w:rFonts w:ascii="TimesNewRomanPS-BoldMT" w:hAnsi="TimesNewRomanPS-BoldMT" w:cs="TimesNewRomanPS-BoldMT"/>
          <w:bCs/>
          <w:kern w:val="0"/>
          <w:sz w:val="29"/>
          <w:szCs w:val="29"/>
          <w:lang w:eastAsia="en-US"/>
        </w:rPr>
        <w:t>Harings</w:t>
      </w:r>
      <w:proofErr w:type="spellEnd"/>
      <w:r>
        <w:rPr>
          <w:rFonts w:ascii="TimesNewRomanPS-BoldMT" w:hAnsi="TimesNewRomanPS-BoldMT" w:cs="TimesNewRomanPS-BoldMT"/>
          <w:bCs/>
          <w:kern w:val="0"/>
          <w:sz w:val="29"/>
          <w:szCs w:val="29"/>
          <w:lang w:eastAsia="en-US"/>
        </w:rPr>
        <w:t xml:space="preserve">, and she says the bottles were not capped while still submerged.  </w:t>
      </w:r>
    </w:p>
  </w:comment>
  <w:comment w:id="35" w:author="Apsens, Sarah" w:date="2020-12-30T09:42:00Z" w:initials="ASJ(">
    <w:p w14:paraId="23C4788C" w14:textId="2A47D365" w:rsidR="000B2B23" w:rsidRDefault="000B2B23">
      <w:pPr>
        <w:pStyle w:val="CommentText"/>
      </w:pPr>
      <w:r>
        <w:rPr>
          <w:rStyle w:val="CommentReference"/>
        </w:rPr>
        <w:annotationRef/>
      </w:r>
      <w:r>
        <w:t xml:space="preserve">Was the Ca/Mg analysis run by a different lab (Test America?), if so, please add this information.  </w:t>
      </w:r>
    </w:p>
  </w:comment>
  <w:comment w:id="36" w:author="Benjamin Meyer" w:date="2021-01-21T06:57:00Z" w:initials="BM">
    <w:p w14:paraId="4253AFAB" w14:textId="01885BDC" w:rsidR="000B2B23" w:rsidRDefault="000B2B23">
      <w:pPr>
        <w:pStyle w:val="CommentText"/>
      </w:pPr>
      <w:r>
        <w:rPr>
          <w:rStyle w:val="CommentReference"/>
        </w:rPr>
        <w:annotationRef/>
      </w:r>
      <w:r>
        <w:t>Added additional lab info</w:t>
      </w:r>
    </w:p>
  </w:comment>
  <w:comment w:id="38" w:author="Apsens, Sarah" w:date="2020-12-30T09:48:00Z" w:initials="ASJ(">
    <w:p w14:paraId="4C67EB2B" w14:textId="115999A9" w:rsidR="000B2B23" w:rsidRDefault="000B2B23">
      <w:pPr>
        <w:pStyle w:val="CommentText"/>
      </w:pPr>
      <w:r>
        <w:rPr>
          <w:rStyle w:val="CommentReference"/>
        </w:rPr>
        <w:annotationRef/>
      </w:r>
      <w:r>
        <w:t xml:space="preserve">Need to cite the State Water Quality Standards 10 AAC 70 and the Water Quality Manual for Toxic and other Deleterious Organic and Inorganic Substances (2008). </w:t>
      </w:r>
    </w:p>
  </w:comment>
  <w:comment w:id="39" w:author="Benjamin Meyer" w:date="2021-01-21T07:09:00Z" w:initials="BM">
    <w:p w14:paraId="0CC95098" w14:textId="104F156B" w:rsidR="000B2B23" w:rsidRDefault="000B2B23">
      <w:pPr>
        <w:pStyle w:val="CommentText"/>
      </w:pPr>
      <w:r>
        <w:rPr>
          <w:rStyle w:val="CommentReference"/>
        </w:rPr>
        <w:annotationRef/>
      </w:r>
      <w:proofErr w:type="gramStart"/>
      <w:r>
        <w:t>cited</w:t>
      </w:r>
      <w:proofErr w:type="gramEnd"/>
    </w:p>
  </w:comment>
  <w:comment w:id="43" w:author="Apsens, Sarah" w:date="2020-12-30T09:55:00Z" w:initials="ASJ(">
    <w:p w14:paraId="35689DD2" w14:textId="2C4D2223" w:rsidR="000B2B23" w:rsidRDefault="000B2B23">
      <w:pPr>
        <w:pStyle w:val="CommentText"/>
      </w:pPr>
      <w:r>
        <w:rPr>
          <w:rStyle w:val="CommentReference"/>
        </w:rPr>
        <w:annotationRef/>
      </w:r>
      <w:r>
        <w:t xml:space="preserve">Same comment as above, needs proper citation(s). </w:t>
      </w:r>
    </w:p>
  </w:comment>
  <w:comment w:id="44" w:author="Benjamin Meyer" w:date="2021-01-21T07:10:00Z" w:initials="BM">
    <w:p w14:paraId="724EB5EA" w14:textId="17023E25" w:rsidR="000B2B23" w:rsidRDefault="000B2B23">
      <w:pPr>
        <w:pStyle w:val="CommentText"/>
      </w:pPr>
      <w:r>
        <w:rPr>
          <w:rStyle w:val="CommentReference"/>
        </w:rPr>
        <w:annotationRef/>
      </w:r>
      <w:proofErr w:type="gramStart"/>
      <w:r>
        <w:t>cited</w:t>
      </w:r>
      <w:proofErr w:type="gramEnd"/>
    </w:p>
  </w:comment>
  <w:comment w:id="46" w:author="Apsens, Sarah" w:date="2020-12-30T10:04:00Z" w:initials="ASJ(">
    <w:p w14:paraId="71490C15" w14:textId="2E5EE816" w:rsidR="000B2B23" w:rsidRDefault="000B2B23">
      <w:pPr>
        <w:pStyle w:val="CommentText"/>
      </w:pPr>
      <w:r>
        <w:rPr>
          <w:rStyle w:val="CommentReference"/>
        </w:rPr>
        <w:annotationRef/>
      </w:r>
      <w:r>
        <w:t>Sample Accuracy and Precision – is really what this is about</w:t>
      </w:r>
    </w:p>
  </w:comment>
  <w:comment w:id="47" w:author="Benjamin Meyer" w:date="2021-01-21T07:38:00Z" w:initials="BM">
    <w:p w14:paraId="4A331AF8" w14:textId="62EA46CB" w:rsidR="000B2B23" w:rsidRDefault="000B2B23">
      <w:pPr>
        <w:pStyle w:val="CommentText"/>
      </w:pPr>
      <w:r>
        <w:rPr>
          <w:rStyle w:val="CommentReference"/>
        </w:rPr>
        <w:annotationRef/>
      </w:r>
      <w:r>
        <w:t>Changed section title</w:t>
      </w:r>
    </w:p>
  </w:comment>
  <w:comment w:id="52" w:author="Benjamin Meyer" w:date="2021-02-16T17:20:00Z" w:initials="BM">
    <w:p w14:paraId="7DE71F9E" w14:textId="00639F81" w:rsidR="000B2B23" w:rsidRDefault="000B2B23">
      <w:pPr>
        <w:pStyle w:val="CommentText"/>
      </w:pPr>
      <w:r>
        <w:rPr>
          <w:rStyle w:val="CommentReference"/>
        </w:rPr>
        <w:annotationRef/>
      </w:r>
      <w:r>
        <w:t xml:space="preserve">Explain that full data, including replicate values, available at </w:t>
      </w:r>
      <w:proofErr w:type="spellStart"/>
      <w:r>
        <w:t>github</w:t>
      </w:r>
      <w:proofErr w:type="spellEnd"/>
      <w:r>
        <w:t xml:space="preserve"> link</w:t>
      </w:r>
    </w:p>
  </w:comment>
  <w:comment w:id="62" w:author="Benjamin Meyer" w:date="2021-01-21T07:18:00Z" w:initials="BM">
    <w:p w14:paraId="7C489B78" w14:textId="0FCE3C00" w:rsidR="000B2B23" w:rsidRDefault="000B2B23">
      <w:pPr>
        <w:pStyle w:val="CommentText"/>
      </w:pPr>
      <w:r>
        <w:rPr>
          <w:rStyle w:val="CommentReference"/>
        </w:rPr>
        <w:annotationRef/>
      </w:r>
      <w:r>
        <w:t>Rephrased paragraph</w:t>
      </w:r>
    </w:p>
  </w:comment>
  <w:comment w:id="63" w:author="Apsens, Sarah" w:date="2020-12-30T10:07:00Z" w:initials="ASJ(">
    <w:p w14:paraId="53BB0917" w14:textId="04F3E854" w:rsidR="000B2B23" w:rsidRDefault="000B2B23">
      <w:pPr>
        <w:pStyle w:val="CommentText"/>
      </w:pPr>
      <w:r>
        <w:rPr>
          <w:rStyle w:val="CommentReference"/>
        </w:rPr>
        <w:annotationRef/>
      </w:r>
      <w:r>
        <w:t xml:space="preserve">Were these seasonal averages? Or site-specific averages (i.e., one avg. hardness value for Soldotna Creek, one for Beaver Creek, etc.)? Not clear as currently written. </w:t>
      </w:r>
    </w:p>
  </w:comment>
  <w:comment w:id="64" w:author="Benjamin Meyer" w:date="2021-01-21T07:38:00Z" w:initials="BM">
    <w:p w14:paraId="1784C868" w14:textId="63397ACA" w:rsidR="000B2B23" w:rsidRDefault="000B2B23">
      <w:pPr>
        <w:pStyle w:val="CommentText"/>
      </w:pPr>
      <w:r>
        <w:rPr>
          <w:rStyle w:val="CommentReference"/>
        </w:rPr>
        <w:annotationRef/>
      </w:r>
      <w:r>
        <w:t>This was summary table I inherited.  See response to next comment for resolution.</w:t>
      </w:r>
    </w:p>
  </w:comment>
  <w:comment w:id="65" w:author="Apsens, Sarah" w:date="2020-12-28T12:51:00Z" w:initials="ASJ(">
    <w:p w14:paraId="1F9E63E6" w14:textId="08AB29BF" w:rsidR="000B2B23" w:rsidRDefault="000B2B23">
      <w:pPr>
        <w:pStyle w:val="CommentText"/>
      </w:pPr>
      <w:r>
        <w:rPr>
          <w:rStyle w:val="CommentReference"/>
        </w:rPr>
        <w:annotationRef/>
      </w:r>
      <w:r>
        <w:t xml:space="preserve">Why not with more recent (e.g., 2015-2018) data? </w:t>
      </w:r>
      <w:proofErr w:type="spellStart"/>
      <w:r>
        <w:t>Its</w:t>
      </w:r>
      <w:proofErr w:type="spellEnd"/>
      <w:r>
        <w:t xml:space="preserve"> unclear if you’re using these averages just as reference check, or to generate the site specific CCC’s. If you’re just using them for reference, could you reduce this paragraph and add it to the previous paragraph? Also, what was your criteria for determining if a site-specific hardness was close enough to the 2000-2012 avg. hardness? I’m guessing you had some confidence intervals/</w:t>
      </w:r>
      <w:proofErr w:type="spellStart"/>
      <w:r>
        <w:t>st.</w:t>
      </w:r>
      <w:proofErr w:type="spellEnd"/>
      <w:r>
        <w:t xml:space="preserve"> deviations? </w:t>
      </w:r>
    </w:p>
  </w:comment>
  <w:comment w:id="66" w:author="Benjamin Meyer" w:date="2021-01-21T07:19:00Z" w:initials="BM">
    <w:p w14:paraId="38CE5F9B" w14:textId="77777777" w:rsidR="000B2B23" w:rsidRDefault="000B2B23">
      <w:pPr>
        <w:pStyle w:val="CommentText"/>
      </w:pPr>
      <w:r>
        <w:rPr>
          <w:rStyle w:val="CommentReference"/>
        </w:rPr>
        <w:annotationRef/>
      </w:r>
    </w:p>
    <w:p w14:paraId="0996270F" w14:textId="65D0AFF0" w:rsidR="000B2B23" w:rsidRDefault="000B2B23">
      <w:pPr>
        <w:pStyle w:val="CommentText"/>
      </w:pPr>
      <w:r>
        <w:t xml:space="preserve">The EPA water quality database currently contains KRBWQM data only up to 2014.  As per our discussion last month, it is unclear why biannual </w:t>
      </w:r>
      <w:proofErr w:type="spellStart"/>
      <w:r>
        <w:t>wqx</w:t>
      </w:r>
      <w:proofErr w:type="spellEnd"/>
      <w:r>
        <w:t xml:space="preserve"> data was not submitted to the EPA database in those missing years. </w:t>
      </w:r>
    </w:p>
    <w:p w14:paraId="1D45F300" w14:textId="77777777" w:rsidR="000B2B23" w:rsidRDefault="000B2B23">
      <w:pPr>
        <w:pStyle w:val="CommentText"/>
      </w:pPr>
    </w:p>
    <w:p w14:paraId="05677E12" w14:textId="6402A882" w:rsidR="000B2B23" w:rsidRDefault="000B2B23">
      <w:pPr>
        <w:pStyle w:val="CommentText"/>
      </w:pPr>
      <w:r>
        <w:t>(I look forward to remedying this gap ASAP, but it’s beyond the scope of work for this report).  I presume that’s why the timeframe of 2000 – 2014 was used to create the table though.</w:t>
      </w:r>
    </w:p>
    <w:p w14:paraId="7908D1EA" w14:textId="70DF48FA" w:rsidR="000B2B23" w:rsidRDefault="000B2B23">
      <w:pPr>
        <w:pStyle w:val="CommentText"/>
      </w:pPr>
    </w:p>
    <w:p w14:paraId="7D57E1CC" w14:textId="0CA3EEAA" w:rsidR="000B2B23" w:rsidRDefault="000B2B23">
      <w:pPr>
        <w:pStyle w:val="CommentText"/>
      </w:pPr>
      <w:r>
        <w:t>In the meantime, for this report, I have recreated a new table using all Ca/Mg data 2000 – 2019.</w:t>
      </w:r>
    </w:p>
    <w:p w14:paraId="68327065" w14:textId="07A611D6" w:rsidR="000B2B23" w:rsidRDefault="000B2B23">
      <w:pPr>
        <w:pStyle w:val="CommentText"/>
      </w:pPr>
    </w:p>
    <w:p w14:paraId="0906F538" w14:textId="3FBDBC51" w:rsidR="000B2B23" w:rsidRDefault="000B2B23">
      <w:pPr>
        <w:pStyle w:val="CommentText"/>
      </w:pPr>
      <w:r>
        <w:t xml:space="preserve">I have created a figure placing the asynchronous hardness values in context of longer-term seasonal averages to gauge the appropriateness of </w:t>
      </w:r>
    </w:p>
    <w:p w14:paraId="36777242" w14:textId="6ED4211F" w:rsidR="000B2B23" w:rsidRDefault="000B2B23">
      <w:pPr>
        <w:pStyle w:val="CommentText"/>
      </w:pPr>
    </w:p>
    <w:p w14:paraId="5B079354" w14:textId="70852DE9" w:rsidR="000B2B23" w:rsidRDefault="000B2B23">
      <w:pPr>
        <w:pStyle w:val="CommentText"/>
      </w:pPr>
      <w:r>
        <w:t>See link here for details, or see Table 6 for and Figure X</w:t>
      </w:r>
    </w:p>
  </w:comment>
  <w:comment w:id="67" w:author="Benjamin Meyer" w:date="2021-02-17T15:22:00Z" w:initials="BM">
    <w:p w14:paraId="2527252F" w14:textId="649A31DA" w:rsidR="000B2B23" w:rsidRDefault="000B2B23">
      <w:pPr>
        <w:pStyle w:val="CommentText"/>
      </w:pPr>
      <w:r>
        <w:rPr>
          <w:rStyle w:val="CommentReference"/>
        </w:rPr>
        <w:annotationRef/>
      </w:r>
      <w:r>
        <w:t xml:space="preserve">Note to </w:t>
      </w:r>
      <w:proofErr w:type="spellStart"/>
      <w:r>
        <w:t>self 2</w:t>
      </w:r>
      <w:proofErr w:type="spellEnd"/>
      <w:r>
        <w:t>/17: still struggling somewhat to understand the relevance and/or necessity of this table.  If justification is apparent; regenerate with 2000 – 2018 values.</w:t>
      </w:r>
    </w:p>
  </w:comment>
  <w:comment w:id="70" w:author="Benjamin Meyer" w:date="2021-02-19T09:21:00Z" w:initials="BM">
    <w:p w14:paraId="3F8AEE5E" w14:textId="0942BFAE" w:rsidR="00F15C33" w:rsidRDefault="00F15C33">
      <w:pPr>
        <w:pStyle w:val="CommentText"/>
      </w:pPr>
      <w:r>
        <w:rPr>
          <w:rStyle w:val="CommentReference"/>
        </w:rPr>
        <w:annotationRef/>
      </w:r>
      <w:r>
        <w:t>Modified the language in M</w:t>
      </w:r>
      <w:r w:rsidR="00476A0D">
        <w:t>apping section for</w:t>
      </w:r>
      <w:r>
        <w:t xml:space="preserve"> both Methods and Results to better match the deliverables in our Statement of Work agreement.</w:t>
      </w:r>
    </w:p>
  </w:comment>
  <w:comment w:id="72" w:author="Apsens, Sarah" w:date="2020-12-30T10:12:00Z" w:initials="ASJ(">
    <w:p w14:paraId="4774671F" w14:textId="0DB84A96" w:rsidR="000B2B23" w:rsidRDefault="000B2B23">
      <w:pPr>
        <w:pStyle w:val="CommentText"/>
      </w:pPr>
      <w:r>
        <w:rPr>
          <w:rStyle w:val="CommentReference"/>
        </w:rPr>
        <w:annotationRef/>
      </w:r>
      <w:r>
        <w:t xml:space="preserve">Add a sentence on next steps – How will the photos be used? </w:t>
      </w:r>
    </w:p>
  </w:comment>
  <w:comment w:id="73" w:author="Apsens, Sarah" w:date="2020-12-30T16:50:00Z" w:initials="ASJ(">
    <w:p w14:paraId="296D48DF" w14:textId="31034587" w:rsidR="000B2B23" w:rsidRDefault="000B2B23">
      <w:pPr>
        <w:pStyle w:val="CommentText"/>
      </w:pPr>
      <w:r>
        <w:rPr>
          <w:rStyle w:val="CommentReference"/>
        </w:rPr>
        <w:annotationRef/>
      </w:r>
      <w:r>
        <w:t xml:space="preserve">Also – Is there a plan in place to protect private land owner identities/avoid landowners feeling like they’ve been targeted by having their property being displayed on a publicly available mapping tool? I’m not sure what the solution is to this, maybe offer a lower resolution product for public view/use and reserve the higher resolution version for KWF/Agency use.  </w:t>
      </w:r>
    </w:p>
  </w:comment>
  <w:comment w:id="74" w:author="Benjamin Meyer" w:date="2021-02-17T15:24:00Z" w:initials="BM">
    <w:p w14:paraId="2EB5F450" w14:textId="33C6B4AD" w:rsidR="000B2B23" w:rsidRDefault="000B2B23">
      <w:pPr>
        <w:pStyle w:val="CommentText"/>
      </w:pPr>
      <w:r>
        <w:rPr>
          <w:rStyle w:val="CommentReference"/>
        </w:rPr>
        <w:annotationRef/>
      </w:r>
      <w:r w:rsidR="000D6FE9">
        <w:t>KWF does not currently have</w:t>
      </w:r>
      <w:r>
        <w:t xml:space="preserve"> plans to make public any of these photos. The original photos and a geodatabase of points containing the photos are included in the email with this report.</w:t>
      </w:r>
    </w:p>
    <w:p w14:paraId="5B01E836" w14:textId="08269B80" w:rsidR="000B2B23" w:rsidRDefault="000B2B23">
      <w:pPr>
        <w:pStyle w:val="CommentText"/>
      </w:pPr>
    </w:p>
    <w:p w14:paraId="4C2821FD" w14:textId="6F78BA38" w:rsidR="000B2B23" w:rsidRDefault="000B2B23">
      <w:pPr>
        <w:pStyle w:val="CommentText"/>
      </w:pPr>
      <w:r>
        <w:t>Possible solution for future use: with ArcGIS Online, it is an option to make some map layers public and others private.</w:t>
      </w:r>
    </w:p>
  </w:comment>
  <w:comment w:id="129" w:author="Benjamin Meyer" w:date="2021-02-18T10:33:00Z" w:initials="BM">
    <w:p w14:paraId="36D04C90" w14:textId="2F413137" w:rsidR="000B2B23" w:rsidRDefault="000B2B23" w:rsidP="000879E9">
      <w:pPr>
        <w:pStyle w:val="CommentText"/>
      </w:pPr>
      <w:r>
        <w:rPr>
          <w:rStyle w:val="CommentReference"/>
        </w:rPr>
        <w:annotationRef/>
      </w:r>
      <w:r>
        <w:t xml:space="preserve">Modified this paragraph and the above, hopefully </w:t>
      </w:r>
      <w:proofErr w:type="spellStart"/>
      <w:r>
        <w:t>addesses</w:t>
      </w:r>
      <w:proofErr w:type="spellEnd"/>
      <w:r>
        <w:t xml:space="preserve"> the question.  Task #5 in the work plan.</w:t>
      </w:r>
    </w:p>
  </w:comment>
  <w:comment w:id="89" w:author="Eldred, Laura" w:date="2020-12-29T11:55:00Z" w:initials="EL">
    <w:p w14:paraId="2BFC99FF" w14:textId="78419910" w:rsidR="000B2B23" w:rsidRDefault="000B2B23">
      <w:pPr>
        <w:pStyle w:val="CommentText"/>
      </w:pPr>
      <w:r>
        <w:rPr>
          <w:rStyle w:val="CommentReference"/>
        </w:rPr>
        <w:annotationRef/>
      </w:r>
      <w:proofErr w:type="gramStart"/>
      <w:r>
        <w:t>these</w:t>
      </w:r>
      <w:proofErr w:type="gramEnd"/>
      <w:r>
        <w:t xml:space="preserve"> are all general watershed sources that occur in every urban or sub-urban environment. Is the photo and GIS activity designed to try and pinpoint actual potential sources and conveyances? Please add more specificity if possible regarding purpose.</w:t>
      </w:r>
    </w:p>
  </w:comment>
  <w:comment w:id="90" w:author="Benjamin Meyer" w:date="2021-02-18T10:27:00Z" w:initials="BM">
    <w:p w14:paraId="793431A0" w14:textId="63607331" w:rsidR="000B2B23" w:rsidRDefault="000B2B23">
      <w:pPr>
        <w:pStyle w:val="CommentText"/>
      </w:pPr>
      <w:r>
        <w:rPr>
          <w:rStyle w:val="CommentReference"/>
        </w:rPr>
        <w:annotationRef/>
      </w:r>
      <w:r>
        <w:t>Modified this paragraph and the above paragraph, hopefully answers the question.</w:t>
      </w:r>
    </w:p>
  </w:comment>
  <w:comment w:id="139" w:author="Benjamin Meyer" w:date="2020-12-01T16:54:00Z" w:initials="BM">
    <w:p w14:paraId="36646A8D" w14:textId="2E635160" w:rsidR="000B2B23" w:rsidRDefault="000B2B23">
      <w:pPr>
        <w:pStyle w:val="CommentText"/>
      </w:pPr>
      <w:r>
        <w:rPr>
          <w:rStyle w:val="CommentReference"/>
        </w:rPr>
        <w:annotationRef/>
      </w:r>
      <w:r>
        <w:t xml:space="preserve">In the 2019 report, Results and Discussion sections were separated in to a “KRBWQM” sub-section a “Zn-Cu specific-sampling-event” sub-section.  </w:t>
      </w:r>
    </w:p>
    <w:p w14:paraId="19D76DA6" w14:textId="77777777" w:rsidR="000B2B23" w:rsidRDefault="000B2B23">
      <w:pPr>
        <w:pStyle w:val="CommentText"/>
      </w:pPr>
    </w:p>
    <w:p w14:paraId="57EBC5C0" w14:textId="4DABF334" w:rsidR="000B2B23" w:rsidRDefault="000B2B23">
      <w:pPr>
        <w:pStyle w:val="CommentText"/>
      </w:pPr>
      <w:r>
        <w:t xml:space="preserve">While this distinction between the traditional vs new sampling calendar was important for logistics, I feel that for ecological interpretation it’s not relevant and was confusing to me in the first couple read-throughs.  </w:t>
      </w:r>
    </w:p>
    <w:p w14:paraId="148509D2" w14:textId="77777777" w:rsidR="000B2B23" w:rsidRDefault="000B2B23">
      <w:pPr>
        <w:pStyle w:val="CommentText"/>
      </w:pPr>
    </w:p>
    <w:p w14:paraId="4922A0DD" w14:textId="4AE88CF0" w:rsidR="000B2B23" w:rsidRDefault="000B2B23">
      <w:pPr>
        <w:pStyle w:val="CommentText"/>
      </w:pPr>
      <w:r>
        <w:t>Thus In this current report I have instead separated results in to a “Copper” section and a “Zinc” section.</w:t>
      </w:r>
    </w:p>
    <w:p w14:paraId="59C1185F" w14:textId="0E2ABFC4" w:rsidR="000B2B23" w:rsidRDefault="000B2B23">
      <w:pPr>
        <w:pStyle w:val="CommentText"/>
      </w:pPr>
    </w:p>
    <w:p w14:paraId="190B8771" w14:textId="05C94EFE" w:rsidR="000B2B23" w:rsidRDefault="000B2B23">
      <w:pPr>
        <w:pStyle w:val="CommentText"/>
      </w:pPr>
      <w:r>
        <w:t>Additionally, when two sites exist within a tributary, I have renamed them as either “Upper” or “Lower” (e.g. Lower Slikok Creek)</w:t>
      </w:r>
    </w:p>
  </w:comment>
  <w:comment w:id="140" w:author="Apsens, Sarah" w:date="2020-12-28T17:15:00Z" w:initials="ASJ(">
    <w:p w14:paraId="04899940" w14:textId="77777777" w:rsidR="000B2B23" w:rsidRDefault="000B2B23">
      <w:pPr>
        <w:pStyle w:val="CommentText"/>
      </w:pPr>
      <w:r>
        <w:rPr>
          <w:rStyle w:val="CommentReference"/>
        </w:rPr>
        <w:annotationRef/>
      </w:r>
      <w:r>
        <w:t xml:space="preserve">The “upper” and “lower” terminology works. </w:t>
      </w:r>
    </w:p>
    <w:p w14:paraId="1088F9BC" w14:textId="77777777" w:rsidR="000B2B23" w:rsidRDefault="000B2B23">
      <w:pPr>
        <w:pStyle w:val="CommentText"/>
      </w:pPr>
    </w:p>
    <w:p w14:paraId="59D38E93" w14:textId="08F21FF8" w:rsidR="000B2B23" w:rsidRDefault="000B2B23">
      <w:pPr>
        <w:pStyle w:val="CommentText"/>
      </w:pPr>
      <w:r>
        <w:t xml:space="preserve">This report is a required deliverable for the Zn/Cu ACWA funded project, so that’s why it had been treated separately before. I think the combined KRBWQM +Metals summary works though. There are a few parts where you need to clarify what samples/project your referencing, but overall, I think it’s a good direction to go </w:t>
      </w:r>
      <w:r>
        <w:rPr>
          <w:rFonts w:ascii="Segoe UI Emoji" w:eastAsia="Segoe UI Emoji" w:hAnsi="Segoe UI Emoji" w:cs="Segoe UI Emoji"/>
        </w:rPr>
        <w:t>😊</w:t>
      </w:r>
      <w:r>
        <w:t xml:space="preserve"> </w:t>
      </w:r>
      <w:r>
        <w:rPr>
          <w:rFonts w:ascii="Segoe UI Emoji" w:eastAsia="Segoe UI Emoji" w:hAnsi="Segoe UI Emoji" w:cs="Segoe UI Emoji"/>
        </w:rPr>
        <w:t xml:space="preserve"> </w:t>
      </w:r>
    </w:p>
  </w:comment>
  <w:comment w:id="141" w:author="Benjamin Meyer" w:date="2021-02-18T10:34:00Z" w:initials="BM">
    <w:p w14:paraId="5CD06A13" w14:textId="211411B5" w:rsidR="000B2B23" w:rsidRDefault="000B2B23">
      <w:pPr>
        <w:pStyle w:val="CommentText"/>
      </w:pPr>
      <w:r>
        <w:rPr>
          <w:rStyle w:val="CommentReference"/>
        </w:rPr>
        <w:annotationRef/>
      </w:r>
      <w:r>
        <w:t>Roger; thanks.</w:t>
      </w:r>
    </w:p>
  </w:comment>
  <w:comment w:id="143" w:author="Apsens, Sarah" w:date="2020-12-30T15:03:00Z" w:initials="ASJ(">
    <w:p w14:paraId="52656570" w14:textId="07551E0D" w:rsidR="000B2B23" w:rsidRDefault="000B2B23">
      <w:pPr>
        <w:pStyle w:val="CommentText"/>
      </w:pPr>
      <w:r>
        <w:rPr>
          <w:rStyle w:val="CommentReference"/>
        </w:rPr>
        <w:annotationRef/>
      </w:r>
      <w:r>
        <w:t xml:space="preserve">Are all these results as dissolved metals? Please state this somewhere. </w:t>
      </w:r>
    </w:p>
  </w:comment>
  <w:comment w:id="144" w:author="Benjamin Meyer" w:date="2021-02-18T09:35:00Z" w:initials="BM">
    <w:p w14:paraId="25DB17E8" w14:textId="6BBEB788" w:rsidR="000B2B23" w:rsidRDefault="000B2B23">
      <w:pPr>
        <w:pStyle w:val="CommentText"/>
      </w:pPr>
      <w:r>
        <w:rPr>
          <w:rStyle w:val="CommentReference"/>
        </w:rPr>
        <w:annotationRef/>
      </w:r>
      <w:r>
        <w:t>Does reporting results in the mg/L units indicate them as reported in dissolved form?  If not, I included a new sentence.</w:t>
      </w:r>
    </w:p>
  </w:comment>
  <w:comment w:id="160" w:author="Apsens, Sarah" w:date="2020-12-28T12:48:00Z" w:initials="ASJ(">
    <w:p w14:paraId="39EB03F5" w14:textId="504E4C32" w:rsidR="000B2B23" w:rsidRDefault="000B2B23">
      <w:pPr>
        <w:pStyle w:val="CommentText"/>
      </w:pPr>
      <w:r>
        <w:rPr>
          <w:rStyle w:val="CommentReference"/>
        </w:rPr>
        <w:annotationRef/>
      </w:r>
      <w:r>
        <w:t xml:space="preserve">Based on the CCC derived from avg. hardness from 2000-2014 data? Or the 2019/2020 upstream/downstream site(s) CCCs? I understand that this is likely explained in the discussion, but can you add a summary sentence/something with more of an explanation here? As a side note, DEC can not make management decisions based on a presumption. </w:t>
      </w:r>
    </w:p>
  </w:comment>
  <w:comment w:id="161" w:author="Benjamin Meyer" w:date="2021-02-18T10:53:00Z" w:initials="BM">
    <w:p w14:paraId="3BE3A200" w14:textId="6AB92D7C" w:rsidR="000B2B23" w:rsidRDefault="000B2B23">
      <w:pPr>
        <w:pStyle w:val="CommentText"/>
      </w:pPr>
      <w:r>
        <w:rPr>
          <w:rStyle w:val="CommentReference"/>
        </w:rPr>
        <w:annotationRef/>
      </w:r>
      <w:r>
        <w:t>Modified paragraph.</w:t>
      </w:r>
    </w:p>
  </w:comment>
  <w:comment w:id="164" w:author="Apsens, Sarah" w:date="2020-12-28T12:52:00Z" w:initials="ASJ(">
    <w:p w14:paraId="1FB74C43" w14:textId="7C78321A" w:rsidR="000B2B23" w:rsidRDefault="000B2B23">
      <w:pPr>
        <w:pStyle w:val="CommentText"/>
      </w:pPr>
      <w:r>
        <w:rPr>
          <w:rStyle w:val="CommentReference"/>
        </w:rPr>
        <w:annotationRef/>
      </w:r>
      <w:r>
        <w:t>Suggest substituting “elevated” here</w:t>
      </w:r>
    </w:p>
  </w:comment>
  <w:comment w:id="167" w:author="Apsens, Sarah" w:date="2020-12-28T17:13:00Z" w:initials="ASJ(">
    <w:p w14:paraId="19C178D7" w14:textId="022D382D" w:rsidR="000B2B23" w:rsidRDefault="000B2B23">
      <w:pPr>
        <w:pStyle w:val="CommentText"/>
      </w:pPr>
      <w:r>
        <w:rPr>
          <w:rStyle w:val="CommentReference"/>
        </w:rPr>
        <w:annotationRef/>
      </w:r>
      <w:r>
        <w:t xml:space="preserve">Are you referring to the WQ criteria (18 AAC 70)? The state </w:t>
      </w:r>
      <w:proofErr w:type="spellStart"/>
      <w:r>
        <w:t>wq</w:t>
      </w:r>
      <w:proofErr w:type="spellEnd"/>
      <w:r>
        <w:t xml:space="preserve"> criteria is not arbitrary. The state adopts </w:t>
      </w:r>
      <w:proofErr w:type="spellStart"/>
      <w:r>
        <w:t>wq</w:t>
      </w:r>
      <w:proofErr w:type="spellEnd"/>
      <w:r>
        <w:t xml:space="preserve"> criteria developed by the EPA. The EPA in turn, bases the criteria off the most recent peer-reviewed literature in aquatic toxicology. If not referring to state </w:t>
      </w:r>
      <w:proofErr w:type="spellStart"/>
      <w:r>
        <w:t>wq</w:t>
      </w:r>
      <w:proofErr w:type="spellEnd"/>
      <w:r>
        <w:t xml:space="preserve"> standards, then you need to clarify what threshold you’re referencing. </w:t>
      </w:r>
    </w:p>
  </w:comment>
  <w:comment w:id="168" w:author="Eldred, Laura" w:date="2020-12-29T12:06:00Z" w:initials="EL">
    <w:p w14:paraId="2A2B2F12" w14:textId="451CBF7B" w:rsidR="000B2B23" w:rsidRDefault="000B2B23">
      <w:pPr>
        <w:pStyle w:val="CommentText"/>
      </w:pPr>
      <w:r>
        <w:rPr>
          <w:rStyle w:val="CommentReference"/>
        </w:rPr>
        <w:annotationRef/>
      </w:r>
      <w:r>
        <w:t>Definitely not arbitrary if using the State Water Quality Criteria 18 AAC 70</w:t>
      </w:r>
    </w:p>
  </w:comment>
  <w:comment w:id="169" w:author="Benjamin Meyer" w:date="2021-01-27T16:52:00Z" w:initials="BM">
    <w:p w14:paraId="1CAAD727" w14:textId="57B1C262" w:rsidR="000B2B23" w:rsidRDefault="000B2B23">
      <w:pPr>
        <w:pStyle w:val="CommentText"/>
      </w:pPr>
      <w:r>
        <w:rPr>
          <w:rStyle w:val="CommentReference"/>
        </w:rPr>
        <w:annotationRef/>
      </w:r>
      <w:r>
        <w:t xml:space="preserve">In referring to the value of 2.5 </w:t>
      </w:r>
      <w:proofErr w:type="spellStart"/>
      <w:r>
        <w:t>ug</w:t>
      </w:r>
      <w:proofErr w:type="spellEnd"/>
      <w:r>
        <w:t>/L, I am not referring to any criteria in 18 AAC 70.</w:t>
      </w:r>
    </w:p>
    <w:p w14:paraId="2613797C" w14:textId="77777777" w:rsidR="000B2B23" w:rsidRDefault="000B2B23">
      <w:pPr>
        <w:pStyle w:val="CommentText"/>
      </w:pPr>
    </w:p>
    <w:p w14:paraId="704DDFDD" w14:textId="27F967E5" w:rsidR="000B2B23" w:rsidRDefault="000B2B23">
      <w:pPr>
        <w:pStyle w:val="CommentText"/>
      </w:pPr>
      <w:r>
        <w:t>Perhaps the word “arbitrary” inadvertently connotes “not relevant”, which was not my intention.</w:t>
      </w:r>
    </w:p>
    <w:p w14:paraId="2E83DFFA" w14:textId="77777777" w:rsidR="000B2B23" w:rsidRDefault="000B2B23">
      <w:pPr>
        <w:pStyle w:val="CommentText"/>
      </w:pPr>
    </w:p>
    <w:p w14:paraId="64EFAEFC" w14:textId="3D208E1F" w:rsidR="000B2B23" w:rsidRDefault="000B2B23">
      <w:pPr>
        <w:pStyle w:val="CommentText"/>
      </w:pPr>
      <w:r>
        <w:t xml:space="preserve">The value of 2.5 </w:t>
      </w:r>
      <w:proofErr w:type="spellStart"/>
      <w:r>
        <w:t>ug</w:t>
      </w:r>
      <w:proofErr w:type="spellEnd"/>
      <w:r>
        <w:t>/L is not referenced or cited in 18 AAC 70 or any other water quality regulations.  The meaningful threshold is the hardness-dependent CCC value.</w:t>
      </w:r>
    </w:p>
    <w:p w14:paraId="24F905D1" w14:textId="160012A0" w:rsidR="000B2B23" w:rsidRDefault="000B2B23">
      <w:pPr>
        <w:pStyle w:val="CommentText"/>
      </w:pPr>
    </w:p>
    <w:p w14:paraId="1BD73C66" w14:textId="38281FCD" w:rsidR="000B2B23" w:rsidRDefault="000B2B23">
      <w:pPr>
        <w:pStyle w:val="CommentText"/>
      </w:pPr>
      <w:r>
        <w:t>Modified paragraph.</w:t>
      </w:r>
    </w:p>
  </w:comment>
  <w:comment w:id="183" w:author="Apsens, Sarah" w:date="2020-12-30T15:12:00Z" w:initials="ASJ(">
    <w:p w14:paraId="65FBA4A5" w14:textId="56948A60" w:rsidR="000B2B23" w:rsidRDefault="000B2B23">
      <w:pPr>
        <w:pStyle w:val="CommentText"/>
      </w:pPr>
      <w:r>
        <w:rPr>
          <w:rStyle w:val="CommentReference"/>
        </w:rPr>
        <w:annotationRef/>
      </w:r>
      <w:r>
        <w:t>How did you determine what constitutes typical data?</w:t>
      </w:r>
    </w:p>
  </w:comment>
  <w:comment w:id="184" w:author="Benjamin Meyer" w:date="2021-02-18T12:48:00Z" w:initials="BM">
    <w:p w14:paraId="6BF9AB47" w14:textId="063428B1" w:rsidR="000B2B23" w:rsidRDefault="000B2B23">
      <w:pPr>
        <w:pStyle w:val="CommentText"/>
      </w:pPr>
      <w:r>
        <w:rPr>
          <w:rStyle w:val="CommentReference"/>
        </w:rPr>
        <w:annotationRef/>
      </w:r>
      <w:r>
        <w:t xml:space="preserve">In this new draft, I queried all available Ca and Mg data for each of the two sites and calculated CCC values for each sample event 2014 – 2018.  </w:t>
      </w:r>
    </w:p>
  </w:comment>
  <w:comment w:id="185" w:author="Apsens, Sarah" w:date="2020-12-30T15:14:00Z" w:initials="ASJ(">
    <w:p w14:paraId="1B8D5906" w14:textId="54CCCD46" w:rsidR="000B2B23" w:rsidRDefault="000B2B23">
      <w:pPr>
        <w:pStyle w:val="CommentText"/>
      </w:pPr>
      <w:r>
        <w:rPr>
          <w:rStyle w:val="CommentReference"/>
        </w:rPr>
        <w:annotationRef/>
      </w:r>
      <w:r>
        <w:t xml:space="preserve">These are estuarine sites – is there a potential that the elevated CCC values are from marine influence at these sites? Lots of Ca and Mg salts? </w:t>
      </w:r>
    </w:p>
  </w:comment>
  <w:comment w:id="191" w:author="Apsens, Sarah" w:date="2020-12-30T11:20:00Z" w:initials="ASJ(">
    <w:p w14:paraId="5D3FD81C" w14:textId="6AEA0CD9" w:rsidR="000B2B23" w:rsidRDefault="000B2B23">
      <w:pPr>
        <w:pStyle w:val="CommentText"/>
      </w:pPr>
      <w:r>
        <w:rPr>
          <w:rStyle w:val="CommentReference"/>
        </w:rPr>
        <w:annotationRef/>
      </w:r>
      <w:r>
        <w:t xml:space="preserve">Replicate samples should not be counted towards total number of exceedances. The purpose of replicate samples is to assess accuracy of the sampling/analysis methodology. The replicates are not true independent samples and should not be treated/counted as such. </w:t>
      </w:r>
    </w:p>
  </w:comment>
  <w:comment w:id="192" w:author="Benjamin Meyer" w:date="2021-02-18T13:39:00Z" w:initials="BM">
    <w:p w14:paraId="485E133B" w14:textId="7E0877AD" w:rsidR="000B2B23" w:rsidRDefault="000B2B23">
      <w:pPr>
        <w:pStyle w:val="CommentText"/>
      </w:pPr>
      <w:r>
        <w:rPr>
          <w:rStyle w:val="CommentReference"/>
        </w:rPr>
        <w:annotationRef/>
      </w:r>
      <w:r>
        <w:t>Roger that.  Modified statement accordingly.</w:t>
      </w:r>
    </w:p>
  </w:comment>
  <w:comment w:id="193" w:author="Apsens, Sarah" w:date="2020-12-28T12:58:00Z" w:initials="ASJ(">
    <w:p w14:paraId="6908BD7E" w14:textId="1E941972" w:rsidR="000B2B23" w:rsidRDefault="000B2B23">
      <w:pPr>
        <w:pStyle w:val="CommentText"/>
      </w:pPr>
      <w:r>
        <w:rPr>
          <w:rStyle w:val="CommentReference"/>
        </w:rPr>
        <w:annotationRef/>
      </w:r>
      <w:r>
        <w:t xml:space="preserve">Are the upstream tributary sites above/minimally influenced by anthropogenic influences also? Some of those had elevated values in 2019. </w:t>
      </w:r>
    </w:p>
  </w:comment>
  <w:comment w:id="194" w:author="Benjamin Meyer" w:date="2021-02-18T13:52:00Z" w:initials="BM">
    <w:p w14:paraId="2951344A" w14:textId="31F16E33" w:rsidR="000B2B23" w:rsidRDefault="000B2B23">
      <w:pPr>
        <w:pStyle w:val="CommentText"/>
      </w:pPr>
      <w:r>
        <w:rPr>
          <w:rStyle w:val="CommentReference"/>
        </w:rPr>
        <w:annotationRef/>
      </w:r>
      <w:r>
        <w:t xml:space="preserve">The three sites mentioned are further away and upstream from Kenai/Soldotna than most of the other sites.  The sites of Upper </w:t>
      </w:r>
      <w:proofErr w:type="spellStart"/>
      <w:r>
        <w:t>Slikok</w:t>
      </w:r>
      <w:proofErr w:type="spellEnd"/>
      <w:r>
        <w:t xml:space="preserve"> Creek, Upper Beaver Creek, and Upper Soldotna Creek are in closer proximity to Kenai/Soldotna.</w:t>
      </w:r>
    </w:p>
  </w:comment>
  <w:comment w:id="202" w:author="Apsens, Sarah" w:date="2020-12-28T12:59:00Z" w:initials="ASJ(">
    <w:p w14:paraId="0C96AFEC" w14:textId="1284B1A5" w:rsidR="000B2B23" w:rsidRDefault="000B2B23">
      <w:pPr>
        <w:pStyle w:val="CommentText"/>
      </w:pPr>
      <w:r>
        <w:rPr>
          <w:rStyle w:val="CommentReference"/>
        </w:rPr>
        <w:annotationRef/>
      </w:r>
      <w:r>
        <w:t xml:space="preserve">Specific number/percentage of events?  </w:t>
      </w:r>
    </w:p>
  </w:comment>
  <w:comment w:id="203" w:author="Benjamin Meyer" w:date="2021-02-18T15:25:00Z" w:initials="BM">
    <w:p w14:paraId="69BC9D2B" w14:textId="163D502E" w:rsidR="000B2B23" w:rsidRDefault="000B2B23">
      <w:pPr>
        <w:pStyle w:val="CommentText"/>
      </w:pPr>
      <w:r>
        <w:rPr>
          <w:rStyle w:val="CommentReference"/>
        </w:rPr>
        <w:annotationRef/>
      </w:r>
      <w:r>
        <w:t>Modified sentence</w:t>
      </w:r>
    </w:p>
  </w:comment>
  <w:comment w:id="221" w:author="Benjamin Meyer" w:date="2021-01-27T16:51:00Z" w:initials="BM">
    <w:p w14:paraId="7B961B28" w14:textId="6B0EC0FF" w:rsidR="000B2B23" w:rsidRDefault="000B2B23">
      <w:pPr>
        <w:pStyle w:val="CommentText"/>
      </w:pPr>
      <w:r>
        <w:rPr>
          <w:rStyle w:val="CommentReference"/>
        </w:rPr>
        <w:annotationRef/>
      </w:r>
      <w:r>
        <w:t>Or interpreted differently</w:t>
      </w:r>
    </w:p>
  </w:comment>
  <w:comment w:id="234" w:author="Benjamin Meyer" w:date="2021-02-18T16:03:00Z" w:initials="BM">
    <w:p w14:paraId="197BB06D" w14:textId="1FA73627" w:rsidR="000B2B23" w:rsidRDefault="000B2B23">
      <w:pPr>
        <w:pStyle w:val="CommentText"/>
      </w:pPr>
      <w:r>
        <w:rPr>
          <w:rStyle w:val="CommentReference"/>
        </w:rPr>
        <w:annotationRef/>
      </w:r>
      <w:r>
        <w:t>Removed sentence describing detailed attribute table with parcel information.  Task is not described in the work plan (Task #5).</w:t>
      </w:r>
    </w:p>
  </w:comment>
  <w:comment w:id="240" w:author="Eldred, Laura" w:date="2020-12-29T12:51:00Z" w:initials="EL">
    <w:p w14:paraId="2FDBDD3F" w14:textId="1DE19E6A" w:rsidR="000B2B23" w:rsidRDefault="000B2B23">
      <w:pPr>
        <w:pStyle w:val="CommentText"/>
      </w:pPr>
      <w:r>
        <w:rPr>
          <w:rStyle w:val="CommentReference"/>
        </w:rPr>
        <w:annotationRef/>
      </w:r>
      <w:proofErr w:type="gramStart"/>
      <w:r>
        <w:t>are</w:t>
      </w:r>
      <w:proofErr w:type="gramEnd"/>
      <w:r>
        <w:t xml:space="preserve"> you mostly referring to zinc? National studies have shown galvanized metals only shed zinc when new and as they weather the zinc coming off them decreases significantly. Also, zinc is easily controlled on site so just because there is a fence or walkway, that does not necessarily mean it is getting into the river. My point is to be very careful in this photo/mapping task and consider multiple factors with each potential source.</w:t>
      </w:r>
    </w:p>
  </w:comment>
  <w:comment w:id="241" w:author="Benjamin Meyer" w:date="2021-02-19T09:57:00Z" w:initials="BM">
    <w:p w14:paraId="30D8C47F" w14:textId="4DD9382C" w:rsidR="00476A0D" w:rsidRDefault="00476A0D">
      <w:pPr>
        <w:pStyle w:val="CommentText"/>
      </w:pPr>
      <w:r>
        <w:rPr>
          <w:rStyle w:val="CommentReference"/>
        </w:rPr>
        <w:annotationRef/>
      </w:r>
      <w:r>
        <w:t>Modified text to better match</w:t>
      </w:r>
      <w:r w:rsidR="00DB6047">
        <w:t xml:space="preserve"> the</w:t>
      </w:r>
      <w:r>
        <w:t xml:space="preserve"> deliverable outlined in </w:t>
      </w:r>
      <w:r w:rsidR="00DB6047">
        <w:t xml:space="preserve">the </w:t>
      </w:r>
      <w:r>
        <w:t>Statement of Work. We are to provide a geodatabase library containing potentially useful layers regarding copper and zinc sources.</w:t>
      </w:r>
    </w:p>
    <w:p w14:paraId="550C1926" w14:textId="243054A2" w:rsidR="00476A0D" w:rsidRDefault="00476A0D">
      <w:pPr>
        <w:pStyle w:val="CommentText"/>
      </w:pPr>
    </w:p>
    <w:p w14:paraId="6D2B9EFE" w14:textId="1E19D067" w:rsidR="00476A0D" w:rsidRDefault="00476A0D">
      <w:pPr>
        <w:pStyle w:val="CommentText"/>
      </w:pPr>
      <w:r>
        <w:t>Also included a sentence in the discussion about some of the caveats Laura describes.</w:t>
      </w:r>
    </w:p>
  </w:comment>
  <w:comment w:id="255" w:author="Eldred, Laura" w:date="2020-12-29T12:50:00Z" w:initials="EL">
    <w:p w14:paraId="0D82BD9E" w14:textId="727C9137" w:rsidR="000B2B23" w:rsidRDefault="000B2B23">
      <w:pPr>
        <w:pStyle w:val="CommentText"/>
      </w:pPr>
      <w:r>
        <w:rPr>
          <w:rStyle w:val="CommentReference"/>
        </w:rPr>
        <w:annotationRef/>
      </w:r>
      <w:proofErr w:type="gramStart"/>
      <w:r>
        <w:t>when</w:t>
      </w:r>
      <w:proofErr w:type="gramEnd"/>
      <w:r>
        <w:t xml:space="preserve"> is the GIS task deliverables due to DEC?</w:t>
      </w:r>
    </w:p>
  </w:comment>
  <w:comment w:id="256" w:author="Apsens, Sarah" w:date="2020-12-30T11:27:00Z" w:initials="ASJ(">
    <w:p w14:paraId="3A62A726" w14:textId="0E3FAAB3" w:rsidR="000B2B23" w:rsidRDefault="000B2B23">
      <w:pPr>
        <w:pStyle w:val="CommentText"/>
      </w:pPr>
      <w:r>
        <w:rPr>
          <w:rStyle w:val="CommentReference"/>
        </w:rPr>
        <w:annotationRef/>
      </w:r>
      <w:r>
        <w:t>April 30</w:t>
      </w:r>
      <w:r w:rsidRPr="00251E7A">
        <w:rPr>
          <w:vertAlign w:val="superscript"/>
        </w:rPr>
        <w:t>th</w:t>
      </w:r>
      <w:r>
        <w:t>, 2021 for the draft GIS product – the final comprehensive report (also due April 30</w:t>
      </w:r>
      <w:r w:rsidRPr="00535460">
        <w:rPr>
          <w:vertAlign w:val="superscript"/>
        </w:rPr>
        <w:t>th</w:t>
      </w:r>
      <w:r>
        <w:t xml:space="preserve">) should include a discussion of the GIS work and any findings of note. </w:t>
      </w:r>
    </w:p>
  </w:comment>
  <w:comment w:id="257" w:author="Benjamin Meyer" w:date="2021-02-18T16:30:00Z" w:initials="BM">
    <w:p w14:paraId="3EE0EAF0" w14:textId="0CDA5F37" w:rsidR="002F12EF" w:rsidRDefault="002F12EF">
      <w:pPr>
        <w:pStyle w:val="CommentText"/>
      </w:pPr>
      <w:r>
        <w:rPr>
          <w:rStyle w:val="CommentReference"/>
        </w:rPr>
        <w:annotationRef/>
      </w:r>
      <w:r>
        <w:t>Left text containing the number “2” here so as not to delete this comment thread with relevant dates.</w:t>
      </w:r>
    </w:p>
  </w:comment>
  <w:comment w:id="311" w:author="Eldred, Laura" w:date="2020-12-29T12:57:00Z" w:initials="EL">
    <w:p w14:paraId="19E5B7FB" w14:textId="456A8A1B" w:rsidR="000B2B23" w:rsidRDefault="000B2B23">
      <w:pPr>
        <w:pStyle w:val="CommentText"/>
      </w:pPr>
      <w:r>
        <w:rPr>
          <w:rStyle w:val="CommentReference"/>
        </w:rPr>
        <w:annotationRef/>
      </w:r>
      <w:proofErr w:type="gramStart"/>
      <w:r>
        <w:t>this</w:t>
      </w:r>
      <w:proofErr w:type="gramEnd"/>
      <w:r>
        <w:t xml:space="preserve"> still confuses me – why would it be an exceedance?</w:t>
      </w:r>
    </w:p>
  </w:comment>
  <w:comment w:id="312" w:author="Apsens, Sarah" w:date="2020-12-30T17:15:00Z" w:initials="ASJ(">
    <w:p w14:paraId="1817E642" w14:textId="2E1D0F2E" w:rsidR="000B2B23" w:rsidRDefault="000B2B23">
      <w:pPr>
        <w:pStyle w:val="CommentText"/>
      </w:pPr>
      <w:r>
        <w:rPr>
          <w:rStyle w:val="CommentReference"/>
        </w:rPr>
        <w:annotationRef/>
      </w:r>
      <w:r>
        <w:t>Ben – I think the sentence needs more clarification</w:t>
      </w:r>
    </w:p>
  </w:comment>
  <w:comment w:id="313" w:author="Benjamin Meyer" w:date="2021-02-19T11:40:00Z" w:initials="BM">
    <w:p w14:paraId="5915C468" w14:textId="37F99ACC" w:rsidR="00325F11" w:rsidRDefault="00A81CED">
      <w:pPr>
        <w:pStyle w:val="CommentText"/>
        <w:rPr>
          <w:bCs/>
          <w:sz w:val="24"/>
          <w:szCs w:val="24"/>
        </w:rPr>
      </w:pPr>
      <w:r>
        <w:rPr>
          <w:rStyle w:val="CommentReference"/>
        </w:rPr>
        <w:annotationRef/>
      </w:r>
      <w:r>
        <w:t xml:space="preserve">A CCC value is not available on July 21, 2019 for the </w:t>
      </w:r>
      <w:r>
        <w:rPr>
          <w:bCs/>
          <w:sz w:val="24"/>
          <w:szCs w:val="24"/>
        </w:rPr>
        <w:t xml:space="preserve">Kenai River </w:t>
      </w:r>
      <w:proofErr w:type="spellStart"/>
      <w:r>
        <w:rPr>
          <w:bCs/>
          <w:sz w:val="24"/>
          <w:szCs w:val="24"/>
        </w:rPr>
        <w:t>mainstem</w:t>
      </w:r>
      <w:proofErr w:type="spellEnd"/>
      <w:r>
        <w:rPr>
          <w:bCs/>
          <w:sz w:val="24"/>
          <w:szCs w:val="24"/>
        </w:rPr>
        <w:t xml:space="preserve"> at the </w:t>
      </w:r>
      <w:proofErr w:type="spellStart"/>
      <w:r>
        <w:rPr>
          <w:bCs/>
          <w:sz w:val="24"/>
          <w:szCs w:val="24"/>
        </w:rPr>
        <w:t>Slikok</w:t>
      </w:r>
      <w:proofErr w:type="spellEnd"/>
      <w:r>
        <w:rPr>
          <w:bCs/>
          <w:sz w:val="24"/>
          <w:szCs w:val="24"/>
        </w:rPr>
        <w:t xml:space="preserve"> Creek confluence</w:t>
      </w:r>
      <w:r>
        <w:rPr>
          <w:bCs/>
          <w:sz w:val="24"/>
          <w:szCs w:val="24"/>
        </w:rPr>
        <w:t xml:space="preserve"> site.  </w:t>
      </w:r>
      <w:r w:rsidR="00325F11">
        <w:rPr>
          <w:bCs/>
          <w:sz w:val="24"/>
          <w:szCs w:val="24"/>
        </w:rPr>
        <w:t xml:space="preserve">A copper value of 8.16 </w:t>
      </w:r>
      <w:proofErr w:type="spellStart"/>
      <w:r w:rsidR="00325F11">
        <w:rPr>
          <w:bCs/>
          <w:sz w:val="24"/>
          <w:szCs w:val="24"/>
        </w:rPr>
        <w:t>ug</w:t>
      </w:r>
      <w:proofErr w:type="spellEnd"/>
      <w:r w:rsidR="00325F11">
        <w:rPr>
          <w:bCs/>
          <w:sz w:val="24"/>
          <w:szCs w:val="24"/>
        </w:rPr>
        <w:t>/L was observed for this sampling event</w:t>
      </w:r>
    </w:p>
    <w:p w14:paraId="694F3635" w14:textId="77777777" w:rsidR="00325F11" w:rsidRDefault="00325F11">
      <w:pPr>
        <w:pStyle w:val="CommentText"/>
        <w:rPr>
          <w:bCs/>
          <w:sz w:val="24"/>
          <w:szCs w:val="24"/>
        </w:rPr>
      </w:pPr>
    </w:p>
    <w:p w14:paraId="3BF9F26D" w14:textId="2828721C" w:rsidR="00A81CED" w:rsidRDefault="00A81CED">
      <w:pPr>
        <w:pStyle w:val="CommentText"/>
        <w:rPr>
          <w:bCs/>
          <w:sz w:val="24"/>
          <w:szCs w:val="24"/>
        </w:rPr>
      </w:pPr>
      <w:r>
        <w:rPr>
          <w:bCs/>
          <w:sz w:val="24"/>
          <w:szCs w:val="24"/>
        </w:rPr>
        <w:t xml:space="preserve">The two nearest </w:t>
      </w:r>
      <w:proofErr w:type="spellStart"/>
      <w:r>
        <w:rPr>
          <w:bCs/>
          <w:sz w:val="24"/>
          <w:szCs w:val="24"/>
        </w:rPr>
        <w:t>mainstem</w:t>
      </w:r>
      <w:proofErr w:type="spellEnd"/>
      <w:r>
        <w:rPr>
          <w:bCs/>
          <w:sz w:val="24"/>
          <w:szCs w:val="24"/>
        </w:rPr>
        <w:t xml:space="preserve"> sites on that same day had CCC values o</w:t>
      </w:r>
      <w:r w:rsidR="00325F11">
        <w:rPr>
          <w:bCs/>
          <w:sz w:val="24"/>
          <w:szCs w:val="24"/>
        </w:rPr>
        <w:t>f 4.55 and 4.52, respectively.</w:t>
      </w:r>
    </w:p>
    <w:p w14:paraId="32AE6095" w14:textId="7E54AA89" w:rsidR="00325F11" w:rsidRDefault="00325F11">
      <w:pPr>
        <w:pStyle w:val="CommentText"/>
        <w:rPr>
          <w:bCs/>
          <w:sz w:val="24"/>
          <w:szCs w:val="24"/>
        </w:rPr>
      </w:pPr>
    </w:p>
    <w:p w14:paraId="111F525E" w14:textId="36C40822" w:rsidR="00325F11" w:rsidRDefault="00325F11">
      <w:pPr>
        <w:pStyle w:val="CommentText"/>
      </w:pPr>
      <w:r>
        <w:rPr>
          <w:bCs/>
          <w:sz w:val="24"/>
          <w:szCs w:val="24"/>
        </w:rPr>
        <w:t xml:space="preserve">Open for suggestions on how to further clarify, move, or remove this sentence.  Sarah’s edits improved it </w:t>
      </w:r>
    </w:p>
  </w:comment>
  <w:comment w:id="324" w:author="Apsens, Sarah" w:date="2020-12-28T15:06:00Z" w:initials="ASJ(">
    <w:p w14:paraId="58213BF2" w14:textId="4064DD40" w:rsidR="000B2B23" w:rsidRDefault="000B2B23">
      <w:pPr>
        <w:pStyle w:val="CommentText"/>
      </w:pPr>
      <w:r>
        <w:rPr>
          <w:rStyle w:val="CommentReference"/>
        </w:rPr>
        <w:annotationRef/>
      </w:r>
      <w:r>
        <w:t xml:space="preserve">Longitudinal survey = multiple samples over a period of time, so can delete “and/or more frequent sampling” (vs. cross-sectional study= snapshot/one sample), is that what you mean?  </w:t>
      </w:r>
    </w:p>
  </w:comment>
  <w:comment w:id="325" w:author="Benjamin Meyer" w:date="2021-02-19T11:48:00Z" w:initials="BM">
    <w:p w14:paraId="60177BC3" w14:textId="2EA10744" w:rsidR="00777B8D" w:rsidRDefault="00777B8D">
      <w:pPr>
        <w:pStyle w:val="CommentText"/>
      </w:pPr>
      <w:r>
        <w:rPr>
          <w:rStyle w:val="CommentReference"/>
        </w:rPr>
        <w:annotationRef/>
      </w:r>
      <w:r>
        <w:t>Modified sentence.</w:t>
      </w:r>
    </w:p>
  </w:comment>
  <w:comment w:id="333" w:author="Apsens, Sarah" w:date="2020-12-28T15:11:00Z" w:initials="ASJ(">
    <w:p w14:paraId="33081C85" w14:textId="0000953B" w:rsidR="000B2B23" w:rsidRDefault="000B2B23">
      <w:pPr>
        <w:pStyle w:val="CommentText"/>
      </w:pPr>
      <w:r>
        <w:rPr>
          <w:rStyle w:val="CommentReference"/>
        </w:rPr>
        <w:annotationRef/>
      </w:r>
      <w:r>
        <w:t xml:space="preserve">Have you looked at USGS gage data to identify the timing of freshet? </w:t>
      </w:r>
    </w:p>
  </w:comment>
  <w:comment w:id="334" w:author="Benjamin Meyer" w:date="2021-01-27T16:56:00Z" w:initials="BM">
    <w:p w14:paraId="7C3181CA" w14:textId="5BCBAFFB" w:rsidR="000B2B23" w:rsidRDefault="000B2B23">
      <w:pPr>
        <w:pStyle w:val="CommentText"/>
      </w:pPr>
      <w:r>
        <w:rPr>
          <w:rStyle w:val="CommentReference"/>
        </w:rPr>
        <w:annotationRef/>
      </w:r>
      <w:r w:rsidR="00FA3AB9">
        <w:t xml:space="preserve">The 2019 spring freshet looks to be from early April to early May: </w:t>
      </w:r>
      <w:hyperlink r:id="rId2" w:history="1">
        <w:r w:rsidR="00686DFD" w:rsidRPr="00601D2C">
          <w:rPr>
            <w:rStyle w:val="Hyperlink"/>
          </w:rPr>
          <w:t>https://nwis.waterdata.usgs.gov/ak/nwis/uv?cb_00060=on&amp;cb_00065=on&amp;format=gif_stats&amp;site_no=15266300&amp;period=&amp;begin_date=2019-01-01&amp;end_date=2019-12-19</w:t>
        </w:r>
      </w:hyperlink>
      <w:r w:rsidR="00686DFD">
        <w:t xml:space="preserve"> </w:t>
      </w:r>
    </w:p>
  </w:comment>
  <w:comment w:id="336" w:author="Apsens, Sarah" w:date="2020-12-28T15:10:00Z" w:initials="ASJ(">
    <w:p w14:paraId="1081B1E3" w14:textId="6C9C2E84" w:rsidR="000B2B23" w:rsidRDefault="000B2B23">
      <w:pPr>
        <w:pStyle w:val="CommentText"/>
      </w:pPr>
      <w:r>
        <w:rPr>
          <w:rStyle w:val="CommentReference"/>
        </w:rPr>
        <w:annotationRef/>
      </w:r>
      <w:r>
        <w:t xml:space="preserve">Needs clarification – there was spring sampling in 2020 for the ACWA funded project, correct? </w:t>
      </w:r>
    </w:p>
  </w:comment>
  <w:comment w:id="339" w:author="Apsens, Sarah" w:date="2020-12-28T15:13:00Z" w:initials="ASJ(">
    <w:p w14:paraId="2D825862" w14:textId="20E0B130" w:rsidR="000B2B23" w:rsidRDefault="000B2B23">
      <w:pPr>
        <w:pStyle w:val="CommentText"/>
      </w:pPr>
      <w:r>
        <w:rPr>
          <w:rStyle w:val="CommentReference"/>
        </w:rPr>
        <w:annotationRef/>
      </w:r>
      <w:r>
        <w:t xml:space="preserve">What were those trends? E.g., Greater/less than average rainfall? </w:t>
      </w:r>
    </w:p>
  </w:comment>
  <w:comment w:id="340" w:author="Eldred, Laura" w:date="2020-12-29T12:58:00Z" w:initials="EL">
    <w:p w14:paraId="234112BD" w14:textId="6E1DC508" w:rsidR="000B2B23" w:rsidRDefault="000B2B23">
      <w:pPr>
        <w:pStyle w:val="CommentText"/>
      </w:pPr>
      <w:r>
        <w:rPr>
          <w:rStyle w:val="CommentReference"/>
        </w:rPr>
        <w:annotationRef/>
      </w:r>
      <w:r>
        <w:t>if there are creosote pilings at the docks, warmer July temps could lead to increased leaching – another potential source</w:t>
      </w:r>
    </w:p>
  </w:comment>
  <w:comment w:id="342" w:author="Apsens, Sarah" w:date="2020-12-30T13:12:00Z" w:initials="ASJ(">
    <w:p w14:paraId="7448FAE2" w14:textId="2692F688" w:rsidR="000B2B23" w:rsidRDefault="000B2B23">
      <w:pPr>
        <w:pStyle w:val="CommentText"/>
      </w:pPr>
      <w:r>
        <w:rPr>
          <w:rStyle w:val="CommentReference"/>
        </w:rPr>
        <w:annotationRef/>
      </w:r>
      <w:r>
        <w:t xml:space="preserve">Could this sentence (and the sentence at the end of the zinc section) be moved to the Conclusion: From Information to Action section? </w:t>
      </w:r>
    </w:p>
  </w:comment>
  <w:comment w:id="344" w:author="Apsens, Sarah" w:date="2020-12-30T13:14:00Z" w:initials="ASJ(">
    <w:p w14:paraId="6F088C21" w14:textId="0F4BEEE2" w:rsidR="000B2B23" w:rsidRDefault="000B2B23">
      <w:pPr>
        <w:pStyle w:val="CommentText"/>
      </w:pPr>
      <w:r>
        <w:rPr>
          <w:rStyle w:val="CommentReference"/>
        </w:rPr>
        <w:annotationRef/>
      </w:r>
      <w:r>
        <w:t xml:space="preserve">Same as with Cu, do not count duplicates as they are not independent samples. </w:t>
      </w:r>
    </w:p>
  </w:comment>
  <w:comment w:id="346" w:author="Apsens, Sarah" w:date="2020-12-28T15:15:00Z" w:initials="ASJ(">
    <w:p w14:paraId="66FA2F70" w14:textId="4D65277C" w:rsidR="000B2B23" w:rsidRDefault="000B2B23">
      <w:pPr>
        <w:pStyle w:val="CommentText"/>
      </w:pPr>
      <w:r>
        <w:rPr>
          <w:rStyle w:val="CommentReference"/>
        </w:rPr>
        <w:annotationRef/>
      </w:r>
      <w:r>
        <w:t xml:space="preserve">Use CCC abbreviation? </w:t>
      </w:r>
    </w:p>
  </w:comment>
  <w:comment w:id="347" w:author="Apsens, Sarah" w:date="2020-12-28T15:23:00Z" w:initials="ASJ(">
    <w:p w14:paraId="72188CAF" w14:textId="10B789F7" w:rsidR="000B2B23" w:rsidRDefault="000B2B23">
      <w:pPr>
        <w:pStyle w:val="CommentText"/>
      </w:pPr>
      <w:r>
        <w:rPr>
          <w:rStyle w:val="CommentReference"/>
        </w:rPr>
        <w:annotationRef/>
      </w:r>
      <w:r>
        <w:t xml:space="preserve">Throughout implies the upstream sites also had exceedances (i.e., Jim landing, </w:t>
      </w:r>
      <w:proofErr w:type="spellStart"/>
      <w:r>
        <w:t>Skilak</w:t>
      </w:r>
      <w:proofErr w:type="spellEnd"/>
      <w:r>
        <w:t xml:space="preserve">, etc…), were there elevated zinc levels at the upstream sites as well? Or just downstream of RM 23? – last sentence in this paragraph contradicts the opening sentence. </w:t>
      </w:r>
    </w:p>
  </w:comment>
  <w:comment w:id="350" w:author="Apsens, Sarah" w:date="2020-12-28T15:18:00Z" w:initials="ASJ(">
    <w:p w14:paraId="6BC159A4" w14:textId="34BE0E27" w:rsidR="000B2B23" w:rsidRDefault="000B2B23">
      <w:pPr>
        <w:pStyle w:val="CommentText"/>
      </w:pPr>
      <w:r>
        <w:rPr>
          <w:rStyle w:val="CommentReference"/>
        </w:rPr>
        <w:annotationRef/>
      </w:r>
      <w:r>
        <w:t xml:space="preserve">The temporal connection is not made clear in this paragraph. Suggest removing/moving this to the next paragraph. </w:t>
      </w:r>
    </w:p>
  </w:comment>
  <w:comment w:id="351" w:author="Apsens, Sarah" w:date="2020-12-30T11:45:00Z" w:initials="ASJ(">
    <w:p w14:paraId="44D0C959" w14:textId="3835F4D3" w:rsidR="000B2B23" w:rsidRDefault="000B2B23">
      <w:pPr>
        <w:pStyle w:val="CommentText"/>
      </w:pPr>
      <w:r>
        <w:rPr>
          <w:rStyle w:val="CommentReference"/>
        </w:rPr>
        <w:annotationRef/>
      </w:r>
      <w:r>
        <w:t xml:space="preserve">Side comment, but something to think about for future sampling, there’s a separate marine criterion for zinc, and the freshwater chronic/acute criteria may not apply in the estuary sites. The true extent of marine mixing/influence was hotly debated in past years. I’d highly recommend including conductivity readings along site sample collection in the estuary and lower river sites to have the data to back up the decision to use fresh vs marine criterion. </w:t>
      </w:r>
    </w:p>
  </w:comment>
  <w:comment w:id="354" w:author="Apsens, Sarah" w:date="2020-12-28T15:22:00Z" w:initials="ASJ(">
    <w:p w14:paraId="61B35354" w14:textId="22A44998" w:rsidR="000B2B23" w:rsidRDefault="000B2B23">
      <w:pPr>
        <w:pStyle w:val="CommentText"/>
      </w:pPr>
      <w:r>
        <w:rPr>
          <w:rStyle w:val="CommentReference"/>
        </w:rPr>
        <w:annotationRef/>
      </w:r>
      <w:r>
        <w:t xml:space="preserve">Thought this sounded a bit odd as is. </w:t>
      </w:r>
    </w:p>
  </w:comment>
  <w:comment w:id="359" w:author="Apsens, Sarah" w:date="2020-12-30T11:51:00Z" w:initials="ASJ(">
    <w:p w14:paraId="3926ECC4" w14:textId="2BFF5FE4" w:rsidR="000B2B23" w:rsidRDefault="000B2B23">
      <w:pPr>
        <w:pStyle w:val="CommentText"/>
      </w:pPr>
      <w:r>
        <w:rPr>
          <w:rStyle w:val="CommentReference"/>
        </w:rPr>
        <w:annotationRef/>
      </w:r>
      <w:r>
        <w:t>this paragraph makes it sound like you’ve already determined the sources. Re-wording recommended, since it’s circumstantial still.</w:t>
      </w:r>
    </w:p>
  </w:comment>
  <w:comment w:id="361" w:author="Apsens, Sarah" w:date="2020-12-28T15:28:00Z" w:initials="ASJ(">
    <w:p w14:paraId="69100C3C" w14:textId="48052028" w:rsidR="000B2B23" w:rsidRDefault="000B2B23">
      <w:pPr>
        <w:pStyle w:val="CommentText"/>
      </w:pPr>
      <w:r>
        <w:rPr>
          <w:rStyle w:val="CommentReference"/>
        </w:rPr>
        <w:annotationRef/>
      </w:r>
      <w:r>
        <w:t xml:space="preserve">Were there any other seasonal/temporal trends observed? </w:t>
      </w:r>
    </w:p>
  </w:comment>
  <w:comment w:id="377" w:author="Apsens, Sarah" w:date="2020-12-28T15:58:00Z" w:initials="ASJ(">
    <w:p w14:paraId="62E7AAC3" w14:textId="3D3DE834" w:rsidR="000B2B23" w:rsidRDefault="000B2B23">
      <w:pPr>
        <w:pStyle w:val="CommentText"/>
      </w:pPr>
      <w:r>
        <w:rPr>
          <w:rStyle w:val="CommentReference"/>
        </w:rPr>
        <w:annotationRef/>
      </w:r>
      <w:r>
        <w:t xml:space="preserve">Should reference the project QAPP somewhere in this paragraph as well as the RPD threshold. </w:t>
      </w:r>
    </w:p>
  </w:comment>
  <w:comment w:id="378" w:author="Eldred, Laura" w:date="2020-12-29T13:07:00Z" w:initials="EL">
    <w:p w14:paraId="1426E72F" w14:textId="6E5CFC2A" w:rsidR="000B2B23" w:rsidRDefault="000B2B23">
      <w:pPr>
        <w:pStyle w:val="CommentText"/>
      </w:pPr>
      <w:r>
        <w:rPr>
          <w:rStyle w:val="CommentReference"/>
        </w:rPr>
        <w:annotationRef/>
      </w:r>
      <w:r>
        <w:t>at a minimum this data should flagged or not used for now since it does not meet data quality objectives and we don’t know why yet</w:t>
      </w:r>
    </w:p>
  </w:comment>
  <w:comment w:id="379" w:author="Apsens, Sarah" w:date="2020-12-30T17:16:00Z" w:initials="ASJ(">
    <w:p w14:paraId="7A2CC1D6" w14:textId="09A6711B" w:rsidR="000B2B23" w:rsidRDefault="000B2B23">
      <w:pPr>
        <w:pStyle w:val="CommentText"/>
      </w:pPr>
      <w:r>
        <w:rPr>
          <w:rStyle w:val="CommentReference"/>
        </w:rPr>
        <w:annotationRef/>
      </w:r>
      <w:r>
        <w:t xml:space="preserve">Ben – The above comment is from DECs perspective - we cannot use questionable data to make management decisions.   </w:t>
      </w:r>
    </w:p>
  </w:comment>
  <w:comment w:id="380" w:author="Apsens, Sarah" w:date="2020-12-28T15:32:00Z" w:initials="ASJ(">
    <w:p w14:paraId="07AF8809" w14:textId="433D1419" w:rsidR="000B2B23" w:rsidRDefault="000B2B23">
      <w:pPr>
        <w:pStyle w:val="CommentText"/>
      </w:pPr>
      <w:r>
        <w:rPr>
          <w:rStyle w:val="CommentReference"/>
        </w:rPr>
        <w:annotationRef/>
      </w:r>
      <w:r>
        <w:t xml:space="preserve">Would that address the accuracy issues with the grab samples? Or just widen the criteria? Agree that defining an error range would help identify outliers in the data, but the state WQ criteria is not flexible.    </w:t>
      </w:r>
    </w:p>
  </w:comment>
  <w:comment w:id="382" w:author="Apsens, Sarah" w:date="2020-12-28T15:35:00Z" w:initials="ASJ(">
    <w:p w14:paraId="0CC71F30" w14:textId="76B79DDB" w:rsidR="000B2B23" w:rsidRDefault="000B2B23">
      <w:pPr>
        <w:pStyle w:val="CommentText"/>
      </w:pPr>
      <w:r>
        <w:rPr>
          <w:rStyle w:val="CommentReference"/>
        </w:rPr>
        <w:annotationRef/>
      </w:r>
      <w:r>
        <w:t xml:space="preserve">Suggest looking into adding field blanks/lab blanks in addition to duplicate samples </w:t>
      </w:r>
    </w:p>
  </w:comment>
  <w:comment w:id="385" w:author="Eldred, Laura" w:date="2020-12-29T13:17:00Z" w:initials="EL">
    <w:p w14:paraId="760F86D1" w14:textId="79E5664B" w:rsidR="000B2B23" w:rsidRDefault="000B2B23">
      <w:pPr>
        <w:pStyle w:val="CommentText"/>
      </w:pPr>
      <w:r>
        <w:rPr>
          <w:rStyle w:val="CommentReference"/>
        </w:rPr>
        <w:annotationRef/>
      </w:r>
      <w:proofErr w:type="gramStart"/>
      <w:r>
        <w:t>this</w:t>
      </w:r>
      <w:proofErr w:type="gramEnd"/>
      <w:r>
        <w:t xml:space="preserve"> section seems like a combination of information and also recommendations. Maybe split it up like that?</w:t>
      </w:r>
    </w:p>
  </w:comment>
  <w:comment w:id="389" w:author="Apsens, Sarah" w:date="2020-12-28T16:13:00Z" w:initials="ASJ(">
    <w:p w14:paraId="08342BFA" w14:textId="662700BC" w:rsidR="000B2B23" w:rsidRDefault="000B2B23">
      <w:pPr>
        <w:pStyle w:val="CommentText"/>
      </w:pPr>
      <w:r>
        <w:rPr>
          <w:rStyle w:val="CommentReference"/>
        </w:rPr>
        <w:annotationRef/>
      </w:r>
      <w:r>
        <w:t xml:space="preserve">Start new paragraph? </w:t>
      </w:r>
    </w:p>
  </w:comment>
  <w:comment w:id="390" w:author="Apsens, Sarah" w:date="2020-12-28T16:10:00Z" w:initials="ASJ(">
    <w:p w14:paraId="0B01DD99" w14:textId="25494DA3" w:rsidR="000B2B23" w:rsidRDefault="000B2B23">
      <w:pPr>
        <w:pStyle w:val="CommentText"/>
      </w:pPr>
      <w:r>
        <w:rPr>
          <w:rStyle w:val="CommentReference"/>
        </w:rPr>
        <w:annotationRef/>
      </w:r>
      <w:r>
        <w:t>Re-word, not sure what’s being said</w:t>
      </w:r>
    </w:p>
  </w:comment>
  <w:comment w:id="391" w:author="Apsens, Sarah" w:date="2020-12-28T16:13:00Z" w:initials="ASJ(">
    <w:p w14:paraId="015410B4" w14:textId="5648E7F0" w:rsidR="000B2B23" w:rsidRDefault="000B2B23">
      <w:pPr>
        <w:pStyle w:val="CommentText"/>
      </w:pPr>
      <w:r>
        <w:rPr>
          <w:rStyle w:val="CommentReference"/>
        </w:rPr>
        <w:annotationRef/>
      </w:r>
      <w:r>
        <w:t xml:space="preserve">Flow is odd – In the previous sentence “anthropogenic and natural factors” are mentioned, and then “spatial factors” and “temporal factors” are then described. Should stick to one set of descriptive categories. </w:t>
      </w:r>
    </w:p>
  </w:comment>
  <w:comment w:id="392" w:author="Eldred, Laura" w:date="2020-12-29T13:09:00Z" w:initials="EL">
    <w:p w14:paraId="0F267779" w14:textId="644AD8D8" w:rsidR="000B2B23" w:rsidRDefault="000B2B23">
      <w:pPr>
        <w:pStyle w:val="CommentText"/>
      </w:pPr>
      <w:r>
        <w:rPr>
          <w:rStyle w:val="CommentReference"/>
        </w:rPr>
        <w:annotationRef/>
      </w:r>
      <w:r>
        <w:t>spatial also means a way that these metals are being conveyed to the river as sheet runoff, through a pipe, ditch or other means. If the highest concentrations were in spring during break up, maybe that can give us a clue to look at winter de-icing practices or some other potential source that builds up over winter months</w:t>
      </w:r>
    </w:p>
  </w:comment>
  <w:comment w:id="393" w:author="Apsens, Sarah" w:date="2020-12-28T16:18:00Z" w:initials="ASJ(">
    <w:p w14:paraId="65D15C5D" w14:textId="740E821F" w:rsidR="000B2B23" w:rsidRDefault="000B2B23">
      <w:pPr>
        <w:pStyle w:val="CommentText"/>
      </w:pPr>
      <w:r>
        <w:rPr>
          <w:rStyle w:val="CommentReference"/>
        </w:rPr>
        <w:annotationRef/>
      </w:r>
      <w:r>
        <w:t xml:space="preserve">This would be great! </w:t>
      </w:r>
    </w:p>
  </w:comment>
  <w:comment w:id="394" w:author="Eldred, Laura" w:date="2020-12-29T13:12:00Z" w:initials="EL">
    <w:p w14:paraId="266DBA46" w14:textId="1B5A19AD" w:rsidR="000B2B23" w:rsidRDefault="000B2B23">
      <w:pPr>
        <w:pStyle w:val="CommentText"/>
      </w:pPr>
      <w:r>
        <w:rPr>
          <w:rStyle w:val="CommentReference"/>
        </w:rPr>
        <w:annotationRef/>
      </w:r>
      <w:r>
        <w:t>has this been done? If not please clarify in the paragraph that it could provide info if completed</w:t>
      </w:r>
    </w:p>
  </w:comment>
  <w:comment w:id="395" w:author="Apsens, Sarah" w:date="2020-12-28T16:25:00Z" w:initials="ASJ(">
    <w:p w14:paraId="0D3F7536" w14:textId="59A091A7" w:rsidR="000B2B23" w:rsidRDefault="000B2B23">
      <w:pPr>
        <w:pStyle w:val="CommentText"/>
      </w:pPr>
      <w:r>
        <w:rPr>
          <w:rStyle w:val="CommentReference"/>
        </w:rPr>
        <w:annotationRef/>
      </w:r>
      <w:r>
        <w:t xml:space="preserve">What were the river gages reading during the spring sampling event? Could include a graph of flow with the sampling dates identified. </w:t>
      </w:r>
    </w:p>
  </w:comment>
  <w:comment w:id="397" w:author="Apsens, Sarah" w:date="2020-12-30T13:21:00Z" w:initials="ASJ(">
    <w:p w14:paraId="5A6AB774" w14:textId="44061340" w:rsidR="000B2B23" w:rsidRDefault="000B2B23">
      <w:pPr>
        <w:pStyle w:val="CommentText"/>
      </w:pPr>
      <w:r>
        <w:rPr>
          <w:rStyle w:val="CommentReference"/>
        </w:rPr>
        <w:annotationRef/>
      </w:r>
      <w:r>
        <w:t>Where was evidence of this in the data? It’s not clear with the limited information given. Did you look at precipitation rates in the days/weeks prior to the sampling event(s) that exhibited elevated levels?</w:t>
      </w:r>
    </w:p>
  </w:comment>
  <w:comment w:id="400" w:author="Eldred, Laura" w:date="2020-12-29T13:15:00Z" w:initials="EL">
    <w:p w14:paraId="3BF9EC74" w14:textId="1FC8D13B" w:rsidR="000B2B23" w:rsidRDefault="000B2B23">
      <w:pPr>
        <w:pStyle w:val="CommentText"/>
      </w:pPr>
      <w:r>
        <w:rPr>
          <w:rStyle w:val="CommentReference"/>
        </w:rPr>
        <w:annotationRef/>
      </w:r>
      <w:r>
        <w:t>this paragraph may fit better under recommendations section</w:t>
      </w:r>
    </w:p>
  </w:comment>
  <w:comment w:id="401" w:author="Apsens, Sarah" w:date="2020-12-30T13:25:00Z" w:initials="ASJ(">
    <w:p w14:paraId="49734EC8" w14:textId="4F1B8497" w:rsidR="000B2B23" w:rsidRDefault="000B2B23">
      <w:pPr>
        <w:pStyle w:val="CommentText"/>
      </w:pPr>
      <w:r>
        <w:rPr>
          <w:rStyle w:val="CommentReference"/>
        </w:rPr>
        <w:annotationRef/>
      </w:r>
      <w:r>
        <w:t>Agreed</w:t>
      </w:r>
    </w:p>
  </w:comment>
  <w:comment w:id="402" w:author="Apsens, Sarah" w:date="2020-12-28T16:28:00Z" w:initials="ASJ(">
    <w:p w14:paraId="25D6FA45" w14:textId="750B95AE" w:rsidR="000B2B23" w:rsidRDefault="000B2B23">
      <w:pPr>
        <w:pStyle w:val="CommentText"/>
      </w:pPr>
      <w:r>
        <w:rPr>
          <w:rStyle w:val="CommentReference"/>
        </w:rPr>
        <w:annotationRef/>
      </w:r>
      <w:r>
        <w:t xml:space="preserve">Cool idea/I like it – how would you select said site? </w:t>
      </w:r>
    </w:p>
  </w:comment>
  <w:comment w:id="403" w:author="Apsens, Sarah" w:date="2020-12-28T16:29:00Z" w:initials="ASJ(">
    <w:p w14:paraId="587A341D" w14:textId="3106D05B" w:rsidR="000B2B23" w:rsidRDefault="000B2B23">
      <w:pPr>
        <w:pStyle w:val="CommentText"/>
      </w:pPr>
      <w:r>
        <w:rPr>
          <w:rStyle w:val="CommentReference"/>
        </w:rPr>
        <w:annotationRef/>
      </w:r>
      <w:r>
        <w:t>Could be a great option for long-term monitoring but would still need occasional grab samples for assessment against state WQ criteria.</w:t>
      </w:r>
    </w:p>
  </w:comment>
  <w:comment w:id="404" w:author="Apsens, Sarah" w:date="2020-12-28T16:31:00Z" w:initials="ASJ(">
    <w:p w14:paraId="01677580" w14:textId="552AA504" w:rsidR="000B2B23" w:rsidRDefault="000B2B23">
      <w:pPr>
        <w:pStyle w:val="CommentText"/>
      </w:pPr>
      <w:r>
        <w:rPr>
          <w:rStyle w:val="CommentReference"/>
        </w:rPr>
        <w:annotationRef/>
      </w:r>
      <w:r>
        <w:t xml:space="preserve">So KWF used to have </w:t>
      </w:r>
      <w:proofErr w:type="spellStart"/>
      <w:r>
        <w:t>hydrolabs</w:t>
      </w:r>
      <w:proofErr w:type="spellEnd"/>
      <w:r>
        <w:t xml:space="preserve"> deployed during the summer. Do you know why they stopped? </w:t>
      </w:r>
    </w:p>
  </w:comment>
  <w:comment w:id="409" w:author="Eldred, Laura" w:date="2020-12-29T13:18:00Z" w:initials="EL">
    <w:p w14:paraId="2B068550" w14:textId="0441F34D" w:rsidR="000B2B23" w:rsidRDefault="000B2B23">
      <w:pPr>
        <w:pStyle w:val="CommentText"/>
      </w:pPr>
      <w:r>
        <w:rPr>
          <w:rStyle w:val="CommentReference"/>
        </w:rPr>
        <w:annotationRef/>
      </w:r>
      <w:r>
        <w:t>will it provide any ranking of priority sites to examine further?</w:t>
      </w:r>
    </w:p>
  </w:comment>
  <w:comment w:id="410" w:author="Apsens, Sarah" w:date="2020-12-30T17:07:00Z" w:initials="ASJ(">
    <w:p w14:paraId="1477FDF3" w14:textId="178CACDF" w:rsidR="000B2B23" w:rsidRDefault="000B2B23">
      <w:pPr>
        <w:pStyle w:val="CommentText"/>
      </w:pPr>
      <w:r>
        <w:rPr>
          <w:rStyle w:val="CommentReference"/>
        </w:rPr>
        <w:annotationRef/>
      </w:r>
      <w:r>
        <w:t>Ben – Incorporating some sort of prioritization tool in the mapping product could be really useful</w:t>
      </w:r>
      <w:proofErr w:type="gramStart"/>
      <w:r>
        <w:t>..</w:t>
      </w:r>
      <w:proofErr w:type="gramEnd"/>
      <w:r>
        <w:t xml:space="preserve"> </w:t>
      </w:r>
    </w:p>
  </w:comment>
  <w:comment w:id="412" w:author="Apsens, Sarah" w:date="2020-12-28T16:35:00Z" w:initials="ASJ(">
    <w:p w14:paraId="60097FCA" w14:textId="2FB569F8" w:rsidR="000B2B23" w:rsidRDefault="000B2B23">
      <w:pPr>
        <w:pStyle w:val="CommentText"/>
      </w:pPr>
      <w:r>
        <w:rPr>
          <w:rStyle w:val="CommentReference"/>
        </w:rPr>
        <w:annotationRef/>
      </w:r>
      <w:r>
        <w:t xml:space="preserve">Is there an advantage to having on the ground photos vs. aerial photography? I ask because high quality satellite imagery is becoming more available (e.g., daily high-resolution imagery by Planet Labs), and could be accessible to agencies in the near future.  </w:t>
      </w:r>
    </w:p>
  </w:comment>
  <w:comment w:id="413" w:author="Eldred, Laura" w:date="2020-12-29T13:19:00Z" w:initials="EL">
    <w:p w14:paraId="711F8199" w14:textId="1EB5BA53" w:rsidR="000B2B23" w:rsidRDefault="000B2B23">
      <w:pPr>
        <w:pStyle w:val="CommentText"/>
      </w:pPr>
      <w:r>
        <w:rPr>
          <w:rStyle w:val="CommentReference"/>
        </w:rPr>
        <w:annotationRef/>
      </w:r>
      <w:r>
        <w:t>or even drone technology</w:t>
      </w:r>
    </w:p>
  </w:comment>
  <w:comment w:id="416" w:author="Eldred, Laura" w:date="2020-12-29T13:20:00Z" w:initials="EL">
    <w:p w14:paraId="3CB9C224" w14:textId="513AEDAC" w:rsidR="000B2B23" w:rsidRDefault="000B2B23">
      <w:pPr>
        <w:pStyle w:val="CommentText"/>
      </w:pPr>
      <w:r>
        <w:rPr>
          <w:rStyle w:val="CommentReference"/>
        </w:rPr>
        <w:annotationRef/>
      </w:r>
      <w:r>
        <w:t>once in a GIS format, adding already available data layers like contaminated sites, fish info, culverts, and others will be easy and may inform the project’s next steps. Having some type of prioritization assigned to the potential sources may also be helpful for working towards mitigation efforts.</w:t>
      </w:r>
    </w:p>
  </w:comment>
  <w:comment w:id="418" w:author="Apsens, Sarah" w:date="2020-12-28T16:44:00Z" w:initials="ASJ(">
    <w:p w14:paraId="14E4E668" w14:textId="17DF8500" w:rsidR="000B2B23" w:rsidRDefault="000B2B23">
      <w:pPr>
        <w:pStyle w:val="CommentText"/>
      </w:pPr>
      <w:r>
        <w:rPr>
          <w:rStyle w:val="CommentReference"/>
        </w:rPr>
        <w:annotationRef/>
      </w:r>
      <w:r>
        <w:t>Yes, we need a proper (and statistically rigorous) trend analysis of Cu and Zn over time</w:t>
      </w:r>
    </w:p>
  </w:comment>
  <w:comment w:id="419" w:author="Eldred, Laura" w:date="2020-12-29T13:24:00Z" w:initials="EL">
    <w:p w14:paraId="1D1288A5" w14:textId="6AB4B037" w:rsidR="000B2B23" w:rsidRDefault="000B2B23">
      <w:pPr>
        <w:pStyle w:val="CommentText"/>
      </w:pPr>
      <w:r>
        <w:rPr>
          <w:rStyle w:val="CommentReference"/>
        </w:rPr>
        <w:annotationRef/>
      </w:r>
      <w:r>
        <w:t>in our regulatory world “point” often equates to “pipe” and I don’t think that’s what you mean here so I suggested using “discrete”</w:t>
      </w:r>
    </w:p>
  </w:comment>
  <w:comment w:id="423" w:author="Apsens, Sarah" w:date="2020-12-28T16:46:00Z" w:initials="ASJ(">
    <w:p w14:paraId="42A9DACD" w14:textId="647B978F" w:rsidR="000B2B23" w:rsidRDefault="000B2B23">
      <w:pPr>
        <w:pStyle w:val="CommentText"/>
      </w:pPr>
      <w:r>
        <w:rPr>
          <w:rStyle w:val="CommentReference"/>
        </w:rPr>
        <w:annotationRef/>
      </w:r>
      <w:r>
        <w:t>Under ice sampling?</w:t>
      </w:r>
    </w:p>
  </w:comment>
  <w:comment w:id="433" w:author="Apsens, Sarah" w:date="2020-12-30T14:28:00Z" w:initials="ASJ(">
    <w:p w14:paraId="1153BF9D" w14:textId="3458EA67" w:rsidR="000B2B23" w:rsidRDefault="000B2B23">
      <w:pPr>
        <w:pStyle w:val="CommentText"/>
      </w:pPr>
      <w:r>
        <w:rPr>
          <w:rStyle w:val="CommentReference"/>
        </w:rPr>
        <w:annotationRef/>
      </w:r>
      <w:r>
        <w:t xml:space="preserve">Ideally GIS mapping tool will aid in prioritization of potential GI sites </w:t>
      </w:r>
    </w:p>
  </w:comment>
  <w:comment w:id="437" w:author="Apsens, Sarah" w:date="2020-12-30T14:32:00Z" w:initials="ASJ(">
    <w:p w14:paraId="52254E1A" w14:textId="65916D59" w:rsidR="000B2B23" w:rsidRDefault="000B2B23">
      <w:pPr>
        <w:pStyle w:val="CommentText"/>
      </w:pPr>
      <w:r>
        <w:rPr>
          <w:rStyle w:val="CommentReference"/>
        </w:rPr>
        <w:annotationRef/>
      </w:r>
      <w:r>
        <w:t xml:space="preserve">Need to include a reference for the State Water Quality Standards 18 AAC 70 – link to the DEC website and applicable docs </w:t>
      </w:r>
      <w:hyperlink r:id="rId3" w:history="1">
        <w:r w:rsidRPr="008916CE">
          <w:rPr>
            <w:rStyle w:val="Hyperlink"/>
          </w:rPr>
          <w:t>here</w:t>
        </w:r>
      </w:hyperlink>
    </w:p>
  </w:comment>
  <w:comment w:id="438" w:author="Benjamin Meyer" w:date="2021-01-21T07:05:00Z" w:initials="BM">
    <w:p w14:paraId="7CAD4C59" w14:textId="06B81E97" w:rsidR="000B2B23" w:rsidRDefault="000B2B23">
      <w:pPr>
        <w:pStyle w:val="CommentText"/>
      </w:pPr>
      <w:r>
        <w:rPr>
          <w:rStyle w:val="CommentReference"/>
        </w:rPr>
        <w:annotationRef/>
      </w:r>
      <w:r>
        <w:t>Added and referenced</w:t>
      </w:r>
    </w:p>
  </w:comment>
  <w:comment w:id="446" w:author="Apsens, Sarah" w:date="2020-12-30T17:09:00Z" w:initials="ASJ(">
    <w:p w14:paraId="0AD09313" w14:textId="43846193" w:rsidR="000B2B23" w:rsidRDefault="000B2B23">
      <w:pPr>
        <w:pStyle w:val="CommentText"/>
      </w:pPr>
      <w:r>
        <w:rPr>
          <w:rStyle w:val="CommentReference"/>
        </w:rPr>
        <w:annotationRef/>
      </w:r>
      <w:r>
        <w:t xml:space="preserve">Nice job on the graphs. I like this format a lot. </w:t>
      </w:r>
    </w:p>
  </w:comment>
  <w:comment w:id="449" w:author="Apsens, Sarah" w:date="2020-12-28T16:51:00Z" w:initials="ASJ(">
    <w:p w14:paraId="47630821" w14:textId="544B7439" w:rsidR="000B2B23" w:rsidRDefault="000B2B23">
      <w:pPr>
        <w:pStyle w:val="CommentText"/>
      </w:pPr>
      <w:r>
        <w:rPr>
          <w:rStyle w:val="CommentReference"/>
        </w:rPr>
        <w:annotationRef/>
      </w:r>
      <w:r>
        <w:t xml:space="preserve">Any idea(s) why the exceedances occurred in spring 2019 but not spring 2020? </w:t>
      </w:r>
    </w:p>
  </w:comment>
  <w:comment w:id="450" w:author="Benjamin Meyer" w:date="2021-01-04T09:23:00Z" w:initials="BM">
    <w:p w14:paraId="6AE70AB9" w14:textId="61D10070" w:rsidR="000B2B23" w:rsidRDefault="000B2B23">
      <w:pPr>
        <w:pStyle w:val="CommentText"/>
      </w:pPr>
      <w:r>
        <w:rPr>
          <w:rStyle w:val="CommentReference"/>
        </w:rPr>
        <w:annotationRef/>
      </w:r>
      <w:r>
        <w:t xml:space="preserve">Sampling was cancelled in spring 2020 </w:t>
      </w:r>
      <w:r>
        <w:sym w:font="Wingdings" w:char="F04C"/>
      </w:r>
    </w:p>
  </w:comment>
  <w:comment w:id="454" w:author="Apsens, Sarah" w:date="2020-12-28T16:53:00Z" w:initials="ASJ(">
    <w:p w14:paraId="6DB688FE" w14:textId="266ED599" w:rsidR="000B2B23" w:rsidRDefault="000B2B23">
      <w:pPr>
        <w:pStyle w:val="CommentText"/>
      </w:pPr>
      <w:r>
        <w:rPr>
          <w:rStyle w:val="CommentReference"/>
        </w:rPr>
        <w:annotationRef/>
      </w:r>
      <w:r>
        <w:t xml:space="preserve">Did you look at the acute criteria? </w:t>
      </w:r>
    </w:p>
  </w:comment>
  <w:comment w:id="458" w:author="Apsens, Sarah" w:date="2020-12-28T16:55:00Z" w:initials="ASJ(">
    <w:p w14:paraId="57661674" w14:textId="77777777" w:rsidR="000B2B23" w:rsidRDefault="000B2B23" w:rsidP="00DB281F">
      <w:pPr>
        <w:pStyle w:val="CommentText"/>
      </w:pPr>
      <w:r>
        <w:rPr>
          <w:rStyle w:val="CommentReference"/>
        </w:rPr>
        <w:annotationRef/>
      </w:r>
      <w:r>
        <w:t xml:space="preserve">Table is okay, but a little difficult to interpret </w:t>
      </w:r>
    </w:p>
  </w:comment>
  <w:comment w:id="459" w:author="Benjamin Meyer" w:date="2021-01-28T08:35:00Z" w:initials="BM">
    <w:p w14:paraId="67813A96" w14:textId="132BB6C7" w:rsidR="000B2B23" w:rsidRDefault="000B2B23">
      <w:pPr>
        <w:pStyle w:val="CommentText"/>
      </w:pPr>
      <w:r>
        <w:rPr>
          <w:rStyle w:val="CommentReference"/>
        </w:rPr>
        <w:annotationRef/>
      </w:r>
      <w:r>
        <w:t>Modified table</w:t>
      </w:r>
    </w:p>
  </w:comment>
  <w:comment w:id="461" w:author="Eldred, Laura" w:date="2020-12-29T13:31:00Z" w:initials="EL">
    <w:p w14:paraId="24DDDBCC" w14:textId="08D3C657" w:rsidR="000B2B23" w:rsidRDefault="000B2B23">
      <w:pPr>
        <w:pStyle w:val="CommentText"/>
      </w:pPr>
      <w:r>
        <w:rPr>
          <w:rStyle w:val="CommentReference"/>
        </w:rPr>
        <w:annotationRef/>
      </w:r>
      <w:proofErr w:type="gramStart"/>
      <w:r>
        <w:t>replicate/duplicate</w:t>
      </w:r>
      <w:proofErr w:type="gramEnd"/>
      <w:r>
        <w:t xml:space="preserve"> results should not be presented in this table</w:t>
      </w:r>
    </w:p>
  </w:comment>
  <w:comment w:id="462" w:author="Apsens, Sarah" w:date="2020-12-30T17:10:00Z" w:initials="ASJ(">
    <w:p w14:paraId="48A00B6F" w14:textId="7FD83C09" w:rsidR="000B2B23" w:rsidRDefault="000B2B23">
      <w:pPr>
        <w:pStyle w:val="CommentText"/>
      </w:pPr>
      <w:r>
        <w:rPr>
          <w:rStyle w:val="CommentReference"/>
        </w:rPr>
        <w:annotationRef/>
      </w:r>
      <w:r>
        <w:t xml:space="preserve">Ben – I’ve gone back and forth on this one, but I think Laura is right. The replicates should really be in the table(s) that discuss RPD, because that’s where they’re used. They’re not really independent samples/results. </w:t>
      </w:r>
    </w:p>
  </w:comment>
  <w:comment w:id="463" w:author="Benjamin Meyer" w:date="2021-01-28T07:52:00Z" w:initials="BM">
    <w:p w14:paraId="44B60715" w14:textId="77777777" w:rsidR="000B2B23" w:rsidRDefault="000B2B23">
      <w:pPr>
        <w:pStyle w:val="CommentText"/>
      </w:pPr>
      <w:r>
        <w:rPr>
          <w:rStyle w:val="CommentReference"/>
        </w:rPr>
        <w:annotationRef/>
      </w:r>
      <w:r>
        <w:t xml:space="preserve">Agreed.  </w:t>
      </w:r>
    </w:p>
    <w:p w14:paraId="253E7D1C" w14:textId="77777777" w:rsidR="000B2B23" w:rsidRDefault="000B2B23">
      <w:pPr>
        <w:pStyle w:val="CommentText"/>
      </w:pPr>
    </w:p>
    <w:p w14:paraId="3AF4A2F0" w14:textId="25996AF3" w:rsidR="000B2B23" w:rsidRDefault="000B2B23">
      <w:pPr>
        <w:pStyle w:val="CommentText"/>
      </w:pPr>
      <w:r>
        <w:t>The previous version of the table is not how I would usually create tables either.  It is the format I inherited from a partial draft; and I format I saw published in some past published reports, so I aimed to follow the example (</w:t>
      </w:r>
      <w:proofErr w:type="spellStart"/>
      <w:r>
        <w:t>eg</w:t>
      </w:r>
      <w:proofErr w:type="spellEnd"/>
      <w:r>
        <w:t xml:space="preserve"> </w:t>
      </w:r>
      <w:hyperlink r:id="rId4" w:history="1">
        <w:r w:rsidRPr="00ED1D12">
          <w:rPr>
            <w:rStyle w:val="Hyperlink"/>
          </w:rPr>
          <w:t xml:space="preserve">Table 6, </w:t>
        </w:r>
        <w:proofErr w:type="spellStart"/>
        <w:r w:rsidRPr="00ED1D12">
          <w:rPr>
            <w:rStyle w:val="Hyperlink"/>
          </w:rPr>
          <w:t>pg</w:t>
        </w:r>
        <w:proofErr w:type="spellEnd"/>
        <w:r w:rsidRPr="00ED1D12">
          <w:rPr>
            <w:rStyle w:val="Hyperlink"/>
          </w:rPr>
          <w:t xml:space="preserve"> 19</w:t>
        </w:r>
      </w:hyperlink>
      <w:r>
        <w:t>)</w:t>
      </w:r>
    </w:p>
    <w:p w14:paraId="4C8A23D0" w14:textId="11215484" w:rsidR="000B2B23" w:rsidRDefault="000B2B23">
      <w:pPr>
        <w:pStyle w:val="CommentText"/>
      </w:pPr>
    </w:p>
    <w:p w14:paraId="117A2555" w14:textId="18C14770" w:rsidR="000B2B23" w:rsidRDefault="000B2B23" w:rsidP="00023CC3">
      <w:pPr>
        <w:pStyle w:val="CommentText"/>
      </w:pPr>
      <w:r>
        <w:t>New version of the table is inserted.  This version includes only the designated “sample” value and not the paired “replicate” value.  Replicate RDL values are still reported in Table 5.</w:t>
      </w:r>
    </w:p>
  </w:comment>
  <w:comment w:id="465" w:author="Apsens, Sarah" w:date="2020-12-28T17:01:00Z" w:initials="ASJ(">
    <w:p w14:paraId="316FB957" w14:textId="11349D41" w:rsidR="000B2B23" w:rsidRDefault="000B2B23">
      <w:pPr>
        <w:pStyle w:val="CommentText"/>
      </w:pPr>
      <w:r>
        <w:rPr>
          <w:rStyle w:val="CommentReference"/>
        </w:rPr>
        <w:annotationRef/>
      </w:r>
      <w:r>
        <w:t xml:space="preserve">The QAPP uses Relative Percent Difference (RPD) – same thing, just be consistent with the terminology. Need to add a column that shows the RPD allowable (as listed in the project QAPP), and indicate which sample pairs exceed the RPD limit. </w:t>
      </w:r>
    </w:p>
  </w:comment>
  <w:comment w:id="466" w:author="Benjamin Meyer" w:date="2021-01-28T09:08:00Z" w:initials="BM">
    <w:p w14:paraId="5071987B" w14:textId="40E1F903" w:rsidR="000B2B23" w:rsidRDefault="000B2B23">
      <w:pPr>
        <w:pStyle w:val="CommentText"/>
      </w:pPr>
      <w:r>
        <w:rPr>
          <w:rStyle w:val="CommentReference"/>
        </w:rPr>
        <w:annotationRef/>
      </w:r>
      <w:r>
        <w:t>Modified Table as requested</w:t>
      </w:r>
    </w:p>
  </w:comment>
  <w:comment w:id="467" w:author="Benjamin Meyer" w:date="2021-02-16T17:12:00Z" w:initials="BM">
    <w:p w14:paraId="2E7987CE" w14:textId="137709A2" w:rsidR="000B2B23" w:rsidRDefault="000B2B23">
      <w:pPr>
        <w:pStyle w:val="CommentText"/>
      </w:pPr>
      <w:r>
        <w:rPr>
          <w:rStyle w:val="CommentReference"/>
        </w:rPr>
        <w:annotationRef/>
      </w:r>
      <w:r>
        <w:t xml:space="preserve">Note to self… would be ideal </w:t>
      </w:r>
      <w:proofErr w:type="spellStart"/>
      <w:r>
        <w:t>ift</w:t>
      </w:r>
      <w:proofErr w:type="spellEnd"/>
      <w:r>
        <w:t xml:space="preserve"> his table has </w:t>
      </w:r>
      <w:proofErr w:type="spellStart"/>
      <w:r>
        <w:t>rpd</w:t>
      </w:r>
      <w:proofErr w:type="spellEnd"/>
      <w:r>
        <w:t xml:space="preserve"> values for ca and mg too… but; based on the format the raw data is in, would take some re-munging; and </w:t>
      </w:r>
      <w:proofErr w:type="spellStart"/>
      <w:r>
        <w:t>sarah</w:t>
      </w:r>
      <w:proofErr w:type="spellEnd"/>
      <w:r>
        <w:t xml:space="preserve"> didn’t ask for it explicitly; so… go with it as is?!</w:t>
      </w:r>
    </w:p>
  </w:comment>
  <w:comment w:id="469" w:author="Benjamin Meyer" w:date="2020-12-07T07:12:00Z" w:initials="BM">
    <w:p w14:paraId="3B7C6C0E" w14:textId="77777777" w:rsidR="000B2B23" w:rsidRDefault="000B2B23" w:rsidP="00E164AF">
      <w:pPr>
        <w:pStyle w:val="CommentText"/>
      </w:pPr>
      <w:r>
        <w:rPr>
          <w:rStyle w:val="CommentReference"/>
        </w:rPr>
        <w:annotationRef/>
      </w:r>
      <w:r>
        <w:t>“Significant outliers” has a specific and concrete meaning in statistics, and it is unclear if that’s what was applied in this case.  It sticks out like sore thumb to me without having more detail described.</w:t>
      </w:r>
    </w:p>
    <w:p w14:paraId="2F4A1D51" w14:textId="77777777" w:rsidR="000B2B23" w:rsidRDefault="000B2B23" w:rsidP="00E164AF">
      <w:pPr>
        <w:pStyle w:val="CommentText"/>
      </w:pPr>
    </w:p>
    <w:p w14:paraId="49538A29" w14:textId="77777777" w:rsidR="000B2B23" w:rsidRDefault="000B2B23" w:rsidP="00E164AF">
      <w:pPr>
        <w:pStyle w:val="CommentText"/>
      </w:pPr>
      <w:r>
        <w:t>I don’t see it as a priority to dig in to this data to confirm the calculations were done correctly, but if there’s time I will, as I have access to already well-organized data 2000 – 2013 via the EPA repository.</w:t>
      </w:r>
    </w:p>
    <w:p w14:paraId="4155CF67" w14:textId="14026EFF" w:rsidR="000B2B23" w:rsidRDefault="000B2B23">
      <w:pPr>
        <w:pStyle w:val="CommentText"/>
      </w:pPr>
    </w:p>
  </w:comment>
  <w:comment w:id="470" w:author="Apsens, Sarah" w:date="2020-12-28T17:02:00Z" w:initials="ASJ(">
    <w:p w14:paraId="2E048157" w14:textId="0697E5C6" w:rsidR="000B2B23" w:rsidRDefault="000B2B23">
      <w:pPr>
        <w:pStyle w:val="CommentText"/>
      </w:pPr>
      <w:r>
        <w:rPr>
          <w:rStyle w:val="CommentReference"/>
        </w:rPr>
        <w:annotationRef/>
      </w:r>
      <w:r>
        <w:t xml:space="preserve">Yes, agree that “significant” should not be used unless statistically verified. If you have trouble finding the data, I think I have a reconstructed data set of the 2000-2014 baseline data that I can send you. I pulled the data from the 2015(?) KWF report appendices. </w:t>
      </w:r>
    </w:p>
  </w:comment>
  <w:comment w:id="471" w:author="Benjamin Meyer" w:date="2021-01-27T12:01:00Z" w:initials="BM">
    <w:p w14:paraId="5E522CF4" w14:textId="7694CC02" w:rsidR="000B2B23" w:rsidRDefault="000B2B23">
      <w:pPr>
        <w:pStyle w:val="CommentText"/>
      </w:pPr>
      <w:r>
        <w:rPr>
          <w:rStyle w:val="CommentReference"/>
        </w:rPr>
        <w:annotationRef/>
      </w:r>
      <w:r>
        <w:t xml:space="preserve">I have re-generated the table that was here previously using a query to the waterqualitydata.us EPA database (2000 – 2013), as well the </w:t>
      </w:r>
      <w:proofErr w:type="spellStart"/>
      <w:r>
        <w:t>unsubmitted</w:t>
      </w:r>
      <w:proofErr w:type="spellEnd"/>
      <w:r>
        <w:t xml:space="preserve"> data 2014 – 2019.  See methods here: LINK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2372C32" w15:done="0"/>
  <w15:commentEx w15:paraId="4CF820D1" w15:paraIdParent="42372C32" w15:done="0"/>
  <w15:commentEx w15:paraId="651DFDA2" w15:paraIdParent="42372C32" w15:done="0"/>
  <w15:commentEx w15:paraId="5323FF0A" w15:done="0"/>
  <w15:commentEx w15:paraId="3DFCFD03" w15:paraIdParent="5323FF0A" w15:done="0"/>
  <w15:commentEx w15:paraId="25EEC855" w15:done="0"/>
  <w15:commentEx w15:paraId="3CF40963" w15:paraIdParent="25EEC855" w15:done="0"/>
  <w15:commentEx w15:paraId="3B23D2CF" w15:done="0"/>
  <w15:commentEx w15:paraId="2EC68EF7" w15:paraIdParent="3B23D2CF" w15:done="0"/>
  <w15:commentEx w15:paraId="504457F9" w15:done="0"/>
  <w15:commentEx w15:paraId="5BF513E4" w15:paraIdParent="504457F9" w15:done="0"/>
  <w15:commentEx w15:paraId="27697F71" w15:done="0"/>
  <w15:commentEx w15:paraId="594E4F29" w15:paraIdParent="27697F71" w15:done="0"/>
  <w15:commentEx w15:paraId="271953A2" w15:done="0"/>
  <w15:commentEx w15:paraId="1160FEEF" w15:paraIdParent="271953A2" w15:done="0"/>
  <w15:commentEx w15:paraId="6A57DE53" w15:done="0"/>
  <w15:commentEx w15:paraId="23C4788C" w15:done="0"/>
  <w15:commentEx w15:paraId="4253AFAB" w15:paraIdParent="23C4788C" w15:done="0"/>
  <w15:commentEx w15:paraId="4C67EB2B" w15:done="0"/>
  <w15:commentEx w15:paraId="0CC95098" w15:paraIdParent="4C67EB2B" w15:done="0"/>
  <w15:commentEx w15:paraId="35689DD2" w15:done="0"/>
  <w15:commentEx w15:paraId="724EB5EA" w15:paraIdParent="35689DD2" w15:done="0"/>
  <w15:commentEx w15:paraId="71490C15" w15:done="0"/>
  <w15:commentEx w15:paraId="4A331AF8" w15:paraIdParent="71490C15" w15:done="0"/>
  <w15:commentEx w15:paraId="7DE71F9E" w15:done="0"/>
  <w15:commentEx w15:paraId="7C489B78" w15:done="0"/>
  <w15:commentEx w15:paraId="53BB0917" w15:done="0"/>
  <w15:commentEx w15:paraId="1784C868" w15:paraIdParent="53BB0917" w15:done="0"/>
  <w15:commentEx w15:paraId="1F9E63E6" w15:done="0"/>
  <w15:commentEx w15:paraId="5B079354" w15:paraIdParent="1F9E63E6" w15:done="0"/>
  <w15:commentEx w15:paraId="2527252F" w15:done="0"/>
  <w15:commentEx w15:paraId="3F8AEE5E" w15:done="0"/>
  <w15:commentEx w15:paraId="4774671F" w15:done="0"/>
  <w15:commentEx w15:paraId="296D48DF" w15:paraIdParent="4774671F" w15:done="0"/>
  <w15:commentEx w15:paraId="4C2821FD" w15:paraIdParent="4774671F" w15:done="0"/>
  <w15:commentEx w15:paraId="36D04C90" w15:paraIdParent="4C2821FD" w15:done="0"/>
  <w15:commentEx w15:paraId="2BFC99FF" w15:done="0"/>
  <w15:commentEx w15:paraId="793431A0" w15:paraIdParent="2BFC99FF" w15:done="0"/>
  <w15:commentEx w15:paraId="190B8771" w15:done="0"/>
  <w15:commentEx w15:paraId="59D38E93" w15:paraIdParent="190B8771" w15:done="0"/>
  <w15:commentEx w15:paraId="5CD06A13" w15:paraIdParent="190B8771" w15:done="0"/>
  <w15:commentEx w15:paraId="52656570" w15:done="0"/>
  <w15:commentEx w15:paraId="25DB17E8" w15:paraIdParent="52656570" w15:done="0"/>
  <w15:commentEx w15:paraId="39EB03F5" w15:done="0"/>
  <w15:commentEx w15:paraId="3BE3A200" w15:paraIdParent="39EB03F5" w15:done="0"/>
  <w15:commentEx w15:paraId="1FB74C43" w15:done="0"/>
  <w15:commentEx w15:paraId="19C178D7" w15:done="0"/>
  <w15:commentEx w15:paraId="2A2B2F12" w15:paraIdParent="19C178D7" w15:done="0"/>
  <w15:commentEx w15:paraId="1BD73C66" w15:paraIdParent="19C178D7" w15:done="0"/>
  <w15:commentEx w15:paraId="65FBA4A5" w15:done="0"/>
  <w15:commentEx w15:paraId="6BF9AB47" w15:paraIdParent="65FBA4A5" w15:done="0"/>
  <w15:commentEx w15:paraId="1B8D5906" w15:done="0"/>
  <w15:commentEx w15:paraId="5D3FD81C" w15:done="0"/>
  <w15:commentEx w15:paraId="485E133B" w15:paraIdParent="5D3FD81C" w15:done="0"/>
  <w15:commentEx w15:paraId="6908BD7E" w15:done="0"/>
  <w15:commentEx w15:paraId="2951344A" w15:paraIdParent="6908BD7E" w15:done="0"/>
  <w15:commentEx w15:paraId="0C96AFEC" w15:done="0"/>
  <w15:commentEx w15:paraId="69BC9D2B" w15:paraIdParent="0C96AFEC" w15:done="0"/>
  <w15:commentEx w15:paraId="7B961B28" w15:done="0"/>
  <w15:commentEx w15:paraId="197BB06D" w15:done="0"/>
  <w15:commentEx w15:paraId="2FDBDD3F" w15:done="0"/>
  <w15:commentEx w15:paraId="6D2B9EFE" w15:paraIdParent="2FDBDD3F" w15:done="0"/>
  <w15:commentEx w15:paraId="0D82BD9E" w15:done="0"/>
  <w15:commentEx w15:paraId="3A62A726" w15:paraIdParent="0D82BD9E" w15:done="0"/>
  <w15:commentEx w15:paraId="3EE0EAF0" w15:paraIdParent="0D82BD9E" w15:done="0"/>
  <w15:commentEx w15:paraId="19E5B7FB" w15:done="0"/>
  <w15:commentEx w15:paraId="1817E642" w15:paraIdParent="19E5B7FB" w15:done="0"/>
  <w15:commentEx w15:paraId="111F525E" w15:paraIdParent="19E5B7FB" w15:done="0"/>
  <w15:commentEx w15:paraId="58213BF2" w15:done="0"/>
  <w15:commentEx w15:paraId="60177BC3" w15:paraIdParent="58213BF2" w15:done="0"/>
  <w15:commentEx w15:paraId="33081C85" w15:done="0"/>
  <w15:commentEx w15:paraId="7C3181CA" w15:paraIdParent="33081C85" w15:done="0"/>
  <w15:commentEx w15:paraId="1081B1E3" w15:done="0"/>
  <w15:commentEx w15:paraId="2D825862" w15:done="0"/>
  <w15:commentEx w15:paraId="234112BD" w15:done="0"/>
  <w15:commentEx w15:paraId="7448FAE2" w15:done="0"/>
  <w15:commentEx w15:paraId="6F088C21" w15:done="0"/>
  <w15:commentEx w15:paraId="66FA2F70" w15:done="0"/>
  <w15:commentEx w15:paraId="72188CAF" w15:done="0"/>
  <w15:commentEx w15:paraId="6BC159A4" w15:done="0"/>
  <w15:commentEx w15:paraId="44D0C959" w15:done="0"/>
  <w15:commentEx w15:paraId="61B35354" w15:done="0"/>
  <w15:commentEx w15:paraId="3926ECC4" w15:done="0"/>
  <w15:commentEx w15:paraId="69100C3C" w15:done="0"/>
  <w15:commentEx w15:paraId="62E7AAC3" w15:done="0"/>
  <w15:commentEx w15:paraId="1426E72F" w15:done="0"/>
  <w15:commentEx w15:paraId="7A2CC1D6" w15:paraIdParent="1426E72F" w15:done="0"/>
  <w15:commentEx w15:paraId="07AF8809" w15:done="0"/>
  <w15:commentEx w15:paraId="0CC71F30" w15:done="0"/>
  <w15:commentEx w15:paraId="760F86D1" w15:done="0"/>
  <w15:commentEx w15:paraId="08342BFA" w15:done="0"/>
  <w15:commentEx w15:paraId="0B01DD99" w15:done="0"/>
  <w15:commentEx w15:paraId="015410B4" w15:done="0"/>
  <w15:commentEx w15:paraId="0F267779" w15:done="0"/>
  <w15:commentEx w15:paraId="65D15C5D" w15:done="0"/>
  <w15:commentEx w15:paraId="266DBA46" w15:paraIdParent="65D15C5D" w15:done="0"/>
  <w15:commentEx w15:paraId="0D3F7536" w15:done="0"/>
  <w15:commentEx w15:paraId="5A6AB774" w15:done="0"/>
  <w15:commentEx w15:paraId="3BF9EC74" w15:done="0"/>
  <w15:commentEx w15:paraId="49734EC8" w15:paraIdParent="3BF9EC74" w15:done="0"/>
  <w15:commentEx w15:paraId="25D6FA45" w15:done="0"/>
  <w15:commentEx w15:paraId="587A341D" w15:done="0"/>
  <w15:commentEx w15:paraId="01677580" w15:done="0"/>
  <w15:commentEx w15:paraId="2B068550" w15:done="0"/>
  <w15:commentEx w15:paraId="1477FDF3" w15:paraIdParent="2B068550" w15:done="0"/>
  <w15:commentEx w15:paraId="60097FCA" w15:done="0"/>
  <w15:commentEx w15:paraId="711F8199" w15:paraIdParent="60097FCA" w15:done="0"/>
  <w15:commentEx w15:paraId="3CB9C224" w15:done="0"/>
  <w15:commentEx w15:paraId="14E4E668" w15:done="0"/>
  <w15:commentEx w15:paraId="1D1288A5" w15:done="0"/>
  <w15:commentEx w15:paraId="42A9DACD" w15:done="0"/>
  <w15:commentEx w15:paraId="1153BF9D" w15:done="0"/>
  <w15:commentEx w15:paraId="52254E1A" w15:done="0"/>
  <w15:commentEx w15:paraId="7CAD4C59" w15:paraIdParent="52254E1A" w15:done="0"/>
  <w15:commentEx w15:paraId="0AD09313" w15:done="0"/>
  <w15:commentEx w15:paraId="47630821" w15:done="0"/>
  <w15:commentEx w15:paraId="6AE70AB9" w15:paraIdParent="47630821" w15:done="0"/>
  <w15:commentEx w15:paraId="6DB688FE" w15:done="0"/>
  <w15:commentEx w15:paraId="57661674" w15:done="0"/>
  <w15:commentEx w15:paraId="67813A96" w15:paraIdParent="57661674" w15:done="0"/>
  <w15:commentEx w15:paraId="24DDDBCC" w15:done="0"/>
  <w15:commentEx w15:paraId="48A00B6F" w15:paraIdParent="24DDDBCC" w15:done="0"/>
  <w15:commentEx w15:paraId="117A2555" w15:paraIdParent="24DDDBCC" w15:done="0"/>
  <w15:commentEx w15:paraId="316FB957" w15:done="0"/>
  <w15:commentEx w15:paraId="5071987B" w15:paraIdParent="316FB957" w15:done="0"/>
  <w15:commentEx w15:paraId="2E7987CE" w15:done="0"/>
  <w15:commentEx w15:paraId="4155CF67" w15:done="0"/>
  <w15:commentEx w15:paraId="2E048157" w15:paraIdParent="4155CF67" w15:done="0"/>
  <w15:commentEx w15:paraId="5E522CF4" w15:paraIdParent="4155CF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69226" w16cid:durableId="2396C776"/>
  <w16cid:commentId w16cid:paraId="42372C32" w16cid:durableId="2395B13D"/>
  <w16cid:commentId w16cid:paraId="4CF820D1" w16cid:durableId="2397284E"/>
  <w16cid:commentId w16cid:paraId="78C572BE" w16cid:durableId="23949077"/>
  <w16cid:commentId w16cid:paraId="05C53704" w16cid:durableId="2396C8DA"/>
  <w16cid:commentId w16cid:paraId="5323FF0A" w16cid:durableId="2396C849"/>
  <w16cid:commentId w16cid:paraId="34F975B7" w16cid:durableId="23944811"/>
  <w16cid:commentId w16cid:paraId="25EEC855" w16cid:durableId="2395B142"/>
  <w16cid:commentId w16cid:paraId="3B23D2CF" w16cid:durableId="23944F4A"/>
  <w16cid:commentId w16cid:paraId="504457F9" w16cid:durableId="2394499B"/>
  <w16cid:commentId w16cid:paraId="728B019B" w16cid:durableId="23944971"/>
  <w16cid:commentId w16cid:paraId="27697F71" w16cid:durableId="23972C9B"/>
  <w16cid:commentId w16cid:paraId="271953A2" w16cid:durableId="23972D25"/>
  <w16cid:commentId w16cid:paraId="23C4788C" w16cid:durableId="2396CA08"/>
  <w16cid:commentId w16cid:paraId="4C67EB2B" w16cid:durableId="2396CB86"/>
  <w16cid:commentId w16cid:paraId="35689DD2" w16cid:durableId="2396CD15"/>
  <w16cid:commentId w16cid:paraId="71490C15" w16cid:durableId="2396CF32"/>
  <w16cid:commentId w16cid:paraId="08D54E36" w16cid:durableId="2396CE07"/>
  <w16cid:commentId w16cid:paraId="727F15FF" w16cid:durableId="23944EA7"/>
  <w16cid:commentId w16cid:paraId="65A675DA" w16cid:durableId="2395B148"/>
  <w16cid:commentId w16cid:paraId="53BB0917" w16cid:durableId="2396CFFA"/>
  <w16cid:commentId w16cid:paraId="1F9E63E6" w16cid:durableId="23945354"/>
  <w16cid:commentId w16cid:paraId="4774671F" w16cid:durableId="2396D10F"/>
  <w16cid:commentId w16cid:paraId="296D48DF" w16cid:durableId="23972E5C"/>
  <w16cid:commentId w16cid:paraId="5580E996" w16cid:durableId="239451FD"/>
  <w16cid:commentId w16cid:paraId="2BFC99FF" w16cid:durableId="2395B14D"/>
  <w16cid:commentId w16cid:paraId="190B8771" w16cid:durableId="23820B29"/>
  <w16cid:commentId w16cid:paraId="59D38E93" w16cid:durableId="23949118"/>
  <w16cid:commentId w16cid:paraId="52656570" w16cid:durableId="23971548"/>
  <w16cid:commentId w16cid:paraId="39EB03F5" w16cid:durableId="2394529A"/>
  <w16cid:commentId w16cid:paraId="1FB74C43" w16cid:durableId="2394539E"/>
  <w16cid:commentId w16cid:paraId="19C178D7" w16cid:durableId="239490AD"/>
  <w16cid:commentId w16cid:paraId="2A2B2F12" w16cid:durableId="2395B155"/>
  <w16cid:commentId w16cid:paraId="65FBA4A5" w16cid:durableId="23971744"/>
  <w16cid:commentId w16cid:paraId="1B8D5906" w16cid:durableId="239717C9"/>
  <w16cid:commentId w16cid:paraId="5D3FD81C" w16cid:durableId="2396E0E0"/>
  <w16cid:commentId w16cid:paraId="6908BD7E" w16cid:durableId="239454DD"/>
  <w16cid:commentId w16cid:paraId="0C96AFEC" w16cid:durableId="23945531"/>
  <w16cid:commentId w16cid:paraId="2FDBDD3F" w16cid:durableId="2395B15B"/>
  <w16cid:commentId w16cid:paraId="0D82BD9E" w16cid:durableId="2395B15C"/>
  <w16cid:commentId w16cid:paraId="3A62A726" w16cid:durableId="2396E2A9"/>
  <w16cid:commentId w16cid:paraId="22063D23" w16cid:durableId="23945617"/>
  <w16cid:commentId w16cid:paraId="218BE9EF" w16cid:durableId="2396E2E2"/>
  <w16cid:commentId w16cid:paraId="19E5B7FB" w16cid:durableId="2395B15E"/>
  <w16cid:commentId w16cid:paraId="1817E642" w16cid:durableId="23973442"/>
  <w16cid:commentId w16cid:paraId="58213BF2" w16cid:durableId="239472ED"/>
  <w16cid:commentId w16cid:paraId="33081C85" w16cid:durableId="23947417"/>
  <w16cid:commentId w16cid:paraId="1081B1E3" w16cid:durableId="239473D4"/>
  <w16cid:commentId w16cid:paraId="2D825862" w16cid:durableId="239474B6"/>
  <w16cid:commentId w16cid:paraId="234112BD" w16cid:durableId="2395B163"/>
  <w16cid:commentId w16cid:paraId="7448FAE2" w16cid:durableId="2396FB50"/>
  <w16cid:commentId w16cid:paraId="6F088C21" w16cid:durableId="2396FBA2"/>
  <w16cid:commentId w16cid:paraId="66FA2F70" w16cid:durableId="23947519"/>
  <w16cid:commentId w16cid:paraId="72188CAF" w16cid:durableId="239476ED"/>
  <w16cid:commentId w16cid:paraId="6BC159A4" w16cid:durableId="239475CE"/>
  <w16cid:commentId w16cid:paraId="44D0C959" w16cid:durableId="2396E6D3"/>
  <w16cid:commentId w16cid:paraId="61B35354" w16cid:durableId="239476AB"/>
  <w16cid:commentId w16cid:paraId="3926ECC4" w16cid:durableId="2396E829"/>
  <w16cid:commentId w16cid:paraId="69100C3C" w16cid:durableId="2394780F"/>
  <w16cid:commentId w16cid:paraId="62E7AAC3" w16cid:durableId="23947F28"/>
  <w16cid:commentId w16cid:paraId="1426E72F" w16cid:durableId="2395B16C"/>
  <w16cid:commentId w16cid:paraId="7A2CC1D6" w16cid:durableId="23973471"/>
  <w16cid:commentId w16cid:paraId="07AF8809" w16cid:durableId="23947915"/>
  <w16cid:commentId w16cid:paraId="0CC71F30" w16cid:durableId="239479D0"/>
  <w16cid:commentId w16cid:paraId="760F86D1" w16cid:durableId="2395B16F"/>
  <w16cid:commentId w16cid:paraId="08342BFA" w16cid:durableId="23948296"/>
  <w16cid:commentId w16cid:paraId="0B01DD99" w16cid:durableId="239481F2"/>
  <w16cid:commentId w16cid:paraId="015410B4" w16cid:durableId="239482AF"/>
  <w16cid:commentId w16cid:paraId="0F267779" w16cid:durableId="2395B173"/>
  <w16cid:commentId w16cid:paraId="65D15C5D" w16cid:durableId="239483CF"/>
  <w16cid:commentId w16cid:paraId="266DBA46" w16cid:durableId="2395B175"/>
  <w16cid:commentId w16cid:paraId="0D3F7536" w16cid:durableId="23948571"/>
  <w16cid:commentId w16cid:paraId="5A6AB774" w16cid:durableId="2396FD5F"/>
  <w16cid:commentId w16cid:paraId="3BF9EC74" w16cid:durableId="2395B178"/>
  <w16cid:commentId w16cid:paraId="49734EC8" w16cid:durableId="2396FE4C"/>
  <w16cid:commentId w16cid:paraId="25D6FA45" w16cid:durableId="23948613"/>
  <w16cid:commentId w16cid:paraId="587A341D" w16cid:durableId="23948683"/>
  <w16cid:commentId w16cid:paraId="01677580" w16cid:durableId="239486CD"/>
  <w16cid:commentId w16cid:paraId="2B068550" w16cid:durableId="2395B17C"/>
  <w16cid:commentId w16cid:paraId="1477FDF3" w16cid:durableId="23973254"/>
  <w16cid:commentId w16cid:paraId="60097FCA" w16cid:durableId="239487CD"/>
  <w16cid:commentId w16cid:paraId="711F8199" w16cid:durableId="2395B17E"/>
  <w16cid:commentId w16cid:paraId="3CB9C224" w16cid:durableId="2395B17F"/>
  <w16cid:commentId w16cid:paraId="14E4E668" w16cid:durableId="239489E3"/>
  <w16cid:commentId w16cid:paraId="1D1288A5" w16cid:durableId="2395B181"/>
  <w16cid:commentId w16cid:paraId="42A9DACD" w16cid:durableId="23948A56"/>
  <w16cid:commentId w16cid:paraId="1153BF9D" w16cid:durableId="23970CF5"/>
  <w16cid:commentId w16cid:paraId="52254E1A" w16cid:durableId="23970E12"/>
  <w16cid:commentId w16cid:paraId="0AD09313" w16cid:durableId="239732C9"/>
  <w16cid:commentId w16cid:paraId="47630821" w16cid:durableId="23948BAC"/>
  <w16cid:commentId w16cid:paraId="6DB688FE" w16cid:durableId="23948C24"/>
  <w16cid:commentId w16cid:paraId="05051039" w16cid:durableId="23948C6C"/>
  <w16cid:commentId w16cid:paraId="24DDDBCC" w16cid:durableId="2395B187"/>
  <w16cid:commentId w16cid:paraId="48A00B6F" w16cid:durableId="239732ED"/>
  <w16cid:commentId w16cid:paraId="316FB957" w16cid:durableId="23948DDA"/>
  <w16cid:commentId w16cid:paraId="2F65F7AA" w16cid:durableId="239D546E"/>
  <w16cid:commentId w16cid:paraId="4155CF67" w16cid:durableId="23820B2A"/>
  <w16cid:commentId w16cid:paraId="2E048157" w16cid:durableId="23948E0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9C0094" w14:textId="77777777" w:rsidR="0014256D" w:rsidRDefault="0014256D">
      <w:r>
        <w:separator/>
      </w:r>
    </w:p>
  </w:endnote>
  <w:endnote w:type="continuationSeparator" w:id="0">
    <w:p w14:paraId="6CA2FFA5" w14:textId="77777777" w:rsidR="0014256D" w:rsidRDefault="00142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0B2B23" w:rsidRDefault="000B2B23"/>
  <w:p w14:paraId="2935DDFE" w14:textId="10147670" w:rsidR="000B2B23" w:rsidRDefault="000B2B23" w:rsidP="005F7DDC">
    <w:pPr>
      <w:pStyle w:val="FooterEven"/>
      <w:jc w:val="right"/>
    </w:pPr>
    <w:r>
      <w:fldChar w:fldCharType="begin"/>
    </w:r>
    <w:r>
      <w:instrText xml:space="preserve"> PAGE   \* MERGEFORMAT </w:instrText>
    </w:r>
    <w:r>
      <w:fldChar w:fldCharType="separate"/>
    </w:r>
    <w:r w:rsidR="00686DFD" w:rsidRPr="00686DFD">
      <w:rPr>
        <w:noProof/>
        <w:sz w:val="24"/>
        <w:szCs w:val="24"/>
      </w:rPr>
      <w:t>18</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0B2B23" w:rsidRDefault="000B2B23"/>
  <w:p w14:paraId="3F9B4C0F" w14:textId="3EFC20EA" w:rsidR="000B2B23" w:rsidRDefault="000B2B23" w:rsidP="005F7DDC">
    <w:pPr>
      <w:pStyle w:val="FooterOdd"/>
    </w:pPr>
    <w:r>
      <w:fldChar w:fldCharType="begin"/>
    </w:r>
    <w:r>
      <w:instrText xml:space="preserve"> PAGE   \* MERGEFORMAT </w:instrText>
    </w:r>
    <w:r>
      <w:fldChar w:fldCharType="separate"/>
    </w:r>
    <w:r w:rsidR="00686DFD" w:rsidRPr="00686DFD">
      <w:rPr>
        <w:noProof/>
        <w:sz w:val="24"/>
        <w:szCs w:val="24"/>
      </w:rPr>
      <w:t>17</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18B10A68" w:rsidR="000B2B23" w:rsidRDefault="000B2B23" w:rsidP="005F7DDC">
    <w:pPr>
      <w:pStyle w:val="FooterEven"/>
      <w:jc w:val="right"/>
    </w:pPr>
    <w:r>
      <w:fldChar w:fldCharType="begin"/>
    </w:r>
    <w:r>
      <w:instrText xml:space="preserve"> PAGE   \* MERGEFORMAT </w:instrText>
    </w:r>
    <w:r>
      <w:fldChar w:fldCharType="separate"/>
    </w:r>
    <w:r w:rsidR="00686DFD" w:rsidRPr="00686DFD">
      <w:rPr>
        <w:noProof/>
        <w:sz w:val="24"/>
        <w:szCs w:val="24"/>
      </w:rPr>
      <w:t>20</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C1EE8" w14:textId="77777777" w:rsidR="0014256D" w:rsidRDefault="0014256D">
      <w:r>
        <w:separator/>
      </w:r>
    </w:p>
  </w:footnote>
  <w:footnote w:type="continuationSeparator" w:id="0">
    <w:p w14:paraId="327040B9" w14:textId="77777777" w:rsidR="0014256D" w:rsidRDefault="00142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0B2B23" w:rsidRDefault="000B2B23">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0B2B23" w:rsidRDefault="000B2B23"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0B2B23" w:rsidRDefault="000B2B23"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196F6F8B"/>
    <w:multiLevelType w:val="multilevel"/>
    <w:tmpl w:val="EB548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984"/>
    <w:multiLevelType w:val="hybridMultilevel"/>
    <w:tmpl w:val="B3566BA0"/>
    <w:lvl w:ilvl="0" w:tplc="E8A46D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B7C6BAC"/>
    <w:multiLevelType w:val="hybridMultilevel"/>
    <w:tmpl w:val="597A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7A00C3"/>
    <w:multiLevelType w:val="hybridMultilevel"/>
    <w:tmpl w:val="BB32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7DD67FD"/>
    <w:multiLevelType w:val="hybridMultilevel"/>
    <w:tmpl w:val="3D24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0E486C"/>
    <w:multiLevelType w:val="hybridMultilevel"/>
    <w:tmpl w:val="3488C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DA18F1"/>
    <w:multiLevelType w:val="multilevel"/>
    <w:tmpl w:val="FE18A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8B6D66"/>
    <w:multiLevelType w:val="multilevel"/>
    <w:tmpl w:val="7396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F643B"/>
    <w:multiLevelType w:val="hybridMultilevel"/>
    <w:tmpl w:val="1EC84F44"/>
    <w:lvl w:ilvl="0" w:tplc="1AB26376">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8876A9"/>
    <w:multiLevelType w:val="hybridMultilevel"/>
    <w:tmpl w:val="AE96415A"/>
    <w:lvl w:ilvl="0" w:tplc="D15A2812">
      <w:numFmt w:val="bullet"/>
      <w:lvlText w:val=""/>
      <w:lvlJc w:val="left"/>
      <w:pPr>
        <w:ind w:left="720" w:hanging="360"/>
      </w:pPr>
      <w:rPr>
        <w:rFonts w:ascii="Wingdings" w:eastAsia="Times New Roman" w:hAnsi="Wingdings"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6D4871"/>
    <w:multiLevelType w:val="hybridMultilevel"/>
    <w:tmpl w:val="971205D8"/>
    <w:lvl w:ilvl="0" w:tplc="4392BC04">
      <w:start w:val="4"/>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3"/>
  </w:num>
  <w:num w:numId="4">
    <w:abstractNumId w:val="2"/>
  </w:num>
  <w:num w:numId="5">
    <w:abstractNumId w:val="1"/>
  </w:num>
  <w:num w:numId="6">
    <w:abstractNumId w:val="0"/>
  </w:num>
  <w:num w:numId="7">
    <w:abstractNumId w:val="16"/>
  </w:num>
  <w:num w:numId="8">
    <w:abstractNumId w:val="14"/>
  </w:num>
  <w:num w:numId="9">
    <w:abstractNumId w:val="20"/>
  </w:num>
  <w:num w:numId="10">
    <w:abstractNumId w:val="17"/>
  </w:num>
  <w:num w:numId="11">
    <w:abstractNumId w:val="21"/>
  </w:num>
  <w:num w:numId="12">
    <w:abstractNumId w:val="19"/>
  </w:num>
  <w:num w:numId="13">
    <w:abstractNumId w:val="15"/>
  </w:num>
  <w:num w:numId="14">
    <w:abstractNumId w:val="5"/>
  </w:num>
  <w:num w:numId="15">
    <w:abstractNumId w:val="13"/>
  </w:num>
  <w:num w:numId="16">
    <w:abstractNumId w:val="12"/>
  </w:num>
  <w:num w:numId="17">
    <w:abstractNumId w:val="4"/>
  </w:num>
  <w:num w:numId="18">
    <w:abstractNumId w:val="8"/>
  </w:num>
  <w:num w:numId="19">
    <w:abstractNumId w:val="18"/>
  </w:num>
  <w:num w:numId="20">
    <w:abstractNumId w:val="10"/>
  </w:num>
  <w:num w:numId="21">
    <w:abstractNumId w:val="11"/>
  </w:num>
  <w:num w:numId="22">
    <w:abstractNumId w:val="7"/>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dred, Laura">
    <w15:presenceInfo w15:providerId="AD" w15:userId="S-1-5-21-1984772128-1885951126-709122288-3892"/>
  </w15:person>
  <w15:person w15:author="Apsens, Sarah">
    <w15:presenceInfo w15:providerId="AD" w15:userId="S::sarah.apsens@alaska.gov::3e4ef532-92ed-4492-bbb4-61fbf209ca96"/>
  </w15:person>
  <w15:person w15:author="Benjamin Meyer">
    <w15:presenceInfo w15:providerId="None" w15:userId="Benjamin Meyer"/>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trackRevisions/>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paperpile-doc-id" w:val="N396A355W746U467"/>
    <w:docVar w:name="paperpile-doc-name" w:val="DRAFT_CopperZincFieldReport_2019_2020_v2.docx"/>
  </w:docVars>
  <w:rsids>
    <w:rsidRoot w:val="00FE1902"/>
    <w:rsid w:val="00001B32"/>
    <w:rsid w:val="00001D8B"/>
    <w:rsid w:val="000029BF"/>
    <w:rsid w:val="00002B7E"/>
    <w:rsid w:val="000035F7"/>
    <w:rsid w:val="00003EC2"/>
    <w:rsid w:val="000123E4"/>
    <w:rsid w:val="0001370E"/>
    <w:rsid w:val="000165EC"/>
    <w:rsid w:val="00017180"/>
    <w:rsid w:val="000223AF"/>
    <w:rsid w:val="00023CC3"/>
    <w:rsid w:val="00024A82"/>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31B"/>
    <w:rsid w:val="0006183A"/>
    <w:rsid w:val="00062677"/>
    <w:rsid w:val="000632BE"/>
    <w:rsid w:val="000648E8"/>
    <w:rsid w:val="000709FA"/>
    <w:rsid w:val="00070C76"/>
    <w:rsid w:val="00070F62"/>
    <w:rsid w:val="00071236"/>
    <w:rsid w:val="000729D2"/>
    <w:rsid w:val="000732AC"/>
    <w:rsid w:val="000778A9"/>
    <w:rsid w:val="00077B8D"/>
    <w:rsid w:val="000802CE"/>
    <w:rsid w:val="00083DED"/>
    <w:rsid w:val="0008493C"/>
    <w:rsid w:val="00084FE1"/>
    <w:rsid w:val="00086350"/>
    <w:rsid w:val="000879E9"/>
    <w:rsid w:val="000925FE"/>
    <w:rsid w:val="00095B94"/>
    <w:rsid w:val="000969EB"/>
    <w:rsid w:val="000A4D40"/>
    <w:rsid w:val="000A5939"/>
    <w:rsid w:val="000A7351"/>
    <w:rsid w:val="000A77F5"/>
    <w:rsid w:val="000B013D"/>
    <w:rsid w:val="000B03C7"/>
    <w:rsid w:val="000B244D"/>
    <w:rsid w:val="000B2B23"/>
    <w:rsid w:val="000B37D2"/>
    <w:rsid w:val="000B58BA"/>
    <w:rsid w:val="000B7668"/>
    <w:rsid w:val="000C045E"/>
    <w:rsid w:val="000C0814"/>
    <w:rsid w:val="000C1030"/>
    <w:rsid w:val="000C110B"/>
    <w:rsid w:val="000C2B4E"/>
    <w:rsid w:val="000C461A"/>
    <w:rsid w:val="000C6C9D"/>
    <w:rsid w:val="000C6E9E"/>
    <w:rsid w:val="000C76D8"/>
    <w:rsid w:val="000D0749"/>
    <w:rsid w:val="000D0EFF"/>
    <w:rsid w:val="000D137C"/>
    <w:rsid w:val="000D3858"/>
    <w:rsid w:val="000D55E7"/>
    <w:rsid w:val="000D56C9"/>
    <w:rsid w:val="000D5891"/>
    <w:rsid w:val="000D6FE9"/>
    <w:rsid w:val="000D7C79"/>
    <w:rsid w:val="000E0701"/>
    <w:rsid w:val="000E0B00"/>
    <w:rsid w:val="000E1516"/>
    <w:rsid w:val="000E3748"/>
    <w:rsid w:val="000E441A"/>
    <w:rsid w:val="000E508E"/>
    <w:rsid w:val="000E534D"/>
    <w:rsid w:val="000E5444"/>
    <w:rsid w:val="000E55F2"/>
    <w:rsid w:val="000E5C45"/>
    <w:rsid w:val="000E603C"/>
    <w:rsid w:val="000E7DBA"/>
    <w:rsid w:val="000F132F"/>
    <w:rsid w:val="000F2469"/>
    <w:rsid w:val="000F2568"/>
    <w:rsid w:val="000F301E"/>
    <w:rsid w:val="000F37DC"/>
    <w:rsid w:val="000F537E"/>
    <w:rsid w:val="000F7017"/>
    <w:rsid w:val="000F731E"/>
    <w:rsid w:val="0010393D"/>
    <w:rsid w:val="00103FA2"/>
    <w:rsid w:val="00106FAB"/>
    <w:rsid w:val="00112C8F"/>
    <w:rsid w:val="00114236"/>
    <w:rsid w:val="00114C07"/>
    <w:rsid w:val="001160C3"/>
    <w:rsid w:val="00117939"/>
    <w:rsid w:val="00123AD6"/>
    <w:rsid w:val="00123D9A"/>
    <w:rsid w:val="0012579E"/>
    <w:rsid w:val="00126DD5"/>
    <w:rsid w:val="00127198"/>
    <w:rsid w:val="0013057F"/>
    <w:rsid w:val="00135F04"/>
    <w:rsid w:val="00136C16"/>
    <w:rsid w:val="001411CE"/>
    <w:rsid w:val="00141744"/>
    <w:rsid w:val="0014256D"/>
    <w:rsid w:val="00146038"/>
    <w:rsid w:val="0014728F"/>
    <w:rsid w:val="0014744C"/>
    <w:rsid w:val="00150511"/>
    <w:rsid w:val="001527CC"/>
    <w:rsid w:val="0015332E"/>
    <w:rsid w:val="001533A0"/>
    <w:rsid w:val="00154F78"/>
    <w:rsid w:val="001554C9"/>
    <w:rsid w:val="00155764"/>
    <w:rsid w:val="001600DC"/>
    <w:rsid w:val="00160715"/>
    <w:rsid w:val="00161C68"/>
    <w:rsid w:val="00162D31"/>
    <w:rsid w:val="00170B48"/>
    <w:rsid w:val="0017110D"/>
    <w:rsid w:val="00175C94"/>
    <w:rsid w:val="00175E9B"/>
    <w:rsid w:val="0018024D"/>
    <w:rsid w:val="001802BC"/>
    <w:rsid w:val="0018031C"/>
    <w:rsid w:val="00181CEC"/>
    <w:rsid w:val="0018307F"/>
    <w:rsid w:val="0018471B"/>
    <w:rsid w:val="00184750"/>
    <w:rsid w:val="00184828"/>
    <w:rsid w:val="001878B4"/>
    <w:rsid w:val="00187DDB"/>
    <w:rsid w:val="00190D8A"/>
    <w:rsid w:val="00192B0A"/>
    <w:rsid w:val="00192C82"/>
    <w:rsid w:val="0019305A"/>
    <w:rsid w:val="00193C89"/>
    <w:rsid w:val="00193D90"/>
    <w:rsid w:val="00193FDA"/>
    <w:rsid w:val="00194A4F"/>
    <w:rsid w:val="001957CF"/>
    <w:rsid w:val="001A197A"/>
    <w:rsid w:val="001A247D"/>
    <w:rsid w:val="001A2D92"/>
    <w:rsid w:val="001A3802"/>
    <w:rsid w:val="001A3E40"/>
    <w:rsid w:val="001A46E4"/>
    <w:rsid w:val="001B0C09"/>
    <w:rsid w:val="001B3D7A"/>
    <w:rsid w:val="001B70EF"/>
    <w:rsid w:val="001C0A3D"/>
    <w:rsid w:val="001C0F3B"/>
    <w:rsid w:val="001C197D"/>
    <w:rsid w:val="001C272E"/>
    <w:rsid w:val="001C35D8"/>
    <w:rsid w:val="001C3AA1"/>
    <w:rsid w:val="001C50D5"/>
    <w:rsid w:val="001C5FC0"/>
    <w:rsid w:val="001C6B44"/>
    <w:rsid w:val="001C7E81"/>
    <w:rsid w:val="001D04BE"/>
    <w:rsid w:val="001D1DDF"/>
    <w:rsid w:val="001D28F3"/>
    <w:rsid w:val="001D3412"/>
    <w:rsid w:val="001D4B97"/>
    <w:rsid w:val="001D71EE"/>
    <w:rsid w:val="001E1B61"/>
    <w:rsid w:val="001E2B6E"/>
    <w:rsid w:val="001E2B94"/>
    <w:rsid w:val="001E45DC"/>
    <w:rsid w:val="001E6191"/>
    <w:rsid w:val="001E7CD5"/>
    <w:rsid w:val="001F0BE4"/>
    <w:rsid w:val="001F0EA8"/>
    <w:rsid w:val="001F2156"/>
    <w:rsid w:val="001F2D11"/>
    <w:rsid w:val="001F3910"/>
    <w:rsid w:val="001F4096"/>
    <w:rsid w:val="001F45BB"/>
    <w:rsid w:val="001F6245"/>
    <w:rsid w:val="001F64AD"/>
    <w:rsid w:val="001F6BBE"/>
    <w:rsid w:val="001F7915"/>
    <w:rsid w:val="002028CF"/>
    <w:rsid w:val="00204A4F"/>
    <w:rsid w:val="00205A16"/>
    <w:rsid w:val="002118BD"/>
    <w:rsid w:val="00211BA0"/>
    <w:rsid w:val="00212C5D"/>
    <w:rsid w:val="00213C01"/>
    <w:rsid w:val="00214D0A"/>
    <w:rsid w:val="002151AC"/>
    <w:rsid w:val="002158B6"/>
    <w:rsid w:val="002170AF"/>
    <w:rsid w:val="00217FEE"/>
    <w:rsid w:val="0022316F"/>
    <w:rsid w:val="002238B5"/>
    <w:rsid w:val="002243B8"/>
    <w:rsid w:val="0022559B"/>
    <w:rsid w:val="002256B2"/>
    <w:rsid w:val="0022588B"/>
    <w:rsid w:val="00225A7F"/>
    <w:rsid w:val="00225ED5"/>
    <w:rsid w:val="00226FBD"/>
    <w:rsid w:val="00231F68"/>
    <w:rsid w:val="002329B7"/>
    <w:rsid w:val="0023380E"/>
    <w:rsid w:val="00234C91"/>
    <w:rsid w:val="0023578D"/>
    <w:rsid w:val="0023740C"/>
    <w:rsid w:val="00237954"/>
    <w:rsid w:val="00237A62"/>
    <w:rsid w:val="00241071"/>
    <w:rsid w:val="0024174C"/>
    <w:rsid w:val="0024208B"/>
    <w:rsid w:val="00242151"/>
    <w:rsid w:val="002443F0"/>
    <w:rsid w:val="00246C7B"/>
    <w:rsid w:val="00250429"/>
    <w:rsid w:val="00251E7A"/>
    <w:rsid w:val="00252EFC"/>
    <w:rsid w:val="00254C00"/>
    <w:rsid w:val="00255424"/>
    <w:rsid w:val="00257255"/>
    <w:rsid w:val="002604F9"/>
    <w:rsid w:val="00261E5F"/>
    <w:rsid w:val="0026450A"/>
    <w:rsid w:val="00266D30"/>
    <w:rsid w:val="0026729C"/>
    <w:rsid w:val="00271AD8"/>
    <w:rsid w:val="00272893"/>
    <w:rsid w:val="0027310E"/>
    <w:rsid w:val="00274EBF"/>
    <w:rsid w:val="00277442"/>
    <w:rsid w:val="00280E90"/>
    <w:rsid w:val="0028343A"/>
    <w:rsid w:val="00291D4B"/>
    <w:rsid w:val="0029247E"/>
    <w:rsid w:val="00293852"/>
    <w:rsid w:val="00295F3B"/>
    <w:rsid w:val="002967DA"/>
    <w:rsid w:val="002A03E4"/>
    <w:rsid w:val="002A049C"/>
    <w:rsid w:val="002A1A82"/>
    <w:rsid w:val="002A1BD6"/>
    <w:rsid w:val="002A2C0D"/>
    <w:rsid w:val="002A3367"/>
    <w:rsid w:val="002A5047"/>
    <w:rsid w:val="002A5D20"/>
    <w:rsid w:val="002B3FE6"/>
    <w:rsid w:val="002B4564"/>
    <w:rsid w:val="002B4FDF"/>
    <w:rsid w:val="002B6A25"/>
    <w:rsid w:val="002B6E99"/>
    <w:rsid w:val="002C10DB"/>
    <w:rsid w:val="002C195A"/>
    <w:rsid w:val="002C2148"/>
    <w:rsid w:val="002C23C0"/>
    <w:rsid w:val="002C583A"/>
    <w:rsid w:val="002C6F9C"/>
    <w:rsid w:val="002C7E98"/>
    <w:rsid w:val="002D2A19"/>
    <w:rsid w:val="002D3957"/>
    <w:rsid w:val="002D3CA3"/>
    <w:rsid w:val="002D54D8"/>
    <w:rsid w:val="002D7D22"/>
    <w:rsid w:val="002E2A44"/>
    <w:rsid w:val="002E34BD"/>
    <w:rsid w:val="002E72F2"/>
    <w:rsid w:val="002F12EF"/>
    <w:rsid w:val="002F4022"/>
    <w:rsid w:val="002F5701"/>
    <w:rsid w:val="003010EA"/>
    <w:rsid w:val="003014D9"/>
    <w:rsid w:val="003049E4"/>
    <w:rsid w:val="003066ED"/>
    <w:rsid w:val="0030779A"/>
    <w:rsid w:val="00307AAA"/>
    <w:rsid w:val="00310AF4"/>
    <w:rsid w:val="0031139F"/>
    <w:rsid w:val="00311EA3"/>
    <w:rsid w:val="00312600"/>
    <w:rsid w:val="00312682"/>
    <w:rsid w:val="003142A7"/>
    <w:rsid w:val="003151A4"/>
    <w:rsid w:val="0031789F"/>
    <w:rsid w:val="00324749"/>
    <w:rsid w:val="00325B73"/>
    <w:rsid w:val="00325F11"/>
    <w:rsid w:val="00326264"/>
    <w:rsid w:val="0032634E"/>
    <w:rsid w:val="0033052C"/>
    <w:rsid w:val="00332224"/>
    <w:rsid w:val="0033249E"/>
    <w:rsid w:val="00333552"/>
    <w:rsid w:val="00334AA4"/>
    <w:rsid w:val="0033554A"/>
    <w:rsid w:val="00336ED0"/>
    <w:rsid w:val="00343B6A"/>
    <w:rsid w:val="00343BBF"/>
    <w:rsid w:val="003465A9"/>
    <w:rsid w:val="00346910"/>
    <w:rsid w:val="00346DF2"/>
    <w:rsid w:val="00347BF6"/>
    <w:rsid w:val="00347E71"/>
    <w:rsid w:val="00347F98"/>
    <w:rsid w:val="00351BE0"/>
    <w:rsid w:val="00352528"/>
    <w:rsid w:val="00353A40"/>
    <w:rsid w:val="003578B3"/>
    <w:rsid w:val="00360892"/>
    <w:rsid w:val="00361719"/>
    <w:rsid w:val="00361981"/>
    <w:rsid w:val="003647BA"/>
    <w:rsid w:val="00365D7C"/>
    <w:rsid w:val="00366549"/>
    <w:rsid w:val="00370393"/>
    <w:rsid w:val="00370AB4"/>
    <w:rsid w:val="00376BAC"/>
    <w:rsid w:val="0037719A"/>
    <w:rsid w:val="00382A7E"/>
    <w:rsid w:val="00383A51"/>
    <w:rsid w:val="00384044"/>
    <w:rsid w:val="003917E6"/>
    <w:rsid w:val="00393681"/>
    <w:rsid w:val="00395C52"/>
    <w:rsid w:val="003A219A"/>
    <w:rsid w:val="003A2471"/>
    <w:rsid w:val="003A425E"/>
    <w:rsid w:val="003A535E"/>
    <w:rsid w:val="003A5412"/>
    <w:rsid w:val="003A60D3"/>
    <w:rsid w:val="003B0219"/>
    <w:rsid w:val="003B1CEC"/>
    <w:rsid w:val="003B30D9"/>
    <w:rsid w:val="003B4EC2"/>
    <w:rsid w:val="003B5809"/>
    <w:rsid w:val="003B60D9"/>
    <w:rsid w:val="003B782D"/>
    <w:rsid w:val="003B7AEB"/>
    <w:rsid w:val="003C0D02"/>
    <w:rsid w:val="003C482A"/>
    <w:rsid w:val="003C5D87"/>
    <w:rsid w:val="003C6140"/>
    <w:rsid w:val="003C61F2"/>
    <w:rsid w:val="003C7959"/>
    <w:rsid w:val="003C7E25"/>
    <w:rsid w:val="003D0107"/>
    <w:rsid w:val="003D166C"/>
    <w:rsid w:val="003D52DC"/>
    <w:rsid w:val="003D567B"/>
    <w:rsid w:val="003D63BF"/>
    <w:rsid w:val="003D6D31"/>
    <w:rsid w:val="003D74E9"/>
    <w:rsid w:val="003D7C72"/>
    <w:rsid w:val="003E0909"/>
    <w:rsid w:val="003E173B"/>
    <w:rsid w:val="003E19C9"/>
    <w:rsid w:val="003E22DC"/>
    <w:rsid w:val="003E4000"/>
    <w:rsid w:val="003E52BA"/>
    <w:rsid w:val="003E53D2"/>
    <w:rsid w:val="003E5A4B"/>
    <w:rsid w:val="003F331D"/>
    <w:rsid w:val="003F50D8"/>
    <w:rsid w:val="003F659A"/>
    <w:rsid w:val="003F6A15"/>
    <w:rsid w:val="003F75F4"/>
    <w:rsid w:val="00403212"/>
    <w:rsid w:val="0040381D"/>
    <w:rsid w:val="00403E31"/>
    <w:rsid w:val="00406849"/>
    <w:rsid w:val="00406BF9"/>
    <w:rsid w:val="00407B6E"/>
    <w:rsid w:val="00411C8D"/>
    <w:rsid w:val="0041495C"/>
    <w:rsid w:val="004149C8"/>
    <w:rsid w:val="00416246"/>
    <w:rsid w:val="004177CB"/>
    <w:rsid w:val="00420947"/>
    <w:rsid w:val="00423830"/>
    <w:rsid w:val="00426257"/>
    <w:rsid w:val="00430E3E"/>
    <w:rsid w:val="0043231C"/>
    <w:rsid w:val="0043528C"/>
    <w:rsid w:val="004406D1"/>
    <w:rsid w:val="00441539"/>
    <w:rsid w:val="00442A9E"/>
    <w:rsid w:val="004500BF"/>
    <w:rsid w:val="004504A5"/>
    <w:rsid w:val="00450BEC"/>
    <w:rsid w:val="004542A4"/>
    <w:rsid w:val="00454D69"/>
    <w:rsid w:val="00455E31"/>
    <w:rsid w:val="004578C1"/>
    <w:rsid w:val="00461A33"/>
    <w:rsid w:val="00461B14"/>
    <w:rsid w:val="00465235"/>
    <w:rsid w:val="0046607C"/>
    <w:rsid w:val="00467BA8"/>
    <w:rsid w:val="00467FB3"/>
    <w:rsid w:val="004701F9"/>
    <w:rsid w:val="00471103"/>
    <w:rsid w:val="004723FE"/>
    <w:rsid w:val="00475997"/>
    <w:rsid w:val="00476A0D"/>
    <w:rsid w:val="004806E0"/>
    <w:rsid w:val="004820BD"/>
    <w:rsid w:val="004856F4"/>
    <w:rsid w:val="00485D74"/>
    <w:rsid w:val="0049399A"/>
    <w:rsid w:val="00494D2F"/>
    <w:rsid w:val="004A0BB1"/>
    <w:rsid w:val="004A3475"/>
    <w:rsid w:val="004A502C"/>
    <w:rsid w:val="004A5B1E"/>
    <w:rsid w:val="004A6875"/>
    <w:rsid w:val="004B2F8E"/>
    <w:rsid w:val="004B37C0"/>
    <w:rsid w:val="004B46A4"/>
    <w:rsid w:val="004B5D38"/>
    <w:rsid w:val="004B61C9"/>
    <w:rsid w:val="004B6B4F"/>
    <w:rsid w:val="004C3C48"/>
    <w:rsid w:val="004C4721"/>
    <w:rsid w:val="004C51CF"/>
    <w:rsid w:val="004C5D17"/>
    <w:rsid w:val="004C6F04"/>
    <w:rsid w:val="004C7EBF"/>
    <w:rsid w:val="004D6C69"/>
    <w:rsid w:val="004E0CB9"/>
    <w:rsid w:val="004E160A"/>
    <w:rsid w:val="004E2308"/>
    <w:rsid w:val="004E2418"/>
    <w:rsid w:val="004E2752"/>
    <w:rsid w:val="004E2909"/>
    <w:rsid w:val="004E3486"/>
    <w:rsid w:val="004E4CDA"/>
    <w:rsid w:val="004E6C2A"/>
    <w:rsid w:val="004F0EB1"/>
    <w:rsid w:val="004F164B"/>
    <w:rsid w:val="004F3262"/>
    <w:rsid w:val="004F473B"/>
    <w:rsid w:val="004F4B2E"/>
    <w:rsid w:val="004F5A38"/>
    <w:rsid w:val="004F6959"/>
    <w:rsid w:val="004F6985"/>
    <w:rsid w:val="004F7F27"/>
    <w:rsid w:val="00500C18"/>
    <w:rsid w:val="00500F6A"/>
    <w:rsid w:val="00505ACD"/>
    <w:rsid w:val="00505B46"/>
    <w:rsid w:val="00507831"/>
    <w:rsid w:val="00507A39"/>
    <w:rsid w:val="00511403"/>
    <w:rsid w:val="00512345"/>
    <w:rsid w:val="0051280D"/>
    <w:rsid w:val="00512FD3"/>
    <w:rsid w:val="0051389F"/>
    <w:rsid w:val="00513A3B"/>
    <w:rsid w:val="00514749"/>
    <w:rsid w:val="00516822"/>
    <w:rsid w:val="00517A19"/>
    <w:rsid w:val="00520E0B"/>
    <w:rsid w:val="00522CED"/>
    <w:rsid w:val="0052509F"/>
    <w:rsid w:val="0052580A"/>
    <w:rsid w:val="00526496"/>
    <w:rsid w:val="00527407"/>
    <w:rsid w:val="005279AF"/>
    <w:rsid w:val="0053186E"/>
    <w:rsid w:val="00535460"/>
    <w:rsid w:val="005365F0"/>
    <w:rsid w:val="0053730D"/>
    <w:rsid w:val="00541B28"/>
    <w:rsid w:val="00542C3D"/>
    <w:rsid w:val="00542DFE"/>
    <w:rsid w:val="005449B4"/>
    <w:rsid w:val="00545353"/>
    <w:rsid w:val="00545467"/>
    <w:rsid w:val="005467B2"/>
    <w:rsid w:val="005503B7"/>
    <w:rsid w:val="005505C8"/>
    <w:rsid w:val="00551E8A"/>
    <w:rsid w:val="005561EE"/>
    <w:rsid w:val="00560300"/>
    <w:rsid w:val="005630D0"/>
    <w:rsid w:val="0056513E"/>
    <w:rsid w:val="005670C2"/>
    <w:rsid w:val="0057021B"/>
    <w:rsid w:val="00571518"/>
    <w:rsid w:val="005723FC"/>
    <w:rsid w:val="00573131"/>
    <w:rsid w:val="00573A0B"/>
    <w:rsid w:val="005758E6"/>
    <w:rsid w:val="0057596F"/>
    <w:rsid w:val="00583ECF"/>
    <w:rsid w:val="00584D90"/>
    <w:rsid w:val="005859FE"/>
    <w:rsid w:val="00585FB9"/>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ABC"/>
    <w:rsid w:val="005B5F0D"/>
    <w:rsid w:val="005B7C8C"/>
    <w:rsid w:val="005C144D"/>
    <w:rsid w:val="005C1AC7"/>
    <w:rsid w:val="005C786C"/>
    <w:rsid w:val="005D7636"/>
    <w:rsid w:val="005E000D"/>
    <w:rsid w:val="005E09CC"/>
    <w:rsid w:val="005E1F23"/>
    <w:rsid w:val="005E4286"/>
    <w:rsid w:val="005E5D9D"/>
    <w:rsid w:val="005E6ED7"/>
    <w:rsid w:val="005E736F"/>
    <w:rsid w:val="005E798A"/>
    <w:rsid w:val="005F0F8B"/>
    <w:rsid w:val="005F489D"/>
    <w:rsid w:val="005F5FF5"/>
    <w:rsid w:val="005F794D"/>
    <w:rsid w:val="005F7DDC"/>
    <w:rsid w:val="00602645"/>
    <w:rsid w:val="00603142"/>
    <w:rsid w:val="00604BF4"/>
    <w:rsid w:val="00610EC0"/>
    <w:rsid w:val="00610F99"/>
    <w:rsid w:val="0061101D"/>
    <w:rsid w:val="00612D59"/>
    <w:rsid w:val="00612E5E"/>
    <w:rsid w:val="006141DC"/>
    <w:rsid w:val="0061473E"/>
    <w:rsid w:val="00614CDD"/>
    <w:rsid w:val="00615A98"/>
    <w:rsid w:val="006160EB"/>
    <w:rsid w:val="00620C83"/>
    <w:rsid w:val="00621F96"/>
    <w:rsid w:val="006237E4"/>
    <w:rsid w:val="0062740D"/>
    <w:rsid w:val="00630342"/>
    <w:rsid w:val="006316F5"/>
    <w:rsid w:val="006331D8"/>
    <w:rsid w:val="00637011"/>
    <w:rsid w:val="00641F0B"/>
    <w:rsid w:val="006428B4"/>
    <w:rsid w:val="00643302"/>
    <w:rsid w:val="006434E8"/>
    <w:rsid w:val="00644940"/>
    <w:rsid w:val="00645BD2"/>
    <w:rsid w:val="00646B88"/>
    <w:rsid w:val="00653986"/>
    <w:rsid w:val="006575FC"/>
    <w:rsid w:val="00662139"/>
    <w:rsid w:val="00662427"/>
    <w:rsid w:val="0066467A"/>
    <w:rsid w:val="00665E1E"/>
    <w:rsid w:val="00666804"/>
    <w:rsid w:val="00670306"/>
    <w:rsid w:val="00670ECE"/>
    <w:rsid w:val="0067159D"/>
    <w:rsid w:val="00672098"/>
    <w:rsid w:val="0067399F"/>
    <w:rsid w:val="006740A1"/>
    <w:rsid w:val="00675477"/>
    <w:rsid w:val="00675E59"/>
    <w:rsid w:val="0068092C"/>
    <w:rsid w:val="0068410D"/>
    <w:rsid w:val="0068425F"/>
    <w:rsid w:val="00686DFD"/>
    <w:rsid w:val="006872CA"/>
    <w:rsid w:val="0069094A"/>
    <w:rsid w:val="006933E8"/>
    <w:rsid w:val="00693946"/>
    <w:rsid w:val="006A0DC2"/>
    <w:rsid w:val="006A277D"/>
    <w:rsid w:val="006A4C98"/>
    <w:rsid w:val="006A509C"/>
    <w:rsid w:val="006A639E"/>
    <w:rsid w:val="006A6D0C"/>
    <w:rsid w:val="006A7D75"/>
    <w:rsid w:val="006B181F"/>
    <w:rsid w:val="006B1E0D"/>
    <w:rsid w:val="006B24FD"/>
    <w:rsid w:val="006B3974"/>
    <w:rsid w:val="006B431E"/>
    <w:rsid w:val="006B4C9F"/>
    <w:rsid w:val="006C0D87"/>
    <w:rsid w:val="006C142E"/>
    <w:rsid w:val="006C1469"/>
    <w:rsid w:val="006C1D40"/>
    <w:rsid w:val="006C258F"/>
    <w:rsid w:val="006C52B7"/>
    <w:rsid w:val="006C7EE3"/>
    <w:rsid w:val="006D2A36"/>
    <w:rsid w:val="006D3EF2"/>
    <w:rsid w:val="006D446A"/>
    <w:rsid w:val="006D4707"/>
    <w:rsid w:val="006D5DC3"/>
    <w:rsid w:val="006D710B"/>
    <w:rsid w:val="006E0C47"/>
    <w:rsid w:val="006E0F5A"/>
    <w:rsid w:val="006E0FA8"/>
    <w:rsid w:val="006E15A2"/>
    <w:rsid w:val="006E69CF"/>
    <w:rsid w:val="006F0C5C"/>
    <w:rsid w:val="006F3509"/>
    <w:rsid w:val="006F4866"/>
    <w:rsid w:val="006F74E3"/>
    <w:rsid w:val="006F7C91"/>
    <w:rsid w:val="007019E2"/>
    <w:rsid w:val="0070292A"/>
    <w:rsid w:val="00702BE9"/>
    <w:rsid w:val="00703B49"/>
    <w:rsid w:val="00705ACB"/>
    <w:rsid w:val="00711575"/>
    <w:rsid w:val="0071223D"/>
    <w:rsid w:val="00714287"/>
    <w:rsid w:val="00715E2F"/>
    <w:rsid w:val="00716DF5"/>
    <w:rsid w:val="007218A3"/>
    <w:rsid w:val="00722812"/>
    <w:rsid w:val="00723CCF"/>
    <w:rsid w:val="00723F20"/>
    <w:rsid w:val="007274A4"/>
    <w:rsid w:val="00727A0E"/>
    <w:rsid w:val="00731B04"/>
    <w:rsid w:val="00732355"/>
    <w:rsid w:val="0073260F"/>
    <w:rsid w:val="0073474F"/>
    <w:rsid w:val="0073795F"/>
    <w:rsid w:val="007403B9"/>
    <w:rsid w:val="007423A7"/>
    <w:rsid w:val="007432FC"/>
    <w:rsid w:val="00746265"/>
    <w:rsid w:val="00747533"/>
    <w:rsid w:val="00747F07"/>
    <w:rsid w:val="00751046"/>
    <w:rsid w:val="007517BE"/>
    <w:rsid w:val="00754B4C"/>
    <w:rsid w:val="00760710"/>
    <w:rsid w:val="007629EE"/>
    <w:rsid w:val="007660BF"/>
    <w:rsid w:val="00767B16"/>
    <w:rsid w:val="00767CB0"/>
    <w:rsid w:val="007702A3"/>
    <w:rsid w:val="00772227"/>
    <w:rsid w:val="00772922"/>
    <w:rsid w:val="007732ED"/>
    <w:rsid w:val="00773810"/>
    <w:rsid w:val="0077716C"/>
    <w:rsid w:val="00777B8D"/>
    <w:rsid w:val="00780556"/>
    <w:rsid w:val="00781AF0"/>
    <w:rsid w:val="00783FB6"/>
    <w:rsid w:val="00784337"/>
    <w:rsid w:val="00784C6B"/>
    <w:rsid w:val="007952FE"/>
    <w:rsid w:val="007969B4"/>
    <w:rsid w:val="00796BA6"/>
    <w:rsid w:val="007A05B7"/>
    <w:rsid w:val="007A2DF0"/>
    <w:rsid w:val="007B10BF"/>
    <w:rsid w:val="007B1112"/>
    <w:rsid w:val="007B1D0A"/>
    <w:rsid w:val="007B269B"/>
    <w:rsid w:val="007B2E7E"/>
    <w:rsid w:val="007B4873"/>
    <w:rsid w:val="007B5ECE"/>
    <w:rsid w:val="007B5F7C"/>
    <w:rsid w:val="007B793A"/>
    <w:rsid w:val="007C0097"/>
    <w:rsid w:val="007C3171"/>
    <w:rsid w:val="007C5F74"/>
    <w:rsid w:val="007C73E1"/>
    <w:rsid w:val="007C7454"/>
    <w:rsid w:val="007D1535"/>
    <w:rsid w:val="007D1A77"/>
    <w:rsid w:val="007D1C4B"/>
    <w:rsid w:val="007D1D72"/>
    <w:rsid w:val="007D2C71"/>
    <w:rsid w:val="007D4A89"/>
    <w:rsid w:val="007D4F90"/>
    <w:rsid w:val="007E0550"/>
    <w:rsid w:val="007E2E3F"/>
    <w:rsid w:val="007E7ABC"/>
    <w:rsid w:val="007F12EC"/>
    <w:rsid w:val="007F196A"/>
    <w:rsid w:val="007F1BD5"/>
    <w:rsid w:val="007F1FD0"/>
    <w:rsid w:val="007F4652"/>
    <w:rsid w:val="007F5A42"/>
    <w:rsid w:val="007F7E7A"/>
    <w:rsid w:val="00803543"/>
    <w:rsid w:val="008037C6"/>
    <w:rsid w:val="008104B6"/>
    <w:rsid w:val="00812F6E"/>
    <w:rsid w:val="00815180"/>
    <w:rsid w:val="00816727"/>
    <w:rsid w:val="008176A9"/>
    <w:rsid w:val="00817877"/>
    <w:rsid w:val="00821776"/>
    <w:rsid w:val="00827201"/>
    <w:rsid w:val="008275D2"/>
    <w:rsid w:val="00830879"/>
    <w:rsid w:val="00831865"/>
    <w:rsid w:val="00832D26"/>
    <w:rsid w:val="00835015"/>
    <w:rsid w:val="0083702B"/>
    <w:rsid w:val="008376CE"/>
    <w:rsid w:val="00840160"/>
    <w:rsid w:val="0084020C"/>
    <w:rsid w:val="00841639"/>
    <w:rsid w:val="0084172F"/>
    <w:rsid w:val="00841FAF"/>
    <w:rsid w:val="008421A4"/>
    <w:rsid w:val="00842478"/>
    <w:rsid w:val="008439EF"/>
    <w:rsid w:val="0084695F"/>
    <w:rsid w:val="0085067A"/>
    <w:rsid w:val="008506A2"/>
    <w:rsid w:val="00851D21"/>
    <w:rsid w:val="008546C4"/>
    <w:rsid w:val="00856719"/>
    <w:rsid w:val="0085768C"/>
    <w:rsid w:val="00860840"/>
    <w:rsid w:val="00861D29"/>
    <w:rsid w:val="008629B3"/>
    <w:rsid w:val="00862FEB"/>
    <w:rsid w:val="00864BD7"/>
    <w:rsid w:val="00865430"/>
    <w:rsid w:val="0086756A"/>
    <w:rsid w:val="00870406"/>
    <w:rsid w:val="008733A2"/>
    <w:rsid w:val="00877426"/>
    <w:rsid w:val="0087783C"/>
    <w:rsid w:val="008805FB"/>
    <w:rsid w:val="00881058"/>
    <w:rsid w:val="00881EF6"/>
    <w:rsid w:val="00882133"/>
    <w:rsid w:val="00882DC4"/>
    <w:rsid w:val="008846D1"/>
    <w:rsid w:val="008856B2"/>
    <w:rsid w:val="00887237"/>
    <w:rsid w:val="0088757A"/>
    <w:rsid w:val="008878D8"/>
    <w:rsid w:val="00891096"/>
    <w:rsid w:val="00891387"/>
    <w:rsid w:val="008916CE"/>
    <w:rsid w:val="00892445"/>
    <w:rsid w:val="008935F5"/>
    <w:rsid w:val="00893840"/>
    <w:rsid w:val="00893DEB"/>
    <w:rsid w:val="008945B7"/>
    <w:rsid w:val="00895D57"/>
    <w:rsid w:val="0089742A"/>
    <w:rsid w:val="00897FBA"/>
    <w:rsid w:val="008A11DD"/>
    <w:rsid w:val="008A1D0A"/>
    <w:rsid w:val="008A4467"/>
    <w:rsid w:val="008A4C86"/>
    <w:rsid w:val="008A6C82"/>
    <w:rsid w:val="008A7917"/>
    <w:rsid w:val="008A7F18"/>
    <w:rsid w:val="008A7FDE"/>
    <w:rsid w:val="008B0684"/>
    <w:rsid w:val="008B2746"/>
    <w:rsid w:val="008B28EF"/>
    <w:rsid w:val="008B3C08"/>
    <w:rsid w:val="008B42A6"/>
    <w:rsid w:val="008B7813"/>
    <w:rsid w:val="008C01D6"/>
    <w:rsid w:val="008C0977"/>
    <w:rsid w:val="008C2E42"/>
    <w:rsid w:val="008C3747"/>
    <w:rsid w:val="008C4AD1"/>
    <w:rsid w:val="008C55C2"/>
    <w:rsid w:val="008C5F11"/>
    <w:rsid w:val="008C7C2F"/>
    <w:rsid w:val="008D1473"/>
    <w:rsid w:val="008D575E"/>
    <w:rsid w:val="008E0690"/>
    <w:rsid w:val="008E330E"/>
    <w:rsid w:val="008E59D3"/>
    <w:rsid w:val="008F15CB"/>
    <w:rsid w:val="008F3C0E"/>
    <w:rsid w:val="008F4466"/>
    <w:rsid w:val="008F4C42"/>
    <w:rsid w:val="008F5F9A"/>
    <w:rsid w:val="008F7BA7"/>
    <w:rsid w:val="00900096"/>
    <w:rsid w:val="009010FE"/>
    <w:rsid w:val="00901F3F"/>
    <w:rsid w:val="00902D22"/>
    <w:rsid w:val="009034DE"/>
    <w:rsid w:val="00903FE7"/>
    <w:rsid w:val="0090447F"/>
    <w:rsid w:val="009046C2"/>
    <w:rsid w:val="009112F4"/>
    <w:rsid w:val="009121BD"/>
    <w:rsid w:val="00912EB0"/>
    <w:rsid w:val="00913E7E"/>
    <w:rsid w:val="0091494A"/>
    <w:rsid w:val="00916883"/>
    <w:rsid w:val="00917E6E"/>
    <w:rsid w:val="009208A1"/>
    <w:rsid w:val="00920C4C"/>
    <w:rsid w:val="0092112D"/>
    <w:rsid w:val="009229A7"/>
    <w:rsid w:val="00922F1A"/>
    <w:rsid w:val="00925B4D"/>
    <w:rsid w:val="00926EB4"/>
    <w:rsid w:val="009308B3"/>
    <w:rsid w:val="009316AF"/>
    <w:rsid w:val="00931905"/>
    <w:rsid w:val="00932A06"/>
    <w:rsid w:val="00932B65"/>
    <w:rsid w:val="00932F83"/>
    <w:rsid w:val="00933B5B"/>
    <w:rsid w:val="00934922"/>
    <w:rsid w:val="009429C0"/>
    <w:rsid w:val="009439D6"/>
    <w:rsid w:val="00944477"/>
    <w:rsid w:val="00944922"/>
    <w:rsid w:val="009457A0"/>
    <w:rsid w:val="009457B7"/>
    <w:rsid w:val="0094595B"/>
    <w:rsid w:val="00945D32"/>
    <w:rsid w:val="00946404"/>
    <w:rsid w:val="00946C91"/>
    <w:rsid w:val="009475A0"/>
    <w:rsid w:val="00947FFA"/>
    <w:rsid w:val="009505DD"/>
    <w:rsid w:val="00950996"/>
    <w:rsid w:val="00953DB1"/>
    <w:rsid w:val="0095484F"/>
    <w:rsid w:val="009567E7"/>
    <w:rsid w:val="00956EAB"/>
    <w:rsid w:val="009572F7"/>
    <w:rsid w:val="0095798F"/>
    <w:rsid w:val="00957DF4"/>
    <w:rsid w:val="00960ABD"/>
    <w:rsid w:val="00961D0A"/>
    <w:rsid w:val="00961E86"/>
    <w:rsid w:val="00967EEC"/>
    <w:rsid w:val="00971081"/>
    <w:rsid w:val="00972200"/>
    <w:rsid w:val="009722D3"/>
    <w:rsid w:val="0097283B"/>
    <w:rsid w:val="00972AE5"/>
    <w:rsid w:val="00973145"/>
    <w:rsid w:val="00973F51"/>
    <w:rsid w:val="00977755"/>
    <w:rsid w:val="009779AE"/>
    <w:rsid w:val="00981DEC"/>
    <w:rsid w:val="009825EC"/>
    <w:rsid w:val="0098264E"/>
    <w:rsid w:val="009904EA"/>
    <w:rsid w:val="009971F3"/>
    <w:rsid w:val="00997720"/>
    <w:rsid w:val="009A0D07"/>
    <w:rsid w:val="009A2EC7"/>
    <w:rsid w:val="009A3303"/>
    <w:rsid w:val="009A403F"/>
    <w:rsid w:val="009A4407"/>
    <w:rsid w:val="009A54FA"/>
    <w:rsid w:val="009A5543"/>
    <w:rsid w:val="009B04F4"/>
    <w:rsid w:val="009B2F85"/>
    <w:rsid w:val="009B6493"/>
    <w:rsid w:val="009B7705"/>
    <w:rsid w:val="009C01E2"/>
    <w:rsid w:val="009C0592"/>
    <w:rsid w:val="009C0C0A"/>
    <w:rsid w:val="009C1BF8"/>
    <w:rsid w:val="009C2A64"/>
    <w:rsid w:val="009C3720"/>
    <w:rsid w:val="009C39E2"/>
    <w:rsid w:val="009C4122"/>
    <w:rsid w:val="009C529D"/>
    <w:rsid w:val="009C66AB"/>
    <w:rsid w:val="009C6728"/>
    <w:rsid w:val="009C7D5A"/>
    <w:rsid w:val="009D0589"/>
    <w:rsid w:val="009D21DC"/>
    <w:rsid w:val="009D280B"/>
    <w:rsid w:val="009D627D"/>
    <w:rsid w:val="009E491F"/>
    <w:rsid w:val="009E6170"/>
    <w:rsid w:val="009E6E8F"/>
    <w:rsid w:val="009F22B3"/>
    <w:rsid w:val="009F28E5"/>
    <w:rsid w:val="009F38AF"/>
    <w:rsid w:val="009F409E"/>
    <w:rsid w:val="009F423D"/>
    <w:rsid w:val="009F6CB8"/>
    <w:rsid w:val="00A00B42"/>
    <w:rsid w:val="00A03C7E"/>
    <w:rsid w:val="00A04625"/>
    <w:rsid w:val="00A05884"/>
    <w:rsid w:val="00A11B6D"/>
    <w:rsid w:val="00A11CDF"/>
    <w:rsid w:val="00A151C7"/>
    <w:rsid w:val="00A151F8"/>
    <w:rsid w:val="00A16150"/>
    <w:rsid w:val="00A1633D"/>
    <w:rsid w:val="00A164B4"/>
    <w:rsid w:val="00A17313"/>
    <w:rsid w:val="00A21003"/>
    <w:rsid w:val="00A22082"/>
    <w:rsid w:val="00A22465"/>
    <w:rsid w:val="00A235BB"/>
    <w:rsid w:val="00A23F1A"/>
    <w:rsid w:val="00A254B4"/>
    <w:rsid w:val="00A26033"/>
    <w:rsid w:val="00A309EB"/>
    <w:rsid w:val="00A32DDF"/>
    <w:rsid w:val="00A35C56"/>
    <w:rsid w:val="00A3763B"/>
    <w:rsid w:val="00A404F8"/>
    <w:rsid w:val="00A408F2"/>
    <w:rsid w:val="00A409D2"/>
    <w:rsid w:val="00A433FC"/>
    <w:rsid w:val="00A47BB9"/>
    <w:rsid w:val="00A47E46"/>
    <w:rsid w:val="00A501E9"/>
    <w:rsid w:val="00A5094E"/>
    <w:rsid w:val="00A51324"/>
    <w:rsid w:val="00A519B8"/>
    <w:rsid w:val="00A5296D"/>
    <w:rsid w:val="00A53126"/>
    <w:rsid w:val="00A53B39"/>
    <w:rsid w:val="00A5508E"/>
    <w:rsid w:val="00A5722C"/>
    <w:rsid w:val="00A63F41"/>
    <w:rsid w:val="00A67A08"/>
    <w:rsid w:val="00A70D69"/>
    <w:rsid w:val="00A720FB"/>
    <w:rsid w:val="00A72791"/>
    <w:rsid w:val="00A73AA9"/>
    <w:rsid w:val="00A756DD"/>
    <w:rsid w:val="00A76888"/>
    <w:rsid w:val="00A81494"/>
    <w:rsid w:val="00A81793"/>
    <w:rsid w:val="00A81CED"/>
    <w:rsid w:val="00A83C97"/>
    <w:rsid w:val="00A852B5"/>
    <w:rsid w:val="00A868F6"/>
    <w:rsid w:val="00A86E50"/>
    <w:rsid w:val="00A875E1"/>
    <w:rsid w:val="00A87E05"/>
    <w:rsid w:val="00A87F6F"/>
    <w:rsid w:val="00A904C3"/>
    <w:rsid w:val="00A90616"/>
    <w:rsid w:val="00A906E9"/>
    <w:rsid w:val="00A92695"/>
    <w:rsid w:val="00A94119"/>
    <w:rsid w:val="00A94211"/>
    <w:rsid w:val="00A95F5F"/>
    <w:rsid w:val="00A97748"/>
    <w:rsid w:val="00AA00CE"/>
    <w:rsid w:val="00AA2321"/>
    <w:rsid w:val="00AA4480"/>
    <w:rsid w:val="00AA460F"/>
    <w:rsid w:val="00AB3035"/>
    <w:rsid w:val="00AB3068"/>
    <w:rsid w:val="00AB33D0"/>
    <w:rsid w:val="00AB3697"/>
    <w:rsid w:val="00AB44FB"/>
    <w:rsid w:val="00AB56AA"/>
    <w:rsid w:val="00AB59EF"/>
    <w:rsid w:val="00AC2FA4"/>
    <w:rsid w:val="00AC4CEC"/>
    <w:rsid w:val="00AC7770"/>
    <w:rsid w:val="00AD09EE"/>
    <w:rsid w:val="00AD2E66"/>
    <w:rsid w:val="00AD6F19"/>
    <w:rsid w:val="00AD741E"/>
    <w:rsid w:val="00AD74DA"/>
    <w:rsid w:val="00AE01D7"/>
    <w:rsid w:val="00AE4AD1"/>
    <w:rsid w:val="00AE74A4"/>
    <w:rsid w:val="00AE7631"/>
    <w:rsid w:val="00AF40D8"/>
    <w:rsid w:val="00AF536F"/>
    <w:rsid w:val="00AF5428"/>
    <w:rsid w:val="00AF5AE5"/>
    <w:rsid w:val="00AF7010"/>
    <w:rsid w:val="00B000AA"/>
    <w:rsid w:val="00B013C2"/>
    <w:rsid w:val="00B018A2"/>
    <w:rsid w:val="00B04518"/>
    <w:rsid w:val="00B059DD"/>
    <w:rsid w:val="00B05EE2"/>
    <w:rsid w:val="00B11BC1"/>
    <w:rsid w:val="00B12A12"/>
    <w:rsid w:val="00B138FF"/>
    <w:rsid w:val="00B13ACF"/>
    <w:rsid w:val="00B161CA"/>
    <w:rsid w:val="00B200C0"/>
    <w:rsid w:val="00B234D7"/>
    <w:rsid w:val="00B247BB"/>
    <w:rsid w:val="00B25E12"/>
    <w:rsid w:val="00B25E30"/>
    <w:rsid w:val="00B31716"/>
    <w:rsid w:val="00B32B1C"/>
    <w:rsid w:val="00B3465F"/>
    <w:rsid w:val="00B35053"/>
    <w:rsid w:val="00B404CC"/>
    <w:rsid w:val="00B4083E"/>
    <w:rsid w:val="00B43E74"/>
    <w:rsid w:val="00B45816"/>
    <w:rsid w:val="00B45A65"/>
    <w:rsid w:val="00B47AAE"/>
    <w:rsid w:val="00B5410A"/>
    <w:rsid w:val="00B5420F"/>
    <w:rsid w:val="00B55E23"/>
    <w:rsid w:val="00B569B9"/>
    <w:rsid w:val="00B56F8F"/>
    <w:rsid w:val="00B6085F"/>
    <w:rsid w:val="00B610A6"/>
    <w:rsid w:val="00B6115D"/>
    <w:rsid w:val="00B6411E"/>
    <w:rsid w:val="00B646EC"/>
    <w:rsid w:val="00B6568D"/>
    <w:rsid w:val="00B65AAB"/>
    <w:rsid w:val="00B6619C"/>
    <w:rsid w:val="00B713D6"/>
    <w:rsid w:val="00B7153C"/>
    <w:rsid w:val="00B71CA0"/>
    <w:rsid w:val="00B7325B"/>
    <w:rsid w:val="00B7341B"/>
    <w:rsid w:val="00B76A07"/>
    <w:rsid w:val="00B8007D"/>
    <w:rsid w:val="00B831B3"/>
    <w:rsid w:val="00B84685"/>
    <w:rsid w:val="00B84A53"/>
    <w:rsid w:val="00B85042"/>
    <w:rsid w:val="00B86230"/>
    <w:rsid w:val="00B86689"/>
    <w:rsid w:val="00B93A73"/>
    <w:rsid w:val="00B940CB"/>
    <w:rsid w:val="00B94C5A"/>
    <w:rsid w:val="00B965F8"/>
    <w:rsid w:val="00B97330"/>
    <w:rsid w:val="00B97DEA"/>
    <w:rsid w:val="00BA487E"/>
    <w:rsid w:val="00BB0048"/>
    <w:rsid w:val="00BB045B"/>
    <w:rsid w:val="00BB1C48"/>
    <w:rsid w:val="00BB3EEA"/>
    <w:rsid w:val="00BB5787"/>
    <w:rsid w:val="00BC1F4D"/>
    <w:rsid w:val="00BC2F47"/>
    <w:rsid w:val="00BC50DD"/>
    <w:rsid w:val="00BC5C8D"/>
    <w:rsid w:val="00BC6BCB"/>
    <w:rsid w:val="00BC7271"/>
    <w:rsid w:val="00BC7A6B"/>
    <w:rsid w:val="00BD0D5E"/>
    <w:rsid w:val="00BD1503"/>
    <w:rsid w:val="00BD15BA"/>
    <w:rsid w:val="00BD3486"/>
    <w:rsid w:val="00BD4D4B"/>
    <w:rsid w:val="00BD56A8"/>
    <w:rsid w:val="00BD740B"/>
    <w:rsid w:val="00BE3CB1"/>
    <w:rsid w:val="00BE6390"/>
    <w:rsid w:val="00BE6AAD"/>
    <w:rsid w:val="00BE7DB0"/>
    <w:rsid w:val="00BF0A18"/>
    <w:rsid w:val="00BF1910"/>
    <w:rsid w:val="00BF1CD5"/>
    <w:rsid w:val="00BF2680"/>
    <w:rsid w:val="00BF4127"/>
    <w:rsid w:val="00BF5602"/>
    <w:rsid w:val="00BF6E75"/>
    <w:rsid w:val="00C03CEA"/>
    <w:rsid w:val="00C04205"/>
    <w:rsid w:val="00C055FD"/>
    <w:rsid w:val="00C0627B"/>
    <w:rsid w:val="00C07BFB"/>
    <w:rsid w:val="00C07F73"/>
    <w:rsid w:val="00C10B66"/>
    <w:rsid w:val="00C144DE"/>
    <w:rsid w:val="00C205FE"/>
    <w:rsid w:val="00C22CE5"/>
    <w:rsid w:val="00C22E84"/>
    <w:rsid w:val="00C22F31"/>
    <w:rsid w:val="00C23765"/>
    <w:rsid w:val="00C24C46"/>
    <w:rsid w:val="00C25BF0"/>
    <w:rsid w:val="00C25D5B"/>
    <w:rsid w:val="00C27228"/>
    <w:rsid w:val="00C31CF5"/>
    <w:rsid w:val="00C33C3A"/>
    <w:rsid w:val="00C342BB"/>
    <w:rsid w:val="00C373A2"/>
    <w:rsid w:val="00C406A2"/>
    <w:rsid w:val="00C46320"/>
    <w:rsid w:val="00C511C0"/>
    <w:rsid w:val="00C51EEB"/>
    <w:rsid w:val="00C53E3F"/>
    <w:rsid w:val="00C5486B"/>
    <w:rsid w:val="00C57B45"/>
    <w:rsid w:val="00C62EA9"/>
    <w:rsid w:val="00C63728"/>
    <w:rsid w:val="00C64020"/>
    <w:rsid w:val="00C65E40"/>
    <w:rsid w:val="00C71D35"/>
    <w:rsid w:val="00C71EB4"/>
    <w:rsid w:val="00C73104"/>
    <w:rsid w:val="00C73225"/>
    <w:rsid w:val="00C735E0"/>
    <w:rsid w:val="00C760A9"/>
    <w:rsid w:val="00C77469"/>
    <w:rsid w:val="00C803E3"/>
    <w:rsid w:val="00C808D3"/>
    <w:rsid w:val="00C81792"/>
    <w:rsid w:val="00C822F8"/>
    <w:rsid w:val="00C82F0A"/>
    <w:rsid w:val="00C83BC7"/>
    <w:rsid w:val="00C849C2"/>
    <w:rsid w:val="00C851B2"/>
    <w:rsid w:val="00C85CBE"/>
    <w:rsid w:val="00C86C84"/>
    <w:rsid w:val="00C86D04"/>
    <w:rsid w:val="00C90B1C"/>
    <w:rsid w:val="00C90F57"/>
    <w:rsid w:val="00C93920"/>
    <w:rsid w:val="00C94F24"/>
    <w:rsid w:val="00C9613D"/>
    <w:rsid w:val="00C96B4F"/>
    <w:rsid w:val="00CA061E"/>
    <w:rsid w:val="00CA2CF6"/>
    <w:rsid w:val="00CA44B6"/>
    <w:rsid w:val="00CA4780"/>
    <w:rsid w:val="00CA4C05"/>
    <w:rsid w:val="00CA505C"/>
    <w:rsid w:val="00CA538C"/>
    <w:rsid w:val="00CA6D3C"/>
    <w:rsid w:val="00CB1EFA"/>
    <w:rsid w:val="00CB201B"/>
    <w:rsid w:val="00CB34FD"/>
    <w:rsid w:val="00CB7555"/>
    <w:rsid w:val="00CC03C8"/>
    <w:rsid w:val="00CC0B46"/>
    <w:rsid w:val="00CC18FD"/>
    <w:rsid w:val="00CC2857"/>
    <w:rsid w:val="00CC3D83"/>
    <w:rsid w:val="00CC6A2E"/>
    <w:rsid w:val="00CC6F65"/>
    <w:rsid w:val="00CC7636"/>
    <w:rsid w:val="00CD06DF"/>
    <w:rsid w:val="00CD13E3"/>
    <w:rsid w:val="00CD3A9C"/>
    <w:rsid w:val="00CD6711"/>
    <w:rsid w:val="00CD6D97"/>
    <w:rsid w:val="00CD7635"/>
    <w:rsid w:val="00CE0B8B"/>
    <w:rsid w:val="00CE1039"/>
    <w:rsid w:val="00CE2E9F"/>
    <w:rsid w:val="00CE3BCB"/>
    <w:rsid w:val="00CE69A2"/>
    <w:rsid w:val="00CE6CC8"/>
    <w:rsid w:val="00CE73AF"/>
    <w:rsid w:val="00CF0BD4"/>
    <w:rsid w:val="00CF180F"/>
    <w:rsid w:val="00CF1DC8"/>
    <w:rsid w:val="00CF1E9D"/>
    <w:rsid w:val="00CF26C3"/>
    <w:rsid w:val="00CF2AAF"/>
    <w:rsid w:val="00CF3852"/>
    <w:rsid w:val="00CF3F57"/>
    <w:rsid w:val="00CF6536"/>
    <w:rsid w:val="00CF7129"/>
    <w:rsid w:val="00D0252F"/>
    <w:rsid w:val="00D02994"/>
    <w:rsid w:val="00D05531"/>
    <w:rsid w:val="00D10E3D"/>
    <w:rsid w:val="00D13443"/>
    <w:rsid w:val="00D1701C"/>
    <w:rsid w:val="00D205E1"/>
    <w:rsid w:val="00D22FBC"/>
    <w:rsid w:val="00D242A9"/>
    <w:rsid w:val="00D27607"/>
    <w:rsid w:val="00D30B54"/>
    <w:rsid w:val="00D348D1"/>
    <w:rsid w:val="00D364BE"/>
    <w:rsid w:val="00D36612"/>
    <w:rsid w:val="00D36DED"/>
    <w:rsid w:val="00D37859"/>
    <w:rsid w:val="00D404BE"/>
    <w:rsid w:val="00D41435"/>
    <w:rsid w:val="00D43934"/>
    <w:rsid w:val="00D44CB4"/>
    <w:rsid w:val="00D44F0F"/>
    <w:rsid w:val="00D457D3"/>
    <w:rsid w:val="00D4601B"/>
    <w:rsid w:val="00D4631F"/>
    <w:rsid w:val="00D46AA6"/>
    <w:rsid w:val="00D4769A"/>
    <w:rsid w:val="00D47710"/>
    <w:rsid w:val="00D47CA4"/>
    <w:rsid w:val="00D51760"/>
    <w:rsid w:val="00D5388E"/>
    <w:rsid w:val="00D5535A"/>
    <w:rsid w:val="00D55CF8"/>
    <w:rsid w:val="00D60DCB"/>
    <w:rsid w:val="00D6583F"/>
    <w:rsid w:val="00D66FD8"/>
    <w:rsid w:val="00D67290"/>
    <w:rsid w:val="00D674E6"/>
    <w:rsid w:val="00D705CA"/>
    <w:rsid w:val="00D724AB"/>
    <w:rsid w:val="00D733E1"/>
    <w:rsid w:val="00D739F0"/>
    <w:rsid w:val="00D77510"/>
    <w:rsid w:val="00D8026B"/>
    <w:rsid w:val="00D8315A"/>
    <w:rsid w:val="00D84CF6"/>
    <w:rsid w:val="00D86315"/>
    <w:rsid w:val="00D87EEF"/>
    <w:rsid w:val="00D92AD2"/>
    <w:rsid w:val="00D942C9"/>
    <w:rsid w:val="00D950C7"/>
    <w:rsid w:val="00D95DD3"/>
    <w:rsid w:val="00D976E5"/>
    <w:rsid w:val="00DA6E3B"/>
    <w:rsid w:val="00DA7366"/>
    <w:rsid w:val="00DB281F"/>
    <w:rsid w:val="00DB3D02"/>
    <w:rsid w:val="00DB481B"/>
    <w:rsid w:val="00DB51E5"/>
    <w:rsid w:val="00DB58B7"/>
    <w:rsid w:val="00DB6047"/>
    <w:rsid w:val="00DC127E"/>
    <w:rsid w:val="00DC5E14"/>
    <w:rsid w:val="00DC76D8"/>
    <w:rsid w:val="00DD1001"/>
    <w:rsid w:val="00DD2864"/>
    <w:rsid w:val="00DD45F4"/>
    <w:rsid w:val="00DD49A4"/>
    <w:rsid w:val="00DD4DD0"/>
    <w:rsid w:val="00DD5408"/>
    <w:rsid w:val="00DD6749"/>
    <w:rsid w:val="00DE2116"/>
    <w:rsid w:val="00DE317B"/>
    <w:rsid w:val="00DE468F"/>
    <w:rsid w:val="00DE469F"/>
    <w:rsid w:val="00DE514E"/>
    <w:rsid w:val="00DE5B98"/>
    <w:rsid w:val="00DE7F06"/>
    <w:rsid w:val="00DF1B84"/>
    <w:rsid w:val="00DF1F4E"/>
    <w:rsid w:val="00DF2BBD"/>
    <w:rsid w:val="00DF2D59"/>
    <w:rsid w:val="00DF4B79"/>
    <w:rsid w:val="00DF6B62"/>
    <w:rsid w:val="00DF7607"/>
    <w:rsid w:val="00DF7BFA"/>
    <w:rsid w:val="00E03DFA"/>
    <w:rsid w:val="00E04AC5"/>
    <w:rsid w:val="00E07B6D"/>
    <w:rsid w:val="00E10AE1"/>
    <w:rsid w:val="00E1192D"/>
    <w:rsid w:val="00E13B63"/>
    <w:rsid w:val="00E151A6"/>
    <w:rsid w:val="00E164AF"/>
    <w:rsid w:val="00E16F6E"/>
    <w:rsid w:val="00E1754F"/>
    <w:rsid w:val="00E2405B"/>
    <w:rsid w:val="00E26B88"/>
    <w:rsid w:val="00E26C80"/>
    <w:rsid w:val="00E26D66"/>
    <w:rsid w:val="00E27FAA"/>
    <w:rsid w:val="00E303C8"/>
    <w:rsid w:val="00E305E4"/>
    <w:rsid w:val="00E31262"/>
    <w:rsid w:val="00E31F48"/>
    <w:rsid w:val="00E32528"/>
    <w:rsid w:val="00E337B2"/>
    <w:rsid w:val="00E33D04"/>
    <w:rsid w:val="00E34040"/>
    <w:rsid w:val="00E37FE2"/>
    <w:rsid w:val="00E403A8"/>
    <w:rsid w:val="00E41DA9"/>
    <w:rsid w:val="00E439A7"/>
    <w:rsid w:val="00E460B4"/>
    <w:rsid w:val="00E469C8"/>
    <w:rsid w:val="00E50228"/>
    <w:rsid w:val="00E52D66"/>
    <w:rsid w:val="00E57CE2"/>
    <w:rsid w:val="00E60CF6"/>
    <w:rsid w:val="00E638B0"/>
    <w:rsid w:val="00E63E47"/>
    <w:rsid w:val="00E65FE9"/>
    <w:rsid w:val="00E707DC"/>
    <w:rsid w:val="00E73AEA"/>
    <w:rsid w:val="00E7447E"/>
    <w:rsid w:val="00E76606"/>
    <w:rsid w:val="00E76F45"/>
    <w:rsid w:val="00E77939"/>
    <w:rsid w:val="00E826EA"/>
    <w:rsid w:val="00E8345C"/>
    <w:rsid w:val="00E85F9F"/>
    <w:rsid w:val="00E8677D"/>
    <w:rsid w:val="00E87FC3"/>
    <w:rsid w:val="00E93470"/>
    <w:rsid w:val="00EA11CF"/>
    <w:rsid w:val="00EA17C2"/>
    <w:rsid w:val="00EA28A0"/>
    <w:rsid w:val="00EA2935"/>
    <w:rsid w:val="00EA3505"/>
    <w:rsid w:val="00EA6950"/>
    <w:rsid w:val="00EA76F3"/>
    <w:rsid w:val="00EA7929"/>
    <w:rsid w:val="00EB2657"/>
    <w:rsid w:val="00EB2693"/>
    <w:rsid w:val="00EB2CAD"/>
    <w:rsid w:val="00EB454F"/>
    <w:rsid w:val="00EB5785"/>
    <w:rsid w:val="00EB66CE"/>
    <w:rsid w:val="00EC101B"/>
    <w:rsid w:val="00EC17F9"/>
    <w:rsid w:val="00EC24D7"/>
    <w:rsid w:val="00EC4706"/>
    <w:rsid w:val="00ED1BAB"/>
    <w:rsid w:val="00ED1D12"/>
    <w:rsid w:val="00ED4B09"/>
    <w:rsid w:val="00ED5725"/>
    <w:rsid w:val="00ED6FB4"/>
    <w:rsid w:val="00EE16B2"/>
    <w:rsid w:val="00EE1D6F"/>
    <w:rsid w:val="00EE3D49"/>
    <w:rsid w:val="00EE3DF4"/>
    <w:rsid w:val="00EE56F9"/>
    <w:rsid w:val="00EE6152"/>
    <w:rsid w:val="00EF0203"/>
    <w:rsid w:val="00EF0F35"/>
    <w:rsid w:val="00EF4984"/>
    <w:rsid w:val="00EF49FD"/>
    <w:rsid w:val="00EF58B7"/>
    <w:rsid w:val="00F005CA"/>
    <w:rsid w:val="00F02116"/>
    <w:rsid w:val="00F0507A"/>
    <w:rsid w:val="00F0606A"/>
    <w:rsid w:val="00F061B7"/>
    <w:rsid w:val="00F07601"/>
    <w:rsid w:val="00F078C8"/>
    <w:rsid w:val="00F11857"/>
    <w:rsid w:val="00F11DEE"/>
    <w:rsid w:val="00F11FBA"/>
    <w:rsid w:val="00F12A7A"/>
    <w:rsid w:val="00F1355B"/>
    <w:rsid w:val="00F14E0A"/>
    <w:rsid w:val="00F15C33"/>
    <w:rsid w:val="00F162E5"/>
    <w:rsid w:val="00F16938"/>
    <w:rsid w:val="00F22B91"/>
    <w:rsid w:val="00F23AE6"/>
    <w:rsid w:val="00F242E3"/>
    <w:rsid w:val="00F2495D"/>
    <w:rsid w:val="00F26026"/>
    <w:rsid w:val="00F27C5D"/>
    <w:rsid w:val="00F311F0"/>
    <w:rsid w:val="00F318B5"/>
    <w:rsid w:val="00F33294"/>
    <w:rsid w:val="00F40465"/>
    <w:rsid w:val="00F40474"/>
    <w:rsid w:val="00F430CB"/>
    <w:rsid w:val="00F44DD9"/>
    <w:rsid w:val="00F4781F"/>
    <w:rsid w:val="00F5149C"/>
    <w:rsid w:val="00F51FF2"/>
    <w:rsid w:val="00F523FC"/>
    <w:rsid w:val="00F524A8"/>
    <w:rsid w:val="00F5484D"/>
    <w:rsid w:val="00F60DF5"/>
    <w:rsid w:val="00F613BB"/>
    <w:rsid w:val="00F6348A"/>
    <w:rsid w:val="00F63BE5"/>
    <w:rsid w:val="00F65C74"/>
    <w:rsid w:val="00F660B5"/>
    <w:rsid w:val="00F662A2"/>
    <w:rsid w:val="00F6682B"/>
    <w:rsid w:val="00F668DE"/>
    <w:rsid w:val="00F676B4"/>
    <w:rsid w:val="00F728D7"/>
    <w:rsid w:val="00F74FFC"/>
    <w:rsid w:val="00F75D43"/>
    <w:rsid w:val="00F76161"/>
    <w:rsid w:val="00F76F0D"/>
    <w:rsid w:val="00F82ADF"/>
    <w:rsid w:val="00F84766"/>
    <w:rsid w:val="00F852E3"/>
    <w:rsid w:val="00F855AD"/>
    <w:rsid w:val="00F86043"/>
    <w:rsid w:val="00F86196"/>
    <w:rsid w:val="00F90086"/>
    <w:rsid w:val="00F90940"/>
    <w:rsid w:val="00F915C5"/>
    <w:rsid w:val="00F922B6"/>
    <w:rsid w:val="00F92FA5"/>
    <w:rsid w:val="00F93F46"/>
    <w:rsid w:val="00F95215"/>
    <w:rsid w:val="00F95BA2"/>
    <w:rsid w:val="00F96220"/>
    <w:rsid w:val="00F96D31"/>
    <w:rsid w:val="00FA0855"/>
    <w:rsid w:val="00FA10BD"/>
    <w:rsid w:val="00FA1781"/>
    <w:rsid w:val="00FA2AD9"/>
    <w:rsid w:val="00FA3AB9"/>
    <w:rsid w:val="00FA4364"/>
    <w:rsid w:val="00FA5D74"/>
    <w:rsid w:val="00FA60F6"/>
    <w:rsid w:val="00FA66A8"/>
    <w:rsid w:val="00FA7176"/>
    <w:rsid w:val="00FB2CDE"/>
    <w:rsid w:val="00FB3473"/>
    <w:rsid w:val="00FB4284"/>
    <w:rsid w:val="00FB4DBB"/>
    <w:rsid w:val="00FC0FCE"/>
    <w:rsid w:val="00FC199C"/>
    <w:rsid w:val="00FC1A52"/>
    <w:rsid w:val="00FC2849"/>
    <w:rsid w:val="00FC3D99"/>
    <w:rsid w:val="00FC465D"/>
    <w:rsid w:val="00FC52FF"/>
    <w:rsid w:val="00FC5D46"/>
    <w:rsid w:val="00FC6803"/>
    <w:rsid w:val="00FC6A00"/>
    <w:rsid w:val="00FD1A88"/>
    <w:rsid w:val="00FD4665"/>
    <w:rsid w:val="00FD5D91"/>
    <w:rsid w:val="00FD64D5"/>
    <w:rsid w:val="00FE0429"/>
    <w:rsid w:val="00FE1902"/>
    <w:rsid w:val="00FE30C5"/>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366"/>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unhideWhenUsed/>
    <w:rsid w:val="00615A98"/>
  </w:style>
  <w:style w:type="character" w:customStyle="1" w:styleId="CommentTextChar">
    <w:name w:val="Comment Text Char"/>
    <w:basedOn w:val="DefaultParagraphFont"/>
    <w:link w:val="CommentText"/>
    <w:uiPriority w:val="99"/>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1">
    <w:name w:val="Unresolved Mention1"/>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 w:type="character" w:customStyle="1" w:styleId="name">
    <w:name w:val="name"/>
    <w:basedOn w:val="DefaultParagraphFont"/>
    <w:rsid w:val="00A22082"/>
  </w:style>
  <w:style w:type="character" w:customStyle="1" w:styleId="surname">
    <w:name w:val="surname"/>
    <w:basedOn w:val="DefaultParagraphFont"/>
    <w:rsid w:val="00A22082"/>
  </w:style>
  <w:style w:type="character" w:customStyle="1" w:styleId="given-names">
    <w:name w:val="given-names"/>
    <w:basedOn w:val="DefaultParagraphFont"/>
    <w:rsid w:val="00A22082"/>
  </w:style>
  <w:style w:type="character" w:customStyle="1" w:styleId="comment">
    <w:name w:val="comment"/>
    <w:basedOn w:val="DefaultParagraphFont"/>
    <w:rsid w:val="00A22082"/>
  </w:style>
  <w:style w:type="character" w:customStyle="1" w:styleId="year">
    <w:name w:val="year"/>
    <w:basedOn w:val="DefaultParagraphFont"/>
    <w:rsid w:val="00A22082"/>
  </w:style>
  <w:style w:type="character" w:customStyle="1" w:styleId="article-title">
    <w:name w:val="article-title"/>
    <w:basedOn w:val="DefaultParagraphFont"/>
    <w:rsid w:val="00A22082"/>
  </w:style>
  <w:style w:type="character" w:customStyle="1" w:styleId="source">
    <w:name w:val="source"/>
    <w:basedOn w:val="DefaultParagraphFont"/>
    <w:rsid w:val="00A22082"/>
  </w:style>
  <w:style w:type="character" w:customStyle="1" w:styleId="volume">
    <w:name w:val="volume"/>
    <w:basedOn w:val="DefaultParagraphFont"/>
    <w:rsid w:val="00A22082"/>
  </w:style>
  <w:style w:type="character" w:customStyle="1" w:styleId="issue">
    <w:name w:val="issue"/>
    <w:basedOn w:val="DefaultParagraphFont"/>
    <w:rsid w:val="00A22082"/>
  </w:style>
  <w:style w:type="character" w:customStyle="1" w:styleId="fpage">
    <w:name w:val="fpage"/>
    <w:basedOn w:val="DefaultParagraphFont"/>
    <w:rsid w:val="00A22082"/>
  </w:style>
  <w:style w:type="character" w:customStyle="1" w:styleId="lpage">
    <w:name w:val="lpage"/>
    <w:basedOn w:val="DefaultParagraphFont"/>
    <w:rsid w:val="00A22082"/>
  </w:style>
  <w:style w:type="character" w:customStyle="1" w:styleId="pub-id">
    <w:name w:val="pub-id"/>
    <w:basedOn w:val="DefaultParagraphFont"/>
    <w:rsid w:val="00A22082"/>
  </w:style>
  <w:style w:type="character" w:customStyle="1" w:styleId="Title1">
    <w:name w:val="Title1"/>
    <w:basedOn w:val="DefaultParagraphFont"/>
    <w:rsid w:val="0018024D"/>
  </w:style>
  <w:style w:type="character" w:customStyle="1" w:styleId="xref-sep">
    <w:name w:val="xref-sep"/>
    <w:basedOn w:val="DefaultParagraphFont"/>
    <w:rsid w:val="0018024D"/>
  </w:style>
  <w:style w:type="paragraph" w:styleId="HTMLAddress">
    <w:name w:val="HTML Address"/>
    <w:basedOn w:val="Normal"/>
    <w:link w:val="HTMLAddressChar"/>
    <w:uiPriority w:val="99"/>
    <w:semiHidden/>
    <w:unhideWhenUsed/>
    <w:rsid w:val="0018024D"/>
    <w:pPr>
      <w:widowControl/>
    </w:pPr>
    <w:rPr>
      <w:rFonts w:ascii="Times New Roman" w:eastAsia="Times New Roman" w:hAnsi="Times New Roman"/>
      <w:i/>
      <w:iCs/>
      <w:kern w:val="0"/>
      <w:sz w:val="24"/>
      <w:szCs w:val="24"/>
      <w:lang w:eastAsia="en-US"/>
    </w:rPr>
  </w:style>
  <w:style w:type="character" w:customStyle="1" w:styleId="HTMLAddressChar">
    <w:name w:val="HTML Address Char"/>
    <w:basedOn w:val="DefaultParagraphFont"/>
    <w:link w:val="HTMLAddress"/>
    <w:uiPriority w:val="99"/>
    <w:semiHidden/>
    <w:rsid w:val="0018024D"/>
    <w:rPr>
      <w:rFonts w:ascii="Times New Roman" w:eastAsia="Times New Roman" w:hAnsi="Times New Roman"/>
      <w:i/>
      <w:iCs/>
      <w:kern w:val="0"/>
      <w:sz w:val="24"/>
      <w:szCs w:val="24"/>
    </w:rPr>
  </w:style>
  <w:style w:type="character" w:customStyle="1" w:styleId="corresp-label">
    <w:name w:val="corresp-label"/>
    <w:basedOn w:val="DefaultParagraphFont"/>
    <w:rsid w:val="0018024D"/>
  </w:style>
  <w:style w:type="character" w:customStyle="1" w:styleId="em-addr">
    <w:name w:val="em-addr"/>
    <w:basedOn w:val="DefaultParagraphFont"/>
    <w:rsid w:val="0018024D"/>
  </w:style>
  <w:style w:type="paragraph" w:customStyle="1" w:styleId="contributor-listreveal">
    <w:name w:val="contributor-list__reveal"/>
    <w:basedOn w:val="Normal"/>
    <w:rsid w:val="0018024D"/>
    <w:pPr>
      <w:widowControl/>
      <w:spacing w:before="100" w:beforeAutospacing="1" w:after="100" w:afterAutospacing="1"/>
    </w:pPr>
    <w:rPr>
      <w:rFonts w:ascii="Times New Roman" w:eastAsia="Times New Roman" w:hAnsi="Times New Roman"/>
      <w:kern w:val="0"/>
      <w:sz w:val="24"/>
      <w:szCs w:val="24"/>
      <w:lang w:eastAsia="en-US"/>
    </w:rPr>
  </w:style>
  <w:style w:type="character" w:customStyle="1" w:styleId="contributor-listtoggler">
    <w:name w:val="contributor-list__toggler"/>
    <w:basedOn w:val="DefaultParagraphFont"/>
    <w:rsid w:val="0018024D"/>
  </w:style>
  <w:style w:type="character" w:customStyle="1" w:styleId="expanded-text">
    <w:name w:val="expanded-text"/>
    <w:basedOn w:val="DefaultParagraphFont"/>
    <w:rsid w:val="0018024D"/>
  </w:style>
  <w:style w:type="character" w:styleId="HTMLCite">
    <w:name w:val="HTML Cite"/>
    <w:basedOn w:val="DefaultParagraphFont"/>
    <w:uiPriority w:val="99"/>
    <w:semiHidden/>
    <w:unhideWhenUsed/>
    <w:rsid w:val="0018024D"/>
    <w:rPr>
      <w:i/>
      <w:iCs/>
    </w:rPr>
  </w:style>
  <w:style w:type="character" w:customStyle="1" w:styleId="UnresolvedMention">
    <w:name w:val="Unresolved Mention"/>
    <w:basedOn w:val="DefaultParagraphFont"/>
    <w:uiPriority w:val="99"/>
    <w:semiHidden/>
    <w:unhideWhenUsed/>
    <w:rsid w:val="008916CE"/>
    <w:rPr>
      <w:color w:val="605E5C"/>
      <w:shd w:val="clear" w:color="auto" w:fill="E1DFDD"/>
    </w:rPr>
  </w:style>
  <w:style w:type="paragraph" w:styleId="NormalWeb">
    <w:name w:val="Normal (Web)"/>
    <w:basedOn w:val="Normal"/>
    <w:uiPriority w:val="99"/>
    <w:semiHidden/>
    <w:unhideWhenUsed/>
    <w:rsid w:val="00A03C7E"/>
    <w:pPr>
      <w:widowControl/>
      <w:spacing w:before="100" w:beforeAutospacing="1" w:after="100" w:afterAutospacing="1"/>
    </w:pPr>
    <w:rPr>
      <w:rFonts w:ascii="Times New Roman" w:eastAsia="Times New Roman" w:hAnsi="Times New Roman"/>
      <w:kern w:val="0"/>
      <w:sz w:val="24"/>
      <w:szCs w:val="24"/>
      <w:lang w:eastAsia="en-US"/>
    </w:rPr>
  </w:style>
  <w:style w:type="paragraph" w:customStyle="1" w:styleId="Default">
    <w:name w:val="Default"/>
    <w:rsid w:val="00E76606"/>
    <w:pPr>
      <w:autoSpaceDE w:val="0"/>
      <w:autoSpaceDN w:val="0"/>
      <w:adjustRightInd w:val="0"/>
      <w:spacing w:after="0" w:line="240" w:lineRule="auto"/>
    </w:pPr>
    <w:rPr>
      <w:rFonts w:ascii="Times New Roman" w:hAnsi="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6308">
      <w:bodyDiv w:val="1"/>
      <w:marLeft w:val="0"/>
      <w:marRight w:val="0"/>
      <w:marTop w:val="0"/>
      <w:marBottom w:val="0"/>
      <w:divBdr>
        <w:top w:val="none" w:sz="0" w:space="0" w:color="auto"/>
        <w:left w:val="none" w:sz="0" w:space="0" w:color="auto"/>
        <w:bottom w:val="none" w:sz="0" w:space="0" w:color="auto"/>
        <w:right w:val="none" w:sz="0" w:space="0" w:color="auto"/>
      </w:divBdr>
    </w:div>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386688242">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877207122">
      <w:bodyDiv w:val="1"/>
      <w:marLeft w:val="0"/>
      <w:marRight w:val="0"/>
      <w:marTop w:val="0"/>
      <w:marBottom w:val="0"/>
      <w:divBdr>
        <w:top w:val="none" w:sz="0" w:space="0" w:color="auto"/>
        <w:left w:val="none" w:sz="0" w:space="0" w:color="auto"/>
        <w:bottom w:val="none" w:sz="0" w:space="0" w:color="auto"/>
        <w:right w:val="none" w:sz="0" w:space="0" w:color="auto"/>
      </w:divBdr>
    </w:div>
    <w:div w:id="915015071">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40352561">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39614644">
      <w:bodyDiv w:val="1"/>
      <w:marLeft w:val="0"/>
      <w:marRight w:val="0"/>
      <w:marTop w:val="0"/>
      <w:marBottom w:val="0"/>
      <w:divBdr>
        <w:top w:val="none" w:sz="0" w:space="0" w:color="auto"/>
        <w:left w:val="none" w:sz="0" w:space="0" w:color="auto"/>
        <w:bottom w:val="none" w:sz="0" w:space="0" w:color="auto"/>
        <w:right w:val="none" w:sz="0" w:space="0" w:color="auto"/>
      </w:divBdr>
      <w:divsChild>
        <w:div w:id="1341935260">
          <w:marLeft w:val="0"/>
          <w:marRight w:val="0"/>
          <w:marTop w:val="0"/>
          <w:marBottom w:val="0"/>
          <w:divBdr>
            <w:top w:val="none" w:sz="0" w:space="0" w:color="auto"/>
            <w:left w:val="none" w:sz="0" w:space="0" w:color="auto"/>
            <w:bottom w:val="none" w:sz="0" w:space="0" w:color="auto"/>
            <w:right w:val="none" w:sz="0" w:space="0" w:color="auto"/>
          </w:divBdr>
        </w:div>
        <w:div w:id="577058178">
          <w:marLeft w:val="0"/>
          <w:marRight w:val="0"/>
          <w:marTop w:val="0"/>
          <w:marBottom w:val="0"/>
          <w:divBdr>
            <w:top w:val="none" w:sz="0" w:space="0" w:color="auto"/>
            <w:left w:val="none" w:sz="0" w:space="0" w:color="auto"/>
            <w:bottom w:val="none" w:sz="0" w:space="0" w:color="auto"/>
            <w:right w:val="none" w:sz="0" w:space="0" w:color="auto"/>
          </w:divBdr>
          <w:divsChild>
            <w:div w:id="1796941888">
              <w:marLeft w:val="0"/>
              <w:marRight w:val="0"/>
              <w:marTop w:val="0"/>
              <w:marBottom w:val="0"/>
              <w:divBdr>
                <w:top w:val="none" w:sz="0" w:space="0" w:color="auto"/>
                <w:left w:val="none" w:sz="0" w:space="0" w:color="auto"/>
                <w:bottom w:val="none" w:sz="0" w:space="0" w:color="auto"/>
                <w:right w:val="none" w:sz="0" w:space="0" w:color="auto"/>
              </w:divBdr>
              <w:divsChild>
                <w:div w:id="723875728">
                  <w:marLeft w:val="0"/>
                  <w:marRight w:val="0"/>
                  <w:marTop w:val="0"/>
                  <w:marBottom w:val="0"/>
                  <w:divBdr>
                    <w:top w:val="none" w:sz="0" w:space="0" w:color="auto"/>
                    <w:left w:val="none" w:sz="0" w:space="0" w:color="auto"/>
                    <w:bottom w:val="none" w:sz="0" w:space="0" w:color="auto"/>
                    <w:right w:val="none" w:sz="0" w:space="0" w:color="auto"/>
                  </w:divBdr>
                  <w:divsChild>
                    <w:div w:id="1878272915">
                      <w:marLeft w:val="0"/>
                      <w:marRight w:val="0"/>
                      <w:marTop w:val="0"/>
                      <w:marBottom w:val="0"/>
                      <w:divBdr>
                        <w:top w:val="none" w:sz="0" w:space="0" w:color="auto"/>
                        <w:left w:val="none" w:sz="0" w:space="0" w:color="auto"/>
                        <w:bottom w:val="none" w:sz="0" w:space="0" w:color="auto"/>
                        <w:right w:val="none" w:sz="0" w:space="0" w:color="auto"/>
                      </w:divBdr>
                      <w:divsChild>
                        <w:div w:id="7366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5662">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40140020">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ec.alaska.gov/water/water-quality/standards/" TargetMode="External"/><Relationship Id="rId2" Type="http://schemas.openxmlformats.org/officeDocument/2006/relationships/hyperlink" Target="https://nwis.waterdata.usgs.gov/ak/nwis/uv?cb_00060=on&amp;cb_00065=on&amp;format=gif_stats&amp;site_no=15266300&amp;period=&amp;begin_date=2019-01-01&amp;end_date=2019-12-19" TargetMode="External"/><Relationship Id="rId1" Type="http://schemas.openxmlformats.org/officeDocument/2006/relationships/hyperlink" Target="https://dec.alaska.gov/water/water-quality/reports" TargetMode="External"/><Relationship Id="rId4" Type="http://schemas.openxmlformats.org/officeDocument/2006/relationships/hyperlink" Target="https://dec.alaska.gov/media/21000/kenai-river-beach-2019-final-reportadec.pdf"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dec.alaska.gov/media/16761/kenai-river-zinc-and-copper-pollution-study.pdf" TargetMode="External"/><Relationship Id="rId39" Type="http://schemas.openxmlformats.org/officeDocument/2006/relationships/theme" Target="theme/theme1.xml"/><Relationship Id="rId21" Type="http://schemas.openxmlformats.org/officeDocument/2006/relationships/hyperlink" Target="https://dec.alaska.gov/media/16761/kenai-river-zinc-and-copper-pollution-study.pdf" TargetMode="External"/><Relationship Id="rId34" Type="http://schemas.openxmlformats.org/officeDocument/2006/relationships/image" Target="media/image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image" Target="media/image5.emf"/><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dec.alaska.gov/media/1046/18-aac-70.pdf" TargetMode="External"/><Relationship Id="rId32" Type="http://schemas.openxmlformats.org/officeDocument/2006/relationships/image" Target="media/image7.png"/><Relationship Id="rId37" Type="http://schemas.microsoft.com/office/2011/relationships/people" Target="people.xml"/><Relationship Id="rId40"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s://dec.alaska.gov/water/water-quality/standards/" TargetMode="External"/><Relationship Id="rId28" Type="http://schemas.openxmlformats.org/officeDocument/2006/relationships/image" Target="media/image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omments" Target="comments.xml"/><Relationship Id="rId31" Type="http://schemas.microsoft.com/office/2007/relationships/hdphoto" Target="media/hdphoto1.wd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Kenai-Watershed-Forum/KWF_Metals_2019_2020" TargetMode="Externa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yperlink" Target="https://catalog.epscor.alaska.edu/dataset" TargetMode="External"/><Relationship Id="rId33" Type="http://schemas.openxmlformats.org/officeDocument/2006/relationships/image" Target="media/image8.png"/><Relationship Id="rId38"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Rpxr">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ucia grande">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5747E"/>
    <w:rsid w:val="00063395"/>
    <w:rsid w:val="000822D9"/>
    <w:rsid w:val="000B0FA6"/>
    <w:rsid w:val="000C2A68"/>
    <w:rsid w:val="000D5D9B"/>
    <w:rsid w:val="00121726"/>
    <w:rsid w:val="00150ADE"/>
    <w:rsid w:val="00163667"/>
    <w:rsid w:val="001C1F65"/>
    <w:rsid w:val="002D31AB"/>
    <w:rsid w:val="00327824"/>
    <w:rsid w:val="00341803"/>
    <w:rsid w:val="003962F7"/>
    <w:rsid w:val="003A7C0E"/>
    <w:rsid w:val="003B5377"/>
    <w:rsid w:val="003D060E"/>
    <w:rsid w:val="003D233F"/>
    <w:rsid w:val="003F0EBD"/>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070AE"/>
    <w:rsid w:val="00956150"/>
    <w:rsid w:val="00997BFD"/>
    <w:rsid w:val="009A4904"/>
    <w:rsid w:val="009F1C4C"/>
    <w:rsid w:val="009F7469"/>
    <w:rsid w:val="00A01B73"/>
    <w:rsid w:val="00A37463"/>
    <w:rsid w:val="00AC433A"/>
    <w:rsid w:val="00AD374B"/>
    <w:rsid w:val="00B03394"/>
    <w:rsid w:val="00B16E35"/>
    <w:rsid w:val="00B46CDA"/>
    <w:rsid w:val="00BB7BE8"/>
    <w:rsid w:val="00BC38D6"/>
    <w:rsid w:val="00BE05F8"/>
    <w:rsid w:val="00C0049F"/>
    <w:rsid w:val="00C3173F"/>
    <w:rsid w:val="00C7069C"/>
    <w:rsid w:val="00C7310D"/>
    <w:rsid w:val="00C84BDE"/>
    <w:rsid w:val="00CF58D1"/>
    <w:rsid w:val="00D169AC"/>
    <w:rsid w:val="00D20118"/>
    <w:rsid w:val="00D32775"/>
    <w:rsid w:val="00D36D50"/>
    <w:rsid w:val="00DB6ABD"/>
    <w:rsid w:val="00DF13BF"/>
    <w:rsid w:val="00E22CFE"/>
    <w:rsid w:val="00E23227"/>
    <w:rsid w:val="00E2612F"/>
    <w:rsid w:val="00E479C0"/>
    <w:rsid w:val="00E63623"/>
    <w:rsid w:val="00E820C2"/>
    <w:rsid w:val="00EF1925"/>
    <w:rsid w:val="00F06A8F"/>
    <w:rsid w:val="00F27A05"/>
    <w:rsid w:val="00F43F01"/>
    <w:rsid w:val="00F44E8B"/>
    <w:rsid w:val="00FB43B8"/>
    <w:rsid w:val="00FB6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2020-12-14T00:00:00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C00C7C4F-FAE8-456D-A309-958949E1D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12327</TotalTime>
  <Pages>32</Pages>
  <Words>9299</Words>
  <Characters>53010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62185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66</cp:revision>
  <cp:lastPrinted>2019-11-29T23:21:00Z</cp:lastPrinted>
  <dcterms:created xsi:type="dcterms:W3CDTF">2021-01-04T18:25:00Z</dcterms:created>
  <dcterms:modified xsi:type="dcterms:W3CDTF">2021-02-19T20:56:00Z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
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CC3C5E"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51AD03A3" w:rsidR="00A906E9" w:rsidRDefault="00CC3C5E"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2-26T00:00:00Z">
                      <w:dateFormat w:val="M/d/yyyy"/>
                      <w:lid w:val="en-US"/>
                      <w:storeMappedDataAs w:val="dateTime"/>
                      <w:calendar w:val="gregorian"/>
                    </w:date>
                  </w:sdtPr>
                  <w:sdtContent>
                    <w:r w:rsidR="00454C72">
                      <w:rPr>
                        <w:rFonts w:ascii="Times New Roman" w:hAnsi="Times New Roman"/>
                        <w:color w:val="FFFFFF" w:themeColor="background1"/>
                        <w:sz w:val="32"/>
                        <w:szCs w:val="32"/>
                      </w:rPr>
                      <w:t>2/26/2021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CC3C5E"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Pr="00454C72" w:rsidRDefault="00514749">
          <w:pPr>
            <w:pStyle w:val="TOC1"/>
            <w:rPr>
              <w:rFonts w:eastAsiaTheme="minorEastAsia" w:cstheme="minorBidi"/>
              <w:b w:val="0"/>
              <w:caps w:val="0"/>
              <w:color w:val="auto"/>
              <w:kern w:val="0"/>
              <w:sz w:val="24"/>
              <w:szCs w:val="24"/>
              <w:lang w:eastAsia="en-US"/>
            </w:rPr>
          </w:pPr>
          <w:r>
            <w:fldChar w:fldCharType="begin"/>
          </w:r>
          <w:r w:rsidR="00CF3F57">
            <w:instrText xml:space="preserve"> TOC \o "1-3" \h \z \u </w:instrText>
          </w:r>
          <w:r>
            <w:fldChar w:fldCharType="separate"/>
          </w:r>
          <w:hyperlink w:anchor="_Toc64271413" w:history="1">
            <w:r w:rsidR="00430E3E" w:rsidRPr="00454C72">
              <w:rPr>
                <w:rStyle w:val="Hyperlink"/>
                <w:sz w:val="24"/>
                <w:szCs w:val="24"/>
              </w:rPr>
              <w:t>list of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12E9C0F2" w14:textId="7879BB24" w:rsidR="00430E3E" w:rsidRPr="00454C72" w:rsidRDefault="00CC3C5E">
          <w:pPr>
            <w:pStyle w:val="TOC1"/>
            <w:rPr>
              <w:rFonts w:eastAsiaTheme="minorEastAsia" w:cstheme="minorBidi"/>
              <w:b w:val="0"/>
              <w:caps w:val="0"/>
              <w:color w:val="auto"/>
              <w:kern w:val="0"/>
              <w:sz w:val="24"/>
              <w:szCs w:val="24"/>
              <w:lang w:eastAsia="en-US"/>
            </w:rPr>
          </w:pPr>
          <w:hyperlink w:anchor="_Toc64271414" w:history="1">
            <w:r w:rsidR="00430E3E" w:rsidRPr="00454C72">
              <w:rPr>
                <w:rStyle w:val="Hyperlink"/>
                <w:sz w:val="24"/>
                <w:szCs w:val="24"/>
              </w:rPr>
              <w:t>list of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iii</w:t>
            </w:r>
            <w:r w:rsidR="00430E3E" w:rsidRPr="00454C72">
              <w:rPr>
                <w:webHidden/>
                <w:sz w:val="24"/>
                <w:szCs w:val="24"/>
              </w:rPr>
              <w:fldChar w:fldCharType="end"/>
            </w:r>
          </w:hyperlink>
        </w:p>
        <w:p w14:paraId="2C9BC82D" w14:textId="49EE5BC3" w:rsidR="00430E3E" w:rsidRPr="00454C72" w:rsidRDefault="00CC3C5E">
          <w:pPr>
            <w:pStyle w:val="TOC1"/>
            <w:rPr>
              <w:rFonts w:eastAsiaTheme="minorEastAsia" w:cstheme="minorBidi"/>
              <w:b w:val="0"/>
              <w:caps w:val="0"/>
              <w:color w:val="auto"/>
              <w:kern w:val="0"/>
              <w:sz w:val="24"/>
              <w:szCs w:val="24"/>
              <w:lang w:eastAsia="en-US"/>
            </w:rPr>
          </w:pPr>
          <w:hyperlink w:anchor="_Toc64271415" w:history="1">
            <w:r w:rsidR="00430E3E" w:rsidRPr="00454C72">
              <w:rPr>
                <w:rStyle w:val="Hyperlink"/>
                <w:sz w:val="24"/>
                <w:szCs w:val="24"/>
              </w:rPr>
              <w:t>Purpose</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4</w:t>
            </w:r>
            <w:r w:rsidR="00430E3E" w:rsidRPr="00454C72">
              <w:rPr>
                <w:webHidden/>
                <w:sz w:val="24"/>
                <w:szCs w:val="24"/>
              </w:rPr>
              <w:fldChar w:fldCharType="end"/>
            </w:r>
          </w:hyperlink>
        </w:p>
        <w:p w14:paraId="6F5B2C07" w14:textId="50476E0A" w:rsidR="00430E3E" w:rsidRPr="00454C72" w:rsidRDefault="00CC3C5E">
          <w:pPr>
            <w:pStyle w:val="TOC2"/>
            <w:rPr>
              <w:rFonts w:eastAsiaTheme="minorEastAsia" w:cstheme="minorBidi"/>
              <w:kern w:val="0"/>
              <w:sz w:val="24"/>
              <w:szCs w:val="24"/>
              <w:lang w:eastAsia="en-US"/>
            </w:rPr>
          </w:pPr>
          <w:hyperlink w:anchor="_Toc64271416" w:history="1">
            <w:r w:rsidR="00430E3E" w:rsidRPr="00454C72">
              <w:rPr>
                <w:rStyle w:val="Hyperlink"/>
                <w:bCs/>
                <w:sz w:val="24"/>
                <w:szCs w:val="24"/>
              </w:rPr>
              <w:t>Acronyms &amp; Abbreviations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5</w:t>
            </w:r>
            <w:r w:rsidR="00430E3E" w:rsidRPr="00454C72">
              <w:rPr>
                <w:webHidden/>
                <w:sz w:val="24"/>
                <w:szCs w:val="24"/>
              </w:rPr>
              <w:fldChar w:fldCharType="end"/>
            </w:r>
          </w:hyperlink>
        </w:p>
        <w:p w14:paraId="17B505E7" w14:textId="5CA8BFE4" w:rsidR="00430E3E" w:rsidRPr="00454C72" w:rsidRDefault="00CC3C5E">
          <w:pPr>
            <w:pStyle w:val="TOC1"/>
            <w:rPr>
              <w:rFonts w:eastAsiaTheme="minorEastAsia" w:cstheme="minorBidi"/>
              <w:b w:val="0"/>
              <w:caps w:val="0"/>
              <w:color w:val="auto"/>
              <w:kern w:val="0"/>
              <w:sz w:val="24"/>
              <w:szCs w:val="24"/>
              <w:lang w:eastAsia="en-US"/>
            </w:rPr>
          </w:pPr>
          <w:hyperlink w:anchor="_Toc64271417" w:history="1">
            <w:r w:rsidR="00430E3E" w:rsidRPr="00454C72">
              <w:rPr>
                <w:rStyle w:val="Hyperlink"/>
                <w:bCs/>
                <w:sz w:val="24"/>
                <w:szCs w:val="24"/>
              </w:rPr>
              <w:t>Introduction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6</w:t>
            </w:r>
            <w:r w:rsidR="00430E3E" w:rsidRPr="00454C72">
              <w:rPr>
                <w:webHidden/>
                <w:sz w:val="24"/>
                <w:szCs w:val="24"/>
              </w:rPr>
              <w:fldChar w:fldCharType="end"/>
            </w:r>
          </w:hyperlink>
        </w:p>
        <w:p w14:paraId="16B01E0D" w14:textId="3DE7F7E1" w:rsidR="00430E3E" w:rsidRPr="00454C72" w:rsidRDefault="00CC3C5E">
          <w:pPr>
            <w:pStyle w:val="TOC1"/>
            <w:rPr>
              <w:rFonts w:eastAsiaTheme="minorEastAsia" w:cstheme="minorBidi"/>
              <w:b w:val="0"/>
              <w:caps w:val="0"/>
              <w:color w:val="auto"/>
              <w:kern w:val="0"/>
              <w:sz w:val="24"/>
              <w:szCs w:val="24"/>
              <w:lang w:eastAsia="en-US"/>
            </w:rPr>
          </w:pPr>
          <w:hyperlink w:anchor="_Toc64271418" w:history="1">
            <w:r w:rsidR="00430E3E" w:rsidRPr="00454C72">
              <w:rPr>
                <w:rStyle w:val="Hyperlink"/>
                <w:bCs/>
                <w:sz w:val="24"/>
                <w:szCs w:val="24"/>
              </w:rPr>
              <w:t>Methods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7D7D95DC" w14:textId="3F36425E" w:rsidR="00430E3E" w:rsidRPr="00454C72" w:rsidRDefault="00CC3C5E">
          <w:pPr>
            <w:pStyle w:val="TOC2"/>
            <w:rPr>
              <w:rFonts w:eastAsiaTheme="minorEastAsia" w:cstheme="minorBidi"/>
              <w:kern w:val="0"/>
              <w:sz w:val="24"/>
              <w:szCs w:val="24"/>
              <w:lang w:eastAsia="en-US"/>
            </w:rPr>
          </w:pPr>
          <w:hyperlink w:anchor="_Toc64271419"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_Toc64271419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55EB2184" w14:textId="3BFD3A6B" w:rsidR="00430E3E" w:rsidRPr="00454C72" w:rsidRDefault="00CC3C5E">
          <w:pPr>
            <w:pStyle w:val="TOC3"/>
            <w:rPr>
              <w:rFonts w:eastAsiaTheme="minorEastAsia" w:cstheme="minorBidi"/>
              <w:kern w:val="0"/>
              <w:sz w:val="24"/>
              <w:szCs w:val="24"/>
              <w:lang w:eastAsia="en-US"/>
            </w:rPr>
          </w:pPr>
          <w:hyperlink w:anchor="_Toc64271420" w:history="1">
            <w:r w:rsidR="00430E3E" w:rsidRPr="00454C72">
              <w:rPr>
                <w:rStyle w:val="Hyperlink"/>
                <w:sz w:val="24"/>
                <w:szCs w:val="24"/>
              </w:rPr>
              <w:t>Kenai River Baseline Water Quality Monitoring (KRBWQM)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7</w:t>
            </w:r>
            <w:r w:rsidR="00430E3E" w:rsidRPr="00454C72">
              <w:rPr>
                <w:webHidden/>
                <w:sz w:val="24"/>
                <w:szCs w:val="24"/>
              </w:rPr>
              <w:fldChar w:fldCharType="end"/>
            </w:r>
          </w:hyperlink>
        </w:p>
        <w:p w14:paraId="3871A3E3" w14:textId="2D6A2C8D" w:rsidR="00430E3E" w:rsidRPr="00454C72" w:rsidRDefault="00CC3C5E">
          <w:pPr>
            <w:pStyle w:val="TOC3"/>
            <w:rPr>
              <w:rFonts w:eastAsiaTheme="minorEastAsia" w:cstheme="minorBidi"/>
              <w:kern w:val="0"/>
              <w:sz w:val="24"/>
              <w:szCs w:val="24"/>
              <w:lang w:eastAsia="en-US"/>
            </w:rPr>
          </w:pPr>
          <w:hyperlink w:anchor="_Toc64271421" w:history="1">
            <w:r w:rsidR="00430E3E" w:rsidRPr="00454C72">
              <w:rPr>
                <w:rStyle w:val="Hyperlink"/>
                <w:sz w:val="24"/>
                <w:szCs w:val="24"/>
              </w:rPr>
              <w:t>Copper and zinc-specific sampling events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A91A9F" w14:textId="64623D6C" w:rsidR="00430E3E" w:rsidRPr="00454C72" w:rsidRDefault="00CC3C5E">
          <w:pPr>
            <w:pStyle w:val="TOC3"/>
            <w:rPr>
              <w:rFonts w:eastAsiaTheme="minorEastAsia" w:cstheme="minorBidi"/>
              <w:kern w:val="0"/>
              <w:sz w:val="24"/>
              <w:szCs w:val="24"/>
              <w:lang w:eastAsia="en-US"/>
            </w:rPr>
          </w:pPr>
          <w:hyperlink w:anchor="_Toc64271422" w:history="1">
            <w:r w:rsidR="00430E3E" w:rsidRPr="00454C72">
              <w:rPr>
                <w:rStyle w:val="Hyperlink"/>
                <w:sz w:val="24"/>
                <w:szCs w:val="24"/>
              </w:rPr>
              <w:t>Sample Accuracy and Precision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446F39D3" w14:textId="6F4DD535" w:rsidR="00430E3E" w:rsidRPr="00454C72" w:rsidRDefault="00CC3C5E">
          <w:pPr>
            <w:pStyle w:val="TOC3"/>
            <w:rPr>
              <w:rFonts w:eastAsiaTheme="minorEastAsia" w:cstheme="minorBidi"/>
              <w:kern w:val="0"/>
              <w:sz w:val="24"/>
              <w:szCs w:val="24"/>
              <w:lang w:eastAsia="en-US"/>
            </w:rPr>
          </w:pPr>
          <w:hyperlink w:anchor="_Toc64271423" w:history="1">
            <w:r w:rsidR="00430E3E" w:rsidRPr="00454C72">
              <w:rPr>
                <w:rStyle w:val="Hyperlink"/>
                <w:sz w:val="24"/>
                <w:szCs w:val="24"/>
              </w:rPr>
              <w:t>2019 Hardness values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8</w:t>
            </w:r>
            <w:r w:rsidR="00430E3E" w:rsidRPr="00454C72">
              <w:rPr>
                <w:webHidden/>
                <w:sz w:val="24"/>
                <w:szCs w:val="24"/>
              </w:rPr>
              <w:fldChar w:fldCharType="end"/>
            </w:r>
          </w:hyperlink>
        </w:p>
        <w:p w14:paraId="7A0A3B6D" w14:textId="408AB05C" w:rsidR="00430E3E" w:rsidRPr="00454C72" w:rsidRDefault="00CC3C5E">
          <w:pPr>
            <w:pStyle w:val="TOC2"/>
            <w:rPr>
              <w:rFonts w:eastAsiaTheme="minorEastAsia" w:cstheme="minorBidi"/>
              <w:kern w:val="0"/>
              <w:sz w:val="24"/>
              <w:szCs w:val="24"/>
              <w:lang w:eastAsia="en-US"/>
            </w:rPr>
          </w:pPr>
          <w:hyperlink w:anchor="_Toc64271424"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596B463" w14:textId="16FF45C7" w:rsidR="00430E3E" w:rsidRPr="00454C72" w:rsidRDefault="00CC3C5E">
          <w:pPr>
            <w:pStyle w:val="TOC3"/>
            <w:rPr>
              <w:rFonts w:eastAsiaTheme="minorEastAsia" w:cstheme="minorBidi"/>
              <w:kern w:val="0"/>
              <w:sz w:val="24"/>
              <w:szCs w:val="24"/>
              <w:lang w:eastAsia="en-US"/>
            </w:rPr>
          </w:pPr>
          <w:hyperlink w:anchor="_Toc64271425"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31933A78" w14:textId="5D9436DC" w:rsidR="00430E3E" w:rsidRPr="00454C72" w:rsidRDefault="00CC3C5E">
          <w:pPr>
            <w:pStyle w:val="TOC3"/>
            <w:rPr>
              <w:rFonts w:eastAsiaTheme="minorEastAsia" w:cstheme="minorBidi"/>
              <w:kern w:val="0"/>
              <w:sz w:val="24"/>
              <w:szCs w:val="24"/>
              <w:lang w:eastAsia="en-US"/>
            </w:rPr>
          </w:pPr>
          <w:hyperlink w:anchor="_Toc64271426"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7836D4D9" w14:textId="42C2482E" w:rsidR="00430E3E" w:rsidRPr="00454C72" w:rsidRDefault="00CC3C5E">
          <w:pPr>
            <w:pStyle w:val="TOC1"/>
            <w:rPr>
              <w:rFonts w:eastAsiaTheme="minorEastAsia" w:cstheme="minorBidi"/>
              <w:b w:val="0"/>
              <w:caps w:val="0"/>
              <w:color w:val="auto"/>
              <w:kern w:val="0"/>
              <w:sz w:val="24"/>
              <w:szCs w:val="24"/>
              <w:lang w:eastAsia="en-US"/>
            </w:rPr>
          </w:pPr>
          <w:hyperlink w:anchor="_Toc64271427" w:history="1">
            <w:r w:rsidR="00430E3E" w:rsidRPr="00454C72">
              <w:rPr>
                <w:rStyle w:val="Hyperlink"/>
                <w:sz w:val="24"/>
                <w:szCs w:val="24"/>
              </w:rPr>
              <w:t>RESULTS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6A907F11" w14:textId="17917374" w:rsidR="00430E3E" w:rsidRPr="00454C72" w:rsidRDefault="00CC3C5E">
          <w:pPr>
            <w:pStyle w:val="TOC2"/>
            <w:rPr>
              <w:rFonts w:eastAsiaTheme="minorEastAsia" w:cstheme="minorBidi"/>
              <w:kern w:val="0"/>
              <w:sz w:val="24"/>
              <w:szCs w:val="24"/>
              <w:lang w:eastAsia="en-US"/>
            </w:rPr>
          </w:pPr>
          <w:hyperlink w:anchor="_Toc64271428"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4467A14B" w14:textId="37EB22D4" w:rsidR="00430E3E" w:rsidRPr="00454C72" w:rsidRDefault="00CC3C5E">
          <w:pPr>
            <w:pStyle w:val="TOC3"/>
            <w:rPr>
              <w:rFonts w:eastAsiaTheme="minorEastAsia" w:cstheme="minorBidi"/>
              <w:kern w:val="0"/>
              <w:sz w:val="24"/>
              <w:szCs w:val="24"/>
              <w:lang w:eastAsia="en-US"/>
            </w:rPr>
          </w:pPr>
          <w:hyperlink w:anchor="_Toc64271429"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_Toc64271429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9</w:t>
            </w:r>
            <w:r w:rsidR="00430E3E" w:rsidRPr="00454C72">
              <w:rPr>
                <w:webHidden/>
                <w:sz w:val="24"/>
                <w:szCs w:val="24"/>
              </w:rPr>
              <w:fldChar w:fldCharType="end"/>
            </w:r>
          </w:hyperlink>
        </w:p>
        <w:p w14:paraId="56A38639" w14:textId="4962E248" w:rsidR="00430E3E" w:rsidRPr="00454C72" w:rsidRDefault="00CC3C5E">
          <w:pPr>
            <w:pStyle w:val="TOC3"/>
            <w:rPr>
              <w:rFonts w:eastAsiaTheme="minorEastAsia" w:cstheme="minorBidi"/>
              <w:kern w:val="0"/>
              <w:sz w:val="24"/>
              <w:szCs w:val="24"/>
              <w:lang w:eastAsia="en-US"/>
            </w:rPr>
          </w:pPr>
          <w:hyperlink w:anchor="_Toc64271430"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611997" w14:textId="6BA687FC" w:rsidR="00430E3E" w:rsidRPr="00454C72" w:rsidRDefault="00CC3C5E">
          <w:pPr>
            <w:pStyle w:val="TOC3"/>
            <w:rPr>
              <w:rFonts w:eastAsiaTheme="minorEastAsia" w:cstheme="minorBidi"/>
              <w:kern w:val="0"/>
              <w:sz w:val="24"/>
              <w:szCs w:val="24"/>
              <w:lang w:eastAsia="en-US"/>
            </w:rPr>
          </w:pPr>
          <w:hyperlink w:anchor="_Toc64271431"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5A1F8A60" w14:textId="43C6EDEA" w:rsidR="00430E3E" w:rsidRPr="00454C72" w:rsidRDefault="00CC3C5E">
          <w:pPr>
            <w:pStyle w:val="TOC2"/>
            <w:rPr>
              <w:rFonts w:eastAsiaTheme="minorEastAsia" w:cstheme="minorBidi"/>
              <w:kern w:val="0"/>
              <w:sz w:val="24"/>
              <w:szCs w:val="24"/>
              <w:lang w:eastAsia="en-US"/>
            </w:rPr>
          </w:pPr>
          <w:hyperlink w:anchor="_Toc64271432"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070C5A86" w14:textId="066F32CA" w:rsidR="00430E3E" w:rsidRPr="00454C72" w:rsidRDefault="00CC3C5E">
          <w:pPr>
            <w:pStyle w:val="TOC3"/>
            <w:rPr>
              <w:rFonts w:eastAsiaTheme="minorEastAsia" w:cstheme="minorBidi"/>
              <w:kern w:val="0"/>
              <w:sz w:val="24"/>
              <w:szCs w:val="24"/>
              <w:lang w:eastAsia="en-US"/>
            </w:rPr>
          </w:pPr>
          <w:hyperlink w:anchor="_Toc64271433" w:history="1">
            <w:r w:rsidR="00430E3E" w:rsidRPr="00454C72">
              <w:rPr>
                <w:rStyle w:val="Hyperlink"/>
                <w:sz w:val="24"/>
                <w:szCs w:val="24"/>
              </w:rPr>
              <w:t>Potential sources on the Kenai River mainstem</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7FF96B64" w14:textId="6545BA78" w:rsidR="00430E3E" w:rsidRPr="00454C72" w:rsidRDefault="00CC3C5E">
          <w:pPr>
            <w:pStyle w:val="TOC3"/>
            <w:rPr>
              <w:rFonts w:eastAsiaTheme="minorEastAsia" w:cstheme="minorBidi"/>
              <w:kern w:val="0"/>
              <w:sz w:val="24"/>
              <w:szCs w:val="24"/>
              <w:lang w:eastAsia="en-US"/>
            </w:rPr>
          </w:pPr>
          <w:hyperlink w:anchor="_Toc64271434"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10</w:t>
            </w:r>
            <w:r w:rsidR="00430E3E" w:rsidRPr="00454C72">
              <w:rPr>
                <w:webHidden/>
                <w:sz w:val="24"/>
                <w:szCs w:val="24"/>
              </w:rPr>
              <w:fldChar w:fldCharType="end"/>
            </w:r>
          </w:hyperlink>
        </w:p>
        <w:p w14:paraId="1E99DBAF" w14:textId="628640C3" w:rsidR="00430E3E" w:rsidRPr="00454C72" w:rsidRDefault="00CC3C5E">
          <w:pPr>
            <w:pStyle w:val="TOC1"/>
            <w:rPr>
              <w:rFonts w:eastAsiaTheme="minorEastAsia" w:cstheme="minorBidi"/>
              <w:b w:val="0"/>
              <w:caps w:val="0"/>
              <w:color w:val="auto"/>
              <w:kern w:val="0"/>
              <w:sz w:val="24"/>
              <w:szCs w:val="24"/>
              <w:lang w:eastAsia="en-US"/>
            </w:rPr>
          </w:pPr>
          <w:hyperlink w:anchor="_Toc64271435" w:history="1">
            <w:r w:rsidR="00430E3E" w:rsidRPr="00454C72">
              <w:rPr>
                <w:rStyle w:val="Hyperlink"/>
                <w:sz w:val="24"/>
                <w:szCs w:val="24"/>
              </w:rPr>
              <w:t>DISCUSSION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F8D81E6" w14:textId="465A8D00" w:rsidR="00430E3E" w:rsidRPr="00454C72" w:rsidRDefault="00CC3C5E">
          <w:pPr>
            <w:pStyle w:val="TOC2"/>
            <w:rPr>
              <w:rFonts w:eastAsiaTheme="minorEastAsia" w:cstheme="minorBidi"/>
              <w:kern w:val="0"/>
              <w:sz w:val="24"/>
              <w:szCs w:val="24"/>
              <w:lang w:eastAsia="en-US"/>
            </w:rPr>
          </w:pPr>
          <w:hyperlink w:anchor="_Toc64271436" w:history="1">
            <w:r w:rsidR="00430E3E" w:rsidRPr="00454C72">
              <w:rPr>
                <w:rStyle w:val="Hyperlink"/>
                <w:sz w:val="24"/>
                <w:szCs w:val="24"/>
              </w:rPr>
              <w:t>Copper and zinc sampling</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42BD064F" w14:textId="183354E2" w:rsidR="00430E3E" w:rsidRPr="00454C72" w:rsidRDefault="00CC3C5E">
          <w:pPr>
            <w:pStyle w:val="TOC3"/>
            <w:rPr>
              <w:rFonts w:eastAsiaTheme="minorEastAsia" w:cstheme="minorBidi"/>
              <w:kern w:val="0"/>
              <w:sz w:val="24"/>
              <w:szCs w:val="24"/>
              <w:lang w:eastAsia="en-US"/>
            </w:rPr>
          </w:pPr>
          <w:hyperlink w:anchor="_Toc64271437" w:history="1">
            <w:r w:rsidR="00430E3E" w:rsidRPr="00454C72">
              <w:rPr>
                <w:rStyle w:val="Hyperlink"/>
                <w:sz w:val="24"/>
                <w:szCs w:val="24"/>
              </w:rPr>
              <w:t>Copper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68A7CF8D" w14:textId="55D2569B" w:rsidR="00430E3E" w:rsidRPr="00454C72" w:rsidRDefault="00CC3C5E">
          <w:pPr>
            <w:pStyle w:val="TOC3"/>
            <w:rPr>
              <w:rFonts w:eastAsiaTheme="minorEastAsia" w:cstheme="minorBidi"/>
              <w:kern w:val="0"/>
              <w:sz w:val="24"/>
              <w:szCs w:val="24"/>
              <w:lang w:eastAsia="en-US"/>
            </w:rPr>
          </w:pPr>
          <w:hyperlink w:anchor="_Toc64271438" w:history="1">
            <w:r w:rsidR="00430E3E" w:rsidRPr="00454C72">
              <w:rPr>
                <w:rStyle w:val="Hyperlink"/>
                <w:sz w:val="24"/>
                <w:szCs w:val="24"/>
              </w:rPr>
              <w:t>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11</w:t>
            </w:r>
            <w:r w:rsidR="00430E3E" w:rsidRPr="00454C72">
              <w:rPr>
                <w:webHidden/>
                <w:sz w:val="24"/>
                <w:szCs w:val="24"/>
              </w:rPr>
              <w:fldChar w:fldCharType="end"/>
            </w:r>
          </w:hyperlink>
        </w:p>
        <w:p w14:paraId="08D23FAC" w14:textId="245832E6" w:rsidR="00430E3E" w:rsidRPr="00454C72" w:rsidRDefault="00CC3C5E">
          <w:pPr>
            <w:pStyle w:val="TOC3"/>
            <w:rPr>
              <w:rFonts w:eastAsiaTheme="minorEastAsia" w:cstheme="minorBidi"/>
              <w:kern w:val="0"/>
              <w:sz w:val="24"/>
              <w:szCs w:val="24"/>
              <w:lang w:eastAsia="en-US"/>
            </w:rPr>
          </w:pPr>
          <w:hyperlink w:anchor="_Toc64271439" w:history="1">
            <w:r w:rsidR="00430E3E" w:rsidRPr="00454C72">
              <w:rPr>
                <w:rStyle w:val="Hyperlink"/>
                <w:sz w:val="24"/>
                <w:szCs w:val="24"/>
              </w:rPr>
              <w:t>Variation among replicate samples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_Toc64271439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04E16F19" w14:textId="147EE6C2" w:rsidR="00430E3E" w:rsidRPr="00454C72" w:rsidRDefault="00CC3C5E">
          <w:pPr>
            <w:pStyle w:val="TOC3"/>
            <w:rPr>
              <w:rFonts w:eastAsiaTheme="minorEastAsia" w:cstheme="minorBidi"/>
              <w:kern w:val="0"/>
              <w:sz w:val="24"/>
              <w:szCs w:val="24"/>
              <w:lang w:eastAsia="en-US"/>
            </w:rPr>
          </w:pPr>
          <w:hyperlink w:anchor="_Toc64271440" w:history="1">
            <w:r w:rsidR="00430E3E" w:rsidRPr="00454C72">
              <w:rPr>
                <w:rStyle w:val="Hyperlink"/>
                <w:sz w:val="24"/>
                <w:szCs w:val="24"/>
              </w:rPr>
              <w:t>Potential Drivers of copper and zinc exceedances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_Toc64271440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12</w:t>
            </w:r>
            <w:r w:rsidR="00430E3E" w:rsidRPr="00454C72">
              <w:rPr>
                <w:webHidden/>
                <w:sz w:val="24"/>
                <w:szCs w:val="24"/>
              </w:rPr>
              <w:fldChar w:fldCharType="end"/>
            </w:r>
          </w:hyperlink>
        </w:p>
        <w:p w14:paraId="576FBBBE" w14:textId="4ECCC495" w:rsidR="00430E3E" w:rsidRPr="00454C72" w:rsidRDefault="00CC3C5E">
          <w:pPr>
            <w:pStyle w:val="TOC3"/>
            <w:rPr>
              <w:rFonts w:eastAsiaTheme="minorEastAsia" w:cstheme="minorBidi"/>
              <w:kern w:val="0"/>
              <w:sz w:val="24"/>
              <w:szCs w:val="24"/>
              <w:lang w:eastAsia="en-US"/>
            </w:rPr>
          </w:pPr>
          <w:hyperlink w:anchor="_Toc64271441" w:history="1">
            <w:r w:rsidR="00430E3E" w:rsidRPr="00454C72">
              <w:rPr>
                <w:rStyle w:val="Hyperlink"/>
                <w:sz w:val="24"/>
                <w:szCs w:val="24"/>
              </w:rPr>
              <w:t>Mapping potential sources of copper and zinc</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_Toc64271441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7482418F" w14:textId="6D5F16AD" w:rsidR="00430E3E" w:rsidRPr="00454C72" w:rsidRDefault="00CC3C5E">
          <w:pPr>
            <w:pStyle w:val="TOC3"/>
            <w:rPr>
              <w:rFonts w:eastAsiaTheme="minorEastAsia" w:cstheme="minorBidi"/>
              <w:kern w:val="0"/>
              <w:sz w:val="24"/>
              <w:szCs w:val="24"/>
              <w:lang w:eastAsia="en-US"/>
            </w:rPr>
          </w:pPr>
          <w:hyperlink w:anchor="_Toc64271442" w:history="1">
            <w:r w:rsidR="00430E3E" w:rsidRPr="00454C72">
              <w:rPr>
                <w:rStyle w:val="Hyperlink"/>
                <w:sz w:val="24"/>
                <w:szCs w:val="24"/>
              </w:rPr>
              <w:t>Potential sources on the Kenai River</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_Toc64271442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13</w:t>
            </w:r>
            <w:r w:rsidR="00430E3E" w:rsidRPr="00454C72">
              <w:rPr>
                <w:webHidden/>
                <w:sz w:val="24"/>
                <w:szCs w:val="24"/>
              </w:rPr>
              <w:fldChar w:fldCharType="end"/>
            </w:r>
          </w:hyperlink>
        </w:p>
        <w:p w14:paraId="441A0D79" w14:textId="7F634592" w:rsidR="00430E3E" w:rsidRPr="00454C72" w:rsidRDefault="00CC3C5E">
          <w:pPr>
            <w:pStyle w:val="TOC3"/>
            <w:rPr>
              <w:rFonts w:eastAsiaTheme="minorEastAsia" w:cstheme="minorBidi"/>
              <w:kern w:val="0"/>
              <w:sz w:val="24"/>
              <w:szCs w:val="24"/>
              <w:lang w:eastAsia="en-US"/>
            </w:rPr>
          </w:pPr>
          <w:hyperlink w:anchor="_Toc64271443" w:history="1">
            <w:r w:rsidR="00430E3E" w:rsidRPr="00454C72">
              <w:rPr>
                <w:rStyle w:val="Hyperlink"/>
                <w:sz w:val="24"/>
                <w:szCs w:val="24"/>
              </w:rPr>
              <w:t>Potential sources throughout the Kenai River watershed</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_Toc64271443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3683C4FB" w14:textId="3501DB9D" w:rsidR="00430E3E" w:rsidRPr="00454C72" w:rsidRDefault="00CC3C5E">
          <w:pPr>
            <w:pStyle w:val="TOC1"/>
            <w:rPr>
              <w:rFonts w:eastAsiaTheme="minorEastAsia" w:cstheme="minorBidi"/>
              <w:b w:val="0"/>
              <w:caps w:val="0"/>
              <w:color w:val="auto"/>
              <w:kern w:val="0"/>
              <w:sz w:val="24"/>
              <w:szCs w:val="24"/>
              <w:lang w:eastAsia="en-US"/>
            </w:rPr>
          </w:pPr>
          <w:hyperlink w:anchor="_Toc64271444" w:history="1">
            <w:r w:rsidR="00430E3E" w:rsidRPr="00454C72">
              <w:rPr>
                <w:rStyle w:val="Hyperlink"/>
                <w:sz w:val="24"/>
                <w:szCs w:val="24"/>
              </w:rPr>
              <w:t>CONCLUSION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_Toc64271444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14</w:t>
            </w:r>
            <w:r w:rsidR="00430E3E" w:rsidRPr="00454C72">
              <w:rPr>
                <w:webHidden/>
                <w:sz w:val="24"/>
                <w:szCs w:val="24"/>
              </w:rPr>
              <w:fldChar w:fldCharType="end"/>
            </w:r>
          </w:hyperlink>
        </w:p>
        <w:p w14:paraId="7828ABD8" w14:textId="37FAD290" w:rsidR="00430E3E" w:rsidRPr="00454C72" w:rsidRDefault="00CC3C5E">
          <w:pPr>
            <w:pStyle w:val="TOC3"/>
            <w:rPr>
              <w:rFonts w:eastAsiaTheme="minorEastAsia" w:cstheme="minorBidi"/>
              <w:kern w:val="0"/>
              <w:sz w:val="24"/>
              <w:szCs w:val="24"/>
              <w:lang w:eastAsia="en-US"/>
            </w:rPr>
          </w:pPr>
          <w:hyperlink w:anchor="_Toc64271445" w:history="1">
            <w:r w:rsidR="00430E3E" w:rsidRPr="00454C72">
              <w:rPr>
                <w:rStyle w:val="Hyperlink"/>
                <w:sz w:val="24"/>
                <w:szCs w:val="24"/>
              </w:rPr>
              <w:t>From information to action</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_Toc64271445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4B55756E" w14:textId="1952B45A" w:rsidR="00430E3E" w:rsidRPr="00454C72" w:rsidRDefault="00CC3C5E">
          <w:pPr>
            <w:pStyle w:val="TOC1"/>
            <w:rPr>
              <w:rFonts w:eastAsiaTheme="minorEastAsia" w:cstheme="minorBidi"/>
              <w:b w:val="0"/>
              <w:caps w:val="0"/>
              <w:color w:val="auto"/>
              <w:kern w:val="0"/>
              <w:sz w:val="24"/>
              <w:szCs w:val="24"/>
              <w:lang w:eastAsia="en-US"/>
            </w:rPr>
          </w:pPr>
          <w:hyperlink w:anchor="_Toc64271446" w:history="1">
            <w:r w:rsidR="00430E3E" w:rsidRPr="00454C72">
              <w:rPr>
                <w:rStyle w:val="Hyperlink"/>
                <w:sz w:val="24"/>
                <w:szCs w:val="24"/>
              </w:rPr>
              <w:t>Data availability</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_Toc64271446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15</w:t>
            </w:r>
            <w:r w:rsidR="00430E3E" w:rsidRPr="00454C72">
              <w:rPr>
                <w:webHidden/>
                <w:sz w:val="24"/>
                <w:szCs w:val="24"/>
              </w:rPr>
              <w:fldChar w:fldCharType="end"/>
            </w:r>
          </w:hyperlink>
        </w:p>
        <w:p w14:paraId="2886CF75" w14:textId="0107E6AE" w:rsidR="00430E3E" w:rsidRPr="00454C72" w:rsidRDefault="00CC3C5E">
          <w:pPr>
            <w:pStyle w:val="TOC1"/>
            <w:rPr>
              <w:rFonts w:eastAsiaTheme="minorEastAsia" w:cstheme="minorBidi"/>
              <w:b w:val="0"/>
              <w:caps w:val="0"/>
              <w:color w:val="auto"/>
              <w:kern w:val="0"/>
              <w:sz w:val="24"/>
              <w:szCs w:val="24"/>
              <w:lang w:eastAsia="en-US"/>
            </w:rPr>
          </w:pPr>
          <w:hyperlink w:anchor="_Toc64271447" w:history="1">
            <w:r w:rsidR="00430E3E" w:rsidRPr="00454C72">
              <w:rPr>
                <w:rStyle w:val="Hyperlink"/>
                <w:sz w:val="24"/>
                <w:szCs w:val="24"/>
              </w:rPr>
              <w:t>References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_Toc64271447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16</w:t>
            </w:r>
            <w:r w:rsidR="00430E3E" w:rsidRPr="00454C72">
              <w:rPr>
                <w:webHidden/>
                <w:sz w:val="24"/>
                <w:szCs w:val="24"/>
              </w:rPr>
              <w:fldChar w:fldCharType="end"/>
            </w:r>
          </w:hyperlink>
        </w:p>
        <w:p w14:paraId="56D194D1" w14:textId="26FB7D6C" w:rsidR="00430E3E" w:rsidRPr="00454C72" w:rsidRDefault="00CC3C5E">
          <w:pPr>
            <w:pStyle w:val="TOC1"/>
            <w:rPr>
              <w:rFonts w:eastAsiaTheme="minorEastAsia" w:cstheme="minorBidi"/>
              <w:b w:val="0"/>
              <w:caps w:val="0"/>
              <w:color w:val="auto"/>
              <w:kern w:val="0"/>
              <w:sz w:val="24"/>
              <w:szCs w:val="24"/>
              <w:lang w:eastAsia="en-US"/>
            </w:rPr>
          </w:pPr>
          <w:hyperlink w:anchor="_Toc64271448" w:history="1">
            <w:r w:rsidR="00430E3E" w:rsidRPr="00454C72">
              <w:rPr>
                <w:rStyle w:val="Hyperlink"/>
                <w:sz w:val="24"/>
                <w:szCs w:val="24"/>
              </w:rPr>
              <w:t>appendix a: figures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_Toc64271448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17</w:t>
            </w:r>
            <w:r w:rsidR="00430E3E" w:rsidRPr="00454C72">
              <w:rPr>
                <w:webHidden/>
                <w:sz w:val="24"/>
                <w:szCs w:val="24"/>
              </w:rPr>
              <w:fldChar w:fldCharType="end"/>
            </w:r>
          </w:hyperlink>
        </w:p>
        <w:p w14:paraId="7964F1AF" w14:textId="77777777" w:rsidR="00454C72" w:rsidRDefault="00454C72">
          <w:pPr>
            <w:pStyle w:val="TOC1"/>
            <w:rPr>
              <w:sz w:val="24"/>
              <w:szCs w:val="24"/>
            </w:rPr>
          </w:pPr>
        </w:p>
        <w:p w14:paraId="4147038C" w14:textId="6589FABC" w:rsidR="00430E3E" w:rsidRDefault="00CC3C5E">
          <w:pPr>
            <w:pStyle w:val="TOC1"/>
            <w:rPr>
              <w:rFonts w:eastAsiaTheme="minorEastAsia" w:cstheme="minorBidi"/>
              <w:b w:val="0"/>
              <w:caps w:val="0"/>
              <w:color w:val="auto"/>
              <w:kern w:val="0"/>
              <w:sz w:val="22"/>
              <w:szCs w:val="22"/>
              <w:lang w:eastAsia="en-US"/>
            </w:rPr>
          </w:pPr>
          <w:hyperlink w:anchor="_Toc64271449" w:history="1">
            <w:r w:rsidR="00430E3E" w:rsidRPr="00454C72">
              <w:rPr>
                <w:rStyle w:val="Hyperlink"/>
                <w:sz w:val="24"/>
                <w:szCs w:val="24"/>
              </w:rPr>
              <w:t>appendix B: Tables</w:t>
            </w:r>
            <w:r w:rsidR="00430E3E" w:rsidRPr="00454C72">
              <w:rPr>
                <w:webHidden/>
                <w:sz w:val="24"/>
                <w:szCs w:val="24"/>
              </w:rPr>
              <w:tab/>
            </w:r>
            <w:r w:rsidR="00430E3E" w:rsidRPr="00454C72">
              <w:rPr>
                <w:webHidden/>
                <w:sz w:val="24"/>
                <w:szCs w:val="24"/>
              </w:rPr>
              <w:fldChar w:fldCharType="begin"/>
            </w:r>
            <w:r w:rsidR="00430E3E" w:rsidRPr="00454C72">
              <w:rPr>
                <w:webHidden/>
                <w:sz w:val="24"/>
                <w:szCs w:val="24"/>
              </w:rPr>
              <w:instrText xml:space="preserve"> PAGEREF _Toc64271449 \h </w:instrText>
            </w:r>
            <w:r w:rsidR="00430E3E" w:rsidRPr="00454C72">
              <w:rPr>
                <w:webHidden/>
                <w:sz w:val="24"/>
                <w:szCs w:val="24"/>
              </w:rPr>
            </w:r>
            <w:r w:rsidR="00430E3E" w:rsidRPr="00454C72">
              <w:rPr>
                <w:webHidden/>
                <w:sz w:val="24"/>
                <w:szCs w:val="24"/>
              </w:rPr>
              <w:fldChar w:fldCharType="separate"/>
            </w:r>
            <w:r w:rsidR="00430E3E" w:rsidRPr="00454C72">
              <w:rPr>
                <w:webHidden/>
                <w:sz w:val="24"/>
                <w:szCs w:val="24"/>
              </w:rPr>
              <w:t>23</w:t>
            </w:r>
            <w:r w:rsidR="00430E3E" w:rsidRPr="00454C72">
              <w:rPr>
                <w:webHidden/>
                <w:sz w:val="24"/>
                <w:szCs w:val="24"/>
              </w:rPr>
              <w:fldChar w:fldCharType="end"/>
            </w:r>
          </w:hyperlink>
        </w:p>
        <w:p w14:paraId="10FE2CA6" w14:textId="68FE18E1" w:rsidR="003B4EC2" w:rsidRDefault="00514749" w:rsidP="00454C72">
          <w:r>
            <w:fldChar w:fldCharType="end"/>
          </w:r>
        </w:p>
      </w:sdtContent>
    </w:sdt>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Pr="00454C72" w:rsidRDefault="00514749">
      <w:pPr>
        <w:pStyle w:val="TableofFigures"/>
        <w:tabs>
          <w:tab w:val="right" w:leader="dot" w:pos="10070"/>
        </w:tabs>
        <w:rPr>
          <w:rFonts w:eastAsiaTheme="minorEastAsia" w:cstheme="minorBidi"/>
          <w:noProof/>
          <w:kern w:val="0"/>
          <w:sz w:val="24"/>
          <w:szCs w:val="24"/>
          <w:lang w:eastAsia="en-US"/>
        </w:rPr>
      </w:pPr>
      <w:r w:rsidRPr="00454C72">
        <w:rPr>
          <w:sz w:val="24"/>
          <w:szCs w:val="24"/>
        </w:rPr>
        <w:fldChar w:fldCharType="begin"/>
      </w:r>
      <w:r w:rsidR="005758E6" w:rsidRPr="00454C72">
        <w:rPr>
          <w:sz w:val="24"/>
          <w:szCs w:val="24"/>
        </w:rPr>
        <w:instrText xml:space="preserve"> TOC \h \z \c "Figure" </w:instrText>
      </w:r>
      <w:r w:rsidRPr="00454C72">
        <w:rPr>
          <w:sz w:val="24"/>
          <w:szCs w:val="24"/>
        </w:rPr>
        <w:fldChar w:fldCharType="separate"/>
      </w:r>
      <w:hyperlink w:anchor="_Toc57830637" w:history="1">
        <w:r w:rsidR="00675E59" w:rsidRPr="00454C72">
          <w:rPr>
            <w:rStyle w:val="Hyperlink"/>
            <w:noProof/>
            <w:sz w:val="24"/>
            <w:szCs w:val="24"/>
          </w:rPr>
          <w:t>Figure 1. Division of the Kenai River watershed (lower, middle, and upper Kenai River)</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_Toc57830637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15</w:t>
        </w:r>
        <w:r w:rsidR="00675E59" w:rsidRPr="00454C72">
          <w:rPr>
            <w:noProof/>
            <w:webHidden/>
            <w:sz w:val="24"/>
            <w:szCs w:val="24"/>
          </w:rPr>
          <w:fldChar w:fldCharType="end"/>
        </w:r>
      </w:hyperlink>
    </w:p>
    <w:p w14:paraId="76EDA8D1" w14:textId="785BA6A2" w:rsidR="00675E59" w:rsidRPr="00454C72" w:rsidRDefault="00CC3C5E">
      <w:pPr>
        <w:pStyle w:val="TableofFigures"/>
        <w:tabs>
          <w:tab w:val="right" w:leader="dot" w:pos="10070"/>
        </w:tabs>
        <w:rPr>
          <w:rFonts w:eastAsiaTheme="minorEastAsia" w:cstheme="minorBidi"/>
          <w:noProof/>
          <w:kern w:val="0"/>
          <w:sz w:val="24"/>
          <w:szCs w:val="24"/>
          <w:lang w:eastAsia="en-US"/>
        </w:rPr>
      </w:pPr>
      <w:hyperlink w:anchor="_Toc57830638" w:history="1">
        <w:r w:rsidR="00675E59" w:rsidRPr="00454C72">
          <w:rPr>
            <w:rStyle w:val="Hyperlink"/>
            <w:noProof/>
            <w:sz w:val="24"/>
            <w:szCs w:val="24"/>
          </w:rPr>
          <w:t>Figure 2.</w:t>
        </w:r>
        <w:r w:rsidR="00C64020" w:rsidRPr="00454C72">
          <w:rPr>
            <w:rStyle w:val="Hyperlink"/>
            <w:noProof/>
            <w:sz w:val="24"/>
            <w:szCs w:val="24"/>
          </w:rPr>
          <w:t xml:space="preserve"> 2019-2020 sampling locations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_Toc57830638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16</w:t>
        </w:r>
        <w:r w:rsidR="00675E59" w:rsidRPr="00454C72">
          <w:rPr>
            <w:noProof/>
            <w:webHidden/>
            <w:sz w:val="24"/>
            <w:szCs w:val="24"/>
          </w:rPr>
          <w:fldChar w:fldCharType="end"/>
        </w:r>
      </w:hyperlink>
    </w:p>
    <w:p w14:paraId="1672448D" w14:textId="52147286" w:rsidR="00675E59" w:rsidRPr="00454C72" w:rsidRDefault="00CC3C5E">
      <w:pPr>
        <w:pStyle w:val="TableofFigures"/>
        <w:tabs>
          <w:tab w:val="right" w:leader="dot" w:pos="10070"/>
        </w:tabs>
        <w:rPr>
          <w:rFonts w:eastAsiaTheme="minorEastAsia" w:cstheme="minorBidi"/>
          <w:noProof/>
          <w:kern w:val="0"/>
          <w:sz w:val="24"/>
          <w:szCs w:val="24"/>
          <w:lang w:eastAsia="en-US"/>
        </w:rPr>
      </w:pPr>
      <w:hyperlink w:anchor="_Toc57830639" w:history="1">
        <w:r w:rsidR="00C64020" w:rsidRPr="00454C72">
          <w:rPr>
            <w:rStyle w:val="Hyperlink"/>
            <w:noProof/>
            <w:sz w:val="24"/>
            <w:szCs w:val="24"/>
          </w:rPr>
          <w:t>Figure 3. Kenai River m</w:t>
        </w:r>
        <w:r w:rsidR="00675E59" w:rsidRPr="00454C72">
          <w:rPr>
            <w:rStyle w:val="Hyperlink"/>
            <w:noProof/>
            <w:sz w:val="24"/>
            <w:szCs w:val="24"/>
          </w:rPr>
          <w:t>ainstem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_Toc57830639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17</w:t>
        </w:r>
        <w:r w:rsidR="00675E59" w:rsidRPr="00454C72">
          <w:rPr>
            <w:noProof/>
            <w:webHidden/>
            <w:sz w:val="24"/>
            <w:szCs w:val="24"/>
          </w:rPr>
          <w:fldChar w:fldCharType="end"/>
        </w:r>
      </w:hyperlink>
    </w:p>
    <w:p w14:paraId="38BC9AFB" w14:textId="68B84B24" w:rsidR="00675E59" w:rsidRPr="00454C72" w:rsidRDefault="00CC3C5E">
      <w:pPr>
        <w:pStyle w:val="TableofFigures"/>
        <w:tabs>
          <w:tab w:val="right" w:leader="dot" w:pos="10070"/>
        </w:tabs>
        <w:rPr>
          <w:rFonts w:eastAsiaTheme="minorEastAsia" w:cstheme="minorBidi"/>
          <w:noProof/>
          <w:kern w:val="0"/>
          <w:sz w:val="24"/>
          <w:szCs w:val="24"/>
          <w:lang w:eastAsia="en-US"/>
        </w:rPr>
      </w:pPr>
      <w:hyperlink w:anchor="_Toc57830640" w:history="1">
        <w:r w:rsidR="00C64020" w:rsidRPr="00454C72">
          <w:rPr>
            <w:rStyle w:val="Hyperlink"/>
            <w:noProof/>
            <w:sz w:val="24"/>
            <w:szCs w:val="24"/>
          </w:rPr>
          <w:t>Figure 4. Kenai R</w:t>
        </w:r>
        <w:r w:rsidR="00675E59" w:rsidRPr="00454C72">
          <w:rPr>
            <w:rStyle w:val="Hyperlink"/>
            <w:noProof/>
            <w:sz w:val="24"/>
            <w:szCs w:val="24"/>
          </w:rPr>
          <w:t>iver tributary sites copper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_Toc57830640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18</w:t>
        </w:r>
        <w:r w:rsidR="00675E59" w:rsidRPr="00454C72">
          <w:rPr>
            <w:noProof/>
            <w:webHidden/>
            <w:sz w:val="24"/>
            <w:szCs w:val="24"/>
          </w:rPr>
          <w:fldChar w:fldCharType="end"/>
        </w:r>
      </w:hyperlink>
    </w:p>
    <w:p w14:paraId="36926D25" w14:textId="59DC696E" w:rsidR="00675E59" w:rsidRPr="00454C72" w:rsidRDefault="00CC3C5E">
      <w:pPr>
        <w:pStyle w:val="TableofFigures"/>
        <w:tabs>
          <w:tab w:val="right" w:leader="dot" w:pos="10070"/>
        </w:tabs>
        <w:rPr>
          <w:rFonts w:eastAsiaTheme="minorEastAsia" w:cstheme="minorBidi"/>
          <w:noProof/>
          <w:kern w:val="0"/>
          <w:sz w:val="24"/>
          <w:szCs w:val="24"/>
          <w:lang w:eastAsia="en-US"/>
        </w:rPr>
      </w:pPr>
      <w:hyperlink w:anchor="_Toc57830641" w:history="1">
        <w:r w:rsidR="00C64020" w:rsidRPr="00454C72">
          <w:rPr>
            <w:rStyle w:val="Hyperlink"/>
            <w:noProof/>
            <w:sz w:val="24"/>
            <w:szCs w:val="24"/>
          </w:rPr>
          <w:t xml:space="preserve">Figure 5. </w:t>
        </w:r>
        <w:r w:rsidR="00675E59" w:rsidRPr="00454C72">
          <w:rPr>
            <w:rStyle w:val="Hyperlink"/>
            <w:noProof/>
            <w:sz w:val="24"/>
            <w:szCs w:val="24"/>
          </w:rPr>
          <w:t>Kenai River mainstem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_Toc57830641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19</w:t>
        </w:r>
        <w:r w:rsidR="00675E59" w:rsidRPr="00454C72">
          <w:rPr>
            <w:noProof/>
            <w:webHidden/>
            <w:sz w:val="24"/>
            <w:szCs w:val="24"/>
          </w:rPr>
          <w:fldChar w:fldCharType="end"/>
        </w:r>
      </w:hyperlink>
    </w:p>
    <w:p w14:paraId="2A71F5BE" w14:textId="2A7A9334" w:rsidR="00675E59" w:rsidRPr="00454C72" w:rsidRDefault="00CC3C5E">
      <w:pPr>
        <w:pStyle w:val="TableofFigures"/>
        <w:tabs>
          <w:tab w:val="right" w:leader="dot" w:pos="10070"/>
        </w:tabs>
        <w:rPr>
          <w:rFonts w:eastAsiaTheme="minorEastAsia" w:cstheme="minorBidi"/>
          <w:noProof/>
          <w:kern w:val="0"/>
          <w:sz w:val="24"/>
          <w:szCs w:val="24"/>
          <w:lang w:eastAsia="en-US"/>
        </w:rPr>
      </w:pPr>
      <w:hyperlink w:anchor="_Toc57830642" w:history="1">
        <w:r w:rsidR="00C64020" w:rsidRPr="00454C72">
          <w:rPr>
            <w:rStyle w:val="Hyperlink"/>
            <w:noProof/>
            <w:sz w:val="24"/>
            <w:szCs w:val="24"/>
          </w:rPr>
          <w:t>Figure 6. Kenai Ri</w:t>
        </w:r>
        <w:r w:rsidR="00675E59" w:rsidRPr="00454C72">
          <w:rPr>
            <w:rStyle w:val="Hyperlink"/>
            <w:noProof/>
            <w:sz w:val="24"/>
            <w:szCs w:val="24"/>
          </w:rPr>
          <w:t>ver tributary sites zinc concentrations and criterion values.</w:t>
        </w:r>
        <w:r w:rsidR="00675E59" w:rsidRPr="00454C72">
          <w:rPr>
            <w:noProof/>
            <w:webHidden/>
            <w:sz w:val="24"/>
            <w:szCs w:val="24"/>
          </w:rPr>
          <w:tab/>
        </w:r>
        <w:r w:rsidR="00675E59" w:rsidRPr="00454C72">
          <w:rPr>
            <w:noProof/>
            <w:webHidden/>
            <w:sz w:val="24"/>
            <w:szCs w:val="24"/>
          </w:rPr>
          <w:fldChar w:fldCharType="begin"/>
        </w:r>
        <w:r w:rsidR="00675E59" w:rsidRPr="00454C72">
          <w:rPr>
            <w:noProof/>
            <w:webHidden/>
            <w:sz w:val="24"/>
            <w:szCs w:val="24"/>
          </w:rPr>
          <w:instrText xml:space="preserve"> PAGEREF _Toc57830642 \h </w:instrText>
        </w:r>
        <w:r w:rsidR="00675E59" w:rsidRPr="00454C72">
          <w:rPr>
            <w:noProof/>
            <w:webHidden/>
            <w:sz w:val="24"/>
            <w:szCs w:val="24"/>
          </w:rPr>
        </w:r>
        <w:r w:rsidR="00675E59" w:rsidRPr="00454C72">
          <w:rPr>
            <w:noProof/>
            <w:webHidden/>
            <w:sz w:val="24"/>
            <w:szCs w:val="24"/>
          </w:rPr>
          <w:fldChar w:fldCharType="separate"/>
        </w:r>
        <w:r w:rsidR="00675E59" w:rsidRPr="00454C72">
          <w:rPr>
            <w:noProof/>
            <w:webHidden/>
            <w:sz w:val="24"/>
            <w:szCs w:val="24"/>
          </w:rPr>
          <w:t>20</w:t>
        </w:r>
        <w:r w:rsidR="00675E59" w:rsidRPr="00454C72">
          <w:rPr>
            <w:noProof/>
            <w:webHidden/>
            <w:sz w:val="24"/>
            <w:szCs w:val="24"/>
          </w:rPr>
          <w:fldChar w:fldCharType="end"/>
        </w:r>
      </w:hyperlink>
    </w:p>
    <w:p w14:paraId="4B89E2CD" w14:textId="62B5B407" w:rsidR="005758E6" w:rsidRPr="00454C72" w:rsidRDefault="00514749" w:rsidP="005758E6">
      <w:pPr>
        <w:pStyle w:val="TableofFigures"/>
        <w:tabs>
          <w:tab w:val="right" w:leader="dot" w:pos="10070"/>
        </w:tabs>
        <w:rPr>
          <w:sz w:val="24"/>
          <w:szCs w:val="24"/>
        </w:rPr>
      </w:pPr>
      <w:r w:rsidRPr="00454C72">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Pr="00454C72" w:rsidRDefault="00514749">
      <w:pPr>
        <w:pStyle w:val="TableofFigures"/>
        <w:tabs>
          <w:tab w:val="right" w:leader="dot" w:pos="10070"/>
        </w:tabs>
        <w:rPr>
          <w:rFonts w:eastAsiaTheme="minorEastAsia" w:cstheme="minorBidi"/>
          <w:noProof/>
          <w:kern w:val="0"/>
          <w:sz w:val="24"/>
          <w:szCs w:val="24"/>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sidRPr="00454C72">
          <w:rPr>
            <w:rStyle w:val="Hyperlink"/>
            <w:noProof/>
            <w:sz w:val="24"/>
            <w:szCs w:val="24"/>
          </w:rPr>
          <w:t xml:space="preserve">Table 1. ADEC </w:t>
        </w:r>
        <w:r w:rsidR="00F524A8" w:rsidRPr="00454C72">
          <w:rPr>
            <w:rStyle w:val="Hyperlink"/>
            <w:noProof/>
            <w:sz w:val="24"/>
            <w:szCs w:val="24"/>
          </w:rPr>
          <w:t>water quality standards and</w:t>
        </w:r>
        <w:r w:rsidR="00C64020" w:rsidRPr="00454C72">
          <w:rPr>
            <w:rStyle w:val="Hyperlink"/>
            <w:noProof/>
            <w:sz w:val="24"/>
            <w:szCs w:val="24"/>
          </w:rPr>
          <w:t xml:space="preserve"> calculations..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_Toc58231538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22</w:t>
        </w:r>
        <w:r w:rsidR="00C64020" w:rsidRPr="00454C72">
          <w:rPr>
            <w:noProof/>
            <w:webHidden/>
            <w:sz w:val="24"/>
            <w:szCs w:val="24"/>
          </w:rPr>
          <w:fldChar w:fldCharType="end"/>
        </w:r>
      </w:hyperlink>
    </w:p>
    <w:p w14:paraId="10061A31" w14:textId="0C676FA1" w:rsidR="00C64020" w:rsidRPr="00454C72" w:rsidRDefault="00CC3C5E">
      <w:pPr>
        <w:pStyle w:val="TableofFigures"/>
        <w:tabs>
          <w:tab w:val="right" w:leader="dot" w:pos="10070"/>
        </w:tabs>
        <w:rPr>
          <w:rFonts w:eastAsiaTheme="minorEastAsia" w:cstheme="minorBidi"/>
          <w:noProof/>
          <w:kern w:val="0"/>
          <w:sz w:val="24"/>
          <w:szCs w:val="24"/>
          <w:lang w:eastAsia="en-US"/>
        </w:rPr>
      </w:pPr>
      <w:hyperlink w:anchor="_Toc58231539" w:history="1">
        <w:r w:rsidR="00C64020" w:rsidRPr="00454C72">
          <w:rPr>
            <w:rStyle w:val="Hyperlink"/>
            <w:noProof/>
            <w:sz w:val="24"/>
            <w:szCs w:val="24"/>
          </w:rPr>
          <w:t>Tab</w:t>
        </w:r>
        <w:r w:rsidR="002A3367" w:rsidRPr="00454C72">
          <w:rPr>
            <w:rStyle w:val="Hyperlink"/>
            <w:noProof/>
            <w:sz w:val="24"/>
            <w:szCs w:val="24"/>
          </w:rPr>
          <w:t>le 2. Sampling site coordinates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_Toc58231539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23</w:t>
        </w:r>
        <w:r w:rsidR="00C64020" w:rsidRPr="00454C72">
          <w:rPr>
            <w:noProof/>
            <w:webHidden/>
            <w:sz w:val="24"/>
            <w:szCs w:val="24"/>
          </w:rPr>
          <w:fldChar w:fldCharType="end"/>
        </w:r>
      </w:hyperlink>
    </w:p>
    <w:p w14:paraId="5527903B" w14:textId="34DD2DD3" w:rsidR="00C64020" w:rsidRPr="00454C72" w:rsidRDefault="00CC3C5E">
      <w:pPr>
        <w:pStyle w:val="TableofFigures"/>
        <w:tabs>
          <w:tab w:val="right" w:leader="dot" w:pos="10070"/>
        </w:tabs>
        <w:rPr>
          <w:rFonts w:eastAsiaTheme="minorEastAsia" w:cstheme="minorBidi"/>
          <w:noProof/>
          <w:kern w:val="0"/>
          <w:sz w:val="24"/>
          <w:szCs w:val="24"/>
          <w:lang w:eastAsia="en-US"/>
        </w:rPr>
      </w:pPr>
      <w:hyperlink w:anchor="_Toc58231540" w:history="1">
        <w:r w:rsidR="00C64020" w:rsidRPr="00454C72">
          <w:rPr>
            <w:rStyle w:val="Hyperlink"/>
            <w:noProof/>
            <w:sz w:val="24"/>
            <w:szCs w:val="24"/>
          </w:rPr>
          <w:t>Table 3. Instances where zinc</w:t>
        </w:r>
        <w:r w:rsidR="00F524A8" w:rsidRPr="00454C72">
          <w:rPr>
            <w:rStyle w:val="Hyperlink"/>
            <w:noProof/>
            <w:sz w:val="24"/>
            <w:szCs w:val="24"/>
          </w:rPr>
          <w:t xml:space="preserve"> and copper data differs from pa</w:t>
        </w:r>
        <w:r w:rsidR="00C64020" w:rsidRPr="00454C72">
          <w:rPr>
            <w:rStyle w:val="Hyperlink"/>
            <w:noProof/>
            <w:sz w:val="24"/>
            <w:szCs w:val="24"/>
          </w:rPr>
          <w:t>ired calcium and magnesium data.</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_Toc58231540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24</w:t>
        </w:r>
        <w:r w:rsidR="00C64020" w:rsidRPr="00454C72">
          <w:rPr>
            <w:noProof/>
            <w:webHidden/>
            <w:sz w:val="24"/>
            <w:szCs w:val="24"/>
          </w:rPr>
          <w:fldChar w:fldCharType="end"/>
        </w:r>
      </w:hyperlink>
    </w:p>
    <w:p w14:paraId="69D51DBE" w14:textId="379B1490" w:rsidR="00C64020" w:rsidRPr="00454C72" w:rsidRDefault="00CC3C5E">
      <w:pPr>
        <w:pStyle w:val="TableofFigures"/>
        <w:tabs>
          <w:tab w:val="right" w:leader="dot" w:pos="10070"/>
        </w:tabs>
        <w:rPr>
          <w:rFonts w:eastAsiaTheme="minorEastAsia" w:cstheme="minorBidi"/>
          <w:noProof/>
          <w:kern w:val="0"/>
          <w:sz w:val="24"/>
          <w:szCs w:val="24"/>
          <w:lang w:eastAsia="en-US"/>
        </w:rPr>
      </w:pPr>
      <w:hyperlink w:anchor="_Toc58231541" w:history="1">
        <w:r w:rsidR="00C64020" w:rsidRPr="00454C72">
          <w:rPr>
            <w:rStyle w:val="Hyperlink"/>
            <w:noProof/>
            <w:sz w:val="24"/>
            <w:szCs w:val="24"/>
          </w:rPr>
          <w:t>Table 4. Copper and zinc levels and hardness-dependent criterion standards.</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_Toc58231541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25</w:t>
        </w:r>
        <w:r w:rsidR="00C64020" w:rsidRPr="00454C72">
          <w:rPr>
            <w:noProof/>
            <w:webHidden/>
            <w:sz w:val="24"/>
            <w:szCs w:val="24"/>
          </w:rPr>
          <w:fldChar w:fldCharType="end"/>
        </w:r>
      </w:hyperlink>
    </w:p>
    <w:p w14:paraId="2FE2FAF6" w14:textId="77A0C021" w:rsidR="00C64020" w:rsidRPr="00454C72" w:rsidRDefault="00CC3C5E">
      <w:pPr>
        <w:pStyle w:val="TableofFigures"/>
        <w:tabs>
          <w:tab w:val="right" w:leader="dot" w:pos="10070"/>
        </w:tabs>
        <w:rPr>
          <w:rFonts w:eastAsiaTheme="minorEastAsia" w:cstheme="minorBidi"/>
          <w:noProof/>
          <w:kern w:val="0"/>
          <w:sz w:val="24"/>
          <w:szCs w:val="24"/>
          <w:lang w:eastAsia="en-US"/>
        </w:rPr>
      </w:pPr>
      <w:hyperlink w:anchor="_Toc58231542" w:history="1">
        <w:r w:rsidR="00C64020" w:rsidRPr="00454C72">
          <w:rPr>
            <w:rStyle w:val="Hyperlink"/>
            <w:noProof/>
            <w:sz w:val="24"/>
            <w:szCs w:val="24"/>
          </w:rPr>
          <w:t>Table 5. Relative difference levels of duplicate samples by site and date</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_Toc58231542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28</w:t>
        </w:r>
        <w:r w:rsidR="00C64020" w:rsidRPr="00454C72">
          <w:rPr>
            <w:noProof/>
            <w:webHidden/>
            <w:sz w:val="24"/>
            <w:szCs w:val="24"/>
          </w:rPr>
          <w:fldChar w:fldCharType="end"/>
        </w:r>
      </w:hyperlink>
    </w:p>
    <w:p w14:paraId="31C2694A" w14:textId="2FD99F1E" w:rsidR="00C64020" w:rsidRPr="00454C72" w:rsidRDefault="00CC3C5E">
      <w:pPr>
        <w:pStyle w:val="TableofFigures"/>
        <w:tabs>
          <w:tab w:val="right" w:leader="dot" w:pos="10070"/>
        </w:tabs>
        <w:rPr>
          <w:rFonts w:eastAsiaTheme="minorEastAsia" w:cstheme="minorBidi"/>
          <w:noProof/>
          <w:kern w:val="0"/>
          <w:sz w:val="24"/>
          <w:szCs w:val="24"/>
          <w:lang w:eastAsia="en-US"/>
        </w:rPr>
      </w:pPr>
      <w:hyperlink w:anchor="_Toc58231543" w:history="1">
        <w:r w:rsidR="00C64020" w:rsidRPr="00454C72">
          <w:rPr>
            <w:rStyle w:val="Hyperlink"/>
            <w:noProof/>
            <w:sz w:val="24"/>
            <w:szCs w:val="24"/>
          </w:rPr>
          <w:t>Table 6. Average hardness values for 2000 – 2014</w:t>
        </w:r>
        <w:r w:rsidR="00C64020" w:rsidRPr="00454C72">
          <w:rPr>
            <w:noProof/>
            <w:webHidden/>
            <w:sz w:val="24"/>
            <w:szCs w:val="24"/>
          </w:rPr>
          <w:tab/>
        </w:r>
        <w:r w:rsidR="00C64020" w:rsidRPr="00454C72">
          <w:rPr>
            <w:noProof/>
            <w:webHidden/>
            <w:sz w:val="24"/>
            <w:szCs w:val="24"/>
          </w:rPr>
          <w:fldChar w:fldCharType="begin"/>
        </w:r>
        <w:r w:rsidR="00C64020" w:rsidRPr="00454C72">
          <w:rPr>
            <w:noProof/>
            <w:webHidden/>
            <w:sz w:val="24"/>
            <w:szCs w:val="24"/>
          </w:rPr>
          <w:instrText xml:space="preserve"> PAGEREF _Toc58231543 \h </w:instrText>
        </w:r>
        <w:r w:rsidR="00C64020" w:rsidRPr="00454C72">
          <w:rPr>
            <w:noProof/>
            <w:webHidden/>
            <w:sz w:val="24"/>
            <w:szCs w:val="24"/>
          </w:rPr>
        </w:r>
        <w:r w:rsidR="00C64020" w:rsidRPr="00454C72">
          <w:rPr>
            <w:noProof/>
            <w:webHidden/>
            <w:sz w:val="24"/>
            <w:szCs w:val="24"/>
          </w:rPr>
          <w:fldChar w:fldCharType="separate"/>
        </w:r>
        <w:r w:rsidR="00C64020" w:rsidRPr="00454C72">
          <w:rPr>
            <w:noProof/>
            <w:webHidden/>
            <w:sz w:val="24"/>
            <w:szCs w:val="24"/>
          </w:rPr>
          <w:t>29</w:t>
        </w:r>
        <w:r w:rsidR="00C64020" w:rsidRPr="00454C72">
          <w:rPr>
            <w:noProof/>
            <w:webHidden/>
            <w:sz w:val="24"/>
            <w:szCs w:val="24"/>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7B3E278B"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020C498A"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ins w:id="15" w:author="Benjamin Meyer" w:date="2021-02-22T12:01:00Z">
        <w:r w:rsidR="00454C72">
          <w:rPr>
            <w:sz w:val="24"/>
            <w:szCs w:val="24"/>
          </w:rPr>
          <w:t xml:space="preserve">surface </w:t>
        </w:r>
      </w:ins>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w:t>
      </w:r>
      <w:proofErr w:type="spellStart"/>
      <w:r w:rsidR="00901F3F" w:rsidRPr="00621F96">
        <w:rPr>
          <w:sz w:val="24"/>
          <w:szCs w:val="24"/>
        </w:rPr>
        <w:t>mainstem</w:t>
      </w:r>
      <w:proofErr w:type="spellEnd"/>
      <w:r w:rsidR="00901F3F" w:rsidRPr="00621F96">
        <w:rPr>
          <w:sz w:val="24"/>
          <w:szCs w:val="24"/>
        </w:rPr>
        <w:t xml:space="preserve">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commentRangeStart w:id="16"/>
      <w:commentRangeStart w:id="17"/>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commentRangeEnd w:id="16"/>
      <w:r w:rsidR="00526496">
        <w:rPr>
          <w:rStyle w:val="CommentReference"/>
        </w:rPr>
        <w:commentReference w:id="16"/>
      </w:r>
      <w:commentRangeEnd w:id="17"/>
      <w:r w:rsidR="00887237">
        <w:rPr>
          <w:rStyle w:val="CommentReference"/>
        </w:rPr>
        <w:commentReference w:id="17"/>
      </w:r>
    </w:p>
    <w:p w14:paraId="16DFFFCE" w14:textId="77777777" w:rsidR="00887237" w:rsidRDefault="00887237" w:rsidP="00711575">
      <w:pPr>
        <w:rPr>
          <w:sz w:val="24"/>
          <w:szCs w:val="24"/>
        </w:rPr>
      </w:pPr>
    </w:p>
    <w:p w14:paraId="02E256C9" w14:textId="18CD6C19" w:rsidR="00F63BE5" w:rsidRPr="00CF0915"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w:t>
      </w:r>
      <w:r w:rsidR="00961D19">
        <w:rPr>
          <w:sz w:val="24"/>
          <w:szCs w:val="24"/>
        </w:rPr>
        <w:t xml:space="preserve"> </w:t>
      </w:r>
      <w:r w:rsidR="00961D19">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Pr>
          <w:sz w:val="24"/>
          <w:szCs w:val="24"/>
        </w:rPr>
      </w:r>
      <w:r w:rsidR="00961D19">
        <w:rPr>
          <w:sz w:val="24"/>
          <w:szCs w:val="24"/>
        </w:rPr>
        <w:fldChar w:fldCharType="separate"/>
      </w:r>
      <w:r w:rsidR="00961D19">
        <w:rPr>
          <w:noProof/>
          <w:sz w:val="24"/>
          <w:szCs w:val="24"/>
        </w:rPr>
        <w:t>(Gerhardt 1993)</w:t>
      </w:r>
      <w:r w:rsidR="00961D19">
        <w:rPr>
          <w:sz w:val="24"/>
          <w:szCs w:val="24"/>
        </w:rPr>
        <w:fldChar w:fldCharType="end"/>
      </w:r>
      <w:r>
        <w:rPr>
          <w:sz w:val="24"/>
          <w:szCs w:val="24"/>
        </w:rPr>
        <w:t xml:space="preserve">,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xml:space="preserve">, which is critical for </w:t>
      </w:r>
      <w:r w:rsidR="00C71445">
        <w:rPr>
          <w:sz w:val="24"/>
          <w:szCs w:val="24"/>
        </w:rPr>
        <w:t xml:space="preserve">survival and </w:t>
      </w:r>
      <w:r w:rsidR="00C71445" w:rsidRPr="00734AC5">
        <w:rPr>
          <w:sz w:val="24"/>
          <w:szCs w:val="24"/>
        </w:rPr>
        <w:t xml:space="preserve">migratory </w:t>
      </w:r>
      <w:r w:rsidR="00734AC5" w:rsidRPr="00734AC5">
        <w:rPr>
          <w:sz w:val="24"/>
          <w:szCs w:val="24"/>
        </w:rPr>
        <w:t xml:space="preserve">success </w:t>
      </w:r>
      <w:r w:rsidR="00734AC5" w:rsidRPr="00734AC5">
        <w:rPr>
          <w:sz w:val="24"/>
          <w:szCs w:val="24"/>
        </w:rPr>
        <w:fldChar w:fldCharType="begin" w:fldLock="1">
          <w:fldData xml:space="preserve">ZQBKAHoATgBWADkAbAB1ADMARABnAFcALwBSAFcAaQBIAG8ASQBFAEsARgBWAHAAWAB3AEkARQBN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</w:fldData>
        </w:fldChar>
      </w:r>
      <w:r w:rsidR="00734AC5" w:rsidRPr="00734AC5">
        <w:rPr>
          <w:sz w:val="24"/>
          <w:szCs w:val="24"/>
        </w:rPr>
        <w:instrText>ADDIN paperpile_citation &lt;clusterId&gt;C898J956F346C139&lt;/clusterId&gt;&lt;version&gt;0.6.11&lt;/version&gt;&lt;metadata&gt;&lt;citation&gt;&lt;id&gt;9b5b0a55-32dc-069f-86cf-1443a5d36bf5&lt;/id&gt;&lt;no_author/&gt;&lt;prefix/&gt;&lt;suffix/&gt;&lt;locator/&gt;&lt;locator_label&gt;page&lt;/locator_label&gt;&lt;/citation&gt;&lt;/metadata&gt; \* MERGEFORMAT</w:instrText>
      </w:r>
      <w:r w:rsidR="00734AC5" w:rsidRPr="00734AC5">
        <w:rPr>
          <w:sz w:val="24"/>
          <w:szCs w:val="24"/>
        </w:rPr>
      </w:r>
      <w:r w:rsidR="00734AC5" w:rsidRPr="00734AC5">
        <w:rPr>
          <w:sz w:val="24"/>
          <w:szCs w:val="24"/>
        </w:rPr>
        <w:fldChar w:fldCharType="separate"/>
      </w:r>
      <w:r w:rsidR="00734AC5" w:rsidRPr="00734AC5">
        <w:rPr>
          <w:noProof/>
          <w:sz w:val="24"/>
          <w:szCs w:val="24"/>
        </w:rPr>
        <w:t>(Baldwin et al. 2003)</w:t>
      </w:r>
      <w:r w:rsidR="00734AC5" w:rsidRPr="00734AC5">
        <w:rPr>
          <w:sz w:val="24"/>
          <w:szCs w:val="24"/>
        </w:rPr>
        <w:fldChar w:fldCharType="end"/>
      </w:r>
      <w:r w:rsidR="00212C5D" w:rsidRPr="00734AC5">
        <w:rPr>
          <w:sz w:val="24"/>
          <w:szCs w:val="24"/>
        </w:rPr>
        <w:t>. Chinook</w:t>
      </w:r>
      <w:r w:rsidR="00212C5D">
        <w:rPr>
          <w:sz w:val="24"/>
          <w:szCs w:val="24"/>
        </w:rPr>
        <w:t xml:space="preserve">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elevated zinc levels during early life stages-a critical p</w:t>
      </w:r>
      <w:r w:rsidR="00734AC5">
        <w:rPr>
          <w:sz w:val="24"/>
          <w:szCs w:val="24"/>
        </w:rPr>
        <w:t xml:space="preserve">eriod of time in development </w:t>
      </w:r>
      <w:r w:rsidR="00734AC5">
        <w:rPr>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734AC5">
        <w:rPr>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734AC5">
        <w:rPr>
          <w:sz w:val="24"/>
          <w:szCs w:val="24"/>
        </w:rPr>
      </w:r>
      <w:r w:rsidR="00734AC5">
        <w:rPr>
          <w:sz w:val="24"/>
          <w:szCs w:val="24"/>
        </w:rPr>
        <w:fldChar w:fldCharType="separate"/>
      </w:r>
      <w:r w:rsidR="00734AC5">
        <w:rPr>
          <w:noProof/>
          <w:sz w:val="24"/>
          <w:szCs w:val="24"/>
        </w:rPr>
        <w:t>(Chapman 1978)</w:t>
      </w:r>
      <w:r w:rsidR="00734AC5">
        <w:rPr>
          <w:sz w:val="24"/>
          <w:szCs w:val="24"/>
        </w:rPr>
        <w:fldChar w:fldCharType="end"/>
      </w:r>
      <w:r w:rsidR="00212C5D">
        <w:rPr>
          <w:sz w:val="24"/>
          <w:szCs w:val="24"/>
        </w:rPr>
        <w:t>.</w:t>
      </w:r>
      <w:r w:rsidR="00D74AB6">
        <w:rPr>
          <w:sz w:val="24"/>
          <w:szCs w:val="24"/>
        </w:rPr>
        <w:t xml:space="preserve"> </w:t>
      </w:r>
      <w:commentRangeStart w:id="18"/>
      <w:commentRangeStart w:id="19"/>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20"/>
      <w:commentRangeStart w:id="21"/>
      <w:r w:rsidR="008C01D6">
        <w:rPr>
          <w:sz w:val="24"/>
          <w:szCs w:val="24"/>
        </w:rPr>
        <w:t>(CCC</w:t>
      </w:r>
      <w:commentRangeEnd w:id="20"/>
      <w:r w:rsidR="001C3AA1">
        <w:rPr>
          <w:rStyle w:val="CommentReference"/>
        </w:rPr>
        <w:commentReference w:id="20"/>
      </w:r>
      <w:commentRangeEnd w:id="21"/>
      <w:r w:rsidR="00887237">
        <w:rPr>
          <w:rStyle w:val="CommentReference"/>
        </w:rPr>
        <w:commentReference w:id="21"/>
      </w:r>
      <w:r w:rsidR="008C01D6">
        <w:rPr>
          <w:sz w:val="24"/>
          <w:szCs w:val="24"/>
        </w:rPr>
        <w:t>)</w:t>
      </w:r>
      <w:r w:rsidR="00887237">
        <w:rPr>
          <w:sz w:val="24"/>
          <w:szCs w:val="24"/>
        </w:rPr>
        <w:t>, which varies with calcium and magnesium concentration</w:t>
      </w:r>
      <w:r w:rsidR="00CF0915">
        <w:rPr>
          <w:sz w:val="24"/>
          <w:szCs w:val="24"/>
        </w:rPr>
        <w:t xml:space="preserve"> (Table </w:t>
      </w:r>
      <w:commentRangeEnd w:id="18"/>
      <w:r w:rsidR="00CF0915">
        <w:rPr>
          <w:sz w:val="24"/>
          <w:szCs w:val="24"/>
        </w:rPr>
        <w:t xml:space="preserve">1) </w:t>
      </w:r>
      <w:r w:rsidR="003A2471">
        <w:rPr>
          <w:rStyle w:val="CommentReference"/>
        </w:rPr>
        <w:commentReference w:id="18"/>
      </w:r>
      <w:commentRangeEnd w:id="19"/>
      <w:r w:rsidR="00887237">
        <w:rPr>
          <w:rStyle w:val="CommentReference"/>
        </w:rPr>
        <w:commentReference w:id="19"/>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5C52BF">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w:t>
      </w:r>
      <w:r w:rsidR="00212C5D" w:rsidRPr="00051262">
        <w:rPr>
          <w:rFonts w:asciiTheme="majorHAnsi" w:hAnsiTheme="majorHAnsi" w:cs="Arial"/>
          <w:sz w:val="24"/>
          <w:szCs w:val="24"/>
        </w:rPr>
        <w:t>sites on the fish gill</w:t>
      </w:r>
      <w:r w:rsidR="00734AC5">
        <w:rPr>
          <w:rFonts w:asciiTheme="majorHAnsi" w:hAnsiTheme="majorHAnsi" w:cs="Arial"/>
          <w:sz w:val="24"/>
          <w:szCs w:val="24"/>
        </w:rPr>
        <w:t xml:space="preserve"> </w:t>
      </w:r>
      <w:r w:rsidR="00734AC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734AC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734AC5">
        <w:rPr>
          <w:rFonts w:asciiTheme="majorHAnsi" w:hAnsiTheme="majorHAnsi" w:cs="Arial"/>
          <w:sz w:val="24"/>
          <w:szCs w:val="24"/>
        </w:rPr>
      </w:r>
      <w:r w:rsidR="00734AC5">
        <w:rPr>
          <w:rFonts w:asciiTheme="majorHAnsi" w:hAnsiTheme="majorHAnsi" w:cs="Arial"/>
          <w:sz w:val="24"/>
          <w:szCs w:val="24"/>
        </w:rPr>
        <w:fldChar w:fldCharType="separate"/>
      </w:r>
      <w:r w:rsidR="00734AC5">
        <w:rPr>
          <w:rFonts w:asciiTheme="majorHAnsi" w:hAnsiTheme="majorHAnsi" w:cs="Arial"/>
          <w:noProof/>
          <w:sz w:val="24"/>
          <w:szCs w:val="24"/>
        </w:rPr>
        <w:t>(Galvez 1998)</w:t>
      </w:r>
      <w:r w:rsidR="00734AC5">
        <w:rPr>
          <w:rFonts w:asciiTheme="majorHAnsi" w:hAnsiTheme="majorHAnsi" w:cs="Arial"/>
          <w:sz w:val="24"/>
          <w:szCs w:val="24"/>
        </w:rPr>
        <w:fldChar w:fldCharType="end"/>
      </w:r>
      <w:r w:rsidR="00702BE9" w:rsidRPr="00051262">
        <w:rPr>
          <w:rFonts w:asciiTheme="majorHAnsi" w:hAnsiTheme="majorHAnsi" w:cs="Arial"/>
          <w:sz w:val="24"/>
          <w:szCs w:val="24"/>
        </w:rPr>
        <w:t>.</w:t>
      </w:r>
    </w:p>
    <w:p w14:paraId="2FC444C9" w14:textId="1700F689" w:rsidR="00F63BE5" w:rsidRPr="00051262" w:rsidRDefault="00F63BE5" w:rsidP="00711575">
      <w:pPr>
        <w:rPr>
          <w:rFonts w:asciiTheme="majorHAnsi" w:hAnsiTheme="majorHAnsi"/>
          <w:sz w:val="24"/>
          <w:szCs w:val="24"/>
        </w:rPr>
      </w:pPr>
    </w:p>
    <w:p w14:paraId="671C3E85" w14:textId="77777777" w:rsidR="00051262" w:rsidRPr="00051262"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w:t>
      </w:r>
      <w:proofErr w:type="spellStart"/>
      <w:r w:rsidR="00947FFA" w:rsidRPr="00051262">
        <w:rPr>
          <w:rFonts w:asciiTheme="majorHAnsi" w:hAnsiTheme="majorHAnsi"/>
        </w:rPr>
        <w:t>mainstem</w:t>
      </w:r>
      <w:proofErr w:type="spellEnd"/>
      <w:r w:rsidR="00947FFA" w:rsidRPr="00051262">
        <w:rPr>
          <w:rFonts w:asciiTheme="majorHAnsi" w:hAnsiTheme="majorHAnsi"/>
        </w:rPr>
        <w:t xml:space="preserve">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results from both biannual KRBWQM events in 2019-2020 as well as the supplemental sampling events.</w:t>
      </w:r>
      <w:r w:rsidR="00D74AB6" w:rsidRPr="00051262">
        <w:rPr>
          <w:rFonts w:asciiTheme="majorHAnsi" w:hAnsiTheme="majorHAnsi"/>
        </w:rPr>
        <w:t xml:space="preserve"> </w:t>
      </w:r>
      <w:r w:rsidR="004E4CDA" w:rsidRPr="00051262">
        <w:rPr>
          <w:rFonts w:asciiTheme="majorHAnsi" w:hAnsiTheme="majorHAnsi"/>
        </w:rPr>
        <w:t xml:space="preserve">Additional efforts to identify </w:t>
      </w:r>
      <w:r w:rsidR="00526496" w:rsidRPr="00051262">
        <w:rPr>
          <w:rFonts w:asciiTheme="majorHAnsi" w:hAnsiTheme="majorHAnsi"/>
        </w:rPr>
        <w:t xml:space="preserve">potential </w:t>
      </w:r>
      <w:r w:rsidR="004E4CDA" w:rsidRPr="00051262">
        <w:rPr>
          <w:rFonts w:asciiTheme="majorHAnsi" w:hAnsiTheme="majorHAnsi"/>
        </w:rPr>
        <w:t>sources of metals throughout the Kenai River watershed were initiated in 2019-2020 and are reported here.</w:t>
      </w:r>
      <w:r w:rsidR="00D74AB6" w:rsidRPr="00051262">
        <w:rPr>
          <w:rFonts w:asciiTheme="majorHAnsi" w:hAnsiTheme="majorHAnsi"/>
        </w:rPr>
        <w:t xml:space="preserve"> </w:t>
      </w:r>
    </w:p>
    <w:p w14:paraId="30F9A776" w14:textId="77777777" w:rsidR="00051262" w:rsidRPr="00051262" w:rsidRDefault="00051262" w:rsidP="00051262">
      <w:pPr>
        <w:pStyle w:val="Default"/>
        <w:rPr>
          <w:rFonts w:asciiTheme="majorHAnsi" w:hAnsiTheme="majorHAnsi"/>
        </w:rPr>
      </w:pPr>
    </w:p>
    <w:p w14:paraId="47B26F60" w14:textId="613921FB" w:rsidR="00051262" w:rsidRPr="00051262" w:rsidRDefault="00051262" w:rsidP="00051262">
      <w:pPr>
        <w:pStyle w:val="Default"/>
        <w:rPr>
          <w:ins w:id="22" w:author="Benjamin Meyer" w:date="2021-02-22T13:08:00Z"/>
          <w:rFonts w:asciiTheme="majorHAnsi" w:hAnsiTheme="majorHAnsi"/>
        </w:rPr>
      </w:pPr>
      <w:ins w:id="23" w:author="Benjamin Meyer" w:date="2021-02-22T13:08:00Z">
        <w:r w:rsidRPr="00051262">
          <w:rPr>
            <w:rFonts w:asciiTheme="majorHAnsi" w:hAnsiTheme="majorHAnsi"/>
          </w:rPr>
          <w:t xml:space="preserve">Additionally, as part of an ongoing mapping effort, five river trips were conducted in order to photograph potential zinc and copper sources visible from the Kenai River </w:t>
        </w:r>
        <w:proofErr w:type="spellStart"/>
        <w:r w:rsidRPr="00051262">
          <w:rPr>
            <w:rFonts w:asciiTheme="majorHAnsi" w:hAnsiTheme="majorHAnsi"/>
          </w:rPr>
          <w:t>mainstem</w:t>
        </w:r>
        <w:proofErr w:type="spellEnd"/>
        <w:r w:rsidRPr="00051262">
          <w:rPr>
            <w:rFonts w:asciiTheme="majorHAnsi" w:hAnsiTheme="majorHAnsi"/>
          </w:rPr>
          <w:t xml:space="preserve">. These photos were incorporated into a GIS </w:t>
        </w:r>
        <w:proofErr w:type="spellStart"/>
        <w:r w:rsidRPr="00051262">
          <w:rPr>
            <w:rFonts w:asciiTheme="majorHAnsi" w:hAnsiTheme="majorHAnsi"/>
          </w:rPr>
          <w:t>shapefile</w:t>
        </w:r>
        <w:proofErr w:type="spellEnd"/>
        <w:r w:rsidRPr="00051262">
          <w:rPr>
            <w:rFonts w:asciiTheme="majorHAnsi" w:hAnsiTheme="majorHAnsi"/>
          </w:rPr>
          <w:t xml:space="preserve"> established to document adjacent potential sources of these heavy metals including impervious surfaces, boat landings, and wastewater discharge. Available geospatial data for the Kenai River region were reviewed and curated by St. Mary’s University of Minnesota Geospatial Services to develop a draft ArcGIS database of sources potentially related to copper and zinc pollution</w:t>
        </w:r>
      </w:ins>
      <w:r w:rsidR="00075D97">
        <w:rPr>
          <w:rFonts w:asciiTheme="majorHAnsi" w:hAnsiTheme="majorHAnsi"/>
        </w:rPr>
        <w:t xml:space="preserve">. </w:t>
      </w:r>
      <w:ins w:id="24" w:author="Benjamin Meyer" w:date="2021-02-22T13:08:00Z">
        <w:r w:rsidRPr="00051262">
          <w:rPr>
            <w:rFonts w:asciiTheme="majorHAnsi" w:hAnsiTheme="majorHAnsi"/>
            <w:bCs/>
          </w:rPr>
          <w:t xml:space="preserve">The </w:t>
        </w:r>
        <w:proofErr w:type="spellStart"/>
        <w:r w:rsidRPr="00051262">
          <w:rPr>
            <w:rFonts w:asciiTheme="majorHAnsi" w:hAnsiTheme="majorHAnsi"/>
            <w:bCs/>
          </w:rPr>
          <w:t>geodatabse</w:t>
        </w:r>
        <w:proofErr w:type="spellEnd"/>
        <w:r w:rsidRPr="00051262">
          <w:rPr>
            <w:rFonts w:asciiTheme="majorHAnsi" w:hAnsiTheme="majorHAnsi"/>
            <w:bCs/>
          </w:rPr>
          <w:t xml:space="preserve"> is intended to be of use in future monitoring efforts and potentially in the production of a future decision support tool.</w:t>
        </w:r>
      </w:ins>
    </w:p>
    <w:p w14:paraId="417C83AD" w14:textId="1325B306" w:rsidR="00B07C1D" w:rsidDel="00051262" w:rsidRDefault="00B07C1D" w:rsidP="00D205E1">
      <w:pPr>
        <w:rPr>
          <w:del w:id="25" w:author="Benjamin Meyer" w:date="2021-02-22T13:08:00Z"/>
          <w:sz w:val="24"/>
          <w:szCs w:val="24"/>
        </w:rPr>
      </w:pPr>
    </w:p>
    <w:p w14:paraId="2BA004F5" w14:textId="2851B8B6" w:rsidR="00B07C1D" w:rsidDel="00051262" w:rsidRDefault="00B07C1D" w:rsidP="00D205E1">
      <w:pPr>
        <w:rPr>
          <w:del w:id="26" w:author="Benjamin Meyer" w:date="2021-02-22T13:08:00Z"/>
          <w:sz w:val="24"/>
          <w:szCs w:val="24"/>
        </w:rPr>
      </w:pPr>
    </w:p>
    <w:p w14:paraId="15886AAE" w14:textId="113430DD" w:rsidR="00293852" w:rsidRPr="004E4CDA" w:rsidDel="00051262" w:rsidRDefault="00CC03C8" w:rsidP="00D205E1">
      <w:pPr>
        <w:rPr>
          <w:del w:id="27" w:author="Benjamin Meyer" w:date="2021-02-22T13:08:00Z"/>
          <w:sz w:val="24"/>
          <w:szCs w:val="24"/>
        </w:rPr>
      </w:pPr>
      <w:del w:id="28" w:author="Benjamin Meyer" w:date="2021-02-22T13:08:00Z">
        <w:r w:rsidRPr="00B07C1D" w:rsidDel="00051262">
          <w:rPr>
            <w:sz w:val="24"/>
            <w:szCs w:val="24"/>
          </w:rPr>
          <w:delText>Re</w:delText>
        </w:r>
        <w:r w:rsidR="00C90F57" w:rsidRPr="00B07C1D" w:rsidDel="00051262">
          <w:rPr>
            <w:sz w:val="24"/>
            <w:szCs w:val="24"/>
          </w:rPr>
          <w:delText>mote sensing techniques are</w:delText>
        </w:r>
        <w:r w:rsidRPr="00B07C1D" w:rsidDel="00051262">
          <w:rPr>
            <w:sz w:val="24"/>
            <w:szCs w:val="24"/>
          </w:rPr>
          <w:delText xml:space="preserve"> being applied to identify potential sources not visible from the mainstem.</w:delText>
        </w:r>
        <w:r w:rsidR="00D74AB6" w:rsidRPr="00B07C1D" w:rsidDel="00051262">
          <w:rPr>
            <w:sz w:val="24"/>
            <w:szCs w:val="24"/>
          </w:rPr>
          <w:delText xml:space="preserve"> </w:delText>
        </w:r>
        <w:r w:rsidRPr="00B07C1D" w:rsidDel="00051262">
          <w:rPr>
            <w:sz w:val="24"/>
            <w:szCs w:val="24"/>
          </w:rPr>
          <w:delText>M</w:delText>
        </w:r>
        <w:r w:rsidR="0024208B" w:rsidRPr="00B07C1D" w:rsidDel="00051262">
          <w:rPr>
            <w:sz w:val="24"/>
            <w:szCs w:val="24"/>
          </w:rPr>
          <w:delText>apping efforts are ongoi</w:delText>
        </w:r>
        <w:r w:rsidRPr="00B07C1D" w:rsidDel="00051262">
          <w:rPr>
            <w:sz w:val="24"/>
            <w:szCs w:val="24"/>
          </w:rPr>
          <w:delText xml:space="preserve">ng and </w:delText>
        </w:r>
        <w:commentRangeStart w:id="29"/>
        <w:commentRangeStart w:id="30"/>
        <w:r w:rsidRPr="00B07C1D" w:rsidDel="00051262">
          <w:rPr>
            <w:sz w:val="24"/>
            <w:szCs w:val="24"/>
          </w:rPr>
          <w:delText xml:space="preserve">will be completed in </w:delText>
        </w:r>
        <w:r w:rsidR="00526496" w:rsidRPr="00B07C1D" w:rsidDel="00051262">
          <w:rPr>
            <w:sz w:val="24"/>
            <w:szCs w:val="24"/>
          </w:rPr>
          <w:delText xml:space="preserve">early </w:delText>
        </w:r>
        <w:r w:rsidRPr="00B07C1D" w:rsidDel="00051262">
          <w:rPr>
            <w:sz w:val="24"/>
            <w:szCs w:val="24"/>
          </w:rPr>
          <w:delText>202</w:delText>
        </w:r>
      </w:del>
      <w:del w:id="31" w:author="Benjamin Meyer" w:date="2021-02-15T09:08:00Z">
        <w:r w:rsidRPr="00B07C1D" w:rsidDel="007702A3">
          <w:rPr>
            <w:sz w:val="24"/>
            <w:szCs w:val="24"/>
          </w:rPr>
          <w:delText>1</w:delText>
        </w:r>
      </w:del>
      <w:commentRangeEnd w:id="29"/>
      <w:del w:id="32" w:author="Benjamin Meyer" w:date="2021-02-22T13:08:00Z">
        <w:r w:rsidR="00361719" w:rsidRPr="00B07C1D" w:rsidDel="00051262">
          <w:rPr>
            <w:rStyle w:val="CommentReference"/>
          </w:rPr>
          <w:commentReference w:id="29"/>
        </w:r>
        <w:commentRangeEnd w:id="30"/>
        <w:r w:rsidR="00887237" w:rsidRPr="00B07C1D" w:rsidDel="00051262">
          <w:rPr>
            <w:rStyle w:val="CommentReference"/>
          </w:rPr>
          <w:commentReference w:id="30"/>
        </w:r>
      </w:del>
      <w:del w:id="33" w:author="Benjamin Meyer" w:date="2021-02-15T09:08:00Z">
        <w:r w:rsidR="00526496" w:rsidRPr="00B07C1D" w:rsidDel="007702A3">
          <w:rPr>
            <w:sz w:val="24"/>
            <w:szCs w:val="24"/>
          </w:rPr>
          <w:delText xml:space="preserve"> with a </w:delText>
        </w:r>
        <w:r w:rsidR="00621F96" w:rsidRPr="00B07C1D" w:rsidDel="007702A3">
          <w:rPr>
            <w:sz w:val="24"/>
            <w:szCs w:val="24"/>
          </w:rPr>
          <w:delText>report</w:delText>
        </w:r>
        <w:r w:rsidR="000A7351" w:rsidRPr="00B07C1D" w:rsidDel="007702A3">
          <w:rPr>
            <w:sz w:val="24"/>
            <w:szCs w:val="24"/>
          </w:rPr>
          <w:delText xml:space="preserve"> and interactive mapping tool</w:delText>
        </w:r>
      </w:del>
      <w:del w:id="34" w:author="Benjamin Meyer" w:date="2021-02-22T13:08:00Z">
        <w:r w:rsidR="00621F96" w:rsidRPr="00B07C1D" w:rsidDel="00051262">
          <w:rPr>
            <w:sz w:val="24"/>
            <w:szCs w:val="24"/>
          </w:rPr>
          <w:delText>.</w:delText>
        </w:r>
      </w:del>
    </w:p>
    <w:p w14:paraId="2D714638" w14:textId="0B0EEEED" w:rsidR="00AD09EE" w:rsidDel="00051262" w:rsidRDefault="00AD09EE" w:rsidP="00BC1F4D">
      <w:pPr>
        <w:pStyle w:val="Heading1"/>
        <w:rPr>
          <w:del w:id="35" w:author="Benjamin Meyer" w:date="2021-02-22T13:08:00Z"/>
        </w:rPr>
      </w:pPr>
    </w:p>
    <w:p w14:paraId="56F0B344" w14:textId="77FAA39E" w:rsidR="00A21003" w:rsidDel="00051262" w:rsidRDefault="00A21003" w:rsidP="00A21003">
      <w:pPr>
        <w:rPr>
          <w:del w:id="36" w:author="Benjamin Meyer" w:date="2021-02-22T13:08:00Z"/>
        </w:rPr>
      </w:pPr>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37" w:name="_Toc64271418"/>
      <w:r w:rsidRPr="006F3509">
        <w:rPr>
          <w:b/>
          <w:bCs/>
        </w:rPr>
        <w:t>Methods</w:t>
      </w:r>
      <w:bookmarkEnd w:id="37"/>
    </w:p>
    <w:p w14:paraId="1E1F60F8" w14:textId="77777777" w:rsidR="00AD09EE" w:rsidRDefault="00AD09EE" w:rsidP="009308B3"/>
    <w:p w14:paraId="354A3F22" w14:textId="3001320B" w:rsidR="001F0EA8" w:rsidRDefault="003D0107" w:rsidP="00A21003">
      <w:pPr>
        <w:pStyle w:val="Heading2"/>
        <w:rPr>
          <w:ins w:id="38" w:author="Benjamin Meyer" w:date="2020-12-07T05:39:00Z"/>
        </w:rPr>
      </w:pPr>
      <w:bookmarkStart w:id="39" w:name="_Toc64271419"/>
      <w:r>
        <w:t>Copper and zinc s</w:t>
      </w:r>
      <w:r w:rsidR="00AD09EE">
        <w:t>ampling</w:t>
      </w:r>
      <w:bookmarkEnd w:id="39"/>
    </w:p>
    <w:p w14:paraId="38E99023" w14:textId="77777777" w:rsidR="003D567B" w:rsidRPr="003D567B" w:rsidRDefault="003D567B" w:rsidP="00C90F57"/>
    <w:p w14:paraId="3D66DB16" w14:textId="211DA971"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w:t>
      </w:r>
      <w:ins w:id="40" w:author="Benjamin Meyer" w:date="2021-02-22T13:09:00Z">
        <w:r w:rsidR="00051262">
          <w:rPr>
            <w:sz w:val="24"/>
            <w:szCs w:val="24"/>
          </w:rPr>
          <w:t>c</w:t>
        </w:r>
      </w:ins>
      <w:del w:id="41" w:author="Benjamin Meyer" w:date="2021-02-22T13:09:00Z">
        <w:r w:rsidDel="00051262">
          <w:rPr>
            <w:sz w:val="24"/>
            <w:szCs w:val="24"/>
          </w:rPr>
          <w:delText>C</w:delText>
        </w:r>
      </w:del>
      <w:r>
        <w:rPr>
          <w:sz w:val="24"/>
          <w:szCs w:val="24"/>
        </w:rPr>
        <w:t>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42"/>
      <w:commentRangeStart w:id="43"/>
      <w:ins w:id="44" w:author="Apsens, Sarah" w:date="2020-12-30T16:45:00Z">
        <w:r w:rsidR="00361719" w:rsidRPr="002D3CA3">
          <w:rPr>
            <w:bCs/>
            <w:strike/>
            <w:sz w:val="24"/>
            <w:szCs w:val="24"/>
          </w:rPr>
          <w:t>additional</w:t>
        </w:r>
        <w:commentRangeEnd w:id="42"/>
        <w:r w:rsidR="00361719" w:rsidRPr="002D3CA3">
          <w:rPr>
            <w:rStyle w:val="CommentReference"/>
            <w:strike/>
          </w:rPr>
          <w:commentReference w:id="42"/>
        </w:r>
      </w:ins>
      <w:commentRangeEnd w:id="43"/>
      <w:r w:rsidR="002C10DB" w:rsidRPr="002D3CA3">
        <w:rPr>
          <w:rStyle w:val="CommentReference"/>
          <w:strike/>
        </w:rPr>
        <w:commentReference w:id="43"/>
      </w:r>
      <w:ins w:id="45" w:author="Apsens, Sarah" w:date="2020-12-30T16:45:00Z">
        <w:r w:rsidR="00361719" w:rsidRPr="002D3CA3">
          <w:rPr>
            <w:bCs/>
            <w:strike/>
            <w:sz w:val="24"/>
            <w:szCs w:val="24"/>
          </w:rPr>
          <w:t xml:space="preserve"> </w:t>
        </w:r>
      </w:ins>
      <w:r w:rsidR="00001D8B">
        <w:rPr>
          <w:bCs/>
          <w:sz w:val="24"/>
          <w:szCs w:val="24"/>
        </w:rPr>
        <w:t xml:space="preserve">sites on the Kenai River </w:t>
      </w:r>
      <w:proofErr w:type="spellStart"/>
      <w:r w:rsidR="00001D8B">
        <w:rPr>
          <w:bCs/>
          <w:sz w:val="24"/>
          <w:szCs w:val="24"/>
        </w:rPr>
        <w:t>mainstem</w:t>
      </w:r>
      <w:proofErr w:type="spellEnd"/>
      <w:r w:rsidR="00001D8B">
        <w:rPr>
          <w:bCs/>
          <w:sz w:val="24"/>
          <w:szCs w:val="24"/>
        </w:rPr>
        <w:t xml:space="preserve">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w:t>
      </w:r>
      <w:proofErr w:type="spellStart"/>
      <w:r w:rsidR="002A2C0D" w:rsidRPr="002A2C0D">
        <w:rPr>
          <w:sz w:val="24"/>
          <w:szCs w:val="24"/>
        </w:rPr>
        <w:t>mainstem</w:t>
      </w:r>
      <w:proofErr w:type="spellEnd"/>
      <w:r w:rsidR="002A2C0D" w:rsidRPr="002A2C0D">
        <w:rPr>
          <w:sz w:val="24"/>
          <w:szCs w:val="24"/>
        </w:rPr>
        <w:t>. River miles listed for tributaries reference their</w:t>
      </w:r>
      <w:r w:rsidR="00621F96">
        <w:rPr>
          <w:sz w:val="24"/>
          <w:szCs w:val="24"/>
        </w:rPr>
        <w:t xml:space="preserve"> confluence river mile on the </w:t>
      </w:r>
      <w:proofErr w:type="spellStart"/>
      <w:r w:rsidR="00621F96">
        <w:rPr>
          <w:sz w:val="24"/>
          <w:szCs w:val="24"/>
        </w:rPr>
        <w:t>mainstem</w:t>
      </w:r>
      <w:proofErr w:type="spellEnd"/>
      <w:r w:rsidR="00621F96">
        <w:rPr>
          <w:sz w:val="24"/>
          <w:szCs w:val="24"/>
        </w:rPr>
        <w:t xml:space="preserve">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46" w:name="_Toc64271420"/>
      <w:r w:rsidRPr="00CF3F57">
        <w:rPr>
          <w:sz w:val="24"/>
        </w:rPr>
        <w:t>Kenai River Baseline Water Quality Monitoring (KRBWQM)</w:t>
      </w:r>
      <w:bookmarkEnd w:id="46"/>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7FA9A51E" w:rsidR="00A21003" w:rsidRPr="00A21003" w:rsidRDefault="00A21003" w:rsidP="00A21003">
      <w:pPr>
        <w:rPr>
          <w:bCs/>
          <w:sz w:val="24"/>
          <w:szCs w:val="24"/>
        </w:rPr>
      </w:pPr>
      <w:r>
        <w:rPr>
          <w:bCs/>
          <w:sz w:val="24"/>
          <w:szCs w:val="24"/>
        </w:rPr>
        <w:t>Due to logistical and safety constraints as a result of the COVID-19 pandemic, spring</w:t>
      </w:r>
      <w:ins w:id="47" w:author="Benjamin Meyer" w:date="2021-02-22T13:10:00Z">
        <w:r w:rsidR="00051262">
          <w:rPr>
            <w:bCs/>
            <w:sz w:val="24"/>
            <w:szCs w:val="24"/>
          </w:rPr>
          <w:t xml:space="preserve"> KRBWQM</w:t>
        </w:r>
      </w:ins>
      <w:r>
        <w:rPr>
          <w:bCs/>
          <w:sz w:val="24"/>
          <w:szCs w:val="24"/>
        </w:rPr>
        <w:t xml:space="preserve">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6A7AC1C4"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lastRenderedPageBreak/>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commentRangeStart w:id="48"/>
      <w:ins w:id="49" w:author="Benjamin Meyer" w:date="2021-02-22T13:21:00Z">
        <w:r w:rsidR="00357E08">
          <w:rPr>
            <w:bCs/>
            <w:sz w:val="24"/>
            <w:szCs w:val="24"/>
          </w:rPr>
          <w:t>.</w:t>
        </w:r>
        <w:commentRangeEnd w:id="48"/>
        <w:r w:rsidR="00357E08">
          <w:rPr>
            <w:rStyle w:val="CommentReference"/>
          </w:rPr>
          <w:commentReference w:id="48"/>
        </w:r>
      </w:ins>
      <w:r w:rsidR="00B940CB">
        <w:rPr>
          <w:bCs/>
          <w:sz w:val="24"/>
          <w:szCs w:val="24"/>
        </w:rPr>
        <w:t xml:space="preserve"> </w:t>
      </w:r>
      <w:commentRangeStart w:id="50"/>
      <w:commentRangeStart w:id="51"/>
      <w:del w:id="52" w:author="Benjamin Meyer" w:date="2021-02-17T14:58:00Z">
        <w:r w:rsidR="00B940CB" w:rsidDel="00D5535A">
          <w:rPr>
            <w:bCs/>
            <w:sz w:val="24"/>
            <w:szCs w:val="24"/>
          </w:rPr>
          <w:delText>and capped while still submerged?</w:delText>
        </w:r>
        <w:commentRangeEnd w:id="50"/>
        <w:r w:rsidR="002D3CA3" w:rsidDel="00D5535A">
          <w:rPr>
            <w:rStyle w:val="CommentReference"/>
          </w:rPr>
          <w:commentReference w:id="50"/>
        </w:r>
        <w:r w:rsidDel="00D5535A">
          <w:rPr>
            <w:bCs/>
            <w:sz w:val="24"/>
            <w:szCs w:val="24"/>
          </w:rPr>
          <w:delText xml:space="preserve">. </w:delText>
        </w:r>
      </w:del>
      <w:commentRangeEnd w:id="51"/>
      <w:r w:rsidR="00357E08">
        <w:rPr>
          <w:rStyle w:val="CommentReference"/>
        </w:rPr>
        <w:commentReference w:id="51"/>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53"/>
      <w:commentRangeStart w:id="54"/>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53"/>
      <w:r w:rsidR="00841FAF">
        <w:rPr>
          <w:rStyle w:val="CommentReference"/>
        </w:rPr>
        <w:commentReference w:id="53"/>
      </w:r>
      <w:commentRangeEnd w:id="54"/>
      <w:r w:rsidR="0023740C">
        <w:rPr>
          <w:rStyle w:val="CommentReference"/>
        </w:rPr>
        <w:commentReference w:id="54"/>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55"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56"/>
      <w:commentRangeStart w:id="57"/>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7E0550">
        <w:rPr>
          <w:bCs/>
          <w:sz w:val="24"/>
          <w:szCs w:val="24"/>
        </w:rPr>
        <w:t>.</w:t>
      </w:r>
      <w:commentRangeEnd w:id="56"/>
      <w:r w:rsidR="00957DF4">
        <w:rPr>
          <w:rStyle w:val="CommentReference"/>
        </w:rPr>
        <w:commentReference w:id="56"/>
      </w:r>
      <w:commentRangeEnd w:id="57"/>
      <w:r w:rsidR="00FA2AD9">
        <w:rPr>
          <w:rStyle w:val="CommentReference"/>
        </w:rPr>
        <w:commentReference w:id="57"/>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58" w:name="_Toc64271421"/>
      <w:r w:rsidRPr="00CF3F57">
        <w:rPr>
          <w:sz w:val="24"/>
        </w:rPr>
        <w:t>Copper and zinc-specific sampling event</w:t>
      </w:r>
      <w:r w:rsidR="00C90F57">
        <w:rPr>
          <w:sz w:val="24"/>
        </w:rPr>
        <w:t>s</w:t>
      </w:r>
      <w:bookmarkEnd w:id="58"/>
    </w:p>
    <w:p w14:paraId="38EDEE86" w14:textId="77777777" w:rsidR="00C90F57" w:rsidRPr="00C90F57" w:rsidRDefault="00C90F57" w:rsidP="00C90F57"/>
    <w:p w14:paraId="32063A92" w14:textId="43B2685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D74AB6">
        <w:rPr>
          <w:bCs/>
          <w:sz w:val="24"/>
          <w:szCs w:val="24"/>
        </w:rPr>
        <w:t xml:space="preserve"> </w:t>
      </w:r>
      <w:r>
        <w:rPr>
          <w:bCs/>
          <w:sz w:val="24"/>
          <w:szCs w:val="24"/>
        </w:rPr>
        <w:t>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w:t>
      </w:r>
      <w:proofErr w:type="spellStart"/>
      <w:r w:rsidR="00AB3035">
        <w:rPr>
          <w:bCs/>
          <w:sz w:val="24"/>
          <w:szCs w:val="24"/>
        </w:rPr>
        <w:t>mainstem</w:t>
      </w:r>
      <w:proofErr w:type="spellEnd"/>
      <w:r w:rsidR="00AB3035">
        <w:rPr>
          <w:bCs/>
          <w:sz w:val="24"/>
          <w:szCs w:val="24"/>
        </w:rPr>
        <w:t xml:space="preserve">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70243732"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59"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w:t>
      </w:r>
      <w:proofErr w:type="spellStart"/>
      <w:r w:rsidR="00E460B4">
        <w:rPr>
          <w:sz w:val="24"/>
          <w:szCs w:val="24"/>
        </w:rPr>
        <w:t>mainstem</w:t>
      </w:r>
      <w:proofErr w:type="spellEnd"/>
      <w:r w:rsidR="00E460B4">
        <w:rPr>
          <w:sz w:val="24"/>
          <w:szCs w:val="24"/>
        </w:rPr>
        <w:t>, t</w:t>
      </w:r>
      <w:r>
        <w:rPr>
          <w:sz w:val="24"/>
          <w:szCs w:val="24"/>
        </w:rPr>
        <w:t xml:space="preserve">he </w:t>
      </w:r>
      <w:proofErr w:type="spellStart"/>
      <w:r>
        <w:rPr>
          <w:sz w:val="24"/>
          <w:szCs w:val="24"/>
        </w:rPr>
        <w:t>Slikok</w:t>
      </w:r>
      <w:proofErr w:type="spellEnd"/>
      <w:r>
        <w:rPr>
          <w:sz w:val="24"/>
          <w:szCs w:val="24"/>
        </w:rPr>
        <w:t xml:space="preserve">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w:t>
      </w:r>
      <w:proofErr w:type="spellStart"/>
      <w:r w:rsidR="000E55F2">
        <w:rPr>
          <w:sz w:val="24"/>
          <w:szCs w:val="24"/>
        </w:rPr>
        <w:t>mainstem</w:t>
      </w:r>
      <w:proofErr w:type="spellEnd"/>
      <w:r w:rsidR="000E55F2">
        <w:rPr>
          <w:sz w:val="24"/>
          <w:szCs w:val="24"/>
        </w:rPr>
        <w:t xml:space="preserve"> to those</w:t>
      </w:r>
      <w:r>
        <w:rPr>
          <w:sz w:val="24"/>
          <w:szCs w:val="24"/>
        </w:rPr>
        <w:t xml:space="preserve"> within the </w:t>
      </w:r>
      <w:proofErr w:type="spellStart"/>
      <w:r>
        <w:rPr>
          <w:sz w:val="24"/>
          <w:szCs w:val="24"/>
        </w:rPr>
        <w:t>Slikok</w:t>
      </w:r>
      <w:proofErr w:type="spellEnd"/>
      <w:r>
        <w:rPr>
          <w:sz w:val="24"/>
          <w:szCs w:val="24"/>
        </w:rPr>
        <w:t xml:space="preserve"> Creek tributary. </w:t>
      </w:r>
      <w:r w:rsidR="003C7959">
        <w:rPr>
          <w:sz w:val="24"/>
          <w:szCs w:val="24"/>
        </w:rPr>
        <w:t xml:space="preserve">The </w:t>
      </w:r>
      <w:proofErr w:type="spellStart"/>
      <w:r w:rsidR="00150511">
        <w:rPr>
          <w:sz w:val="24"/>
          <w:szCs w:val="24"/>
        </w:rPr>
        <w:t>Skilak</w:t>
      </w:r>
      <w:proofErr w:type="spellEnd"/>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w:t>
      </w:r>
      <w:r w:rsidR="00803543" w:rsidRPr="000E145D">
        <w:rPr>
          <w:bCs/>
          <w:sz w:val="24"/>
          <w:szCs w:val="24"/>
          <w:highlight w:val="yellow"/>
        </w:rPr>
        <w:t>Studio.</w:t>
      </w:r>
      <w:r w:rsidR="00D74AB6" w:rsidRPr="000E145D">
        <w:rPr>
          <w:bCs/>
          <w:sz w:val="24"/>
          <w:szCs w:val="24"/>
          <w:highlight w:val="yellow"/>
        </w:rPr>
        <w:t xml:space="preserve"> </w:t>
      </w:r>
      <w:commentRangeStart w:id="60"/>
      <w:commentRangeStart w:id="61"/>
      <w:r w:rsidR="00803543" w:rsidRPr="000E145D">
        <w:rPr>
          <w:bCs/>
          <w:sz w:val="24"/>
          <w:szCs w:val="24"/>
          <w:highlight w:val="yellow"/>
        </w:rPr>
        <w:t>Hardness an</w:t>
      </w:r>
      <w:r w:rsidR="00D05531" w:rsidRPr="000E145D">
        <w:rPr>
          <w:bCs/>
          <w:sz w:val="24"/>
          <w:szCs w:val="24"/>
          <w:highlight w:val="yellow"/>
        </w:rPr>
        <w:t>d freshwater CCC values</w:t>
      </w:r>
      <w:r w:rsidR="00803543" w:rsidRPr="000E145D">
        <w:rPr>
          <w:bCs/>
          <w:sz w:val="24"/>
          <w:szCs w:val="24"/>
          <w:highlight w:val="yellow"/>
        </w:rPr>
        <w:t xml:space="preserve"> were calculated using ADEC-provided equations </w:t>
      </w:r>
      <w:r w:rsidR="00EA17C2" w:rsidRPr="000E145D">
        <w:rPr>
          <w:bCs/>
          <w:sz w:val="24"/>
          <w:szCs w:val="24"/>
          <w:highlight w:val="yellow"/>
        </w:rPr>
        <w:t xml:space="preserve">shown </w:t>
      </w:r>
      <w:r w:rsidR="00803543" w:rsidRPr="000E145D">
        <w:rPr>
          <w:bCs/>
          <w:sz w:val="24"/>
          <w:szCs w:val="24"/>
          <w:highlight w:val="yellow"/>
        </w:rPr>
        <w:t>in Table 1</w:t>
      </w:r>
      <w:r w:rsidR="00090395">
        <w:rPr>
          <w:bCs/>
          <w:sz w:val="24"/>
          <w:szCs w:val="24"/>
          <w:highlight w:val="yellow"/>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bCs/>
          <w:sz w:val="24"/>
          <w:szCs w:val="24"/>
          <w:highlight w:val="yellow"/>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5C52BF">
        <w:rPr>
          <w:bCs/>
          <w:sz w:val="24"/>
          <w:szCs w:val="24"/>
          <w:highlight w:val="yellow"/>
        </w:rPr>
      </w:r>
      <w:r w:rsidR="00090395">
        <w:rPr>
          <w:bCs/>
          <w:sz w:val="24"/>
          <w:szCs w:val="24"/>
          <w:highlight w:val="yellow"/>
        </w:rPr>
        <w:fldChar w:fldCharType="separate"/>
      </w:r>
      <w:r w:rsidR="00090395">
        <w:rPr>
          <w:bCs/>
          <w:noProof/>
          <w:sz w:val="24"/>
          <w:szCs w:val="24"/>
          <w:highlight w:val="yellow"/>
        </w:rPr>
        <w:t>(ADEC 2008)</w:t>
      </w:r>
      <w:r w:rsidR="00090395">
        <w:rPr>
          <w:bCs/>
          <w:sz w:val="24"/>
          <w:szCs w:val="24"/>
          <w:highlight w:val="yellow"/>
        </w:rPr>
        <w:fldChar w:fldCharType="end"/>
      </w:r>
      <w:r w:rsidR="00803543" w:rsidRPr="000E145D">
        <w:rPr>
          <w:bCs/>
          <w:sz w:val="24"/>
          <w:szCs w:val="24"/>
          <w:highlight w:val="yellow"/>
        </w:rPr>
        <w:t>.</w:t>
      </w:r>
      <w:commentRangeEnd w:id="60"/>
      <w:r w:rsidR="00957DF4" w:rsidRPr="000E145D">
        <w:rPr>
          <w:rStyle w:val="CommentReference"/>
          <w:highlight w:val="yellow"/>
        </w:rPr>
        <w:commentReference w:id="60"/>
      </w:r>
      <w:commentRangeEnd w:id="61"/>
      <w:r w:rsidR="00FA2AD9" w:rsidRPr="000E145D">
        <w:rPr>
          <w:rStyle w:val="CommentReference"/>
          <w:highlight w:val="yellow"/>
        </w:rPr>
        <w:commentReference w:id="61"/>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62"/>
      <w:commentRangeStart w:id="63"/>
      <w:del w:id="64" w:author="Benjamin Meyer" w:date="2021-01-21T07:38:00Z">
        <w:r w:rsidDel="00B713D6">
          <w:rPr>
            <w:sz w:val="24"/>
          </w:rPr>
          <w:delText>Variation among re</w:delText>
        </w:r>
        <w:r w:rsidR="000E55F2" w:rsidRPr="00803543" w:rsidDel="00B713D6">
          <w:rPr>
            <w:sz w:val="24"/>
          </w:rPr>
          <w:delText>plicate samples</w:delText>
        </w:r>
        <w:commentRangeEnd w:id="62"/>
        <w:r w:rsidR="00C373A2" w:rsidDel="00B713D6">
          <w:rPr>
            <w:rStyle w:val="CommentReference"/>
            <w:b w:val="0"/>
            <w:color w:val="auto"/>
            <w:spacing w:val="0"/>
          </w:rPr>
          <w:commentReference w:id="62"/>
        </w:r>
      </w:del>
      <w:bookmarkStart w:id="65" w:name="_Toc64271422"/>
      <w:commentRangeEnd w:id="63"/>
      <w:r w:rsidR="00B713D6">
        <w:rPr>
          <w:rStyle w:val="CommentReference"/>
          <w:b w:val="0"/>
          <w:color w:val="auto"/>
          <w:spacing w:val="0"/>
        </w:rPr>
        <w:commentReference w:id="63"/>
      </w:r>
      <w:ins w:id="66" w:author="Benjamin Meyer" w:date="2021-01-21T07:38:00Z">
        <w:r w:rsidR="00B713D6">
          <w:rPr>
            <w:sz w:val="24"/>
          </w:rPr>
          <w:t>Sample Accuracy and Precision</w:t>
        </w:r>
      </w:ins>
      <w:bookmarkEnd w:id="65"/>
    </w:p>
    <w:p w14:paraId="55902FE4" w14:textId="77777777" w:rsidR="00A35C56" w:rsidRPr="00A35C56" w:rsidRDefault="00A35C56" w:rsidP="00A35C56"/>
    <w:p w14:paraId="00E7CC2E" w14:textId="55EACFC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67"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68"/>
      <w:ins w:id="69" w:author="Benjamin Meyer" w:date="2021-02-16T17:20:00Z">
        <w:r w:rsidR="00225ED5">
          <w:rPr>
            <w:sz w:val="24"/>
            <w:szCs w:val="24"/>
          </w:rPr>
          <w:t>.</w:t>
        </w:r>
      </w:ins>
      <w:commentRangeEnd w:id="68"/>
      <w:r w:rsidR="00225ED5">
        <w:rPr>
          <w:rStyle w:val="CommentReference"/>
        </w:rPr>
        <w:commentReference w:id="68"/>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70" w:name="_Toc64271423"/>
      <w:r>
        <w:rPr>
          <w:sz w:val="24"/>
        </w:rPr>
        <w:t>2019 Hardness values</w:t>
      </w:r>
      <w:bookmarkEnd w:id="70"/>
      <w:r>
        <w:rPr>
          <w:sz w:val="24"/>
        </w:rPr>
        <w:t xml:space="preserve"> </w:t>
      </w:r>
    </w:p>
    <w:p w14:paraId="20591218" w14:textId="77777777" w:rsidR="000E3748" w:rsidRDefault="000E3748" w:rsidP="000E3748">
      <w:pPr>
        <w:rPr>
          <w:sz w:val="24"/>
          <w:szCs w:val="24"/>
          <w:highlight w:val="yellow"/>
        </w:rPr>
      </w:pPr>
    </w:p>
    <w:p w14:paraId="07026197" w14:textId="391BE5CF"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71" w:author="Benjamin Meyer" w:date="2021-02-17T15:13:00Z">
        <w:r w:rsidR="000B7668">
          <w:rPr>
            <w:sz w:val="24"/>
            <w:szCs w:val="24"/>
          </w:rPr>
          <w:t>results</w:t>
        </w:r>
      </w:ins>
      <w:del w:id="72"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73" w:author="Benjamin Meyer" w:date="2021-02-17T15:15:00Z">
        <w:r w:rsidR="000B7668">
          <w:rPr>
            <w:sz w:val="24"/>
            <w:szCs w:val="24"/>
          </w:rPr>
          <w:t>At sites w</w:t>
        </w:r>
      </w:ins>
      <w:del w:id="74" w:author="Benjamin Meyer" w:date="2021-02-17T15:15:00Z">
        <w:r w:rsidR="000029BF" w:rsidRPr="001F2D11" w:rsidDel="000B7668">
          <w:rPr>
            <w:sz w:val="24"/>
            <w:szCs w:val="24"/>
          </w:rPr>
          <w:delText>W</w:delText>
        </w:r>
      </w:del>
      <w:r w:rsidR="000029BF" w:rsidRPr="001F2D11">
        <w:rPr>
          <w:sz w:val="24"/>
          <w:szCs w:val="24"/>
        </w:rPr>
        <w:t xml:space="preserve">here </w:t>
      </w:r>
      <w:ins w:id="75" w:author="Benjamin Meyer" w:date="2021-02-17T15:15:00Z">
        <w:r w:rsidR="000B7668">
          <w:rPr>
            <w:sz w:val="24"/>
            <w:szCs w:val="24"/>
          </w:rPr>
          <w:t xml:space="preserve">no </w:t>
        </w:r>
      </w:ins>
      <w:r w:rsidR="000029BF" w:rsidRPr="001F2D11">
        <w:rPr>
          <w:sz w:val="24"/>
          <w:szCs w:val="24"/>
        </w:rPr>
        <w:t xml:space="preserve">calcium and magnesium data was </w:t>
      </w:r>
      <w:del w:id="76"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77" w:author="Benjamin Meyer" w:date="2021-02-17T15:21:00Z">
        <w:r w:rsidR="00C9613D">
          <w:rPr>
            <w:sz w:val="24"/>
            <w:szCs w:val="24"/>
          </w:rPr>
          <w:t>, Table 3</w:t>
        </w:r>
      </w:ins>
      <w:r w:rsidR="000029BF">
        <w:rPr>
          <w:sz w:val="24"/>
          <w:szCs w:val="24"/>
        </w:rPr>
        <w:t>)</w:t>
      </w:r>
      <w:commentRangeStart w:id="78"/>
      <w:r w:rsidR="000029BF" w:rsidRPr="001F2D11">
        <w:rPr>
          <w:sz w:val="24"/>
          <w:szCs w:val="24"/>
        </w:rPr>
        <w:t>.</w:t>
      </w:r>
      <w:commentRangeEnd w:id="78"/>
      <w:r w:rsidR="000029BF">
        <w:rPr>
          <w:rStyle w:val="CommentReference"/>
        </w:rPr>
        <w:commentReference w:id="78"/>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357E08">
        <w:rPr>
          <w:sz w:val="24"/>
          <w:szCs w:val="24"/>
          <w:highlight w:val="yellow"/>
          <w:rPrChange w:id="79" w:author="Benjamin Meyer" w:date="2021-02-22T13:29:00Z">
            <w:rPr>
              <w:sz w:val="24"/>
              <w:szCs w:val="24"/>
            </w:rPr>
          </w:rPrChange>
        </w:rPr>
        <w:t xml:space="preserve">In order to evaluate the relevance of spatially asynchronous hardness values in some instances, an average of </w:t>
      </w:r>
      <w:commentRangeStart w:id="80"/>
      <w:commentRangeStart w:id="81"/>
      <w:r w:rsidRPr="00357E08">
        <w:rPr>
          <w:sz w:val="24"/>
          <w:szCs w:val="24"/>
          <w:highlight w:val="yellow"/>
          <w:rPrChange w:id="82" w:author="Benjamin Meyer" w:date="2021-02-22T13:29:00Z">
            <w:rPr>
              <w:sz w:val="24"/>
              <w:szCs w:val="24"/>
            </w:rPr>
          </w:rPrChange>
        </w:rPr>
        <w:t xml:space="preserve">spring and summer hardness </w:t>
      </w:r>
      <w:commentRangeEnd w:id="80"/>
      <w:r w:rsidR="00C373A2" w:rsidRPr="00357E08">
        <w:rPr>
          <w:rStyle w:val="CommentReference"/>
          <w:highlight w:val="yellow"/>
          <w:rPrChange w:id="83" w:author="Benjamin Meyer" w:date="2021-02-22T13:29:00Z">
            <w:rPr>
              <w:rStyle w:val="CommentReference"/>
            </w:rPr>
          </w:rPrChange>
        </w:rPr>
        <w:commentReference w:id="80"/>
      </w:r>
      <w:commentRangeEnd w:id="81"/>
      <w:r w:rsidR="00B76A07" w:rsidRPr="00357E08">
        <w:rPr>
          <w:rStyle w:val="CommentReference"/>
          <w:highlight w:val="yellow"/>
          <w:rPrChange w:id="84" w:author="Benjamin Meyer" w:date="2021-02-22T13:29:00Z">
            <w:rPr>
              <w:rStyle w:val="CommentReference"/>
            </w:rPr>
          </w:rPrChange>
        </w:rPr>
        <w:commentReference w:id="81"/>
      </w:r>
      <w:r w:rsidRPr="00357E08">
        <w:rPr>
          <w:sz w:val="24"/>
          <w:szCs w:val="24"/>
          <w:highlight w:val="yellow"/>
          <w:rPrChange w:id="85" w:author="Benjamin Meyer" w:date="2021-02-22T13:29:00Z">
            <w:rPr>
              <w:sz w:val="24"/>
              <w:szCs w:val="24"/>
            </w:rPr>
          </w:rPrChange>
        </w:rPr>
        <w:t xml:space="preserve">levels were calculated using data collected from </w:t>
      </w:r>
      <w:commentRangeStart w:id="86"/>
      <w:commentRangeStart w:id="87"/>
      <w:r w:rsidRPr="00357E08">
        <w:rPr>
          <w:sz w:val="24"/>
          <w:szCs w:val="24"/>
          <w:highlight w:val="yellow"/>
          <w:rPrChange w:id="88" w:author="Benjamin Meyer" w:date="2021-02-22T13:29:00Z">
            <w:rPr>
              <w:sz w:val="24"/>
              <w:szCs w:val="24"/>
            </w:rPr>
          </w:rPrChange>
        </w:rPr>
        <w:t xml:space="preserve">2000-2014 </w:t>
      </w:r>
      <w:commentRangeEnd w:id="86"/>
      <w:r w:rsidR="001D4B97" w:rsidRPr="00357E08">
        <w:rPr>
          <w:rStyle w:val="CommentReference"/>
          <w:highlight w:val="yellow"/>
          <w:rPrChange w:id="89" w:author="Benjamin Meyer" w:date="2021-02-22T13:29:00Z">
            <w:rPr>
              <w:rStyle w:val="CommentReference"/>
            </w:rPr>
          </w:rPrChange>
        </w:rPr>
        <w:commentReference w:id="86"/>
      </w:r>
      <w:commentRangeEnd w:id="87"/>
      <w:r w:rsidR="000029BF" w:rsidRPr="00357E08">
        <w:rPr>
          <w:rStyle w:val="CommentReference"/>
          <w:highlight w:val="yellow"/>
          <w:rPrChange w:id="90" w:author="Benjamin Meyer" w:date="2021-02-22T13:29:00Z">
            <w:rPr>
              <w:rStyle w:val="CommentReference"/>
            </w:rPr>
          </w:rPrChange>
        </w:rPr>
        <w:commentReference w:id="87"/>
      </w:r>
      <w:r w:rsidRPr="00357E08">
        <w:rPr>
          <w:sz w:val="24"/>
          <w:szCs w:val="24"/>
          <w:highlight w:val="yellow"/>
          <w:rPrChange w:id="91" w:author="Benjamin Meyer" w:date="2021-02-22T13:29:00Z">
            <w:rPr>
              <w:sz w:val="24"/>
              <w:szCs w:val="24"/>
            </w:rPr>
          </w:rPrChange>
        </w:rPr>
        <w:t xml:space="preserve">(Table </w:t>
      </w:r>
      <w:r w:rsidR="00CE2E9F" w:rsidRPr="00357E08">
        <w:rPr>
          <w:sz w:val="24"/>
          <w:szCs w:val="24"/>
          <w:highlight w:val="yellow"/>
          <w:rPrChange w:id="92" w:author="Benjamin Meyer" w:date="2021-02-22T13:29:00Z">
            <w:rPr>
              <w:sz w:val="24"/>
              <w:szCs w:val="24"/>
            </w:rPr>
          </w:rPrChange>
        </w:rPr>
        <w:t>6</w:t>
      </w:r>
      <w:r w:rsidRPr="00357E08">
        <w:rPr>
          <w:sz w:val="24"/>
          <w:szCs w:val="24"/>
          <w:highlight w:val="yellow"/>
          <w:rPrChange w:id="93" w:author="Benjamin Meyer" w:date="2021-02-22T13:29:00Z">
            <w:rPr>
              <w:sz w:val="24"/>
              <w:szCs w:val="24"/>
            </w:rPr>
          </w:rPrChange>
        </w:rPr>
        <w:t xml:space="preserve">). These averages are intended to be used as reference to which hardness values calculated that </w:t>
      </w:r>
      <w:r w:rsidRPr="00357E08">
        <w:rPr>
          <w:sz w:val="24"/>
          <w:szCs w:val="24"/>
          <w:highlight w:val="yellow"/>
          <w:rPrChange w:id="94" w:author="Benjamin Meyer" w:date="2021-02-22T13:29:00Z">
            <w:rPr>
              <w:sz w:val="24"/>
              <w:szCs w:val="24"/>
            </w:rPr>
          </w:rPrChange>
        </w:rPr>
        <w:lastRenderedPageBreak/>
        <w:t xml:space="preserve">used asynchronous data can be compared. </w:t>
      </w:r>
      <w:r w:rsidR="000D5891" w:rsidRPr="00357E08">
        <w:rPr>
          <w:sz w:val="24"/>
          <w:szCs w:val="24"/>
          <w:highlight w:val="yellow"/>
          <w:rPrChange w:id="95" w:author="Benjamin Meyer" w:date="2021-02-22T13:29:00Z">
            <w:rPr>
              <w:sz w:val="24"/>
              <w:szCs w:val="24"/>
            </w:rPr>
          </w:rPrChange>
        </w:rPr>
        <w:t>At one site (</w:t>
      </w:r>
      <w:proofErr w:type="spellStart"/>
      <w:r w:rsidR="000D5891" w:rsidRPr="00357E08">
        <w:rPr>
          <w:sz w:val="24"/>
          <w:szCs w:val="24"/>
          <w:highlight w:val="yellow"/>
          <w:rPrChange w:id="96" w:author="Benjamin Meyer" w:date="2021-02-22T13:29:00Z">
            <w:rPr>
              <w:sz w:val="24"/>
              <w:szCs w:val="24"/>
            </w:rPr>
          </w:rPrChange>
        </w:rPr>
        <w:t>Slikok</w:t>
      </w:r>
      <w:proofErr w:type="spellEnd"/>
      <w:r w:rsidR="000D5891" w:rsidRPr="00357E08">
        <w:rPr>
          <w:sz w:val="24"/>
          <w:szCs w:val="24"/>
          <w:highlight w:val="yellow"/>
          <w:rPrChange w:id="97" w:author="Benjamin Meyer" w:date="2021-02-22T13:29:00Z">
            <w:rPr>
              <w:sz w:val="24"/>
              <w:szCs w:val="24"/>
            </w:rPr>
          </w:rPrChange>
        </w:rPr>
        <w:t xml:space="preserve"> Creek</w:t>
      </w:r>
      <w:r w:rsidRPr="00357E08">
        <w:rPr>
          <w:sz w:val="24"/>
          <w:szCs w:val="24"/>
          <w:highlight w:val="yellow"/>
          <w:rPrChange w:id="98" w:author="Benjamin Meyer" w:date="2021-02-22T13:29:00Z">
            <w:rPr>
              <w:sz w:val="24"/>
              <w:szCs w:val="24"/>
            </w:rPr>
          </w:rPrChange>
        </w:rPr>
        <w:t xml:space="preserve"> – Kenai River</w:t>
      </w:r>
      <w:r w:rsidR="000D5891" w:rsidRPr="00357E08">
        <w:rPr>
          <w:sz w:val="24"/>
          <w:szCs w:val="24"/>
          <w:highlight w:val="yellow"/>
          <w:rPrChange w:id="99" w:author="Benjamin Meyer" w:date="2021-02-22T13:29:00Z">
            <w:rPr>
              <w:sz w:val="24"/>
              <w:szCs w:val="24"/>
            </w:rPr>
          </w:rPrChange>
        </w:rPr>
        <w:t xml:space="preserve"> confluence)</w:t>
      </w:r>
      <w:r w:rsidRPr="00357E08">
        <w:rPr>
          <w:sz w:val="24"/>
          <w:szCs w:val="24"/>
          <w:highlight w:val="yellow"/>
          <w:rPrChange w:id="100" w:author="Benjamin Meyer" w:date="2021-02-22T13:29:00Z">
            <w:rPr>
              <w:sz w:val="24"/>
              <w:szCs w:val="24"/>
            </w:rPr>
          </w:rPrChange>
        </w:rPr>
        <w:t xml:space="preserve"> that lacked calcium and magnesium data on May 22, 2019 and July 24, 2019, long-term </w:t>
      </w:r>
      <w:r w:rsidR="000D5891" w:rsidRPr="00357E08">
        <w:rPr>
          <w:sz w:val="24"/>
          <w:szCs w:val="24"/>
          <w:highlight w:val="yellow"/>
          <w:rPrChange w:id="101" w:author="Benjamin Meyer" w:date="2021-02-22T13:29:00Z">
            <w:rPr>
              <w:sz w:val="24"/>
              <w:szCs w:val="24"/>
            </w:rPr>
          </w:rPrChange>
        </w:rPr>
        <w:t xml:space="preserve">calcium and magnesium values were not available because the site is typically not included during the biannual sampling program, thus 2019 hardness data </w:t>
      </w:r>
      <w:r w:rsidRPr="00357E08">
        <w:rPr>
          <w:sz w:val="24"/>
          <w:szCs w:val="24"/>
          <w:highlight w:val="yellow"/>
          <w:rPrChange w:id="102" w:author="Benjamin Meyer" w:date="2021-02-22T13:29:00Z">
            <w:rPr>
              <w:sz w:val="24"/>
              <w:szCs w:val="24"/>
            </w:rPr>
          </w:rPrChange>
        </w:rPr>
        <w:t xml:space="preserve">from other sampling events were not applied </w:t>
      </w:r>
      <w:r w:rsidR="000D5891" w:rsidRPr="00357E08">
        <w:rPr>
          <w:sz w:val="24"/>
          <w:szCs w:val="24"/>
          <w:highlight w:val="yellow"/>
          <w:rPrChange w:id="103" w:author="Benjamin Meyer" w:date="2021-02-22T13:29:00Z">
            <w:rPr>
              <w:sz w:val="24"/>
              <w:szCs w:val="24"/>
            </w:rPr>
          </w:rPrChange>
        </w:rPr>
        <w:t>this site</w:t>
      </w:r>
      <w:commentRangeStart w:id="104"/>
      <w:r w:rsidR="000D5891" w:rsidRPr="00357E08">
        <w:rPr>
          <w:sz w:val="24"/>
          <w:szCs w:val="24"/>
          <w:highlight w:val="yellow"/>
          <w:rPrChange w:id="105" w:author="Benjamin Meyer" w:date="2021-02-22T13:29:00Z">
            <w:rPr>
              <w:sz w:val="24"/>
              <w:szCs w:val="24"/>
            </w:rPr>
          </w:rPrChange>
        </w:rPr>
        <w:t>.</w:t>
      </w:r>
      <w:commentRangeEnd w:id="104"/>
      <w:r w:rsidR="00C9613D" w:rsidRPr="00357E08">
        <w:rPr>
          <w:rStyle w:val="CommentReference"/>
          <w:highlight w:val="yellow"/>
          <w:rPrChange w:id="106" w:author="Benjamin Meyer" w:date="2021-02-22T13:29:00Z">
            <w:rPr>
              <w:rStyle w:val="CommentReference"/>
            </w:rPr>
          </w:rPrChange>
        </w:rPr>
        <w:commentReference w:id="104"/>
      </w:r>
    </w:p>
    <w:p w14:paraId="469F6177" w14:textId="77777777" w:rsidR="00EA17C2" w:rsidRDefault="00EA17C2" w:rsidP="00AD09EE">
      <w:pPr>
        <w:pStyle w:val="Heading2"/>
        <w:rPr>
          <w:ins w:id="107" w:author="Eldred, Laura" w:date="2020-12-29T11:50:00Z"/>
        </w:rPr>
      </w:pPr>
    </w:p>
    <w:p w14:paraId="4FCA9478" w14:textId="77777777" w:rsidR="00AD09EE" w:rsidRDefault="00AD09EE" w:rsidP="00AD09EE">
      <w:pPr>
        <w:pStyle w:val="Heading2"/>
      </w:pPr>
      <w:bookmarkStart w:id="108" w:name="_Toc64271424"/>
      <w:commentRangeStart w:id="109"/>
      <w:r w:rsidRPr="00AD09EE">
        <w:t>Mapping</w:t>
      </w:r>
      <w:r w:rsidR="003D0107">
        <w:t xml:space="preserve"> </w:t>
      </w:r>
      <w:r w:rsidR="0033554A">
        <w:t xml:space="preserve">potential </w:t>
      </w:r>
      <w:r w:rsidR="003D0107">
        <w:t>sources of copper and zinc</w:t>
      </w:r>
      <w:bookmarkEnd w:id="108"/>
      <w:commentRangeEnd w:id="109"/>
      <w:r w:rsidR="00F15C33">
        <w:rPr>
          <w:rStyle w:val="CommentReference"/>
          <w:b w:val="0"/>
          <w:spacing w:val="0"/>
        </w:rPr>
        <w:commentReference w:id="109"/>
      </w:r>
    </w:p>
    <w:p w14:paraId="29AEA08D" w14:textId="77777777" w:rsidR="003D0107" w:rsidRDefault="003D0107" w:rsidP="003D0107"/>
    <w:p w14:paraId="2B521CB6" w14:textId="77777777" w:rsidR="003D0107" w:rsidRPr="00CF3F57" w:rsidRDefault="00612D59" w:rsidP="00CF3F57">
      <w:pPr>
        <w:pStyle w:val="Heading3"/>
        <w:rPr>
          <w:sz w:val="24"/>
        </w:rPr>
      </w:pPr>
      <w:bookmarkStart w:id="110" w:name="_Toc64271425"/>
      <w:r w:rsidRPr="00CF3F57">
        <w:rPr>
          <w:sz w:val="24"/>
        </w:rPr>
        <w:t>Potential sources on the Kenai River</w:t>
      </w:r>
      <w:bookmarkEnd w:id="110"/>
    </w:p>
    <w:p w14:paraId="082443A5" w14:textId="77777777" w:rsidR="006F3509" w:rsidRPr="006F3509" w:rsidRDefault="006F3509" w:rsidP="006F3509">
      <w:pPr>
        <w:rPr>
          <w:b/>
          <w:bCs/>
        </w:rPr>
      </w:pPr>
    </w:p>
    <w:p w14:paraId="7243B607" w14:textId="1CBAD2F3"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w:t>
      </w:r>
      <w:proofErr w:type="spellStart"/>
      <w:r w:rsidR="000D56C9">
        <w:rPr>
          <w:sz w:val="24"/>
          <w:szCs w:val="24"/>
        </w:rPr>
        <w:t>mainstem</w:t>
      </w:r>
      <w:proofErr w:type="spellEnd"/>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ins w:id="111" w:author="Benjamin Meyer" w:date="2021-02-22T13:30:00Z">
        <w:r w:rsidR="00357E08">
          <w:rPr>
            <w:sz w:val="24"/>
            <w:szCs w:val="24"/>
          </w:rPr>
          <w:t>R</w:t>
        </w:r>
      </w:ins>
      <w:del w:id="112" w:author="Benjamin Meyer" w:date="2021-02-22T13:30:00Z">
        <w:r w:rsidR="0033554A" w:rsidRPr="006F3509" w:rsidDel="00357E08">
          <w:rPr>
            <w:sz w:val="24"/>
            <w:szCs w:val="24"/>
          </w:rPr>
          <w:delText>L</w:delText>
        </w:r>
      </w:del>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w:t>
      </w:r>
      <w:proofErr w:type="spellStart"/>
      <w:r w:rsidR="0033554A" w:rsidRPr="006F3509">
        <w:rPr>
          <w:sz w:val="24"/>
          <w:szCs w:val="24"/>
        </w:rPr>
        <w:t>mainstem</w:t>
      </w:r>
      <w:proofErr w:type="spellEnd"/>
      <w:r w:rsidR="0033554A" w:rsidRPr="006F3509">
        <w:rPr>
          <w:sz w:val="24"/>
          <w:szCs w:val="24"/>
        </w:rPr>
        <w:t xml:space="preserve"> of the Kenai River w</w:t>
      </w:r>
      <w:r w:rsidR="00507831">
        <w:rPr>
          <w:sz w:val="24"/>
          <w:szCs w:val="24"/>
        </w:rPr>
        <w:t xml:space="preserve">ere floated or </w:t>
      </w:r>
      <w:commentRangeStart w:id="113"/>
      <w:commentRangeStart w:id="114"/>
      <w:commentRangeStart w:id="115"/>
      <w:r w:rsidR="00507831">
        <w:rPr>
          <w:sz w:val="24"/>
          <w:szCs w:val="24"/>
        </w:rPr>
        <w:t>boated as well</w:t>
      </w:r>
      <w:commentRangeEnd w:id="113"/>
      <w:r w:rsidR="00EA3505">
        <w:rPr>
          <w:rStyle w:val="CommentReference"/>
        </w:rPr>
        <w:commentReference w:id="113"/>
      </w:r>
      <w:commentRangeEnd w:id="114"/>
      <w:r w:rsidR="00881058">
        <w:rPr>
          <w:rStyle w:val="CommentReference"/>
        </w:rPr>
        <w:commentReference w:id="114"/>
      </w:r>
      <w:commentRangeEnd w:id="115"/>
      <w:r w:rsidR="00C9613D">
        <w:rPr>
          <w:rStyle w:val="CommentReference"/>
        </w:rPr>
        <w:commentReference w:id="115"/>
      </w:r>
      <w:r w:rsidR="00420947">
        <w:rPr>
          <w:sz w:val="24"/>
          <w:szCs w:val="24"/>
        </w:rPr>
        <w:t xml:space="preserve">. </w:t>
      </w:r>
      <w:ins w:id="116" w:author="Benjamin Meyer" w:date="2021-02-18T09:25:00Z">
        <w:r w:rsidR="009505DD">
          <w:rPr>
            <w:sz w:val="24"/>
            <w:szCs w:val="24"/>
          </w:rPr>
          <w:t xml:space="preserve">The geotagged photos </w:t>
        </w:r>
      </w:ins>
      <w:ins w:id="117" w:author="Benjamin Meyer" w:date="2021-02-19T08:17:00Z">
        <w:r w:rsidR="00602645">
          <w:rPr>
            <w:sz w:val="24"/>
            <w:szCs w:val="24"/>
          </w:rPr>
          <w:t>can</w:t>
        </w:r>
      </w:ins>
      <w:ins w:id="118" w:author="Benjamin Meyer" w:date="2021-02-18T09:25:00Z">
        <w:r w:rsidR="009505DD">
          <w:rPr>
            <w:sz w:val="24"/>
            <w:szCs w:val="24"/>
          </w:rPr>
          <w:t xml:space="preserve"> serve as a reference for future work </w:t>
        </w:r>
        <w:r w:rsidR="006A639E">
          <w:rPr>
            <w:sz w:val="24"/>
            <w:szCs w:val="24"/>
          </w:rPr>
          <w:t>to</w:t>
        </w:r>
        <w:r w:rsidR="009505DD">
          <w:rPr>
            <w:sz w:val="24"/>
            <w:szCs w:val="24"/>
          </w:rPr>
          <w:t xml:space="preserve"> identify </w:t>
        </w:r>
      </w:ins>
      <w:ins w:id="119" w:author="Benjamin Meyer" w:date="2021-02-18T10:32:00Z">
        <w:r w:rsidR="006A639E">
          <w:rPr>
            <w:sz w:val="24"/>
            <w:szCs w:val="24"/>
          </w:rPr>
          <w:t xml:space="preserve">locations </w:t>
        </w:r>
      </w:ins>
      <w:ins w:id="120" w:author="Benjamin Meyer" w:date="2021-02-18T09:25:00Z">
        <w:r w:rsidR="009505DD">
          <w:rPr>
            <w:sz w:val="24"/>
            <w:szCs w:val="24"/>
          </w:rPr>
          <w:t>and assess potential sources of copper and zinc in greater detail</w:t>
        </w:r>
      </w:ins>
      <w:ins w:id="121" w:author="Benjamin Meyer" w:date="2021-02-18T09:58:00Z">
        <w:r w:rsidR="00AA4480">
          <w:rPr>
            <w:sz w:val="24"/>
            <w:szCs w:val="24"/>
          </w:rPr>
          <w:t xml:space="preserve">, and </w:t>
        </w:r>
      </w:ins>
      <w:ins w:id="122" w:author="Benjamin Meyer" w:date="2021-02-18T10:33:00Z">
        <w:r w:rsidR="006A639E">
          <w:rPr>
            <w:sz w:val="24"/>
            <w:szCs w:val="24"/>
          </w:rPr>
          <w:t xml:space="preserve">also serve </w:t>
        </w:r>
      </w:ins>
      <w:ins w:id="123" w:author="Benjamin Meyer" w:date="2021-02-18T09:58:00Z">
        <w:r w:rsidR="00AA4480">
          <w:rPr>
            <w:sz w:val="24"/>
            <w:szCs w:val="24"/>
          </w:rPr>
          <w:t xml:space="preserve">as an archival set of observations to compare future </w:t>
        </w:r>
      </w:ins>
      <w:ins w:id="124" w:author="Benjamin Meyer" w:date="2021-02-19T08:18:00Z">
        <w:r w:rsidR="00602645">
          <w:rPr>
            <w:sz w:val="24"/>
            <w:szCs w:val="24"/>
          </w:rPr>
          <w:t>photo transects</w:t>
        </w:r>
      </w:ins>
      <w:ins w:id="125"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26" w:name="_Toc64271426"/>
      <w:r w:rsidRPr="00CF3F57">
        <w:rPr>
          <w:sz w:val="24"/>
        </w:rPr>
        <w:t>Potential sources throughout the Kenai River watershed</w:t>
      </w:r>
      <w:bookmarkEnd w:id="126"/>
    </w:p>
    <w:p w14:paraId="71EE427F" w14:textId="77777777" w:rsidR="006F3509" w:rsidRPr="006F3509" w:rsidRDefault="006F3509" w:rsidP="006F3509">
      <w:pPr>
        <w:rPr>
          <w:b/>
          <w:bCs/>
        </w:rPr>
      </w:pPr>
    </w:p>
    <w:p w14:paraId="7D6953B3" w14:textId="40E6C0C3" w:rsidR="00476A0D" w:rsidRDefault="00454D69" w:rsidP="006F3509">
      <w:pPr>
        <w:rPr>
          <w:sz w:val="24"/>
          <w:szCs w:val="24"/>
        </w:rPr>
      </w:pPr>
      <w:ins w:id="127" w:author="Benjamin Meyer" w:date="2021-02-18T10:14:00Z">
        <w:r>
          <w:rPr>
            <w:sz w:val="24"/>
            <w:szCs w:val="24"/>
          </w:rPr>
          <w:t xml:space="preserve">A </w:t>
        </w:r>
      </w:ins>
      <w:commentRangeStart w:id="128"/>
      <w:commentRangeStart w:id="129"/>
      <w:del w:id="130"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131" w:author="Benjamin Meyer" w:date="2021-02-18T10:14:00Z">
        <w:r>
          <w:rPr>
            <w:sz w:val="24"/>
            <w:szCs w:val="24"/>
          </w:rPr>
          <w:t xml:space="preserve"> </w:t>
        </w:r>
      </w:ins>
      <w:r w:rsidR="00917E6E">
        <w:rPr>
          <w:sz w:val="24"/>
          <w:szCs w:val="24"/>
        </w:rPr>
        <w:t>identified</w:t>
      </w:r>
      <w:del w:id="132"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133" w:author="Benjamin Meyer" w:date="2021-02-18T10:15:00Z">
        <w:r>
          <w:rPr>
            <w:sz w:val="24"/>
            <w:szCs w:val="24"/>
          </w:rPr>
          <w:t xml:space="preserve"> </w:t>
        </w:r>
      </w:ins>
      <w:del w:id="134"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090395">
        <w:rPr>
          <w:sz w:val="24"/>
          <w:szCs w:val="24"/>
        </w:rPr>
        <w:t xml:space="preserve">d decking/pilings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V613J963Y453C164&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9505DD">
        <w:rPr>
          <w:sz w:val="24"/>
          <w:szCs w:val="24"/>
        </w:rPr>
        <w:t xml:space="preserve">.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135" w:author="Benjamin Meyer" w:date="2021-02-18T10:11:00Z">
        <w:r>
          <w:rPr>
            <w:sz w:val="24"/>
            <w:szCs w:val="24"/>
          </w:rPr>
          <w:t>si</w:t>
        </w:r>
      </w:ins>
      <w:r w:rsidR="00612D59" w:rsidRPr="006F3509">
        <w:rPr>
          <w:sz w:val="24"/>
          <w:szCs w:val="24"/>
        </w:rPr>
        <w:t xml:space="preserve">ts, mining activity, forest fires, and </w:t>
      </w:r>
      <w:r w:rsidR="00090395">
        <w:rPr>
          <w:sz w:val="24"/>
          <w:szCs w:val="24"/>
        </w:rPr>
        <w:t xml:space="preserve">brakes </w:t>
      </w:r>
      <w:r w:rsidR="0009039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090395">
        <w:rPr>
          <w:sz w:val="24"/>
          <w:szCs w:val="24"/>
        </w:rPr>
        <w:instrText>ADDIN paperpile_citation &lt;clusterId&gt;N749B196Q486U191&lt;/clusterId&gt;&lt;version&gt;0.6.11&lt;/version&gt;&lt;metadata&gt;&lt;citation&gt;&lt;id&gt;55186b86-6adf-4c4c-8518-f7a7550705db&lt;/id&gt;&lt;no_author/&gt;&lt;prefix/&gt;&lt;suffix/&gt;&lt;locator/&gt;&lt;locator_label&gt;page&lt;/locator_label&gt;&lt;/citation&gt;&lt;/metadata&gt; \* MERGEFORMAT</w:instrText>
      </w:r>
      <w:r w:rsidR="00090395">
        <w:rPr>
          <w:sz w:val="24"/>
          <w:szCs w:val="24"/>
        </w:rPr>
      </w:r>
      <w:r w:rsidR="00090395">
        <w:rPr>
          <w:sz w:val="24"/>
          <w:szCs w:val="24"/>
        </w:rPr>
        <w:fldChar w:fldCharType="separate"/>
      </w:r>
      <w:r w:rsidR="00090395">
        <w:rPr>
          <w:noProof/>
          <w:sz w:val="24"/>
          <w:szCs w:val="24"/>
        </w:rPr>
        <w:t>(Sires 2017b)</w:t>
      </w:r>
      <w:r w:rsidR="00090395">
        <w:rPr>
          <w:sz w:val="24"/>
          <w:szCs w:val="24"/>
        </w:rPr>
        <w:fldChar w:fldCharType="end"/>
      </w:r>
      <w:r w:rsidR="00CE2E9F">
        <w:rPr>
          <w:sz w:val="24"/>
          <w:szCs w:val="24"/>
        </w:rPr>
        <w:t>. Using</w:t>
      </w:r>
      <w:r w:rsidR="00612D59" w:rsidRPr="006F3509">
        <w:rPr>
          <w:sz w:val="24"/>
          <w:szCs w:val="24"/>
        </w:rPr>
        <w:t xml:space="preserve"> results from the literature review, </w:t>
      </w:r>
      <w:ins w:id="136" w:author="Benjamin Meyer" w:date="2021-02-18T10:11:00Z">
        <w:r>
          <w:rPr>
            <w:sz w:val="24"/>
            <w:szCs w:val="24"/>
          </w:rPr>
          <w:t>KWF contracted</w:t>
        </w:r>
      </w:ins>
      <w:ins w:id="137" w:author="Benjamin Meyer" w:date="2021-02-18T15:59:00Z">
        <w:r w:rsidR="000B2B23">
          <w:rPr>
            <w:sz w:val="24"/>
            <w:szCs w:val="24"/>
          </w:rPr>
          <w:t xml:space="preserve"> with</w:t>
        </w:r>
      </w:ins>
      <w:ins w:id="138" w:author="Benjamin Meyer" w:date="2021-02-18T10:11:00Z">
        <w:r>
          <w:rPr>
            <w:sz w:val="24"/>
            <w:szCs w:val="24"/>
          </w:rPr>
          <w:t xml:space="preserve"> St. Mary’s </w:t>
        </w:r>
      </w:ins>
      <w:ins w:id="139" w:author="Benjamin Meyer" w:date="2021-02-19T10:06:00Z">
        <w:r w:rsidR="00FB3473">
          <w:rPr>
            <w:sz w:val="24"/>
            <w:szCs w:val="24"/>
          </w:rPr>
          <w:t xml:space="preserve">University </w:t>
        </w:r>
      </w:ins>
      <w:ins w:id="140" w:author="Benjamin Meyer" w:date="2021-02-18T10:11:00Z">
        <w:r>
          <w:rPr>
            <w:sz w:val="24"/>
            <w:szCs w:val="24"/>
          </w:rPr>
          <w:t xml:space="preserve">Geospatial </w:t>
        </w:r>
      </w:ins>
      <w:ins w:id="141" w:author="Benjamin Meyer" w:date="2021-02-18T10:13:00Z">
        <w:r>
          <w:rPr>
            <w:sz w:val="24"/>
            <w:szCs w:val="24"/>
          </w:rPr>
          <w:t xml:space="preserve">(Winona, MN) </w:t>
        </w:r>
      </w:ins>
      <w:ins w:id="142" w:author="Benjamin Meyer" w:date="2021-02-18T10:11:00Z">
        <w:r>
          <w:rPr>
            <w:sz w:val="24"/>
            <w:szCs w:val="24"/>
          </w:rPr>
          <w:t>to curate</w:t>
        </w:r>
      </w:ins>
      <w:ins w:id="143" w:author="Benjamin Meyer" w:date="2021-02-18T10:28:00Z">
        <w:r w:rsidR="006A639E">
          <w:rPr>
            <w:sz w:val="24"/>
            <w:szCs w:val="24"/>
          </w:rPr>
          <w:t xml:space="preserve"> and prepare</w:t>
        </w:r>
      </w:ins>
      <w:ins w:id="144" w:author="Benjamin Meyer" w:date="2021-02-18T10:11:00Z">
        <w:r w:rsidR="000D6FE9">
          <w:rPr>
            <w:sz w:val="24"/>
            <w:szCs w:val="24"/>
          </w:rPr>
          <w:t xml:space="preserve"> all available regional</w:t>
        </w:r>
        <w:r>
          <w:rPr>
            <w:sz w:val="24"/>
            <w:szCs w:val="24"/>
          </w:rPr>
          <w:t xml:space="preserve"> geospatial data</w:t>
        </w:r>
      </w:ins>
      <w:ins w:id="145" w:author="Benjamin Meyer" w:date="2021-02-18T10:13:00Z">
        <w:r w:rsidR="000B2B23">
          <w:rPr>
            <w:sz w:val="24"/>
            <w:szCs w:val="24"/>
          </w:rPr>
          <w:t xml:space="preserve"> potentially related to</w:t>
        </w:r>
        <w:r>
          <w:rPr>
            <w:sz w:val="24"/>
            <w:szCs w:val="24"/>
          </w:rPr>
          <w:t xml:space="preserve"> nonpoint sources of copper and zinc.</w:t>
        </w:r>
      </w:ins>
      <w:ins w:id="146" w:author="Benjamin Meyer" w:date="2021-02-18T10:28:00Z">
        <w:r w:rsidR="000B2B23">
          <w:rPr>
            <w:sz w:val="24"/>
            <w:szCs w:val="24"/>
          </w:rPr>
          <w:t xml:space="preserve"> </w:t>
        </w:r>
      </w:ins>
      <w:ins w:id="147" w:author="Benjamin Meyer" w:date="2021-02-19T10:05:00Z">
        <w:r w:rsidR="00FB3473">
          <w:rPr>
            <w:sz w:val="24"/>
            <w:szCs w:val="24"/>
          </w:rPr>
          <w:t>All layers</w:t>
        </w:r>
      </w:ins>
      <w:ins w:id="148" w:author="Benjamin Meyer" w:date="2021-02-19T10:06:00Z">
        <w:r w:rsidR="00FB3473">
          <w:rPr>
            <w:sz w:val="24"/>
            <w:szCs w:val="24"/>
          </w:rPr>
          <w:t xml:space="preserve"> found</w:t>
        </w:r>
      </w:ins>
      <w:ins w:id="149" w:author="Benjamin Meyer" w:date="2021-02-19T10:05:00Z">
        <w:r w:rsidR="00FB3473">
          <w:rPr>
            <w:sz w:val="24"/>
            <w:szCs w:val="24"/>
          </w:rPr>
          <w:t xml:space="preserve"> were converted to a consistent projection and geodatabase format</w:t>
        </w:r>
      </w:ins>
      <w:ins w:id="150" w:author="Benjamin Meyer" w:date="2021-02-22T13:31:00Z">
        <w:r w:rsidR="006C1DCA">
          <w:rPr>
            <w:sz w:val="24"/>
            <w:szCs w:val="24"/>
          </w:rPr>
          <w:t xml:space="preserve"> so that they may be integrated into a single map</w:t>
        </w:r>
      </w:ins>
      <w:ins w:id="151" w:author="Benjamin Meyer" w:date="2021-02-19T10:05:00Z">
        <w:r w:rsidR="00FB3473">
          <w:rPr>
            <w:sz w:val="24"/>
            <w:szCs w:val="24"/>
          </w:rPr>
          <w:t xml:space="preserve">. </w:t>
        </w:r>
      </w:ins>
      <w:ins w:id="152" w:author="Benjamin Meyer" w:date="2021-02-22T13:31:00Z">
        <w:r w:rsidR="006C1DCA">
          <w:rPr>
            <w:sz w:val="24"/>
            <w:szCs w:val="24"/>
          </w:rPr>
          <w:t>Additionally, g</w:t>
        </w:r>
      </w:ins>
      <w:ins w:id="153" w:author="Benjamin Meyer" w:date="2021-02-18T10:29:00Z">
        <w:r w:rsidR="006A639E">
          <w:rPr>
            <w:sz w:val="24"/>
            <w:szCs w:val="24"/>
          </w:rPr>
          <w:t>aps in geospatial d</w:t>
        </w:r>
      </w:ins>
      <w:ins w:id="154" w:author="Benjamin Meyer" w:date="2021-02-18T10:28:00Z">
        <w:r w:rsidR="006A639E">
          <w:rPr>
            <w:sz w:val="24"/>
            <w:szCs w:val="24"/>
          </w:rPr>
          <w:t xml:space="preserve">ata availability </w:t>
        </w:r>
      </w:ins>
      <w:ins w:id="155" w:author="Benjamin Meyer" w:date="2021-02-18T10:29:00Z">
        <w:r w:rsidR="006A639E">
          <w:rPr>
            <w:sz w:val="24"/>
            <w:szCs w:val="24"/>
          </w:rPr>
          <w:t xml:space="preserve">that would </w:t>
        </w:r>
      </w:ins>
      <w:ins w:id="156" w:author="Benjamin Meyer" w:date="2021-02-18T10:28:00Z">
        <w:r w:rsidR="006A639E">
          <w:rPr>
            <w:sz w:val="24"/>
            <w:szCs w:val="24"/>
          </w:rPr>
          <w:t>likely</w:t>
        </w:r>
      </w:ins>
      <w:ins w:id="157" w:author="Benjamin Meyer" w:date="2021-02-18T10:30:00Z">
        <w:r w:rsidR="006A639E">
          <w:rPr>
            <w:sz w:val="24"/>
            <w:szCs w:val="24"/>
          </w:rPr>
          <w:t xml:space="preserve"> be</w:t>
        </w:r>
      </w:ins>
      <w:ins w:id="158" w:author="Benjamin Meyer" w:date="2021-02-18T10:28:00Z">
        <w:r w:rsidR="006A639E">
          <w:rPr>
            <w:sz w:val="24"/>
            <w:szCs w:val="24"/>
          </w:rPr>
          <w:t xml:space="preserve"> needed to</w:t>
        </w:r>
      </w:ins>
      <w:ins w:id="159" w:author="Benjamin Meyer" w:date="2021-02-18T16:00:00Z">
        <w:r w:rsidR="000B2B23">
          <w:rPr>
            <w:sz w:val="24"/>
            <w:szCs w:val="24"/>
          </w:rPr>
          <w:t xml:space="preserve"> </w:t>
        </w:r>
      </w:ins>
      <w:ins w:id="160" w:author="Benjamin Meyer" w:date="2021-02-19T08:21:00Z">
        <w:r w:rsidR="000D6FE9">
          <w:rPr>
            <w:sz w:val="24"/>
            <w:szCs w:val="24"/>
          </w:rPr>
          <w:t>fully</w:t>
        </w:r>
      </w:ins>
      <w:ins w:id="161" w:author="Benjamin Meyer" w:date="2021-02-18T10:28:00Z">
        <w:r w:rsidR="006A639E">
          <w:rPr>
            <w:sz w:val="24"/>
            <w:szCs w:val="24"/>
          </w:rPr>
          <w:t xml:space="preserve"> </w:t>
        </w:r>
      </w:ins>
      <w:ins w:id="162" w:author="Benjamin Meyer" w:date="2021-02-18T10:29:00Z">
        <w:r w:rsidR="006A639E">
          <w:rPr>
            <w:sz w:val="24"/>
            <w:szCs w:val="24"/>
          </w:rPr>
          <w:t>assess c</w:t>
        </w:r>
        <w:r w:rsidR="006C1DCA">
          <w:rPr>
            <w:sz w:val="24"/>
            <w:szCs w:val="24"/>
          </w:rPr>
          <w:t>opper and zinc sources were</w:t>
        </w:r>
        <w:r w:rsidR="006A639E">
          <w:rPr>
            <w:sz w:val="24"/>
            <w:szCs w:val="24"/>
          </w:rPr>
          <w:t xml:space="preserve"> identified in the report from </w:t>
        </w:r>
      </w:ins>
      <w:ins w:id="163" w:author="Benjamin Meyer" w:date="2021-02-18T10:30:00Z">
        <w:r w:rsidR="006A639E">
          <w:rPr>
            <w:sz w:val="24"/>
            <w:szCs w:val="24"/>
          </w:rPr>
          <w:t xml:space="preserve">St. Mary’s </w:t>
        </w:r>
      </w:ins>
      <w:ins w:id="164" w:author="Benjamin Meyer" w:date="2021-02-19T10:06:00Z">
        <w:r w:rsidR="00FB3473">
          <w:rPr>
            <w:sz w:val="24"/>
            <w:szCs w:val="24"/>
          </w:rPr>
          <w:t xml:space="preserve">University </w:t>
        </w:r>
      </w:ins>
      <w:ins w:id="165" w:author="Benjamin Meyer" w:date="2021-02-18T10:30:00Z">
        <w:r w:rsidR="006A639E">
          <w:rPr>
            <w:sz w:val="24"/>
            <w:szCs w:val="24"/>
          </w:rPr>
          <w:t>Geospatial</w:t>
        </w:r>
      </w:ins>
      <w:ins w:id="166" w:author="Benjamin Meyer" w:date="2021-02-19T10:06:00Z">
        <w:r w:rsidR="00FB3473">
          <w:rPr>
            <w:sz w:val="24"/>
            <w:szCs w:val="24"/>
          </w:rPr>
          <w:t xml:space="preserve"> Services</w:t>
        </w:r>
      </w:ins>
      <w:ins w:id="167" w:author="Benjamin Meyer" w:date="2021-02-18T10:30:00Z">
        <w:r w:rsidR="006A639E">
          <w:rPr>
            <w:sz w:val="24"/>
            <w:szCs w:val="24"/>
          </w:rPr>
          <w:t>.</w:t>
        </w:r>
      </w:ins>
      <w:r w:rsidR="00D74AB6">
        <w:rPr>
          <w:sz w:val="24"/>
          <w:szCs w:val="24"/>
        </w:rPr>
        <w:t xml:space="preserve">  </w:t>
      </w:r>
      <w:del w:id="168"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69"/>
      <w:del w:id="170" w:author="Benjamin Meyer" w:date="2021-02-18T10:31:00Z">
        <w:r w:rsidR="00612D59" w:rsidRPr="006F3509" w:rsidDel="006A639E">
          <w:rPr>
            <w:sz w:val="24"/>
            <w:szCs w:val="24"/>
          </w:rPr>
          <w:delText>through</w:delText>
        </w:r>
      </w:del>
      <w:r w:rsidR="00612D59" w:rsidRPr="006F3509">
        <w:rPr>
          <w:sz w:val="24"/>
          <w:szCs w:val="24"/>
        </w:rPr>
        <w:t xml:space="preserve"> </w:t>
      </w:r>
      <w:del w:id="171" w:author="Benjamin Meyer" w:date="2021-02-18T10:31:00Z">
        <w:r w:rsidR="00612D59" w:rsidRPr="006F3509" w:rsidDel="006A639E">
          <w:rPr>
            <w:sz w:val="24"/>
            <w:szCs w:val="24"/>
          </w:rPr>
          <w:delText>a mapping exercise</w:delText>
        </w:r>
      </w:del>
      <w:commentRangeEnd w:id="128"/>
      <w:commentRangeEnd w:id="129"/>
      <w:commentRangeEnd w:id="169"/>
      <w:r w:rsidR="00476A0D">
        <w:rPr>
          <w:sz w:val="24"/>
          <w:szCs w:val="24"/>
        </w:rPr>
        <w:t xml:space="preserve"> </w:t>
      </w:r>
    </w:p>
    <w:p w14:paraId="5B3E8A61" w14:textId="77777777" w:rsidR="00476A0D" w:rsidDel="00DB6047" w:rsidRDefault="00476A0D" w:rsidP="006F3509">
      <w:pPr>
        <w:rPr>
          <w:del w:id="172" w:author="Benjamin Meyer" w:date="2021-02-19T10:06:00Z"/>
          <w:sz w:val="24"/>
          <w:szCs w:val="24"/>
        </w:rPr>
      </w:pPr>
    </w:p>
    <w:p w14:paraId="370E6972" w14:textId="76B23FD3" w:rsidR="00476A0D" w:rsidDel="00476A0D" w:rsidRDefault="00476A0D" w:rsidP="006F3509">
      <w:pPr>
        <w:rPr>
          <w:del w:id="173" w:author="Benjamin Meyer" w:date="2021-02-19T10:05:00Z"/>
          <w:sz w:val="24"/>
          <w:szCs w:val="24"/>
        </w:rPr>
      </w:pPr>
    </w:p>
    <w:p w14:paraId="5457B837" w14:textId="4D0F3E42" w:rsidR="00476A0D" w:rsidDel="00476A0D" w:rsidRDefault="000879E9" w:rsidP="00476A0D">
      <w:pPr>
        <w:pStyle w:val="Default"/>
        <w:rPr>
          <w:del w:id="174" w:author="Benjamin Meyer" w:date="2021-02-19T10:05:00Z"/>
          <w:sz w:val="23"/>
          <w:szCs w:val="23"/>
        </w:rPr>
      </w:pPr>
      <w:del w:id="175" w:author="Benjamin Meyer" w:date="2021-02-19T10:05:00Z">
        <w:r w:rsidDel="00476A0D">
          <w:rPr>
            <w:rStyle w:val="CommentReference"/>
          </w:rPr>
          <w:commentReference w:id="169"/>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76" w:author="Benjamin Meyer" w:date="2021-02-19T10:05:00Z">
        <w:r w:rsidRPr="009505DD" w:rsidDel="00476A0D">
          <w:rPr>
            <w:color w:val="FF0000"/>
            <w:sz w:val="24"/>
            <w:szCs w:val="24"/>
          </w:rPr>
          <w:delText xml:space="preserve"> </w:delText>
        </w:r>
      </w:del>
      <w:del w:id="177"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128"/>
        </w:r>
        <w:r w:rsidR="006A639E" w:rsidDel="006A639E">
          <w:rPr>
            <w:rStyle w:val="CommentReference"/>
          </w:rPr>
          <w:commentReference w:id="129"/>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78" w:name="_Toc64271427"/>
      <w:commentRangeStart w:id="179"/>
      <w:commentRangeStart w:id="180"/>
      <w:commentRangeStart w:id="181"/>
      <w:r w:rsidRPr="00CF3F57">
        <w:rPr>
          <w:b/>
        </w:rPr>
        <w:t>RESULTS</w:t>
      </w:r>
      <w:commentRangeEnd w:id="179"/>
      <w:r w:rsidR="005A64A8">
        <w:rPr>
          <w:rStyle w:val="CommentReference"/>
          <w:rFonts w:asciiTheme="minorHAnsi" w:hAnsiTheme="minorHAnsi"/>
          <w:caps w:val="0"/>
        </w:rPr>
        <w:commentReference w:id="179"/>
      </w:r>
      <w:commentRangeEnd w:id="180"/>
      <w:r w:rsidR="00AB56AA">
        <w:rPr>
          <w:rStyle w:val="CommentReference"/>
          <w:rFonts w:asciiTheme="minorHAnsi" w:hAnsiTheme="minorHAnsi"/>
          <w:caps w:val="0"/>
        </w:rPr>
        <w:commentReference w:id="180"/>
      </w:r>
      <w:bookmarkEnd w:id="178"/>
      <w:commentRangeEnd w:id="181"/>
      <w:r w:rsidR="00917E6E">
        <w:rPr>
          <w:rStyle w:val="CommentReference"/>
          <w:rFonts w:asciiTheme="minorHAnsi" w:hAnsiTheme="minorHAnsi"/>
          <w:caps w:val="0"/>
        </w:rPr>
        <w:commentReference w:id="181"/>
      </w:r>
    </w:p>
    <w:p w14:paraId="7F182031" w14:textId="77777777" w:rsidR="006F3509" w:rsidRDefault="006F3509" w:rsidP="006F3509"/>
    <w:p w14:paraId="5B97E92A" w14:textId="77777777" w:rsidR="006F3509" w:rsidRDefault="006F3509" w:rsidP="006F3509">
      <w:pPr>
        <w:pStyle w:val="Heading2"/>
      </w:pPr>
      <w:bookmarkStart w:id="182" w:name="_Toc64271428"/>
      <w:commentRangeStart w:id="183"/>
      <w:commentRangeStart w:id="184"/>
      <w:r>
        <w:t>Copper</w:t>
      </w:r>
      <w:commentRangeEnd w:id="183"/>
      <w:r w:rsidR="00C53E3F">
        <w:rPr>
          <w:rStyle w:val="CommentReference"/>
          <w:b w:val="0"/>
          <w:spacing w:val="0"/>
        </w:rPr>
        <w:commentReference w:id="183"/>
      </w:r>
      <w:commentRangeEnd w:id="184"/>
      <w:r w:rsidR="0006131B">
        <w:rPr>
          <w:rStyle w:val="CommentReference"/>
          <w:b w:val="0"/>
          <w:spacing w:val="0"/>
        </w:rPr>
        <w:commentReference w:id="184"/>
      </w:r>
      <w:r>
        <w:t xml:space="preserve"> and zinc sampling</w:t>
      </w:r>
      <w:bookmarkEnd w:id="182"/>
    </w:p>
    <w:p w14:paraId="688CA702" w14:textId="2CFB5654" w:rsidR="00EE3D49" w:rsidRDefault="00EE3D49" w:rsidP="00EE3D49"/>
    <w:p w14:paraId="412B8FDC" w14:textId="7E64747A" w:rsidR="0006131B" w:rsidRPr="0006131B" w:rsidRDefault="0006131B" w:rsidP="00EE3D49">
      <w:pPr>
        <w:rPr>
          <w:sz w:val="24"/>
          <w:szCs w:val="24"/>
        </w:rPr>
      </w:pPr>
      <w:ins w:id="185"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86" w:author="Benjamin Meyer" w:date="2020-12-01T16:49:00Z"/>
        </w:rPr>
      </w:pPr>
    </w:p>
    <w:p w14:paraId="7312A24A" w14:textId="23261027" w:rsidR="00EE3D49" w:rsidRDefault="00C86C84" w:rsidP="00C86C84">
      <w:pPr>
        <w:pStyle w:val="Heading3"/>
        <w:rPr>
          <w:sz w:val="24"/>
        </w:rPr>
      </w:pPr>
      <w:bookmarkStart w:id="187" w:name="_Toc64271429"/>
      <w:r w:rsidRPr="00C86C84">
        <w:rPr>
          <w:sz w:val="24"/>
        </w:rPr>
        <w:t>Copper</w:t>
      </w:r>
      <w:bookmarkEnd w:id="187"/>
    </w:p>
    <w:p w14:paraId="06467652" w14:textId="77777777" w:rsidR="00A51324" w:rsidRPr="00A51324" w:rsidRDefault="00A51324" w:rsidP="00A51324"/>
    <w:p w14:paraId="2C3D8E1A" w14:textId="4D7B9257"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88" w:author="Benjamin Meyer" w:date="2021-02-18T10:36:00Z">
        <w:r w:rsidR="009229A7">
          <w:rPr>
            <w:bCs/>
            <w:sz w:val="24"/>
            <w:szCs w:val="24"/>
          </w:rPr>
          <w:t>elevated</w:t>
        </w:r>
      </w:ins>
      <w:del w:id="189" w:author="Benjamin Meyer" w:date="2021-02-18T10:36:00Z">
        <w:r w:rsidR="00B84685" w:rsidDel="009229A7">
          <w:rPr>
            <w:bCs/>
            <w:sz w:val="24"/>
            <w:szCs w:val="24"/>
          </w:rPr>
          <w:delText>notably high</w:delText>
        </w:r>
      </w:del>
      <w:r w:rsidR="00B84685">
        <w:rPr>
          <w:bCs/>
          <w:sz w:val="24"/>
          <w:szCs w:val="24"/>
        </w:rPr>
        <w:t xml:space="preserve"> yet still below CCC</w:t>
      </w:r>
      <w:ins w:id="190" w:author="Benjamin Meyer" w:date="2021-02-22T13:33:00Z">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ins>
      <w:del w:id="191" w:author="Benjamin Meyer" w:date="2021-02-22T13:33:00Z">
        <w:r w:rsidR="00B84685" w:rsidDel="00FB1F96">
          <w:rPr>
            <w:bCs/>
            <w:sz w:val="24"/>
            <w:szCs w:val="24"/>
          </w:rPr>
          <w:delText xml:space="preserve"> criterion</w:delText>
        </w:r>
      </w:del>
      <w:r w:rsidR="00B84685">
        <w:rPr>
          <w:bCs/>
          <w:sz w:val="24"/>
          <w:szCs w:val="24"/>
        </w:rPr>
        <w:t xml:space="preserve"> values.</w:t>
      </w:r>
      <w:r w:rsidR="00D74AB6">
        <w:rPr>
          <w:bCs/>
          <w:sz w:val="24"/>
          <w:szCs w:val="24"/>
        </w:rPr>
        <w:t xml:space="preserve"> </w:t>
      </w:r>
      <w:r w:rsidR="000D137C">
        <w:rPr>
          <w:bCs/>
          <w:sz w:val="24"/>
          <w:szCs w:val="24"/>
        </w:rPr>
        <w:t xml:space="preserve">A high of 8.16 </w:t>
      </w:r>
      <w:proofErr w:type="spellStart"/>
      <w:r w:rsidR="000D137C">
        <w:rPr>
          <w:bCs/>
          <w:sz w:val="24"/>
          <w:szCs w:val="24"/>
        </w:rPr>
        <w:t>ug</w:t>
      </w:r>
      <w:proofErr w:type="spellEnd"/>
      <w:r w:rsidR="000D137C">
        <w:rPr>
          <w:bCs/>
          <w:sz w:val="24"/>
          <w:szCs w:val="24"/>
        </w:rPr>
        <w:t xml:space="preserve">/L was observed in the </w:t>
      </w:r>
      <w:r w:rsidR="00E33D04">
        <w:rPr>
          <w:bCs/>
          <w:sz w:val="24"/>
          <w:szCs w:val="24"/>
        </w:rPr>
        <w:t xml:space="preserve">Kenai River </w:t>
      </w:r>
      <w:proofErr w:type="spellStart"/>
      <w:r w:rsidR="000D137C">
        <w:rPr>
          <w:bCs/>
          <w:sz w:val="24"/>
          <w:szCs w:val="24"/>
        </w:rPr>
        <w:t>mainstem</w:t>
      </w:r>
      <w:proofErr w:type="spellEnd"/>
      <w:r w:rsidR="000D137C">
        <w:rPr>
          <w:bCs/>
          <w:sz w:val="24"/>
          <w:szCs w:val="24"/>
        </w:rPr>
        <w:t xml:space="preserve"> at the </w:t>
      </w:r>
      <w:proofErr w:type="spellStart"/>
      <w:r w:rsidR="000D137C">
        <w:rPr>
          <w:bCs/>
          <w:sz w:val="24"/>
          <w:szCs w:val="24"/>
        </w:rPr>
        <w:t>Slikok</w:t>
      </w:r>
      <w:proofErr w:type="spellEnd"/>
      <w:r w:rsidR="000D137C">
        <w:rPr>
          <w:bCs/>
          <w:sz w:val="24"/>
          <w:szCs w:val="24"/>
        </w:rPr>
        <w:t xml:space="preserve">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ins w:id="192" w:author="Benjamin Meyer" w:date="2021-02-18T10:49:00Z">
        <w:r w:rsidR="00127198">
          <w:rPr>
            <w:bCs/>
            <w:sz w:val="24"/>
            <w:szCs w:val="24"/>
          </w:rPr>
          <w:t xml:space="preserve"> based on CC</w:t>
        </w:r>
      </w:ins>
      <w:ins w:id="193" w:author="Benjamin Meyer" w:date="2021-02-18T10:50:00Z">
        <w:r w:rsidR="00127198">
          <w:rPr>
            <w:bCs/>
            <w:sz w:val="24"/>
            <w:szCs w:val="24"/>
          </w:rPr>
          <w:t>C</w:t>
        </w:r>
      </w:ins>
      <w:ins w:id="194" w:author="Benjamin Meyer" w:date="2021-02-18T10:53:00Z">
        <w:r w:rsidR="00127198">
          <w:rPr>
            <w:bCs/>
            <w:sz w:val="24"/>
            <w:szCs w:val="24"/>
          </w:rPr>
          <w:t xml:space="preserve"> values</w:t>
        </w:r>
      </w:ins>
      <w:ins w:id="195" w:author="Benjamin Meyer" w:date="2021-02-18T10:49:00Z">
        <w:r w:rsidR="00127198">
          <w:rPr>
            <w:bCs/>
            <w:sz w:val="24"/>
            <w:szCs w:val="24"/>
          </w:rPr>
          <w:t xml:space="preserve"> from other</w:t>
        </w:r>
      </w:ins>
      <w:ins w:id="196" w:author="Benjamin Meyer" w:date="2021-02-18T10:52:00Z">
        <w:r w:rsidR="00127198">
          <w:rPr>
            <w:bCs/>
            <w:sz w:val="24"/>
            <w:szCs w:val="24"/>
          </w:rPr>
          <w:t xml:space="preserve"> nearby 2019 sampling events</w:t>
        </w:r>
      </w:ins>
      <w:ins w:id="197" w:author="Benjamin Meyer" w:date="2021-02-18T10:49:00Z">
        <w:r w:rsidR="00127198">
          <w:rPr>
            <w:bCs/>
            <w:sz w:val="24"/>
            <w:szCs w:val="24"/>
          </w:rPr>
          <w:t xml:space="preserve"> on the main stem Kenai River,</w:t>
        </w:r>
      </w:ins>
      <w:r w:rsidR="00E33D04">
        <w:rPr>
          <w:bCs/>
          <w:sz w:val="24"/>
          <w:szCs w:val="24"/>
        </w:rPr>
        <w:t xml:space="preserve"> the observation </w:t>
      </w:r>
      <w:ins w:id="198" w:author="Benjamin Meyer" w:date="2021-02-18T10:49:00Z">
        <w:r w:rsidR="00127198">
          <w:rPr>
            <w:bCs/>
            <w:sz w:val="24"/>
            <w:szCs w:val="24"/>
          </w:rPr>
          <w:t>could</w:t>
        </w:r>
      </w:ins>
      <w:del w:id="199" w:author="Benjamin Meyer" w:date="2021-02-18T10:49:00Z">
        <w:r w:rsidR="00E33D04" w:rsidDel="00127198">
          <w:rPr>
            <w:bCs/>
            <w:sz w:val="24"/>
            <w:szCs w:val="24"/>
          </w:rPr>
          <w:delText>is</w:delText>
        </w:r>
      </w:del>
      <w:r w:rsidR="00E33D04">
        <w:rPr>
          <w:bCs/>
          <w:sz w:val="24"/>
          <w:szCs w:val="24"/>
        </w:rPr>
        <w:t xml:space="preserve"> </w:t>
      </w:r>
      <w:ins w:id="200" w:author="Benjamin Meyer" w:date="2021-02-18T10:53:00Z">
        <w:r w:rsidR="00127198">
          <w:rPr>
            <w:bCs/>
            <w:sz w:val="24"/>
            <w:szCs w:val="24"/>
          </w:rPr>
          <w:t>be indicated as</w:t>
        </w:r>
      </w:ins>
      <w:del w:id="201" w:author="Benjamin Meyer" w:date="2021-02-18T10:53:00Z">
        <w:r w:rsidR="00E33D04" w:rsidDel="00127198">
          <w:rPr>
            <w:bCs/>
            <w:sz w:val="24"/>
            <w:szCs w:val="24"/>
          </w:rPr>
          <w:delText>presumed</w:delText>
        </w:r>
      </w:del>
      <w:r w:rsidR="00CC2857">
        <w:rPr>
          <w:bCs/>
          <w:sz w:val="24"/>
          <w:szCs w:val="24"/>
        </w:rPr>
        <w:t xml:space="preserve"> </w:t>
      </w:r>
      <w:commentRangeStart w:id="202"/>
      <w:commentRangeStart w:id="203"/>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202"/>
      <w:r w:rsidR="001D4B97">
        <w:rPr>
          <w:rStyle w:val="CommentReference"/>
        </w:rPr>
        <w:commentReference w:id="202"/>
      </w:r>
      <w:commentRangeEnd w:id="203"/>
      <w:r w:rsidR="00127198">
        <w:rPr>
          <w:rStyle w:val="CommentReference"/>
        </w:rPr>
        <w:commentReference w:id="203"/>
      </w:r>
      <w:r w:rsidR="00977755">
        <w:rPr>
          <w:bCs/>
          <w:sz w:val="24"/>
          <w:szCs w:val="24"/>
        </w:rPr>
        <w:t xml:space="preserve">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lastRenderedPageBreak/>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204" w:author="Benjamin Meyer" w:date="2021-02-16T17:18:00Z">
        <w:r w:rsidR="00E60CF6">
          <w:rPr>
            <w:bCs/>
            <w:sz w:val="24"/>
            <w:szCs w:val="24"/>
          </w:rPr>
          <w:t>elevated</w:t>
        </w:r>
      </w:ins>
      <w:commentRangeStart w:id="205"/>
      <w:del w:id="206" w:author="Benjamin Meyer" w:date="2021-02-16T17:18:00Z">
        <w:r w:rsidR="00B84685" w:rsidDel="00E60CF6">
          <w:rPr>
            <w:bCs/>
            <w:sz w:val="24"/>
            <w:szCs w:val="24"/>
          </w:rPr>
          <w:delText>h</w:delText>
        </w:r>
      </w:del>
      <w:commentRangeEnd w:id="205"/>
      <w:r w:rsidR="001B3D7A">
        <w:rPr>
          <w:rStyle w:val="CommentReference"/>
        </w:rPr>
        <w:commentReference w:id="205"/>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207"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2FBE32FD" w:rsidR="001C50D5" w:rsidRDefault="00FB1F96" w:rsidP="006F3509">
      <w:pPr>
        <w:rPr>
          <w:bCs/>
          <w:sz w:val="24"/>
          <w:szCs w:val="24"/>
        </w:rPr>
      </w:pPr>
      <w:ins w:id="208" w:author="Benjamin Meyer" w:date="2021-02-22T13:35:00Z">
        <w:r>
          <w:rPr>
            <w:bCs/>
            <w:sz w:val="24"/>
            <w:szCs w:val="24"/>
          </w:rPr>
          <w:t>Among all</w:t>
        </w:r>
      </w:ins>
      <w:del w:id="209" w:author="Benjamin Meyer" w:date="2021-02-22T13:35:00Z">
        <w:r w:rsidR="001C50D5" w:rsidDel="00FB1F96">
          <w:rPr>
            <w:bCs/>
            <w:sz w:val="24"/>
            <w:szCs w:val="24"/>
          </w:rPr>
          <w:delText>For b</w:delText>
        </w:r>
      </w:del>
      <w:del w:id="210" w:author="Benjamin Meyer" w:date="2021-02-22T13:34:00Z">
        <w:r w:rsidR="001C50D5" w:rsidDel="00FB1F96">
          <w:rPr>
            <w:bCs/>
            <w:sz w:val="24"/>
            <w:szCs w:val="24"/>
          </w:rPr>
          <w:delText>oth</w:delText>
        </w:r>
      </w:del>
      <w:r w:rsidR="001C50D5">
        <w:rPr>
          <w:bCs/>
          <w:sz w:val="24"/>
          <w:szCs w:val="24"/>
        </w:rPr>
        <w:t xml:space="preserve"> tributary and </w:t>
      </w:r>
      <w:proofErr w:type="spellStart"/>
      <w:r w:rsidR="001C50D5">
        <w:rPr>
          <w:bCs/>
          <w:sz w:val="24"/>
          <w:szCs w:val="24"/>
        </w:rPr>
        <w:t>mainstem</w:t>
      </w:r>
      <w:proofErr w:type="spellEnd"/>
      <w:r w:rsidR="001C50D5">
        <w:rPr>
          <w:bCs/>
          <w:sz w:val="24"/>
          <w:szCs w:val="24"/>
        </w:rPr>
        <w:t xml:space="preserve">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 xml:space="preserve">Copper values &gt; 2.5 µg/L were observed at the City of Kenai Docks </w:t>
      </w:r>
      <w:proofErr w:type="spellStart"/>
      <w:r w:rsidR="001C50D5">
        <w:rPr>
          <w:bCs/>
          <w:sz w:val="24"/>
          <w:szCs w:val="24"/>
        </w:rPr>
        <w:t>mainstem</w:t>
      </w:r>
      <w:proofErr w:type="spellEnd"/>
      <w:r w:rsidR="001C50D5">
        <w:rPr>
          <w:bCs/>
          <w:sz w:val="24"/>
          <w:szCs w:val="24"/>
        </w:rPr>
        <w:t xml:space="preserve">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w:t>
      </w:r>
      <w:commentRangeStart w:id="211"/>
      <w:commentRangeStart w:id="212"/>
      <w:commentRangeStart w:id="213"/>
      <w:r w:rsidR="001C50D5">
        <w:rPr>
          <w:bCs/>
          <w:sz w:val="24"/>
          <w:szCs w:val="24"/>
        </w:rPr>
        <w:t>below</w:t>
      </w:r>
      <w:r w:rsidR="000B58BA">
        <w:rPr>
          <w:bCs/>
          <w:sz w:val="24"/>
          <w:szCs w:val="24"/>
        </w:rPr>
        <w:t xml:space="preserve"> </w:t>
      </w:r>
      <w:ins w:id="214" w:author="Benjamin Meyer" w:date="2021-02-18T10:58:00Z">
        <w:r w:rsidR="000B58BA">
          <w:rPr>
            <w:bCs/>
            <w:sz w:val="24"/>
            <w:szCs w:val="24"/>
          </w:rPr>
          <w:t xml:space="preserve">2.5 </w:t>
        </w:r>
      </w:ins>
      <w:ins w:id="215" w:author="Benjamin Meyer" w:date="2021-02-18T10:59:00Z">
        <w:r w:rsidR="000B58BA">
          <w:rPr>
            <w:bCs/>
            <w:sz w:val="24"/>
            <w:szCs w:val="24"/>
          </w:rPr>
          <w:t>µg/L.</w:t>
        </w:r>
      </w:ins>
      <w:ins w:id="216" w:author="Eldred, Laura" w:date="2020-12-29T12:46:00Z">
        <w:del w:id="217" w:author="Benjamin Meyer" w:date="2021-02-18T10:59:00Z">
          <w:r w:rsidR="007218A3" w:rsidDel="000B58BA">
            <w:rPr>
              <w:bCs/>
              <w:sz w:val="24"/>
              <w:szCs w:val="24"/>
            </w:rPr>
            <w:delText xml:space="preserve"> water quality criteria</w:delText>
          </w:r>
        </w:del>
      </w:ins>
      <w:del w:id="218" w:author="Benjamin Meyer" w:date="2021-02-18T10:59:00Z">
        <w:r w:rsidR="001C50D5" w:rsidDel="000B58BA">
          <w:rPr>
            <w:bCs/>
            <w:sz w:val="24"/>
            <w:szCs w:val="24"/>
          </w:rPr>
          <w:delText xml:space="preserve"> </w:delText>
        </w:r>
      </w:del>
      <w:del w:id="219" w:author="Eldred, Laura" w:date="2020-12-29T12:47:00Z">
        <w:r w:rsidR="001C50D5" w:rsidRPr="001B3D7A" w:rsidDel="007218A3">
          <w:rPr>
            <w:bCs/>
            <w:sz w:val="24"/>
            <w:szCs w:val="24"/>
            <w:highlight w:val="yellow"/>
          </w:rPr>
          <w:delText>this arbitrary</w:delText>
        </w:r>
        <w:r w:rsidR="001C50D5" w:rsidDel="007218A3">
          <w:rPr>
            <w:bCs/>
            <w:sz w:val="24"/>
            <w:szCs w:val="24"/>
          </w:rPr>
          <w:delText xml:space="preserve"> </w:delText>
        </w:r>
        <w:commentRangeEnd w:id="211"/>
        <w:r w:rsidR="00AB56AA" w:rsidDel="007218A3">
          <w:rPr>
            <w:rStyle w:val="CommentReference"/>
          </w:rPr>
          <w:commentReference w:id="211"/>
        </w:r>
        <w:commentRangeEnd w:id="212"/>
        <w:r w:rsidR="007E2E3F" w:rsidDel="007218A3">
          <w:rPr>
            <w:rStyle w:val="CommentReference"/>
          </w:rPr>
          <w:commentReference w:id="212"/>
        </w:r>
      </w:del>
      <w:commentRangeEnd w:id="213"/>
      <w:r w:rsidR="00DB58B7">
        <w:rPr>
          <w:rStyle w:val="CommentReference"/>
        </w:rPr>
        <w:commentReference w:id="213"/>
      </w:r>
      <w:del w:id="220" w:author="Benjamin Meyer" w:date="2021-02-18T10:59:00Z">
        <w:r w:rsidR="001C50D5" w:rsidDel="000B58BA">
          <w:rPr>
            <w:bCs/>
            <w:sz w:val="24"/>
            <w:szCs w:val="24"/>
          </w:rPr>
          <w:delText>threshold</w:delText>
        </w:r>
      </w:del>
      <w:ins w:id="221" w:author="Eldred, Laura" w:date="2020-12-29T12:47:00Z">
        <w:del w:id="222"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23" w:name="_Toc64271430"/>
      <w:r w:rsidRPr="00C86C84">
        <w:rPr>
          <w:sz w:val="24"/>
        </w:rPr>
        <w:t>Zinc</w:t>
      </w:r>
      <w:bookmarkEnd w:id="223"/>
    </w:p>
    <w:p w14:paraId="7DD30A65" w14:textId="77777777" w:rsidR="00A51324" w:rsidRPr="00A51324" w:rsidRDefault="00A51324" w:rsidP="00A51324"/>
    <w:p w14:paraId="75532D43" w14:textId="13BB8974" w:rsidR="001D04BE" w:rsidRDefault="005723FC" w:rsidP="006F3509">
      <w:pPr>
        <w:rPr>
          <w:ins w:id="224" w:author="Benjamin Meyer" w:date="2021-02-22T15:27:00Z"/>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del w:id="225"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226" w:author="Benjamin Meyer" w:date="2021-02-18T12:12:00Z">
        <w:r w:rsidR="004F4B2E" w:rsidDel="001D04BE">
          <w:rPr>
            <w:bCs/>
            <w:sz w:val="24"/>
            <w:szCs w:val="24"/>
          </w:rPr>
          <w:delText>nearly an order of magnitud</w:delText>
        </w:r>
      </w:del>
      <w:ins w:id="227" w:author="Benjamin Meyer" w:date="2021-02-18T12:12:00Z">
        <w:r w:rsidR="001D04BE">
          <w:rPr>
            <w:bCs/>
            <w:sz w:val="24"/>
            <w:szCs w:val="24"/>
          </w:rPr>
          <w:t>several multiples</w:t>
        </w:r>
      </w:ins>
      <w:r w:rsidR="004F4B2E">
        <w:rPr>
          <w:bCs/>
          <w:sz w:val="24"/>
          <w:szCs w:val="24"/>
        </w:rPr>
        <w:t xml:space="preserve"> above the range of </w:t>
      </w:r>
      <w:commentRangeStart w:id="228"/>
      <w:commentRangeStart w:id="229"/>
      <w:r w:rsidR="004F4B2E">
        <w:rPr>
          <w:bCs/>
          <w:sz w:val="24"/>
          <w:szCs w:val="24"/>
        </w:rPr>
        <w:t xml:space="preserve">typical data </w:t>
      </w:r>
      <w:commentRangeEnd w:id="228"/>
      <w:r w:rsidR="00AA460F">
        <w:rPr>
          <w:rStyle w:val="CommentReference"/>
        </w:rPr>
        <w:commentReference w:id="228"/>
      </w:r>
      <w:commentRangeEnd w:id="229"/>
      <w:r w:rsidR="00257255">
        <w:rPr>
          <w:rStyle w:val="CommentReference"/>
        </w:rPr>
        <w:commentReference w:id="229"/>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1C94DD8B" w14:textId="77777777" w:rsidR="00956123" w:rsidRDefault="00956123" w:rsidP="006F3509">
      <w:pPr>
        <w:rPr>
          <w:bCs/>
          <w:sz w:val="24"/>
          <w:szCs w:val="24"/>
        </w:rPr>
      </w:pP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230"/>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7DC44E30" w14:textId="2D3E81F7"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230"/>
      <w:r w:rsidR="001D04BE" w:rsidRPr="001D04BE">
        <w:rPr>
          <w:bCs/>
          <w:sz w:val="24"/>
          <w:szCs w:val="24"/>
        </w:rPr>
        <w:t xml:space="preserve"> </w:t>
      </w:r>
      <w:r w:rsidR="00AA460F">
        <w:rPr>
          <w:rStyle w:val="CommentReference"/>
        </w:rPr>
        <w:commentReference w:id="230"/>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231" w:author="Benjamin Meyer" w:date="2021-02-18T12:15:00Z">
        <w:r w:rsidR="004F4B2E" w:rsidRPr="001D04BE" w:rsidDel="001D04BE">
          <w:rPr>
            <w:bCs/>
            <w:sz w:val="24"/>
            <w:szCs w:val="24"/>
          </w:rPr>
          <w:delText>)</w:delText>
        </w:r>
      </w:del>
      <w:r w:rsidR="004F4B2E" w:rsidRPr="001D04BE">
        <w:rPr>
          <w:bCs/>
          <w:sz w:val="24"/>
          <w:szCs w:val="24"/>
        </w:rPr>
        <w:t>.</w:t>
      </w:r>
    </w:p>
    <w:p w14:paraId="432CA6EA" w14:textId="6E67D2C9" w:rsidR="00090395" w:rsidRPr="00090395" w:rsidRDefault="00090395" w:rsidP="00090395">
      <w:pPr>
        <w:rPr>
          <w:bCs/>
          <w:sz w:val="24"/>
          <w:szCs w:val="24"/>
        </w:rPr>
      </w:pPr>
    </w:p>
    <w:p w14:paraId="15C5A5CD" w14:textId="6A2051C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232" w:author="Benjamin Meyer" w:date="2021-02-18T13:40:00Z">
        <w:r w:rsidR="00DB3D02">
          <w:rPr>
            <w:bCs/>
            <w:sz w:val="24"/>
            <w:szCs w:val="24"/>
          </w:rPr>
          <w:t>twelve</w:t>
        </w:r>
      </w:ins>
      <w:del w:id="233" w:author="Benjamin Meyer" w:date="2021-02-18T13:40:00Z">
        <w:r w:rsidR="00103FA2" w:rsidDel="00DB3D02">
          <w:rPr>
            <w:bCs/>
            <w:sz w:val="24"/>
            <w:szCs w:val="24"/>
          </w:rPr>
          <w:delText>thirteen</w:delText>
        </w:r>
      </w:del>
      <w:r w:rsidR="00103FA2">
        <w:rPr>
          <w:bCs/>
          <w:sz w:val="24"/>
          <w:szCs w:val="24"/>
        </w:rPr>
        <w:t xml:space="preserve"> sample</w:t>
      </w:r>
      <w:del w:id="234" w:author="Benjamin Meyer" w:date="2021-02-18T13:43:00Z">
        <w:r w:rsidR="00103FA2" w:rsidDel="00DB3D02">
          <w:rPr>
            <w:bCs/>
            <w:sz w:val="24"/>
            <w:szCs w:val="24"/>
          </w:rPr>
          <w:delText>s</w:delText>
        </w:r>
      </w:del>
      <w:del w:id="235"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236"/>
        <w:commentRangeStart w:id="237"/>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236"/>
      <w:r w:rsidR="00251E7A">
        <w:rPr>
          <w:rStyle w:val="CommentReference"/>
        </w:rPr>
        <w:commentReference w:id="236"/>
      </w:r>
      <w:commentRangeEnd w:id="237"/>
      <w:r w:rsidR="00DB3D02">
        <w:rPr>
          <w:rStyle w:val="CommentReference"/>
        </w:rPr>
        <w:commentReference w:id="237"/>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w:t>
      </w:r>
      <w:proofErr w:type="spellStart"/>
      <w:r>
        <w:rPr>
          <w:bCs/>
          <w:sz w:val="24"/>
          <w:szCs w:val="24"/>
        </w:rPr>
        <w:t>Slikok</w:t>
      </w:r>
      <w:proofErr w:type="spellEnd"/>
      <w:r>
        <w:rPr>
          <w:bCs/>
          <w:sz w:val="24"/>
          <w:szCs w:val="24"/>
        </w:rPr>
        <w:t xml:space="preserve"> Creek, Upper </w:t>
      </w:r>
      <w:proofErr w:type="spellStart"/>
      <w:r>
        <w:rPr>
          <w:bCs/>
          <w:sz w:val="24"/>
          <w:szCs w:val="24"/>
        </w:rPr>
        <w:t>Slikok</w:t>
      </w:r>
      <w:proofErr w:type="spellEnd"/>
      <w:r>
        <w:rPr>
          <w:bCs/>
          <w:sz w:val="24"/>
          <w:szCs w:val="24"/>
        </w:rPr>
        <w:t xml:space="preserve">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xml:space="preserve">, and </w:t>
      </w:r>
      <w:proofErr w:type="spellStart"/>
      <w:r w:rsidR="00C22E84">
        <w:rPr>
          <w:bCs/>
          <w:sz w:val="24"/>
          <w:szCs w:val="24"/>
        </w:rPr>
        <w:t>Swiftwater</w:t>
      </w:r>
      <w:proofErr w:type="spellEnd"/>
      <w:r w:rsidR="00C22E84">
        <w:rPr>
          <w:bCs/>
          <w:sz w:val="24"/>
          <w:szCs w:val="24"/>
        </w:rPr>
        <w:t xml:space="preserve">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238"/>
      <w:commentRangeStart w:id="239"/>
      <w:r w:rsidR="00827201">
        <w:rPr>
          <w:bCs/>
          <w:sz w:val="24"/>
          <w:szCs w:val="24"/>
        </w:rPr>
        <w:t xml:space="preserve">minimally </w:t>
      </w:r>
      <w:proofErr w:type="spellStart"/>
      <w:r w:rsidR="00827201">
        <w:rPr>
          <w:bCs/>
          <w:sz w:val="24"/>
          <w:szCs w:val="24"/>
        </w:rPr>
        <w:t>anthropogenically</w:t>
      </w:r>
      <w:commentRangeEnd w:id="238"/>
      <w:proofErr w:type="spellEnd"/>
      <w:r w:rsidR="001B3D7A">
        <w:rPr>
          <w:rStyle w:val="CommentReference"/>
        </w:rPr>
        <w:commentReference w:id="238"/>
      </w:r>
      <w:commentRangeEnd w:id="239"/>
      <w:r w:rsidR="008B42A6">
        <w:rPr>
          <w:rStyle w:val="CommentReference"/>
        </w:rPr>
        <w:commentReference w:id="239"/>
      </w:r>
      <w:r w:rsidR="00827201">
        <w:rPr>
          <w:bCs/>
          <w:sz w:val="24"/>
          <w:szCs w:val="24"/>
        </w:rPr>
        <w:t>-influenced sites of</w:t>
      </w:r>
      <w:r>
        <w:rPr>
          <w:bCs/>
          <w:sz w:val="24"/>
          <w:szCs w:val="24"/>
        </w:rPr>
        <w:t xml:space="preserve"> Jim’s Landing, </w:t>
      </w:r>
      <w:proofErr w:type="spellStart"/>
      <w:r>
        <w:rPr>
          <w:bCs/>
          <w:sz w:val="24"/>
          <w:szCs w:val="24"/>
        </w:rPr>
        <w:t>Skilak</w:t>
      </w:r>
      <w:proofErr w:type="spellEnd"/>
      <w:r>
        <w:rPr>
          <w:bCs/>
          <w:sz w:val="24"/>
          <w:szCs w:val="24"/>
        </w:rPr>
        <w:t xml:space="preserve">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w:t>
      </w:r>
      <w:proofErr w:type="spellStart"/>
      <w:r>
        <w:rPr>
          <w:bCs/>
          <w:sz w:val="24"/>
          <w:szCs w:val="24"/>
        </w:rPr>
        <w:t>mainstem</w:t>
      </w:r>
      <w:proofErr w:type="spellEnd"/>
      <w:r>
        <w:rPr>
          <w:bCs/>
          <w:sz w:val="24"/>
          <w:szCs w:val="24"/>
        </w:rPr>
        <w:t xml:space="preserve">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40" w:name="_Toc64271431"/>
      <w:r>
        <w:rPr>
          <w:sz w:val="24"/>
        </w:rPr>
        <w:t>Variation among re</w:t>
      </w:r>
      <w:r w:rsidR="00C86C84">
        <w:rPr>
          <w:sz w:val="24"/>
        </w:rPr>
        <w:t>plicate samples</w:t>
      </w:r>
      <w:bookmarkEnd w:id="240"/>
    </w:p>
    <w:p w14:paraId="150088F2" w14:textId="77777777" w:rsidR="00A51324" w:rsidRPr="00A51324" w:rsidRDefault="00A51324" w:rsidP="00A51324"/>
    <w:p w14:paraId="3DB122E3" w14:textId="662FD57B"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241" w:author="Benjamin Meyer" w:date="2021-02-18T14:07:00Z">
        <w:r>
          <w:rPr>
            <w:sz w:val="24"/>
            <w:szCs w:val="24"/>
          </w:rPr>
          <w:t xml:space="preserve">copper and zinc </w:t>
        </w:r>
      </w:ins>
      <w:r w:rsidR="00827201">
        <w:rPr>
          <w:sz w:val="24"/>
          <w:szCs w:val="24"/>
        </w:rPr>
        <w:t>re</w:t>
      </w:r>
      <w:r w:rsidR="00FC465D">
        <w:rPr>
          <w:sz w:val="24"/>
          <w:szCs w:val="24"/>
        </w:rPr>
        <w:t>plicate</w:t>
      </w:r>
      <w:ins w:id="242" w:author="Benjamin Meyer" w:date="2021-02-18T14:07:00Z">
        <w:r>
          <w:rPr>
            <w:sz w:val="24"/>
            <w:szCs w:val="24"/>
          </w:rPr>
          <w:t xml:space="preserve"> values</w:t>
        </w:r>
      </w:ins>
      <w:del w:id="243"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244" w:author="Benjamin Meyer" w:date="2021-02-18T14:07:00Z">
        <w:r w:rsidR="00B45A65">
          <w:rPr>
            <w:sz w:val="24"/>
            <w:szCs w:val="24"/>
          </w:rPr>
          <w:t xml:space="preserve">A relative percent difference of &gt; 20% </w:t>
        </w:r>
      </w:ins>
      <w:del w:id="245"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46" w:author="Benjamin Meyer" w:date="2021-02-18T14:08:00Z">
        <w:r w:rsidR="00B45A65">
          <w:rPr>
            <w:sz w:val="24"/>
            <w:szCs w:val="24"/>
          </w:rPr>
          <w:t>eleven out of thirty instance</w:t>
        </w:r>
      </w:ins>
      <w:commentRangeStart w:id="247"/>
      <w:commentRangeStart w:id="248"/>
      <w:r w:rsidR="00FC465D">
        <w:rPr>
          <w:sz w:val="24"/>
          <w:szCs w:val="24"/>
        </w:rPr>
        <w:t>s</w:t>
      </w:r>
      <w:del w:id="249" w:author="Benjamin Meyer" w:date="2021-02-18T14:08:00Z">
        <w:r w:rsidR="00FC465D" w:rsidDel="00B45A65">
          <w:rPr>
            <w:sz w:val="24"/>
            <w:szCs w:val="24"/>
          </w:rPr>
          <w:delText>ome events</w:delText>
        </w:r>
      </w:del>
      <w:commentRangeEnd w:id="247"/>
      <w:r w:rsidR="001B3D7A">
        <w:rPr>
          <w:rStyle w:val="CommentReference"/>
        </w:rPr>
        <w:commentReference w:id="247"/>
      </w:r>
      <w:commentRangeEnd w:id="248"/>
      <w:r w:rsidR="005449B4">
        <w:rPr>
          <w:rStyle w:val="CommentReference"/>
        </w:rPr>
        <w:commentReference w:id="248"/>
      </w:r>
      <w:r w:rsidR="00FC465D">
        <w:rPr>
          <w:sz w:val="24"/>
          <w:szCs w:val="24"/>
        </w:rPr>
        <w:t xml:space="preserve">,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ins w:id="250" w:author="Eldred, Laura" w:date="2020-12-29T12:47:00Z">
        <w:r w:rsidR="00194A4F">
          <w:rPr>
            <w:sz w:val="24"/>
            <w:szCs w:val="24"/>
          </w:rPr>
          <w:t xml:space="preserve">The </w:t>
        </w:r>
      </w:ins>
      <w:ins w:id="251" w:author="Eldred, Laura" w:date="2020-12-29T12:48:00Z">
        <w:r w:rsidR="00194A4F">
          <w:rPr>
            <w:sz w:val="24"/>
            <w:szCs w:val="24"/>
          </w:rPr>
          <w:t>QAPP</w:t>
        </w:r>
      </w:ins>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 xml:space="preserve">set a relative percent difference for replicate samples of </w:t>
      </w:r>
      <w:ins w:id="252" w:author="Benjamin Meyer" w:date="2021-02-18T14:08:00Z">
        <w:r w:rsidR="00B45A65">
          <w:rPr>
            <w:sz w:val="24"/>
            <w:szCs w:val="24"/>
          </w:rPr>
          <w:t>20</w:t>
        </w:r>
      </w:ins>
      <w:ins w:id="253" w:author="Eldred, Laura" w:date="2020-12-29T12:48:00Z">
        <w:del w:id="254" w:author="Benjamin Meyer" w:date="2021-02-18T14:08:00Z">
          <w:r w:rsidR="00194A4F" w:rsidDel="00B45A65">
            <w:rPr>
              <w:sz w:val="24"/>
              <w:szCs w:val="24"/>
            </w:rPr>
            <w:delText>xx</w:delText>
          </w:r>
        </w:del>
        <w:r w:rsidR="00194A4F">
          <w:rPr>
            <w:sz w:val="24"/>
            <w:szCs w:val="24"/>
          </w:rPr>
          <w:t>%</w:t>
        </w:r>
      </w:ins>
      <w:ins w:id="255" w:author="Benjamin Meyer" w:date="2021-02-18T14:08:00Z">
        <w:r w:rsidR="008F4466">
          <w:rPr>
            <w:sz w:val="24"/>
            <w:szCs w:val="24"/>
          </w:rPr>
          <w:t>, indicating</w:t>
        </w:r>
        <w:r w:rsidR="00B45A65">
          <w:rPr>
            <w:sz w:val="24"/>
            <w:szCs w:val="24"/>
          </w:rPr>
          <w:t xml:space="preserve"> that</w:t>
        </w:r>
      </w:ins>
      <w:ins w:id="256" w:author="Benjamin Meyer" w:date="2021-02-18T14:09:00Z">
        <w:r w:rsidR="00B45A65">
          <w:rPr>
            <w:sz w:val="24"/>
            <w:szCs w:val="24"/>
          </w:rPr>
          <w:t xml:space="preserve"> these</w:t>
        </w:r>
      </w:ins>
      <w:ins w:id="257" w:author="Benjamin Meyer" w:date="2021-02-18T14:08:00Z">
        <w:r w:rsidR="00B45A65">
          <w:rPr>
            <w:sz w:val="24"/>
            <w:szCs w:val="24"/>
          </w:rPr>
          <w:t xml:space="preserve"> </w:t>
        </w:r>
      </w:ins>
      <w:ins w:id="258" w:author="Eldred, Laura" w:date="2020-12-29T12:48:00Z">
        <w:del w:id="259" w:author="Benjamin Meyer" w:date="2021-02-18T14:08:00Z">
          <w:r w:rsidR="00194A4F" w:rsidDel="00B45A65">
            <w:rPr>
              <w:sz w:val="24"/>
              <w:szCs w:val="24"/>
            </w:rPr>
            <w:delText xml:space="preserve">. This means that </w:delText>
          </w:r>
        </w:del>
      </w:ins>
      <w:ins w:id="260" w:author="Benjamin Meyer" w:date="2021-02-18T14:09:00Z">
        <w:r w:rsidR="00B45A65">
          <w:rPr>
            <w:sz w:val="24"/>
            <w:szCs w:val="24"/>
          </w:rPr>
          <w:t>eleven</w:t>
        </w:r>
      </w:ins>
      <w:ins w:id="261" w:author="Eldred, Laura" w:date="2020-12-29T12:48:00Z">
        <w:del w:id="262" w:author="Benjamin Meyer" w:date="2021-02-18T14:09:00Z">
          <w:r w:rsidR="00194A4F" w:rsidDel="00B45A65">
            <w:rPr>
              <w:sz w:val="24"/>
              <w:szCs w:val="24"/>
            </w:rPr>
            <w:delText>x</w:delText>
          </w:r>
        </w:del>
        <w:del w:id="263" w:author="Benjamin Meyer" w:date="2021-02-18T14:08:00Z">
          <w:r w:rsidR="00194A4F" w:rsidDel="00B45A65">
            <w:rPr>
              <w:sz w:val="24"/>
              <w:szCs w:val="24"/>
            </w:rPr>
            <w:delText>x</w:delText>
          </w:r>
        </w:del>
        <w:r w:rsidR="00194A4F">
          <w:rPr>
            <w:sz w:val="24"/>
            <w:szCs w:val="24"/>
          </w:rPr>
          <w:t xml:space="preserve"> samples did not </w:t>
        </w:r>
      </w:ins>
      <w:ins w:id="264" w:author="Benjamin Meyer" w:date="2021-02-18T14:09:00Z">
        <w:r w:rsidR="00B45A65">
          <w:rPr>
            <w:sz w:val="24"/>
            <w:szCs w:val="24"/>
          </w:rPr>
          <w:t xml:space="preserve">meet </w:t>
        </w:r>
      </w:ins>
      <w:ins w:id="265" w:author="Eldred, Laura" w:date="2020-12-29T12:48:00Z">
        <w:r w:rsidR="00194A4F">
          <w:rPr>
            <w:sz w:val="24"/>
            <w:szCs w:val="24"/>
          </w:rPr>
          <w:t xml:space="preserve">data quality objectives and the </w:t>
        </w:r>
        <w:commentRangeStart w:id="266"/>
        <w:r w:rsidR="00194A4F">
          <w:rPr>
            <w:sz w:val="24"/>
            <w:szCs w:val="24"/>
          </w:rPr>
          <w:t>results should be flagged</w:t>
        </w:r>
      </w:ins>
      <w:ins w:id="267" w:author="Benjamin Meyer" w:date="2021-02-18T14:09:00Z">
        <w:r w:rsidR="00B45A65">
          <w:rPr>
            <w:sz w:val="24"/>
            <w:szCs w:val="24"/>
          </w:rPr>
          <w:t>,</w:t>
        </w:r>
      </w:ins>
      <w:ins w:id="268" w:author="Eldred, Laura" w:date="2020-12-29T12:48:00Z">
        <w:del w:id="269" w:author="Benjamin Meyer" w:date="2021-02-18T14:09:00Z">
          <w:r w:rsidR="00194A4F" w:rsidDel="00B45A65">
            <w:rPr>
              <w:sz w:val="24"/>
              <w:szCs w:val="24"/>
            </w:rPr>
            <w:delText xml:space="preserve"> or</w:delText>
          </w:r>
        </w:del>
        <w:r w:rsidR="00194A4F">
          <w:rPr>
            <w:sz w:val="24"/>
            <w:szCs w:val="24"/>
          </w:rPr>
          <w:t xml:space="preserve"> </w:t>
        </w:r>
      </w:ins>
      <w:ins w:id="270" w:author="Benjamin Meyer" w:date="2021-02-18T14:09:00Z">
        <w:r w:rsidR="00B45A65">
          <w:rPr>
            <w:sz w:val="24"/>
            <w:szCs w:val="24"/>
          </w:rPr>
          <w:t>interpreted conservatively, or</w:t>
        </w:r>
      </w:ins>
      <w:ins w:id="271" w:author="Benjamin Meyer" w:date="2021-02-18T14:28:00Z">
        <w:r w:rsidR="008F4466">
          <w:rPr>
            <w:sz w:val="24"/>
            <w:szCs w:val="24"/>
          </w:rPr>
          <w:t xml:space="preserve"> </w:t>
        </w:r>
      </w:ins>
      <w:ins w:id="272" w:author="Eldred, Laura" w:date="2020-12-29T12:48:00Z">
        <w:r w:rsidR="00194A4F">
          <w:rPr>
            <w:sz w:val="24"/>
            <w:szCs w:val="24"/>
          </w:rPr>
          <w:t>not</w:t>
        </w:r>
      </w:ins>
      <w:ins w:id="273" w:author="Benjamin Meyer" w:date="2021-02-22T15:31:00Z">
        <w:r w:rsidR="00956123">
          <w:rPr>
            <w:sz w:val="24"/>
            <w:szCs w:val="24"/>
          </w:rPr>
          <w:t xml:space="preserve"> included in calculations of</w:t>
        </w:r>
      </w:ins>
      <w:ins w:id="274" w:author="Benjamin Meyer" w:date="2021-02-18T14:28:00Z">
        <w:r w:rsidR="008F4466">
          <w:rPr>
            <w:sz w:val="24"/>
            <w:szCs w:val="24"/>
          </w:rPr>
          <w:t xml:space="preserve"> summary values</w:t>
        </w:r>
      </w:ins>
      <w:ins w:id="275" w:author="Eldred, Laura" w:date="2020-12-29T12:48:00Z">
        <w:r w:rsidR="00194A4F">
          <w:rPr>
            <w:sz w:val="24"/>
            <w:szCs w:val="24"/>
          </w:rPr>
          <w:t>.</w:t>
        </w:r>
      </w:ins>
      <w:commentRangeEnd w:id="266"/>
      <w:r w:rsidR="00DB58B7">
        <w:rPr>
          <w:rStyle w:val="CommentReference"/>
        </w:rPr>
        <w:commentReference w:id="266"/>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76" w:name="_Toc64271432"/>
      <w:r w:rsidRPr="00AD09EE">
        <w:lastRenderedPageBreak/>
        <w:t>Mapping</w:t>
      </w:r>
      <w:r>
        <w:t xml:space="preserve"> potential sources of copper and zinc</w:t>
      </w:r>
      <w:bookmarkEnd w:id="276"/>
    </w:p>
    <w:p w14:paraId="05DBE785" w14:textId="77777777" w:rsidR="006F3509" w:rsidRDefault="006F3509" w:rsidP="006F3509"/>
    <w:p w14:paraId="604D7E7B" w14:textId="207679A0" w:rsidR="006F3509" w:rsidRPr="00CF3F57" w:rsidRDefault="006F3509" w:rsidP="00CF3F57">
      <w:pPr>
        <w:pStyle w:val="Heading3"/>
        <w:rPr>
          <w:sz w:val="24"/>
        </w:rPr>
      </w:pPr>
      <w:bookmarkStart w:id="277" w:name="_Toc64271433"/>
      <w:r w:rsidRPr="00CF3F57">
        <w:rPr>
          <w:sz w:val="24"/>
        </w:rPr>
        <w:t>Potential sources on the Kenai River</w:t>
      </w:r>
      <w:r w:rsidR="00AB33D0" w:rsidRPr="00CF3F57">
        <w:rPr>
          <w:sz w:val="24"/>
        </w:rPr>
        <w:t xml:space="preserve"> </w:t>
      </w:r>
      <w:proofErr w:type="spellStart"/>
      <w:r w:rsidR="00F524A8">
        <w:rPr>
          <w:sz w:val="24"/>
        </w:rPr>
        <w:t>mainstem</w:t>
      </w:r>
      <w:bookmarkEnd w:id="277"/>
      <w:proofErr w:type="spellEnd"/>
    </w:p>
    <w:p w14:paraId="17FA121F" w14:textId="77777777" w:rsidR="006F3509" w:rsidRDefault="006F3509" w:rsidP="006F3509">
      <w:pPr>
        <w:rPr>
          <w:b/>
          <w:bCs/>
          <w:sz w:val="24"/>
          <w:szCs w:val="24"/>
        </w:rPr>
      </w:pPr>
    </w:p>
    <w:p w14:paraId="241DE00F" w14:textId="23FB346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 </w:t>
      </w:r>
      <w:commentRangeStart w:id="278"/>
      <w:r w:rsidRPr="006F3509">
        <w:rPr>
          <w:sz w:val="24"/>
          <w:szCs w:val="24"/>
        </w:rPr>
        <w:t>program</w:t>
      </w:r>
      <w:commentRangeEnd w:id="278"/>
      <w:r w:rsidR="000B2B23">
        <w:rPr>
          <w:rStyle w:val="CommentReference"/>
        </w:rPr>
        <w:commentReference w:id="278"/>
      </w:r>
      <w:ins w:id="279" w:author="Benjamin Meyer" w:date="2021-02-18T16:11:00Z">
        <w:r w:rsidR="00EC101B">
          <w:rPr>
            <w:sz w:val="24"/>
            <w:szCs w:val="24"/>
          </w:rPr>
          <w:t xml:space="preserve"> and converted to a point</w:t>
        </w:r>
      </w:ins>
      <w:ins w:id="280" w:author="Benjamin Meyer" w:date="2021-02-22T15:32:00Z">
        <w:r w:rsidR="00075D97">
          <w:rPr>
            <w:sz w:val="24"/>
            <w:szCs w:val="24"/>
          </w:rPr>
          <w:t>s</w:t>
        </w:r>
      </w:ins>
      <w:ins w:id="281" w:author="Benjamin Meyer" w:date="2021-02-18T16:20:00Z">
        <w:r w:rsidR="00135F04">
          <w:rPr>
            <w:sz w:val="24"/>
            <w:szCs w:val="24"/>
          </w:rPr>
          <w:t xml:space="preserve"> shape file</w:t>
        </w:r>
      </w:ins>
      <w:r w:rsidRPr="006F3509">
        <w:rPr>
          <w:sz w:val="24"/>
          <w:szCs w:val="24"/>
        </w:rPr>
        <w:t xml:space="preserve">. </w:t>
      </w:r>
      <w:del w:id="282"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83"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84" w:author="Benjamin Meyer" w:date="2021-02-18T16:17:00Z">
        <w:r w:rsidR="00EC101B">
          <w:rPr>
            <w:sz w:val="24"/>
            <w:szCs w:val="24"/>
          </w:rPr>
          <w:t>Photo</w:t>
        </w:r>
      </w:ins>
      <w:commentRangeStart w:id="285"/>
      <w:commentRangeStart w:id="286"/>
      <w:del w:id="287" w:author="Benjamin Meyer" w:date="2021-02-18T16:17:00Z">
        <w:r w:rsidR="00C46320" w:rsidRPr="006F3509" w:rsidDel="00EC101B">
          <w:rPr>
            <w:sz w:val="24"/>
            <w:szCs w:val="24"/>
          </w:rPr>
          <w:delText>source</w:delText>
        </w:r>
      </w:del>
      <w:r w:rsidR="00C46320" w:rsidRPr="006F3509">
        <w:rPr>
          <w:sz w:val="24"/>
          <w:szCs w:val="24"/>
        </w:rPr>
        <w:t>s</w:t>
      </w:r>
      <w:commentRangeEnd w:id="285"/>
      <w:r w:rsidR="00BC6BCB">
        <w:rPr>
          <w:rStyle w:val="CommentReference"/>
        </w:rPr>
        <w:commentReference w:id="285"/>
      </w:r>
      <w:commentRangeEnd w:id="286"/>
      <w:r w:rsidR="00476A0D">
        <w:rPr>
          <w:rStyle w:val="CommentReference"/>
        </w:rPr>
        <w:commentReference w:id="286"/>
      </w:r>
      <w:del w:id="288" w:author="Benjamin Meyer" w:date="2021-02-18T16:17:00Z">
        <w:r w:rsidR="00C46320" w:rsidRPr="006F3509" w:rsidDel="00EC101B">
          <w:rPr>
            <w:sz w:val="24"/>
            <w:szCs w:val="24"/>
          </w:rPr>
          <w:delText xml:space="preserve"> documented</w:delText>
        </w:r>
      </w:del>
      <w:ins w:id="289" w:author="Benjamin Meyer" w:date="2021-02-18T16:17:00Z">
        <w:r w:rsidR="00EC101B">
          <w:rPr>
            <w:sz w:val="24"/>
            <w:szCs w:val="24"/>
          </w:rPr>
          <w:t xml:space="preserve"> </w:t>
        </w:r>
      </w:ins>
      <w:del w:id="290"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91"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92" w:author="Benjamin Meyer" w:date="2021-02-18T16:25:00Z">
        <w:r w:rsidR="00135F04">
          <w:rPr>
            <w:sz w:val="24"/>
            <w:szCs w:val="24"/>
          </w:rPr>
          <w:t>The shape file</w:t>
        </w:r>
      </w:ins>
      <w:ins w:id="293" w:author="Benjamin Meyer" w:date="2021-02-18T16:26:00Z">
        <w:r w:rsidR="00135F04">
          <w:rPr>
            <w:sz w:val="24"/>
            <w:szCs w:val="24"/>
          </w:rPr>
          <w:t xml:space="preserve"> of geotagged photos</w:t>
        </w:r>
      </w:ins>
      <w:ins w:id="294" w:author="Benjamin Meyer" w:date="2021-02-18T16:25:00Z">
        <w:r w:rsidR="00135F04">
          <w:rPr>
            <w:sz w:val="24"/>
            <w:szCs w:val="24"/>
          </w:rPr>
          <w:t xml:space="preserve"> is intended to serve</w:t>
        </w:r>
      </w:ins>
      <w:ins w:id="295" w:author="Benjamin Meyer" w:date="2021-02-18T16:26:00Z">
        <w:r w:rsidR="00135F04">
          <w:rPr>
            <w:sz w:val="24"/>
            <w:szCs w:val="24"/>
          </w:rPr>
          <w:t xml:space="preserve"> as an archival document of potential sources of copper and zinc pollution, and may be useful to compare</w:t>
        </w:r>
      </w:ins>
      <w:ins w:id="296" w:author="Benjamin Meyer" w:date="2021-02-18T16:27:00Z">
        <w:r w:rsidR="00135F04">
          <w:rPr>
            <w:sz w:val="24"/>
            <w:szCs w:val="24"/>
          </w:rPr>
          <w:t xml:space="preserve"> to similar transects in future years.</w:t>
        </w:r>
      </w:ins>
      <w:ins w:id="297" w:author="Benjamin Meyer" w:date="2021-02-18T16:28:00Z">
        <w:r w:rsidR="00135F04">
          <w:rPr>
            <w:sz w:val="24"/>
            <w:szCs w:val="24"/>
          </w:rPr>
          <w:t xml:space="preserve"> The photos shape file may be particularly useful in the context of </w:t>
        </w:r>
      </w:ins>
      <w:ins w:id="298" w:author="Benjamin Meyer" w:date="2021-02-18T16:29:00Z">
        <w:r w:rsidR="00135F04">
          <w:rPr>
            <w:sz w:val="24"/>
            <w:szCs w:val="24"/>
          </w:rPr>
          <w:t>the additional GIS products described below.</w:t>
        </w:r>
      </w:ins>
      <w:del w:id="299"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300"/>
      <w:commentRangeStart w:id="301"/>
      <w:commentRangeStart w:id="302"/>
      <w:r w:rsidR="002C2148" w:rsidRPr="00535460">
        <w:rPr>
          <w:sz w:val="24"/>
          <w:szCs w:val="24"/>
        </w:rPr>
        <w:t>2</w:t>
      </w:r>
      <w:del w:id="303" w:author="Benjamin Meyer" w:date="2021-02-18T16:29:00Z">
        <w:r w:rsidR="002C2148" w:rsidRPr="00535460" w:rsidDel="00135F04">
          <w:rPr>
            <w:sz w:val="24"/>
            <w:szCs w:val="24"/>
          </w:rPr>
          <w:delText>021</w:delText>
        </w:r>
      </w:del>
      <w:commentRangeEnd w:id="300"/>
      <w:r w:rsidR="00BC6BCB" w:rsidRPr="00535460">
        <w:rPr>
          <w:rStyle w:val="CommentReference"/>
        </w:rPr>
        <w:commentReference w:id="300"/>
      </w:r>
      <w:commentRangeEnd w:id="301"/>
      <w:r w:rsidR="00251E7A" w:rsidRPr="00535460">
        <w:rPr>
          <w:rStyle w:val="CommentReference"/>
        </w:rPr>
        <w:commentReference w:id="301"/>
      </w:r>
      <w:commentRangeEnd w:id="302"/>
      <w:r w:rsidR="002F12EF">
        <w:rPr>
          <w:rStyle w:val="CommentReference"/>
        </w:rPr>
        <w:commentReference w:id="302"/>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304" w:name="_Toc64271434"/>
      <w:r w:rsidRPr="00CF3F57">
        <w:rPr>
          <w:sz w:val="24"/>
        </w:rPr>
        <w:t>Potential sources throughout the Kenai River watershed</w:t>
      </w:r>
      <w:bookmarkEnd w:id="304"/>
    </w:p>
    <w:p w14:paraId="3D88540A" w14:textId="77777777" w:rsidR="00E73AEA" w:rsidRPr="00D36DED" w:rsidRDefault="00E73AEA" w:rsidP="00E73AEA">
      <w:pPr>
        <w:rPr>
          <w:ins w:id="305" w:author="Benjamin Meyer" w:date="2021-02-18T16:12:00Z"/>
          <w:sz w:val="24"/>
          <w:szCs w:val="24"/>
        </w:rPr>
      </w:pPr>
    </w:p>
    <w:p w14:paraId="3855BECD" w14:textId="59D4AF67" w:rsidR="00E76606" w:rsidRPr="00D36DED" w:rsidRDefault="00E76606" w:rsidP="0043231C">
      <w:pPr>
        <w:pStyle w:val="Default"/>
        <w:rPr>
          <w:rFonts w:asciiTheme="minorHAnsi" w:hAnsiTheme="minorHAnsi"/>
        </w:rPr>
      </w:pPr>
      <w:ins w:id="306" w:author="Benjamin Meyer" w:date="2021-02-18T16:33:00Z">
        <w:r w:rsidRPr="00D36DED">
          <w:rPr>
            <w:rFonts w:asciiTheme="minorHAnsi" w:hAnsiTheme="minorHAnsi"/>
          </w:rPr>
          <w:t>The final report</w:t>
        </w:r>
      </w:ins>
      <w:ins w:id="307" w:author="Benjamin Meyer" w:date="2021-02-18T16:32:00Z">
        <w:r w:rsidRPr="00D36DED">
          <w:rPr>
            <w:rFonts w:asciiTheme="minorHAnsi" w:hAnsiTheme="minorHAnsi"/>
          </w:rPr>
          <w:t xml:space="preserve"> from St. </w:t>
        </w:r>
      </w:ins>
      <w:ins w:id="308" w:author="Benjamin Meyer" w:date="2021-02-18T16:33:00Z">
        <w:r w:rsidRPr="00D36DED">
          <w:rPr>
            <w:rFonts w:asciiTheme="minorHAnsi" w:hAnsiTheme="minorHAnsi"/>
          </w:rPr>
          <w:t>M</w:t>
        </w:r>
      </w:ins>
      <w:ins w:id="309" w:author="Benjamin Meyer" w:date="2021-02-18T16:32:00Z">
        <w:r w:rsidRPr="00D36DED">
          <w:rPr>
            <w:rFonts w:asciiTheme="minorHAnsi" w:hAnsiTheme="minorHAnsi"/>
          </w:rPr>
          <w:t xml:space="preserve">ary’s University </w:t>
        </w:r>
      </w:ins>
      <w:ins w:id="310" w:author="Benjamin Meyer" w:date="2021-02-19T11:17:00Z">
        <w:r w:rsidR="00A73AA9">
          <w:rPr>
            <w:rFonts w:asciiTheme="minorHAnsi" w:hAnsiTheme="minorHAnsi"/>
          </w:rPr>
          <w:t xml:space="preserve">of Minnesota </w:t>
        </w:r>
      </w:ins>
      <w:ins w:id="311" w:author="Benjamin Meyer" w:date="2021-02-18T16:33:00Z">
        <w:r w:rsidRPr="00D36DED">
          <w:rPr>
            <w:rFonts w:asciiTheme="minorHAnsi" w:hAnsiTheme="minorHAnsi"/>
          </w:rPr>
          <w:t>Geospatial Services</w:t>
        </w:r>
      </w:ins>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B015A0">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ins w:id="312" w:author="Benjamin Meyer" w:date="2021-02-22T15:39:00Z">
        <w:r w:rsidR="00075D97">
          <w:rPr>
            <w:rFonts w:asciiTheme="majorHAnsi" w:hAnsiTheme="majorHAnsi"/>
          </w:rPr>
          <w:t>titled</w:t>
        </w:r>
      </w:ins>
      <w:ins w:id="313" w:author="Benjamin Meyer" w:date="2021-02-22T13:08:00Z">
        <w:r w:rsidR="00075D97" w:rsidRPr="00051262">
          <w:rPr>
            <w:rFonts w:asciiTheme="majorHAnsi" w:hAnsiTheme="majorHAnsi"/>
          </w:rPr>
          <w:t>, “</w:t>
        </w:r>
        <w:r w:rsidR="00075D97" w:rsidRPr="00051262">
          <w:rPr>
            <w:rFonts w:asciiTheme="majorHAnsi" w:hAnsiTheme="majorHAnsi"/>
            <w:bCs/>
          </w:rPr>
          <w:fldChar w:fldCharType="begin"/>
        </w:r>
        <w:r w:rsidR="00075D97" w:rsidRPr="00051262">
          <w:rPr>
            <w:rFonts w:asciiTheme="majorHAnsi" w:hAnsiTheme="majorHAnsi"/>
            <w:bCs/>
          </w:rPr>
          <w:instrText xml:space="preserve"> HYPERLINK "https://github.com/Kenai-Watershed-Forum/KWF_Metals_2019_2020/blob/main/documents/references/DataMining_Kenai_Peninsula_StMarys.pdf" </w:instrText>
        </w:r>
        <w:r w:rsidR="00075D97" w:rsidRPr="00051262">
          <w:rPr>
            <w:rFonts w:asciiTheme="majorHAnsi" w:hAnsiTheme="majorHAnsi"/>
            <w:bCs/>
          </w:rPr>
          <w:fldChar w:fldCharType="separate"/>
        </w:r>
        <w:r w:rsidR="00075D97" w:rsidRPr="00051262">
          <w:rPr>
            <w:rStyle w:val="Hyperlink"/>
            <w:rFonts w:asciiTheme="majorHAnsi" w:hAnsiTheme="majorHAnsi"/>
            <w:bCs/>
          </w:rPr>
          <w:t>Kenai River Heavy Metal Pollution Source Data Mining Exercise for the Kenai Watershed Forum: Main Kenai River System</w:t>
        </w:r>
        <w:r w:rsidR="00075D97" w:rsidRPr="00051262">
          <w:rPr>
            <w:rFonts w:asciiTheme="majorHAnsi" w:hAnsiTheme="majorHAnsi"/>
            <w:bCs/>
          </w:rPr>
          <w:fldChar w:fldCharType="end"/>
        </w:r>
      </w:ins>
      <w:ins w:id="314" w:author="Benjamin Meyer" w:date="2021-02-22T17:09:00Z">
        <w:r w:rsidR="00315A3F">
          <w:rPr>
            <w:rFonts w:asciiTheme="majorHAnsi" w:hAnsiTheme="majorHAnsi"/>
            <w:bCs/>
          </w:rPr>
          <w:t>”</w:t>
        </w:r>
      </w:ins>
      <w:ins w:id="315" w:author="Benjamin Meyer" w:date="2021-02-22T15:39:00Z">
        <w:r w:rsidR="00075D97">
          <w:rPr>
            <w:rFonts w:asciiTheme="majorHAnsi" w:hAnsiTheme="majorHAnsi"/>
            <w:bCs/>
          </w:rPr>
          <w:t>,</w:t>
        </w:r>
      </w:ins>
      <w:ins w:id="316" w:author="Benjamin Meyer" w:date="2021-02-18T16:33:00Z">
        <w:r w:rsidR="00075D97">
          <w:rPr>
            <w:rFonts w:asciiTheme="minorHAnsi" w:hAnsiTheme="minorHAnsi"/>
          </w:rPr>
          <w:t xml:space="preserve"> </w:t>
        </w:r>
        <w:r w:rsidRPr="00D36DED">
          <w:rPr>
            <w:rFonts w:asciiTheme="minorHAnsi" w:hAnsiTheme="minorHAnsi"/>
          </w:rPr>
          <w:t xml:space="preserve">describes a collection of fourteen data sources useful for identifying </w:t>
        </w:r>
      </w:ins>
      <w:ins w:id="317"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318"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datasets </w:t>
        </w:r>
      </w:ins>
      <w:ins w:id="319" w:author="Benjamin Meyer" w:date="2021-02-22T15:39:00Z">
        <w:r w:rsidR="00315A3F">
          <w:rPr>
            <w:rFonts w:asciiTheme="minorHAnsi" w:hAnsiTheme="minorHAnsi"/>
          </w:rPr>
          <w:t>that were prepared</w:t>
        </w:r>
        <w:r w:rsidR="00075D97">
          <w:rPr>
            <w:rFonts w:asciiTheme="minorHAnsi" w:hAnsiTheme="minorHAnsi"/>
          </w:rPr>
          <w:t xml:space="preserve">, </w:t>
        </w:r>
      </w:ins>
      <w:ins w:id="320" w:author="Benjamin Meyer" w:date="2021-02-18T16:35:00Z">
        <w:r w:rsidR="00075D97">
          <w:rPr>
            <w:rFonts w:asciiTheme="minorHAnsi" w:hAnsiTheme="minorHAnsi"/>
          </w:rPr>
          <w:t>including</w:t>
        </w:r>
      </w:ins>
      <w:ins w:id="321" w:author="Benjamin Meyer" w:date="2021-02-19T10:00:00Z">
        <w:r w:rsidR="00476A0D" w:rsidRPr="00D36DED">
          <w:rPr>
            <w:rFonts w:asciiTheme="minorHAnsi" w:hAnsiTheme="minorHAnsi"/>
          </w:rPr>
          <w:t>:</w:t>
        </w:r>
      </w:ins>
      <w:ins w:id="322"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323"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324" w:author="Benjamin Meyer" w:date="2021-02-18T16:35:00Z"/>
          <w:rFonts w:asciiTheme="minorHAnsi" w:hAnsiTheme="minorHAnsi"/>
        </w:rPr>
      </w:pPr>
      <w:ins w:id="325"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326" w:author="Benjamin Meyer" w:date="2021-02-18T16:35:00Z"/>
          <w:rFonts w:asciiTheme="minorHAnsi" w:hAnsiTheme="minorHAnsi"/>
        </w:rPr>
      </w:pPr>
      <w:ins w:id="327"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328" w:author="Benjamin Meyer" w:date="2021-02-18T16:36:00Z"/>
          <w:rFonts w:asciiTheme="minorHAnsi" w:hAnsiTheme="minorHAnsi"/>
        </w:rPr>
      </w:pPr>
      <w:ins w:id="329"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330"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331" w:author="Benjamin Meyer" w:date="2021-02-18T16:36:00Z">
        <w:r w:rsidRPr="00D36DED">
          <w:rPr>
            <w:rFonts w:asciiTheme="minorHAnsi" w:hAnsiTheme="minorHAnsi"/>
          </w:rPr>
          <w:t>F</w:t>
        </w:r>
      </w:ins>
      <w:ins w:id="332"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333"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334"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335"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336"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337"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338"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339"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340"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341"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44989FC2" w:rsidR="00877426" w:rsidRDefault="00877426" w:rsidP="00877426">
      <w:pPr>
        <w:pStyle w:val="Default"/>
        <w:rPr>
          <w:ins w:id="342" w:author="Benjamin Meyer" w:date="2021-02-19T11:37:00Z"/>
          <w:rFonts w:asciiTheme="minorHAnsi" w:hAnsiTheme="minorHAnsi"/>
        </w:rPr>
      </w:pPr>
      <w:ins w:id="343" w:author="Benjamin Meyer" w:date="2021-02-19T11:37:00Z">
        <w:r w:rsidRPr="00D36DED">
          <w:rPr>
            <w:rFonts w:asciiTheme="minorHAnsi" w:hAnsiTheme="minorHAnsi"/>
          </w:rPr>
          <w:t>The above datasets were compiled into ArcGIS file geodatabases</w:t>
        </w:r>
      </w:ins>
      <w:ins w:id="344" w:author="Benjamin Meyer" w:date="2021-02-22T15:43:00Z">
        <w:r w:rsidR="004710D6">
          <w:rPr>
            <w:rFonts w:asciiTheme="minorHAnsi" w:hAnsiTheme="minorHAnsi"/>
          </w:rPr>
          <w:t xml:space="preserve"> provided to ADEC on a</w:t>
        </w:r>
      </w:ins>
      <w:ins w:id="345" w:author="Benjamin Meyer" w:date="2021-02-22T15:44:00Z">
        <w:r w:rsidR="004710D6">
          <w:rPr>
            <w:rFonts w:asciiTheme="minorHAnsi" w:hAnsiTheme="minorHAnsi"/>
          </w:rPr>
          <w:t>n external</w:t>
        </w:r>
      </w:ins>
      <w:ins w:id="346" w:author="Benjamin Meyer" w:date="2021-02-22T15:43:00Z">
        <w:r w:rsidR="004710D6">
          <w:rPr>
            <w:rFonts w:asciiTheme="minorHAnsi" w:hAnsiTheme="minorHAnsi"/>
          </w:rPr>
          <w:t xml:space="preserve"> hard drive,</w:t>
        </w:r>
      </w:ins>
      <w:ins w:id="347" w:author="Benjamin Meyer" w:date="2021-02-19T11:37:00Z">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348" w:author="Benjamin Meyer" w:date="2021-02-19T11:37:00Z"/>
          <w:rFonts w:asciiTheme="minorHAnsi" w:hAnsiTheme="minorHAnsi"/>
        </w:rPr>
      </w:pPr>
    </w:p>
    <w:p w14:paraId="2C57765D" w14:textId="77777777" w:rsidR="00877426" w:rsidRDefault="00877426" w:rsidP="00877426">
      <w:pPr>
        <w:pStyle w:val="Default"/>
        <w:rPr>
          <w:ins w:id="349" w:author="Benjamin Meyer" w:date="2021-02-19T11:37:00Z"/>
          <w:rFonts w:asciiTheme="minorHAnsi" w:hAnsiTheme="minorHAnsi"/>
        </w:rPr>
      </w:pPr>
      <w:ins w:id="350" w:author="Benjamin Meyer" w:date="2021-02-19T11:37:00Z">
        <w:r>
          <w:rPr>
            <w:rFonts w:asciiTheme="minorHAnsi" w:hAnsiTheme="minorHAnsi"/>
          </w:rPr>
          <w:t>Geospatial data gaps were also identified and included the following:</w:t>
        </w:r>
      </w:ins>
    </w:p>
    <w:p w14:paraId="3264A3E1" w14:textId="77777777" w:rsidR="00877426" w:rsidRDefault="00877426" w:rsidP="00877426">
      <w:pPr>
        <w:pStyle w:val="Default"/>
        <w:rPr>
          <w:ins w:id="351" w:author="Benjamin Meyer" w:date="2021-02-19T11:37:00Z"/>
          <w:rFonts w:asciiTheme="minorHAnsi" w:hAnsiTheme="minorHAnsi"/>
        </w:rPr>
      </w:pPr>
    </w:p>
    <w:p w14:paraId="59EFBD43" w14:textId="77777777" w:rsidR="00877426" w:rsidRDefault="00877426" w:rsidP="00877426">
      <w:pPr>
        <w:pStyle w:val="Default"/>
        <w:numPr>
          <w:ilvl w:val="0"/>
          <w:numId w:val="22"/>
        </w:numPr>
        <w:rPr>
          <w:ins w:id="352" w:author="Benjamin Meyer" w:date="2021-02-19T11:37:00Z"/>
          <w:rFonts w:asciiTheme="minorHAnsi" w:hAnsiTheme="minorHAnsi"/>
        </w:rPr>
      </w:pPr>
      <w:ins w:id="353"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54" w:author="Benjamin Meyer" w:date="2021-02-19T11:37:00Z"/>
          <w:rFonts w:asciiTheme="minorHAnsi" w:hAnsiTheme="minorHAnsi"/>
        </w:rPr>
      </w:pPr>
      <w:ins w:id="355"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56" w:author="Benjamin Meyer" w:date="2021-02-19T11:37:00Z"/>
          <w:rFonts w:asciiTheme="minorHAnsi" w:hAnsiTheme="minorHAnsi"/>
        </w:rPr>
      </w:pPr>
      <w:ins w:id="357"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58" w:author="Benjamin Meyer" w:date="2021-02-19T11:37:00Z"/>
          <w:rFonts w:asciiTheme="minorHAnsi" w:hAnsiTheme="minorHAnsi"/>
        </w:rPr>
      </w:pPr>
      <w:ins w:id="359" w:author="Benjamin Meyer" w:date="2021-02-19T11:37:00Z">
        <w:r>
          <w:rPr>
            <w:rFonts w:asciiTheme="minorHAnsi" w:hAnsiTheme="minorHAnsi"/>
          </w:rPr>
          <w:lastRenderedPageBreak/>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60"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61" w:name="_Toc64271435"/>
      <w:r w:rsidRPr="00CF3F57">
        <w:rPr>
          <w:b/>
        </w:rPr>
        <w:t>DISCUSSION</w:t>
      </w:r>
      <w:bookmarkEnd w:id="361"/>
    </w:p>
    <w:p w14:paraId="6A641314" w14:textId="77777777" w:rsidR="00973145" w:rsidRPr="00973145" w:rsidRDefault="00973145" w:rsidP="00973145"/>
    <w:p w14:paraId="1C3CCF05" w14:textId="57F8402A" w:rsidR="00973145" w:rsidRDefault="00973145" w:rsidP="00973145">
      <w:pPr>
        <w:pStyle w:val="Heading2"/>
      </w:pPr>
      <w:bookmarkStart w:id="362" w:name="_Toc64271436"/>
      <w:r>
        <w:t>Copper and zinc sampling</w:t>
      </w:r>
      <w:bookmarkEnd w:id="362"/>
    </w:p>
    <w:p w14:paraId="63DEA3BE" w14:textId="25339D56" w:rsidR="00973145" w:rsidRDefault="00973145" w:rsidP="00973145"/>
    <w:p w14:paraId="6F3CA150" w14:textId="479F55B3" w:rsidR="00973145" w:rsidRPr="003B4EC2" w:rsidRDefault="00D43934" w:rsidP="003B4EC2">
      <w:pPr>
        <w:pStyle w:val="Heading3"/>
        <w:rPr>
          <w:sz w:val="24"/>
        </w:rPr>
      </w:pPr>
      <w:bookmarkStart w:id="363" w:name="_Toc64271437"/>
      <w:r>
        <w:rPr>
          <w:sz w:val="24"/>
        </w:rPr>
        <w:t>Copper</w:t>
      </w:r>
      <w:bookmarkEnd w:id="363"/>
      <w:r w:rsidR="005B5ABC">
        <w:rPr>
          <w:sz w:val="24"/>
        </w:rPr>
        <w:t xml:space="preserve"> </w:t>
      </w:r>
    </w:p>
    <w:p w14:paraId="04056C7B" w14:textId="77777777" w:rsidR="00BF6E75" w:rsidRDefault="00BF6E75" w:rsidP="00973145">
      <w:pPr>
        <w:rPr>
          <w:bCs/>
          <w:sz w:val="24"/>
          <w:szCs w:val="24"/>
        </w:rPr>
      </w:pPr>
    </w:p>
    <w:p w14:paraId="772C4E75" w14:textId="4D529C9E" w:rsidR="00827201" w:rsidRDefault="00784C6B" w:rsidP="00973145">
      <w:pPr>
        <w:rPr>
          <w:bCs/>
          <w:sz w:val="24"/>
          <w:szCs w:val="24"/>
        </w:rPr>
      </w:pPr>
      <w:r>
        <w:rPr>
          <w:bCs/>
          <w:sz w:val="24"/>
          <w:szCs w:val="24"/>
        </w:rPr>
        <w:t>No</w:t>
      </w:r>
      <w:ins w:id="364"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w:t>
      </w:r>
      <w:proofErr w:type="spellStart"/>
      <w:r w:rsidR="009E491F">
        <w:rPr>
          <w:bCs/>
          <w:sz w:val="24"/>
          <w:szCs w:val="24"/>
        </w:rPr>
        <w:t>ug</w:t>
      </w:r>
      <w:proofErr w:type="spellEnd"/>
      <w:r w:rsidR="009E491F">
        <w:rPr>
          <w:bCs/>
          <w:sz w:val="24"/>
          <w:szCs w:val="24"/>
        </w:rPr>
        <w:t>/L)</w:t>
      </w:r>
      <w:r w:rsidR="00977755">
        <w:rPr>
          <w:bCs/>
          <w:sz w:val="24"/>
          <w:szCs w:val="24"/>
        </w:rPr>
        <w:t xml:space="preserve"> was observed on July 24, 2019 in the </w:t>
      </w:r>
      <w:r w:rsidR="00086350">
        <w:rPr>
          <w:bCs/>
          <w:sz w:val="24"/>
          <w:szCs w:val="24"/>
        </w:rPr>
        <w:t xml:space="preserve">Kenai River </w:t>
      </w:r>
      <w:proofErr w:type="spellStart"/>
      <w:r w:rsidR="00977755">
        <w:rPr>
          <w:bCs/>
          <w:sz w:val="24"/>
          <w:szCs w:val="24"/>
        </w:rPr>
        <w:t>mainstem</w:t>
      </w:r>
      <w:proofErr w:type="spellEnd"/>
      <w:r w:rsidR="00977755">
        <w:rPr>
          <w:bCs/>
          <w:sz w:val="24"/>
          <w:szCs w:val="24"/>
        </w:rPr>
        <w:t xml:space="preserve">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365"/>
      <w:commentRangeStart w:id="366"/>
      <w:commentRangeStart w:id="367"/>
      <w:r w:rsidR="00977755">
        <w:rPr>
          <w:bCs/>
          <w:sz w:val="24"/>
          <w:szCs w:val="24"/>
        </w:rPr>
        <w:t>While a</w:t>
      </w:r>
      <w:r w:rsidR="00325F11">
        <w:rPr>
          <w:bCs/>
          <w:sz w:val="24"/>
          <w:szCs w:val="24"/>
        </w:rPr>
        <w:t xml:space="preserve"> CCC value was not available </w:t>
      </w:r>
      <w:ins w:id="368"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69"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70" w:author="Benjamin Meyer" w:date="2021-02-19T11:39:00Z">
        <w:r w:rsidR="00A81CED">
          <w:rPr>
            <w:bCs/>
            <w:sz w:val="24"/>
            <w:szCs w:val="24"/>
          </w:rPr>
          <w:t>by</w:t>
        </w:r>
      </w:ins>
      <w:del w:id="371"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72" w:author="Apsens, Sarah" w:date="2020-12-30T11:42:00Z">
        <w:r w:rsidR="009E491F" w:rsidDel="00FC199C">
          <w:rPr>
            <w:bCs/>
            <w:sz w:val="24"/>
            <w:szCs w:val="24"/>
          </w:rPr>
          <w:delText>likely</w:delText>
        </w:r>
        <w:r w:rsidR="00977755" w:rsidDel="00FC199C">
          <w:rPr>
            <w:bCs/>
            <w:sz w:val="24"/>
            <w:szCs w:val="24"/>
          </w:rPr>
          <w:delText xml:space="preserve"> </w:delText>
        </w:r>
      </w:del>
      <w:ins w:id="373" w:author="Apsens, Sarah" w:date="2020-12-30T11:42:00Z">
        <w:r w:rsidR="00FC199C">
          <w:rPr>
            <w:bCs/>
            <w:sz w:val="24"/>
            <w:szCs w:val="24"/>
          </w:rPr>
          <w:t xml:space="preserve">may have </w:t>
        </w:r>
      </w:ins>
      <w:ins w:id="374" w:author="Apsens, Sarah" w:date="2020-12-30T11:41:00Z">
        <w:r w:rsidR="00FC199C">
          <w:rPr>
            <w:bCs/>
            <w:sz w:val="24"/>
            <w:szCs w:val="24"/>
          </w:rPr>
          <w:t xml:space="preserve">exceeded </w:t>
        </w:r>
      </w:ins>
      <w:del w:id="375"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65"/>
      <w:r w:rsidR="005670C2">
        <w:rPr>
          <w:rStyle w:val="CommentReference"/>
        </w:rPr>
        <w:commentReference w:id="365"/>
      </w:r>
      <w:commentRangeEnd w:id="366"/>
      <w:r w:rsidR="00DF1B84">
        <w:rPr>
          <w:rStyle w:val="CommentReference"/>
        </w:rPr>
        <w:commentReference w:id="366"/>
      </w:r>
      <w:commentRangeEnd w:id="367"/>
      <w:r w:rsidR="00A81CED">
        <w:rPr>
          <w:rStyle w:val="CommentReference"/>
        </w:rPr>
        <w:commentReference w:id="367"/>
      </w:r>
      <w:r w:rsidR="00086350">
        <w:rPr>
          <w:bCs/>
          <w:sz w:val="24"/>
          <w:szCs w:val="24"/>
        </w:rPr>
        <w:t xml:space="preserve"> </w:t>
      </w:r>
      <w:del w:id="376" w:author="Benjamin Meyer" w:date="2021-02-19T11:40:00Z">
        <w:r w:rsidR="00086350" w:rsidDel="00A81CED">
          <w:rPr>
            <w:bCs/>
            <w:sz w:val="24"/>
            <w:szCs w:val="24"/>
          </w:rPr>
          <w:delText>C</w:delText>
        </w:r>
      </w:del>
      <w:del w:id="377"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 xml:space="preserve">Due to the range of data observed in </w:t>
      </w:r>
      <w:proofErr w:type="spellStart"/>
      <w:r w:rsidR="00086350">
        <w:rPr>
          <w:bCs/>
          <w:sz w:val="24"/>
          <w:szCs w:val="24"/>
        </w:rPr>
        <w:t>Slikok</w:t>
      </w:r>
      <w:proofErr w:type="spellEnd"/>
      <w:r w:rsidR="00086350">
        <w:rPr>
          <w:bCs/>
          <w:sz w:val="24"/>
          <w:szCs w:val="24"/>
        </w:rPr>
        <w:t xml:space="preserve"> Creek and its proximity to potential anthropogenic sources, m</w:t>
      </w:r>
      <w:r w:rsidR="00827201">
        <w:rPr>
          <w:bCs/>
          <w:sz w:val="24"/>
          <w:szCs w:val="24"/>
        </w:rPr>
        <w:t xml:space="preserve">ore intensive monitoring is warranted, </w:t>
      </w:r>
      <w:commentRangeStart w:id="378"/>
      <w:commentRangeStart w:id="379"/>
      <w:r w:rsidR="00827201">
        <w:rPr>
          <w:bCs/>
          <w:sz w:val="24"/>
          <w:szCs w:val="24"/>
        </w:rPr>
        <w:t xml:space="preserve">including </w:t>
      </w:r>
      <w:r w:rsidR="00086350">
        <w:rPr>
          <w:bCs/>
          <w:sz w:val="24"/>
          <w:szCs w:val="24"/>
        </w:rPr>
        <w:t>longitudinal survey(s)</w:t>
      </w:r>
      <w:ins w:id="380" w:author="Benjamin Meyer" w:date="2021-02-19T11:47:00Z">
        <w:r w:rsidR="00777B8D">
          <w:rPr>
            <w:bCs/>
            <w:sz w:val="24"/>
            <w:szCs w:val="24"/>
          </w:rPr>
          <w:t xml:space="preserve"> and/or cross-sectional</w:t>
        </w:r>
      </w:ins>
      <w:del w:id="381" w:author="Benjamin Meyer" w:date="2021-02-19T11:46:00Z">
        <w:r w:rsidR="00086350" w:rsidDel="00777B8D">
          <w:rPr>
            <w:bCs/>
            <w:sz w:val="24"/>
            <w:szCs w:val="24"/>
          </w:rPr>
          <w:delText xml:space="preserve"> and/or more frequent sampling</w:delText>
        </w:r>
      </w:del>
      <w:ins w:id="382" w:author="Benjamin Meyer" w:date="2021-02-19T11:46:00Z">
        <w:r w:rsidR="00777B8D">
          <w:rPr>
            <w:bCs/>
            <w:sz w:val="24"/>
            <w:szCs w:val="24"/>
          </w:rPr>
          <w:t xml:space="preserve"> </w:t>
        </w:r>
      </w:ins>
      <w:ins w:id="383" w:author="Benjamin Meyer" w:date="2021-02-19T11:48:00Z">
        <w:r w:rsidR="00777B8D">
          <w:rPr>
            <w:bCs/>
            <w:sz w:val="24"/>
            <w:szCs w:val="24"/>
          </w:rPr>
          <w:t xml:space="preserve">sampling </w:t>
        </w:r>
      </w:ins>
      <w:del w:id="384" w:author="Benjamin Meyer" w:date="2021-02-19T11:46:00Z">
        <w:r w:rsidR="00086350" w:rsidDel="00777B8D">
          <w:rPr>
            <w:bCs/>
            <w:sz w:val="24"/>
            <w:szCs w:val="24"/>
          </w:rPr>
          <w:delText xml:space="preserve"> </w:delText>
        </w:r>
      </w:del>
      <w:commentRangeEnd w:id="378"/>
      <w:r w:rsidR="00B5420F">
        <w:rPr>
          <w:rStyle w:val="CommentReference"/>
        </w:rPr>
        <w:commentReference w:id="378"/>
      </w:r>
      <w:commentRangeEnd w:id="379"/>
      <w:r w:rsidR="00777B8D">
        <w:rPr>
          <w:rStyle w:val="CommentReference"/>
        </w:rPr>
        <w:commentReference w:id="379"/>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128DAB09" w:rsidR="000D137C" w:rsidDel="00BF0AB1" w:rsidRDefault="009E491F" w:rsidP="00973145">
      <w:pPr>
        <w:rPr>
          <w:del w:id="385" w:author="Benjamin Meyer" w:date="2021-02-19T14:53: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86" w:author="Benjamin Meyer" w:date="2021-02-19T11:48:00Z">
        <w:r w:rsidR="00777B8D">
          <w:rPr>
            <w:bCs/>
            <w:sz w:val="24"/>
            <w:szCs w:val="24"/>
          </w:rPr>
          <w:t>possibly</w:t>
        </w:r>
      </w:ins>
      <w:del w:id="387"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88"/>
      <w:commentRangeStart w:id="389"/>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88"/>
      <w:r w:rsidR="00B5420F">
        <w:rPr>
          <w:rStyle w:val="CommentReference"/>
        </w:rPr>
        <w:commentReference w:id="388"/>
      </w:r>
      <w:commentRangeEnd w:id="389"/>
      <w:r w:rsidR="00DB58B7">
        <w:rPr>
          <w:rStyle w:val="CommentReference"/>
        </w:rPr>
        <w:commentReference w:id="389"/>
      </w:r>
      <w:r w:rsidR="00A51324">
        <w:rPr>
          <w:bCs/>
          <w:sz w:val="24"/>
          <w:szCs w:val="24"/>
        </w:rPr>
        <w:t xml:space="preserve"> </w:t>
      </w:r>
      <w:del w:id="390" w:author="Benjamin Meyer" w:date="2021-02-19T11:55:00Z">
        <w:r w:rsidR="00A51324" w:rsidDel="00686DFD">
          <w:rPr>
            <w:bCs/>
            <w:sz w:val="24"/>
            <w:szCs w:val="24"/>
          </w:rPr>
          <w:delText xml:space="preserve"> </w:delText>
        </w:r>
        <w:commentRangeStart w:id="391"/>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91"/>
        <w:r w:rsidR="00B5420F" w:rsidDel="00686DFD">
          <w:rPr>
            <w:rStyle w:val="CommentReference"/>
          </w:rPr>
          <w:commentReference w:id="391"/>
        </w:r>
      </w:del>
      <w:ins w:id="392" w:author="Benjamin Meyer" w:date="2021-02-19T11:55:00Z">
        <w:r w:rsidR="00686DFD">
          <w:rPr>
            <w:bCs/>
            <w:sz w:val="24"/>
            <w:szCs w:val="24"/>
          </w:rPr>
          <w:t>Other e</w:t>
        </w:r>
      </w:ins>
      <w:del w:id="393"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ins w:id="394" w:author="Benjamin Meyer" w:date="2021-02-19T14:45:00Z">
        <w:r w:rsidR="00512F8C">
          <w:rPr>
            <w:bCs/>
            <w:sz w:val="24"/>
            <w:szCs w:val="24"/>
          </w:rPr>
          <w:t xml:space="preserve">. </w:t>
        </w:r>
      </w:ins>
      <w:ins w:id="395" w:author="Benjamin Meyer" w:date="2021-02-19T14:47:00Z">
        <w:r w:rsidR="00512F8C">
          <w:rPr>
            <w:bCs/>
            <w:sz w:val="24"/>
            <w:szCs w:val="24"/>
          </w:rPr>
          <w:t xml:space="preserve">While </w:t>
        </w:r>
      </w:ins>
      <w:commentRangeStart w:id="396"/>
      <w:commentRangeStart w:id="397"/>
      <w:ins w:id="398" w:author="Benjamin Meyer" w:date="2021-02-19T14:52:00Z">
        <w:r w:rsidR="006823C1">
          <w:rPr>
            <w:bCs/>
            <w:sz w:val="24"/>
            <w:szCs w:val="24"/>
          </w:rPr>
          <w:t>d</w:t>
        </w:r>
        <w:commentRangeEnd w:id="396"/>
        <w:r w:rsidR="006823C1">
          <w:rPr>
            <w:rStyle w:val="CommentReference"/>
          </w:rPr>
          <w:commentReference w:id="396"/>
        </w:r>
      </w:ins>
      <w:commentRangeEnd w:id="397"/>
      <w:ins w:id="399" w:author="Benjamin Meyer" w:date="2021-02-19T14:55:00Z">
        <w:r w:rsidR="00BF0AB1">
          <w:rPr>
            <w:rStyle w:val="CommentReference"/>
          </w:rPr>
          <w:commentReference w:id="397"/>
        </w:r>
      </w:ins>
      <w:ins w:id="400" w:author="Benjamin Meyer" w:date="2021-02-19T14:47:00Z">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w:t>
        </w:r>
      </w:ins>
      <w:ins w:id="401" w:author="Benjamin Meyer" w:date="2021-02-19T14:48:00Z">
        <w:r w:rsidR="00512F8C">
          <w:rPr>
            <w:bCs/>
            <w:sz w:val="24"/>
            <w:szCs w:val="24"/>
          </w:rPr>
          <w:t>sometimes</w:t>
        </w:r>
      </w:ins>
      <w:ins w:id="402" w:author="Benjamin Meyer" w:date="2021-02-19T14:47:00Z">
        <w:r w:rsidR="00512F8C">
          <w:rPr>
            <w:bCs/>
            <w:sz w:val="24"/>
            <w:szCs w:val="24"/>
          </w:rPr>
          <w:t xml:space="preserve"> </w:t>
        </w:r>
      </w:ins>
      <w:ins w:id="403" w:author="Benjamin Meyer" w:date="2021-02-19T14:48:00Z">
        <w:r w:rsidR="00512F8C">
          <w:rPr>
            <w:bCs/>
            <w:sz w:val="24"/>
            <w:szCs w:val="24"/>
          </w:rPr>
          <w:t xml:space="preserve">used in dock construction are known sources of copper </w:t>
        </w:r>
      </w:ins>
      <w:ins w:id="404" w:author="Benjamin Meyer" w:date="2021-02-19T14:49:00Z">
        <w:r w:rsidR="00AC7900">
          <w:rPr>
            <w:bCs/>
            <w:sz w:val="24"/>
            <w:szCs w:val="24"/>
          </w:rPr>
          <w:t>(EPA, 2021).</w:t>
        </w:r>
      </w:ins>
      <w:del w:id="405" w:author="Benjamin Meyer" w:date="2021-02-19T14:45:00Z">
        <w:r w:rsidR="00F96D31" w:rsidDel="00512F8C">
          <w:rPr>
            <w:bCs/>
            <w:sz w:val="24"/>
            <w:szCs w:val="24"/>
          </w:rPr>
          <w:delText>,</w:delText>
        </w:r>
      </w:del>
      <w:del w:id="406" w:author="Benjamin Meyer" w:date="2021-02-19T14:49:00Z">
        <w:r w:rsidR="00F96D31" w:rsidDel="00AC7900">
          <w:rPr>
            <w:bCs/>
            <w:sz w:val="24"/>
            <w:szCs w:val="24"/>
          </w:rPr>
          <w:delText xml:space="preserve"> </w:delText>
        </w:r>
      </w:del>
      <w:del w:id="407" w:author="Benjamin Meyer" w:date="2021-02-19T14:43:00Z">
        <w:r w:rsidR="00F96D31" w:rsidDel="00512F8C">
          <w:rPr>
            <w:bCs/>
            <w:sz w:val="24"/>
            <w:szCs w:val="24"/>
          </w:rPr>
          <w:delText xml:space="preserve">which could potentially be associated with </w:delText>
        </w:r>
        <w:commentRangeStart w:id="408"/>
        <w:commentRangeStart w:id="409"/>
        <w:r w:rsidR="00F96D31" w:rsidDel="00512F8C">
          <w:rPr>
            <w:bCs/>
            <w:sz w:val="24"/>
            <w:szCs w:val="24"/>
          </w:rPr>
          <w:delText>precipitation trends leading</w:delText>
        </w:r>
      </w:del>
      <w:del w:id="410" w:author="Benjamin Meyer" w:date="2021-02-19T14:49:00Z">
        <w:r w:rsidR="00F96D31" w:rsidDel="00AC7900">
          <w:rPr>
            <w:bCs/>
            <w:sz w:val="24"/>
            <w:szCs w:val="24"/>
          </w:rPr>
          <w:delText xml:space="preserve"> </w:delText>
        </w:r>
        <w:commentRangeEnd w:id="408"/>
        <w:r w:rsidR="00B5420F" w:rsidDel="00AC7900">
          <w:rPr>
            <w:rStyle w:val="CommentReference"/>
          </w:rPr>
          <w:commentReference w:id="408"/>
        </w:r>
        <w:commentRangeEnd w:id="409"/>
        <w:r w:rsidR="00F01E36" w:rsidDel="00AC7900">
          <w:rPr>
            <w:rStyle w:val="CommentReference"/>
          </w:rPr>
          <w:commentReference w:id="409"/>
        </w:r>
      </w:del>
      <w:del w:id="411" w:author="Benjamin Meyer" w:date="2021-02-19T14:44:00Z">
        <w:r w:rsidR="00F96D31" w:rsidDel="00512F8C">
          <w:rPr>
            <w:bCs/>
            <w:sz w:val="24"/>
            <w:szCs w:val="24"/>
          </w:rPr>
          <w:delText>u</w:delText>
        </w:r>
      </w:del>
      <w:del w:id="412" w:author="Benjamin Meyer" w:date="2021-02-19T14:43:00Z">
        <w:r w:rsidR="00F96D31" w:rsidDel="00512F8C">
          <w:rPr>
            <w:bCs/>
            <w:sz w:val="24"/>
            <w:szCs w:val="24"/>
          </w:rPr>
          <w:delText>p to that date</w:delText>
        </w:r>
        <w:r w:rsidR="00086350" w:rsidDel="00512F8C">
          <w:rPr>
            <w:bCs/>
            <w:sz w:val="24"/>
            <w:szCs w:val="24"/>
          </w:rPr>
          <w:delText xml:space="preserve">, </w:delText>
        </w:r>
      </w:del>
      <w:del w:id="413" w:author="Benjamin Meyer" w:date="2021-02-19T14:44:00Z">
        <w:r w:rsidR="00086350" w:rsidDel="00512F8C">
          <w:rPr>
            <w:bCs/>
            <w:sz w:val="24"/>
            <w:szCs w:val="24"/>
          </w:rPr>
          <w:delText>although this mechanism has not yet been studied for this</w:delText>
        </w:r>
      </w:del>
      <w:del w:id="414" w:author="Benjamin Meyer" w:date="2021-02-19T14:53:00Z">
        <w:r w:rsidR="00F96D31" w:rsidDel="006823C1">
          <w:rPr>
            <w:bCs/>
            <w:sz w:val="24"/>
            <w:szCs w:val="24"/>
          </w:rPr>
          <w:delText xml:space="preserve">.  </w:delText>
        </w:r>
      </w:del>
    </w:p>
    <w:p w14:paraId="4AD21B2B" w14:textId="07E7D9B9" w:rsidR="00545467" w:rsidRDefault="00545467" w:rsidP="00973145">
      <w:pPr>
        <w:rPr>
          <w:bCs/>
          <w:sz w:val="24"/>
          <w:szCs w:val="24"/>
        </w:rPr>
      </w:pPr>
    </w:p>
    <w:p w14:paraId="5F1F6C3F" w14:textId="3254A8C5" w:rsidR="00BF6E75" w:rsidRPr="00BF6E75" w:rsidDel="00BF0AB1" w:rsidRDefault="00F96D31" w:rsidP="00973145">
      <w:pPr>
        <w:rPr>
          <w:del w:id="415" w:author="Benjamin Meyer" w:date="2021-02-19T14:53:00Z"/>
          <w:bCs/>
          <w:sz w:val="24"/>
          <w:szCs w:val="24"/>
        </w:rPr>
      </w:pPr>
      <w:commentRangeStart w:id="416"/>
      <w:del w:id="417" w:author="Benjamin Meyer" w:date="2021-02-19T14:53:00Z">
        <w:r w:rsidDel="00BF0AB1">
          <w:rPr>
            <w:bCs/>
            <w:sz w:val="24"/>
            <w:szCs w:val="24"/>
          </w:rPr>
          <w:delText>Annua</w:delText>
        </w:r>
        <w:commentRangeEnd w:id="416"/>
        <w:r w:rsidR="0024174C" w:rsidDel="00BF0AB1">
          <w:rPr>
            <w:rStyle w:val="CommentReference"/>
          </w:rPr>
          <w:commentReference w:id="416"/>
        </w:r>
        <w:r w:rsidDel="00BF0AB1">
          <w:rPr>
            <w:bCs/>
            <w:sz w:val="24"/>
            <w:szCs w:val="24"/>
          </w:rPr>
          <w:delText xml:space="preserve">l sampling for copper </w:delText>
        </w:r>
        <w:r w:rsidR="000802CE" w:rsidDel="00BF0AB1">
          <w:rPr>
            <w:bCs/>
            <w:sz w:val="24"/>
            <w:szCs w:val="24"/>
          </w:rPr>
          <w:delText>will continue at these</w:delText>
        </w:r>
        <w:r w:rsidDel="00BF0AB1">
          <w:rPr>
            <w:bCs/>
            <w:sz w:val="24"/>
            <w:szCs w:val="24"/>
          </w:rPr>
          <w:delText xml:space="preserve"> and other sites in order to monitor for</w:delText>
        </w:r>
        <w:r w:rsidR="000802CE" w:rsidDel="00BF0AB1">
          <w:rPr>
            <w:bCs/>
            <w:sz w:val="24"/>
            <w:szCs w:val="24"/>
          </w:rPr>
          <w:delText xml:space="preserve"> future exceedances</w:delText>
        </w:r>
        <w:r w:rsidR="003C6140" w:rsidDel="00BF0AB1">
          <w:rPr>
            <w:bCs/>
            <w:sz w:val="24"/>
            <w:szCs w:val="24"/>
          </w:rPr>
          <w:delText xml:space="preserve"> or trending changes over time</w:delText>
        </w:r>
        <w:r w:rsidR="000802CE" w:rsidDel="00BF0AB1">
          <w:rPr>
            <w:bCs/>
            <w:sz w:val="24"/>
            <w:szCs w:val="24"/>
          </w:rPr>
          <w:delText>.</w:delText>
        </w:r>
      </w:del>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418" w:name="_Toc64271438"/>
      <w:commentRangeStart w:id="419"/>
      <w:r>
        <w:rPr>
          <w:sz w:val="24"/>
        </w:rPr>
        <w:t>Zinc</w:t>
      </w:r>
      <w:commentRangeEnd w:id="419"/>
      <w:r w:rsidR="0024174C">
        <w:rPr>
          <w:rStyle w:val="CommentReference"/>
          <w:b w:val="0"/>
          <w:color w:val="auto"/>
          <w:spacing w:val="0"/>
        </w:rPr>
        <w:commentReference w:id="419"/>
      </w:r>
      <w:bookmarkEnd w:id="418"/>
      <w:r w:rsidR="00E13B63" w:rsidRPr="003B4EC2">
        <w:rPr>
          <w:sz w:val="24"/>
        </w:rPr>
        <w:t xml:space="preserve"> </w:t>
      </w:r>
      <w:del w:id="420"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62B03378" w:rsidR="000E508E" w:rsidRDefault="00CB1EFA" w:rsidP="003D7C72">
      <w:pPr>
        <w:rPr>
          <w:bCs/>
          <w:sz w:val="24"/>
          <w:szCs w:val="24"/>
        </w:rPr>
      </w:pPr>
      <w:r>
        <w:rPr>
          <w:bCs/>
          <w:sz w:val="24"/>
          <w:szCs w:val="24"/>
        </w:rPr>
        <w:t xml:space="preserve">Zinc exceedances of </w:t>
      </w:r>
      <w:commentRangeStart w:id="421"/>
      <w:r>
        <w:rPr>
          <w:bCs/>
          <w:sz w:val="24"/>
          <w:szCs w:val="24"/>
        </w:rPr>
        <w:t xml:space="preserve">hardness-dependent </w:t>
      </w:r>
      <w:ins w:id="422" w:author="Benjamin Meyer" w:date="2021-02-19T14:59:00Z">
        <w:r w:rsidR="00BF0AB1">
          <w:rPr>
            <w:bCs/>
            <w:sz w:val="24"/>
            <w:szCs w:val="24"/>
          </w:rPr>
          <w:t>CCC</w:t>
        </w:r>
      </w:ins>
      <w:del w:id="423" w:author="Benjamin Meyer" w:date="2021-02-19T14:59:00Z">
        <w:r w:rsidDel="00BF0AB1">
          <w:rPr>
            <w:bCs/>
            <w:sz w:val="24"/>
            <w:szCs w:val="24"/>
          </w:rPr>
          <w:delText>toxicity</w:delText>
        </w:r>
      </w:del>
      <w:r>
        <w:rPr>
          <w:bCs/>
          <w:sz w:val="24"/>
          <w:szCs w:val="24"/>
        </w:rPr>
        <w:t xml:space="preserve"> </w:t>
      </w:r>
      <w:ins w:id="424" w:author="Benjamin Meyer" w:date="2021-02-19T14:59:00Z">
        <w:r w:rsidR="00BF0AB1">
          <w:rPr>
            <w:bCs/>
            <w:sz w:val="24"/>
            <w:szCs w:val="24"/>
          </w:rPr>
          <w:t>values</w:t>
        </w:r>
      </w:ins>
      <w:del w:id="425" w:author="Benjamin Meyer" w:date="2021-02-19T14:59:00Z">
        <w:r w:rsidDel="00BF0AB1">
          <w:rPr>
            <w:bCs/>
            <w:sz w:val="24"/>
            <w:szCs w:val="24"/>
          </w:rPr>
          <w:delText>criteria</w:delText>
        </w:r>
      </w:del>
      <w:r w:rsidR="00545467">
        <w:rPr>
          <w:bCs/>
          <w:sz w:val="24"/>
          <w:szCs w:val="24"/>
        </w:rPr>
        <w:t xml:space="preserve"> </w:t>
      </w:r>
      <w:commentRangeEnd w:id="421"/>
      <w:r w:rsidR="00B5420F">
        <w:rPr>
          <w:rStyle w:val="CommentReference"/>
        </w:rPr>
        <w:commentReference w:id="421"/>
      </w:r>
      <w:del w:id="426" w:author="Benjamin Meyer" w:date="2021-02-19T15:35:00Z">
        <w:r w:rsidR="00545467" w:rsidDel="00BB6133">
          <w:rPr>
            <w:bCs/>
            <w:sz w:val="24"/>
            <w:szCs w:val="24"/>
          </w:rPr>
          <w:delText>in 2019-2020</w:delText>
        </w:r>
        <w:r w:rsidDel="00BB6133">
          <w:rPr>
            <w:bCs/>
            <w:sz w:val="24"/>
            <w:szCs w:val="24"/>
          </w:rPr>
          <w:delText xml:space="preserve"> </w:delText>
        </w:r>
      </w:del>
      <w:r>
        <w:rPr>
          <w:bCs/>
          <w:sz w:val="24"/>
          <w:szCs w:val="24"/>
        </w:rPr>
        <w:t>were observe</w:t>
      </w:r>
      <w:ins w:id="427" w:author="Benjamin Meyer" w:date="2021-02-19T15:00:00Z">
        <w:r w:rsidR="00BF0AB1">
          <w:rPr>
            <w:bCs/>
            <w:sz w:val="24"/>
            <w:szCs w:val="24"/>
          </w:rPr>
          <w:t>d at several</w:t>
        </w:r>
      </w:ins>
      <w:del w:id="428" w:author="Benjamin Meyer" w:date="2021-02-19T15:00:00Z">
        <w:r w:rsidDel="00BF0AB1">
          <w:rPr>
            <w:bCs/>
            <w:sz w:val="24"/>
            <w:szCs w:val="24"/>
          </w:rPr>
          <w:delText xml:space="preserve">d </w:delText>
        </w:r>
        <w:commentRangeStart w:id="429"/>
        <w:commentRangeStart w:id="430"/>
        <w:r w:rsidR="00545467" w:rsidDel="00BF0AB1">
          <w:rPr>
            <w:bCs/>
            <w:sz w:val="24"/>
            <w:szCs w:val="24"/>
          </w:rPr>
          <w:delText>throughout the</w:delText>
        </w:r>
      </w:del>
      <w:r w:rsidR="00545467">
        <w:rPr>
          <w:bCs/>
          <w:sz w:val="24"/>
          <w:szCs w:val="24"/>
        </w:rPr>
        <w:t xml:space="preserve"> sampling</w:t>
      </w:r>
      <w:commentRangeEnd w:id="429"/>
      <w:r w:rsidR="007A05B7">
        <w:rPr>
          <w:rStyle w:val="CommentReference"/>
        </w:rPr>
        <w:commentReference w:id="429"/>
      </w:r>
      <w:commentRangeEnd w:id="430"/>
      <w:r w:rsidR="00BF0AB1">
        <w:rPr>
          <w:rStyle w:val="CommentReference"/>
        </w:rPr>
        <w:commentReference w:id="430"/>
      </w:r>
      <w:r w:rsidR="00545467">
        <w:rPr>
          <w:bCs/>
          <w:sz w:val="24"/>
          <w:szCs w:val="24"/>
        </w:rPr>
        <w:t xml:space="preserve"> </w:t>
      </w:r>
      <w:ins w:id="431" w:author="Benjamin Meyer" w:date="2021-02-19T15:00:00Z">
        <w:r w:rsidR="00BF0AB1">
          <w:rPr>
            <w:bCs/>
            <w:sz w:val="24"/>
            <w:szCs w:val="24"/>
          </w:rPr>
          <w:t>locations</w:t>
        </w:r>
      </w:ins>
      <w:del w:id="432" w:author="Benjamin Meyer" w:date="2021-02-19T15:00:00Z">
        <w:r w:rsidR="00545467" w:rsidDel="00BF0AB1">
          <w:rPr>
            <w:bCs/>
            <w:sz w:val="24"/>
            <w:szCs w:val="24"/>
          </w:rPr>
          <w:delText>area</w:delText>
        </w:r>
      </w:del>
      <w:r w:rsidR="00545467">
        <w:rPr>
          <w:bCs/>
          <w:sz w:val="24"/>
          <w:szCs w:val="24"/>
        </w:rPr>
        <w:t xml:space="preserve"> in 2019-2020, including </w:t>
      </w:r>
      <w:r>
        <w:rPr>
          <w:bCs/>
          <w:sz w:val="24"/>
          <w:szCs w:val="24"/>
        </w:rPr>
        <w:t>six of nine tributary sites a</w:t>
      </w:r>
      <w:r w:rsidR="00DB4F55">
        <w:rPr>
          <w:bCs/>
          <w:sz w:val="24"/>
          <w:szCs w:val="24"/>
        </w:rPr>
        <w:t xml:space="preserve">nd five of ten </w:t>
      </w:r>
      <w:proofErr w:type="spellStart"/>
      <w:r w:rsidR="00DB4F55">
        <w:rPr>
          <w:bCs/>
          <w:sz w:val="24"/>
          <w:szCs w:val="24"/>
        </w:rPr>
        <w:t>mainstem</w:t>
      </w:r>
      <w:proofErr w:type="spellEnd"/>
      <w:r w:rsidR="00DB4F55">
        <w:rPr>
          <w:bCs/>
          <w:sz w:val="24"/>
          <w:szCs w:val="24"/>
        </w:rPr>
        <w:t xml:space="preserve"> sites. </w:t>
      </w:r>
      <w:r w:rsidR="00545467">
        <w:rPr>
          <w:bCs/>
          <w:sz w:val="24"/>
          <w:szCs w:val="24"/>
        </w:rPr>
        <w:t>Zinc exceedances</w:t>
      </w:r>
      <w:r w:rsidR="000F731E">
        <w:rPr>
          <w:bCs/>
          <w:sz w:val="24"/>
          <w:szCs w:val="24"/>
        </w:rPr>
        <w:t xml:space="preserve"> suggested </w:t>
      </w:r>
      <w:r w:rsidR="00256F73">
        <w:rPr>
          <w:bCs/>
          <w:sz w:val="24"/>
          <w:szCs w:val="24"/>
        </w:rPr>
        <w:t>a</w:t>
      </w:r>
      <w:del w:id="433" w:author="Benjamin Meyer" w:date="2021-02-19T15:20:00Z">
        <w:r w:rsidR="00256F73" w:rsidDel="00256F73">
          <w:rPr>
            <w:bCs/>
            <w:sz w:val="24"/>
            <w:szCs w:val="24"/>
          </w:rPr>
          <w:delText xml:space="preserve"> </w:delText>
        </w:r>
        <w:r w:rsidR="000F731E" w:rsidDel="00256F73">
          <w:rPr>
            <w:bCs/>
            <w:sz w:val="24"/>
            <w:szCs w:val="24"/>
          </w:rPr>
          <w:delText>clear</w:delText>
        </w:r>
      </w:del>
      <w:r w:rsidR="000F731E">
        <w:rPr>
          <w:bCs/>
          <w:sz w:val="24"/>
          <w:szCs w:val="24"/>
        </w:rPr>
        <w:t xml:space="preserve"> spatial</w:t>
      </w:r>
      <w:ins w:id="434" w:author="Apsens, Sarah" w:date="2020-12-28T15:20:00Z">
        <w:r w:rsidR="007A05B7">
          <w:rPr>
            <w:bCs/>
            <w:sz w:val="24"/>
            <w:szCs w:val="24"/>
          </w:rPr>
          <w:t xml:space="preserve"> trend.</w:t>
        </w:r>
      </w:ins>
      <w:del w:id="435" w:author="Apsens, Sarah" w:date="2020-12-28T15:20:00Z">
        <w:r w:rsidR="000F731E" w:rsidDel="007A05B7">
          <w:rPr>
            <w:bCs/>
            <w:sz w:val="24"/>
            <w:szCs w:val="24"/>
          </w:rPr>
          <w:delText xml:space="preserve"> </w:delText>
        </w:r>
        <w:commentRangeStart w:id="436"/>
        <w:r w:rsidR="001A2D92" w:rsidDel="007A05B7">
          <w:rPr>
            <w:bCs/>
            <w:sz w:val="24"/>
            <w:szCs w:val="24"/>
          </w:rPr>
          <w:delText xml:space="preserve">and </w:delText>
        </w:r>
        <w:r w:rsidR="000F731E" w:rsidDel="007A05B7">
          <w:rPr>
            <w:bCs/>
            <w:sz w:val="24"/>
            <w:szCs w:val="24"/>
          </w:rPr>
          <w:delText xml:space="preserve">temporal trends throughout </w:delText>
        </w:r>
        <w:commentRangeEnd w:id="436"/>
        <w:r w:rsidR="007A05B7" w:rsidDel="007A05B7">
          <w:rPr>
            <w:rStyle w:val="CommentReference"/>
          </w:rPr>
          <w:commentReference w:id="436"/>
        </w:r>
        <w:r w:rsidR="000F731E" w:rsidDel="007A05B7">
          <w:rPr>
            <w:bCs/>
            <w:sz w:val="24"/>
            <w:szCs w:val="24"/>
          </w:rPr>
          <w:delText>our sampling sites</w:delText>
        </w:r>
      </w:del>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437"/>
      <w:r w:rsidR="003D7C72">
        <w:rPr>
          <w:bCs/>
          <w:sz w:val="24"/>
          <w:szCs w:val="24"/>
        </w:rPr>
        <w:t>estuary</w:t>
      </w:r>
      <w:commentRangeEnd w:id="437"/>
      <w:r w:rsidR="00FC199C">
        <w:rPr>
          <w:rStyle w:val="CommentReference"/>
        </w:rPr>
        <w:commentReference w:id="437"/>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438" w:author="Eldred, Laura" w:date="2020-12-29T13:01:00Z">
        <w:r w:rsidR="00545467" w:rsidDel="00BF1CD5">
          <w:rPr>
            <w:bCs/>
            <w:sz w:val="24"/>
            <w:szCs w:val="24"/>
          </w:rPr>
          <w:delText>s</w:delText>
        </w:r>
      </w:del>
      <w:r w:rsidR="00545467">
        <w:rPr>
          <w:bCs/>
          <w:sz w:val="24"/>
          <w:szCs w:val="24"/>
        </w:rPr>
        <w:t xml:space="preserve"> of development within</w:t>
      </w:r>
      <w:r w:rsidR="00D918D7">
        <w:rPr>
          <w:bCs/>
          <w:sz w:val="24"/>
          <w:szCs w:val="24"/>
        </w:rPr>
        <w:t xml:space="preserve"> the Kenai River watershed, </w:t>
      </w:r>
      <w:ins w:id="439" w:author="Benjamin Meyer" w:date="2021-02-19T15:30:00Z">
        <w:r w:rsidR="00D918D7">
          <w:rPr>
            <w:bCs/>
            <w:sz w:val="24"/>
            <w:szCs w:val="24"/>
          </w:rPr>
          <w:t>while</w:t>
        </w:r>
      </w:ins>
      <w:r w:rsidR="00256F73">
        <w:rPr>
          <w:bCs/>
          <w:sz w:val="24"/>
          <w:szCs w:val="24"/>
        </w:rPr>
        <w:t xml:space="preserve"> </w:t>
      </w:r>
      <w:del w:id="440"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441"/>
        <w:r w:rsidR="00545467" w:rsidDel="00D918D7">
          <w:rPr>
            <w:bCs/>
            <w:sz w:val="24"/>
            <w:szCs w:val="24"/>
          </w:rPr>
          <w:delText>housands</w:delText>
        </w:r>
        <w:commentRangeEnd w:id="441"/>
        <w:r w:rsidR="007A05B7" w:rsidDel="00D918D7">
          <w:rPr>
            <w:rStyle w:val="CommentReference"/>
          </w:rPr>
          <w:commentReference w:id="441"/>
        </w:r>
        <w:r w:rsidR="00545467" w:rsidDel="00D918D7">
          <w:rPr>
            <w:bCs/>
            <w:sz w:val="24"/>
            <w:szCs w:val="24"/>
          </w:rPr>
          <w:delText xml:space="preserve"> of impervious surfaces, daily tire wear and brake use</w:delText>
        </w:r>
      </w:del>
      <w:ins w:id="442" w:author="Apsens, Sarah" w:date="2020-12-30T11:49:00Z">
        <w:del w:id="443" w:author="Benjamin Meyer" w:date="2021-02-19T15:26:00Z">
          <w:r w:rsidR="0066467A" w:rsidDel="00D918D7">
            <w:rPr>
              <w:bCs/>
              <w:sz w:val="24"/>
              <w:szCs w:val="24"/>
            </w:rPr>
            <w:delText>tire a</w:delText>
          </w:r>
        </w:del>
      </w:ins>
      <w:ins w:id="444" w:author="Apsens, Sarah" w:date="2020-12-30T11:50:00Z">
        <w:del w:id="445" w:author="Benjamin Meyer" w:date="2021-02-19T15:26:00Z">
          <w:r w:rsidR="0066467A" w:rsidDel="00D918D7">
            <w:rPr>
              <w:bCs/>
              <w:sz w:val="24"/>
              <w:szCs w:val="24"/>
            </w:rPr>
            <w:delText>nd br</w:delText>
          </w:r>
        </w:del>
        <w:del w:id="446" w:author="Benjamin Meyer" w:date="2021-02-19T15:14:00Z">
          <w:r w:rsidR="0066467A" w:rsidDel="00256F73">
            <w:rPr>
              <w:bCs/>
              <w:sz w:val="24"/>
              <w:szCs w:val="24"/>
            </w:rPr>
            <w:delText>eak</w:delText>
          </w:r>
        </w:del>
        <w:del w:id="447" w:author="Benjamin Meyer" w:date="2021-02-19T15:26:00Z">
          <w:r w:rsidR="0066467A" w:rsidDel="00D918D7">
            <w:rPr>
              <w:bCs/>
              <w:sz w:val="24"/>
              <w:szCs w:val="24"/>
            </w:rPr>
            <w:delText xml:space="preserve"> dust</w:delText>
          </w:r>
        </w:del>
      </w:ins>
      <w:del w:id="448"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449" w:author="Benjamin Meyer" w:date="2021-02-19T15:30:00Z">
        <w:r w:rsidR="00D918D7">
          <w:rPr>
            <w:bCs/>
            <w:sz w:val="24"/>
            <w:szCs w:val="24"/>
          </w:rPr>
          <w:t>n</w:t>
        </w:r>
      </w:ins>
      <w:del w:id="450"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 xml:space="preserve">observed at Jim’s Landing, </w:t>
      </w:r>
      <w:proofErr w:type="spellStart"/>
      <w:r w:rsidR="003D7C72">
        <w:rPr>
          <w:bCs/>
          <w:sz w:val="24"/>
          <w:szCs w:val="24"/>
        </w:rPr>
        <w:t>Skilak</w:t>
      </w:r>
      <w:proofErr w:type="spellEnd"/>
      <w:r w:rsidR="003D7C72">
        <w:rPr>
          <w:bCs/>
          <w:sz w:val="24"/>
          <w:szCs w:val="24"/>
        </w:rPr>
        <w:t xml:space="preserve"> Lake Outlet, or Lower Funny River</w:t>
      </w:r>
      <w:r w:rsidR="00175C94">
        <w:rPr>
          <w:bCs/>
          <w:sz w:val="24"/>
          <w:szCs w:val="24"/>
        </w:rPr>
        <w:t xml:space="preserve">, sites which have minimal potential for </w:t>
      </w:r>
      <w:commentRangeStart w:id="451"/>
      <w:commentRangeStart w:id="452"/>
      <w:r w:rsidR="00175C94">
        <w:rPr>
          <w:bCs/>
          <w:sz w:val="24"/>
          <w:szCs w:val="24"/>
        </w:rPr>
        <w:t>anthropogenic influence</w:t>
      </w:r>
      <w:commentRangeEnd w:id="451"/>
      <w:r w:rsidR="0066467A">
        <w:rPr>
          <w:rStyle w:val="CommentReference"/>
        </w:rPr>
        <w:commentReference w:id="451"/>
      </w:r>
      <w:commentRangeEnd w:id="452"/>
      <w:r w:rsidR="00D918D7">
        <w:rPr>
          <w:rStyle w:val="CommentReference"/>
        </w:rPr>
        <w:commentReference w:id="452"/>
      </w:r>
      <w:r w:rsidR="003D7C72">
        <w:rPr>
          <w:bCs/>
          <w:sz w:val="24"/>
          <w:szCs w:val="24"/>
        </w:rPr>
        <w:t>.</w:t>
      </w:r>
    </w:p>
    <w:p w14:paraId="584B1421" w14:textId="77777777" w:rsidR="003D7C72" w:rsidRDefault="003D7C72" w:rsidP="00CB1EFA">
      <w:pPr>
        <w:rPr>
          <w:bCs/>
          <w:sz w:val="24"/>
          <w:szCs w:val="24"/>
        </w:rPr>
      </w:pPr>
    </w:p>
    <w:p w14:paraId="2FC10F45" w14:textId="5BC5C635" w:rsidR="000E508E" w:rsidDel="00BF0AB1" w:rsidRDefault="00CB1EFA" w:rsidP="00856719">
      <w:pPr>
        <w:rPr>
          <w:del w:id="453" w:author="Benjamin Meyer" w:date="2021-02-19T14:54:00Z"/>
          <w:bCs/>
          <w:sz w:val="24"/>
          <w:szCs w:val="24"/>
        </w:rPr>
      </w:pPr>
      <w:r>
        <w:rPr>
          <w:bCs/>
          <w:sz w:val="24"/>
          <w:szCs w:val="24"/>
        </w:rPr>
        <w:t>The sampling event on April 30, 2019</w:t>
      </w:r>
      <w:r w:rsidR="00BD4D4B">
        <w:rPr>
          <w:bCs/>
          <w:sz w:val="24"/>
          <w:szCs w:val="24"/>
        </w:rPr>
        <w:t>, where zinc exceedances were simultaneously observed at three tributary and five main</w:t>
      </w:r>
      <w:ins w:id="454" w:author="Benjamin Meyer" w:date="2021-02-19T16:10:00Z">
        <w:r w:rsidR="00731330">
          <w:rPr>
            <w:bCs/>
            <w:sz w:val="24"/>
            <w:szCs w:val="24"/>
          </w:rPr>
          <w:t xml:space="preserve"> </w:t>
        </w:r>
      </w:ins>
      <w:r w:rsidR="00BD4D4B">
        <w:rPr>
          <w:bCs/>
          <w:sz w:val="24"/>
          <w:szCs w:val="24"/>
        </w:rPr>
        <w:t>stem sites</w:t>
      </w:r>
      <w:ins w:id="455" w:author="Benjamin Meyer" w:date="2021-02-19T16:11:00Z">
        <w:r w:rsidR="00731330">
          <w:rPr>
            <w:bCs/>
            <w:sz w:val="24"/>
            <w:szCs w:val="24"/>
          </w:rPr>
          <w:t xml:space="preserve"> (Figures 5, 6, and 7)</w:t>
        </w:r>
      </w:ins>
      <w:r w:rsidR="00BD4D4B">
        <w:rPr>
          <w:bCs/>
          <w:sz w:val="24"/>
          <w:szCs w:val="24"/>
        </w:rPr>
        <w:t xml:space="preserve">, </w:t>
      </w:r>
      <w:ins w:id="456" w:author="Benjamin Meyer" w:date="2021-02-19T16:10:00Z">
        <w:r w:rsidR="00731330">
          <w:rPr>
            <w:bCs/>
            <w:sz w:val="24"/>
            <w:szCs w:val="24"/>
          </w:rPr>
          <w:t xml:space="preserve">could </w:t>
        </w:r>
      </w:ins>
      <w:r w:rsidR="00BD4D4B">
        <w:rPr>
          <w:bCs/>
          <w:sz w:val="24"/>
          <w:szCs w:val="24"/>
        </w:rPr>
        <w:t>suggest</w:t>
      </w:r>
      <w:del w:id="457" w:author="Benjamin Meyer" w:date="2021-02-19T16:10:00Z">
        <w:r w:rsidR="002C2148" w:rsidDel="00731330">
          <w:rPr>
            <w:bCs/>
            <w:sz w:val="24"/>
            <w:szCs w:val="24"/>
          </w:rPr>
          <w:delText>s</w:delText>
        </w:r>
      </w:del>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w:t>
      </w:r>
      <w:del w:id="458" w:author="Benjamin Meyer" w:date="2021-02-19T16:10:00Z">
        <w:r w:rsidR="001A2D92" w:rsidDel="00731330">
          <w:rPr>
            <w:bCs/>
            <w:sz w:val="24"/>
            <w:szCs w:val="24"/>
          </w:rPr>
          <w:delText xml:space="preserve"> </w:delText>
        </w:r>
      </w:del>
      <w:ins w:id="459" w:author="Benjamin Meyer" w:date="2021-02-19T16:10:00Z">
        <w:r w:rsidR="00731330">
          <w:rPr>
            <w:bCs/>
            <w:sz w:val="24"/>
            <w:szCs w:val="24"/>
          </w:rPr>
          <w:t xml:space="preserve"> that </w:t>
        </w:r>
      </w:ins>
      <w:r w:rsidR="001A2D92">
        <w:rPr>
          <w:bCs/>
          <w:sz w:val="24"/>
          <w:szCs w:val="24"/>
        </w:rPr>
        <w:t>help</w:t>
      </w:r>
      <w:r w:rsidR="008D1C14">
        <w:rPr>
          <w:bCs/>
          <w:sz w:val="24"/>
          <w:szCs w:val="24"/>
        </w:rPr>
        <w:t>s</w:t>
      </w:r>
      <w:del w:id="460" w:author="Benjamin Meyer" w:date="2021-02-19T16:10:00Z">
        <w:r w:rsidR="001A2D92" w:rsidDel="00731330">
          <w:rPr>
            <w:bCs/>
            <w:sz w:val="24"/>
            <w:szCs w:val="24"/>
          </w:rPr>
          <w:delText>ed</w:delText>
        </w:r>
      </w:del>
      <w:r w:rsidR="001A2D92">
        <w:rPr>
          <w:bCs/>
          <w:sz w:val="24"/>
          <w:szCs w:val="24"/>
        </w:rPr>
        <w:t xml:space="preserve"> to drive the elevated concentrations</w:t>
      </w:r>
      <w:ins w:id="461" w:author="Eldred, Laura" w:date="2020-12-29T13:04:00Z">
        <w:r w:rsidR="00BF1CD5">
          <w:rPr>
            <w:bCs/>
            <w:sz w:val="24"/>
            <w:szCs w:val="24"/>
          </w:rPr>
          <w:t xml:space="preserve"> and warrants further investigation</w:t>
        </w:r>
      </w:ins>
      <w:r w:rsidR="001A2D92">
        <w:rPr>
          <w:bCs/>
          <w:sz w:val="24"/>
          <w:szCs w:val="24"/>
        </w:rPr>
        <w:t>.</w:t>
      </w:r>
    </w:p>
    <w:p w14:paraId="5407E6F9" w14:textId="21A82C5F" w:rsidR="000E508E" w:rsidRDefault="000E508E" w:rsidP="00856719">
      <w:pPr>
        <w:rPr>
          <w:bCs/>
          <w:sz w:val="24"/>
          <w:szCs w:val="24"/>
        </w:rPr>
      </w:pPr>
    </w:p>
    <w:p w14:paraId="2EBB996C" w14:textId="3C238BFC" w:rsidR="000E508E" w:rsidDel="00BF0AB1" w:rsidRDefault="000E508E" w:rsidP="000E508E">
      <w:pPr>
        <w:rPr>
          <w:moveFrom w:id="462" w:author="Benjamin Meyer" w:date="2021-02-19T14:54:00Z"/>
          <w:bCs/>
          <w:sz w:val="24"/>
          <w:szCs w:val="24"/>
        </w:rPr>
      </w:pPr>
      <w:moveFromRangeStart w:id="463" w:author="Benjamin Meyer" w:date="2021-02-19T14:54:00Z" w:name="move64638913"/>
      <w:moveFrom w:id="464" w:author="Benjamin Meyer" w:date="2021-02-19T14:54:00Z">
        <w:r w:rsidDel="00BF0AB1">
          <w:rPr>
            <w:bCs/>
            <w:sz w:val="24"/>
            <w:szCs w:val="24"/>
          </w:rPr>
          <w:t>Annual sampling for zinc will continue at these and other sites in order to monitor for future exceedances or trending changes over time.</w:t>
        </w:r>
      </w:moveFrom>
    </w:p>
    <w:moveFromRangeEnd w:id="463"/>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465" w:name="_Toc64271439"/>
      <w:r>
        <w:rPr>
          <w:sz w:val="24"/>
        </w:rPr>
        <w:t>Variation among re</w:t>
      </w:r>
      <w:r w:rsidR="00FB4DBB" w:rsidRPr="00EB2CAD">
        <w:rPr>
          <w:sz w:val="24"/>
        </w:rPr>
        <w:t>plicate samples</w:t>
      </w:r>
      <w:bookmarkEnd w:id="465"/>
    </w:p>
    <w:p w14:paraId="11397BBF" w14:textId="77777777" w:rsidR="00CF2AAF" w:rsidRPr="00CF2AAF" w:rsidRDefault="00CF2AAF" w:rsidP="00CF2AAF"/>
    <w:p w14:paraId="23AB878C" w14:textId="6158C9C1" w:rsidR="007432FC" w:rsidRDefault="00BF1CD5" w:rsidP="007432FC">
      <w:pPr>
        <w:rPr>
          <w:sz w:val="24"/>
          <w:szCs w:val="24"/>
        </w:rPr>
      </w:pPr>
      <w:ins w:id="466" w:author="Eldred, Laura" w:date="2020-12-29T13:04:00Z">
        <w:r>
          <w:rPr>
            <w:sz w:val="24"/>
            <w:szCs w:val="24"/>
          </w:rPr>
          <w:t>The</w:t>
        </w:r>
      </w:ins>
      <w:ins w:id="467" w:author="Apsens, Sarah" w:date="2020-12-30T13:15:00Z">
        <w:r w:rsidR="0024174C">
          <w:rPr>
            <w:sz w:val="24"/>
            <w:szCs w:val="24"/>
          </w:rPr>
          <w:t xml:space="preserve"> project</w:t>
        </w:r>
      </w:ins>
      <w:ins w:id="468" w:author="Eldred, Laura" w:date="2020-12-29T13:04:00Z">
        <w:r>
          <w:rPr>
            <w:sz w:val="24"/>
            <w:szCs w:val="24"/>
          </w:rPr>
          <w:t xml:space="preserve"> QAPP</w:t>
        </w:r>
      </w:ins>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ins w:id="469" w:author="Eldred, Laura" w:date="2020-12-29T13:04:00Z">
        <w:r>
          <w:rPr>
            <w:sz w:val="24"/>
            <w:szCs w:val="24"/>
          </w:rPr>
          <w:t>requires data verification by</w:t>
        </w:r>
      </w:ins>
      <w:ins w:id="470" w:author="Eldred, Laura" w:date="2020-12-29T13:05:00Z">
        <w:r>
          <w:rPr>
            <w:sz w:val="24"/>
            <w:szCs w:val="24"/>
          </w:rPr>
          <w:t xml:space="preserve"> </w:t>
        </w:r>
      </w:ins>
      <w:del w:id="471"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472" w:author="Eldred, Laura" w:date="2020-12-29T13:05:00Z">
        <w:r>
          <w:rPr>
            <w:sz w:val="24"/>
            <w:szCs w:val="24"/>
          </w:rPr>
          <w:t xml:space="preserve"> compared to the</w:t>
        </w:r>
      </w:ins>
      <w:ins w:id="473" w:author="Benjamin Meyer" w:date="2021-02-22T17:12:00Z">
        <w:r w:rsidR="00315A3F">
          <w:rPr>
            <w:sz w:val="24"/>
            <w:szCs w:val="24"/>
          </w:rPr>
          <w:t xml:space="preserve"> designated</w:t>
        </w:r>
      </w:ins>
      <w:ins w:id="474" w:author="Eldred, Laura" w:date="2020-12-29T13:05:00Z">
        <w:del w:id="475" w:author="Benjamin Meyer" w:date="2021-02-22T17:12:00Z">
          <w:r w:rsidDel="00315A3F">
            <w:rPr>
              <w:sz w:val="24"/>
              <w:szCs w:val="24"/>
            </w:rPr>
            <w:delText xml:space="preserve"> actual</w:delText>
          </w:r>
        </w:del>
        <w:r>
          <w:rPr>
            <w:sz w:val="24"/>
            <w:szCs w:val="24"/>
          </w:rPr>
          <w:t xml:space="preserve"> samples</w:t>
        </w:r>
      </w:ins>
      <w:r w:rsidR="00754B4C">
        <w:rPr>
          <w:sz w:val="24"/>
          <w:szCs w:val="24"/>
        </w:rPr>
        <w:t xml:space="preserve"> </w:t>
      </w:r>
      <w:del w:id="476" w:author="Apsens, Sarah" w:date="2020-12-30T11:53:00Z">
        <w:r w:rsidR="00754B4C" w:rsidDel="0066467A">
          <w:rPr>
            <w:sz w:val="24"/>
            <w:szCs w:val="24"/>
          </w:rPr>
          <w:delText>in 2019-2020</w:delText>
        </w:r>
      </w:del>
      <w:ins w:id="477" w:author="Eldred, Laura" w:date="2020-12-29T13:05:00Z">
        <w:del w:id="478" w:author="Apsens, Sarah" w:date="2020-12-30T11:53:00Z">
          <w:r w:rsidDel="0066467A">
            <w:rPr>
              <w:sz w:val="24"/>
              <w:szCs w:val="24"/>
            </w:rPr>
            <w:delText xml:space="preserve"> </w:delText>
          </w:r>
        </w:del>
        <w:r>
          <w:rPr>
            <w:sz w:val="24"/>
            <w:szCs w:val="24"/>
          </w:rPr>
          <w:t xml:space="preserve">and calculating the relative percent difference. </w:t>
        </w:r>
      </w:ins>
      <w:ins w:id="479" w:author="Apsens, Sarah" w:date="2020-12-30T11:53:00Z">
        <w:r w:rsidR="0066467A">
          <w:rPr>
            <w:sz w:val="24"/>
            <w:szCs w:val="24"/>
          </w:rPr>
          <w:t>In 2019-2020, o</w:t>
        </w:r>
      </w:ins>
      <w:ins w:id="480" w:author="Eldred, Laura" w:date="2020-12-29T13:06:00Z">
        <w:del w:id="481" w:author="Apsens, Sarah" w:date="2020-12-30T11:53:00Z">
          <w:r w:rsidDel="0066467A">
            <w:rPr>
              <w:sz w:val="24"/>
              <w:szCs w:val="24"/>
            </w:rPr>
            <w:delText>O</w:delText>
          </w:r>
        </w:del>
        <w:r>
          <w:rPr>
            <w:sz w:val="24"/>
            <w:szCs w:val="24"/>
          </w:rPr>
          <w:t>utcomes</w:t>
        </w:r>
      </w:ins>
      <w:r w:rsidR="00754B4C">
        <w:rPr>
          <w:sz w:val="24"/>
          <w:szCs w:val="24"/>
        </w:rPr>
        <w:t xml:space="preserve"> </w:t>
      </w:r>
      <w:del w:id="482"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483"/>
      <w:commentRangeStart w:id="484"/>
      <w:r w:rsidR="00CF2AAF">
        <w:rPr>
          <w:sz w:val="24"/>
          <w:szCs w:val="24"/>
        </w:rPr>
        <w:t xml:space="preserve">grab samples </w:t>
      </w:r>
      <w:ins w:id="485" w:author="Benjamin Meyer" w:date="2021-02-19T17:21:00Z">
        <w:r w:rsidR="000C7838">
          <w:rPr>
            <w:sz w:val="24"/>
            <w:szCs w:val="24"/>
          </w:rPr>
          <w:t>do not meet data quality objectives defined for this project (&lt; 20% RPD</w:t>
        </w:r>
      </w:ins>
      <w:ins w:id="486" w:author="Benjamin Meyer" w:date="2021-02-19T17:22:00Z">
        <w:r w:rsidR="000C7838">
          <w:rPr>
            <w:sz w:val="24"/>
            <w:szCs w:val="24"/>
          </w:rPr>
          <w:t>)</w:t>
        </w:r>
        <w:r w:rsidR="00C14BD9">
          <w:rPr>
            <w:sz w:val="24"/>
            <w:szCs w:val="24"/>
          </w:rPr>
          <w:t xml:space="preserve"> and should not be employed to make management decisions</w:t>
        </w:r>
      </w:ins>
      <w:del w:id="487" w:author="Benjamin Meyer" w:date="2021-02-19T17:21:00Z">
        <w:r w:rsidR="00CF2AAF" w:rsidDel="000C7838">
          <w:rPr>
            <w:sz w:val="24"/>
            <w:szCs w:val="24"/>
          </w:rPr>
          <w:delText>should be interpreted with some moderation</w:delText>
        </w:r>
      </w:del>
      <w:commentRangeEnd w:id="483"/>
      <w:r w:rsidR="008A4C86">
        <w:rPr>
          <w:rStyle w:val="CommentReference"/>
        </w:rPr>
        <w:commentReference w:id="483"/>
      </w:r>
      <w:commentRangeEnd w:id="484"/>
      <w:r w:rsidR="008E1724">
        <w:rPr>
          <w:rStyle w:val="CommentReference"/>
        </w:rPr>
        <w:commentReference w:id="484"/>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w:t>
      </w:r>
      <w:proofErr w:type="spellStart"/>
      <w:r w:rsidR="005365F0">
        <w:rPr>
          <w:sz w:val="24"/>
          <w:szCs w:val="24"/>
        </w:rPr>
        <w:t>Slikok</w:t>
      </w:r>
      <w:proofErr w:type="spellEnd"/>
      <w:r w:rsidR="005365F0">
        <w:rPr>
          <w:sz w:val="24"/>
          <w:szCs w:val="24"/>
        </w:rPr>
        <w:t xml:space="preserve"> Creek April 30, 2019 and Upper </w:t>
      </w:r>
      <w:proofErr w:type="spellStart"/>
      <w:r w:rsidR="005365F0">
        <w:rPr>
          <w:sz w:val="24"/>
          <w:szCs w:val="24"/>
        </w:rPr>
        <w:lastRenderedPageBreak/>
        <w:t>Slikok</w:t>
      </w:r>
      <w:proofErr w:type="spellEnd"/>
      <w:r w:rsidR="005365F0">
        <w:rPr>
          <w:sz w:val="24"/>
          <w:szCs w:val="24"/>
        </w:rPr>
        <w:t xml:space="preserve">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488"/>
      <w:commentRangeStart w:id="489"/>
      <w:commentRangeStart w:id="490"/>
      <w:r w:rsidR="005365F0">
        <w:rPr>
          <w:sz w:val="24"/>
          <w:szCs w:val="24"/>
        </w:rPr>
        <w:t>6</w:t>
      </w:r>
      <w:commentRangeEnd w:id="488"/>
      <w:r w:rsidR="00095B94">
        <w:rPr>
          <w:rStyle w:val="CommentReference"/>
        </w:rPr>
        <w:commentReference w:id="488"/>
      </w:r>
      <w:commentRangeEnd w:id="489"/>
      <w:r w:rsidR="0037719A">
        <w:rPr>
          <w:rStyle w:val="CommentReference"/>
        </w:rPr>
        <w:commentReference w:id="489"/>
      </w:r>
      <w:commentRangeEnd w:id="490"/>
      <w:r w:rsidR="008E1724">
        <w:rPr>
          <w:rStyle w:val="CommentReference"/>
        </w:rPr>
        <w:commentReference w:id="490"/>
      </w:r>
      <w:r w:rsidR="005365F0">
        <w:rPr>
          <w:sz w:val="24"/>
          <w:szCs w:val="24"/>
        </w:rPr>
        <w:t>).</w:t>
      </w:r>
    </w:p>
    <w:p w14:paraId="3C9B3257" w14:textId="2CB5B174" w:rsidR="00732355" w:rsidRDefault="00732355" w:rsidP="00FB4DBB">
      <w:pPr>
        <w:rPr>
          <w:sz w:val="24"/>
          <w:szCs w:val="24"/>
        </w:rPr>
      </w:pPr>
    </w:p>
    <w:p w14:paraId="0528AEA0" w14:textId="26337143"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491"/>
      <w:commentRangeStart w:id="492"/>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491"/>
      <w:r w:rsidR="00784337">
        <w:rPr>
          <w:rStyle w:val="CommentReference"/>
        </w:rPr>
        <w:commentReference w:id="491"/>
      </w:r>
      <w:commentRangeEnd w:id="492"/>
      <w:r w:rsidR="00B86711">
        <w:rPr>
          <w:rStyle w:val="CommentReference"/>
        </w:rPr>
        <w:commentReference w:id="492"/>
      </w:r>
      <w:r w:rsidR="0007617C">
        <w:rPr>
          <w:sz w:val="24"/>
          <w:szCs w:val="24"/>
        </w:rPr>
        <w:t xml:space="preserve">. </w:t>
      </w:r>
      <w:ins w:id="493" w:author="Benjamin Meyer" w:date="2021-02-19T17:48:00Z">
        <w:r w:rsidR="00B86711">
          <w:rPr>
            <w:sz w:val="24"/>
            <w:szCs w:val="24"/>
          </w:rPr>
          <w:t>Current ADEC water quality criteria for copper and zinc do not incorporate error ranges into interpretation of sample values</w:t>
        </w:r>
      </w:ins>
      <w:ins w:id="494" w:author="Benjamin Meyer" w:date="2021-02-22T17:13:00Z">
        <w:r w:rsidR="00315A3F">
          <w:rPr>
            <w:sz w:val="24"/>
            <w:szCs w:val="24"/>
          </w:rPr>
          <w:t>, thus this suggestion would involve modifying regulatory language</w:t>
        </w:r>
      </w:ins>
      <w:ins w:id="495" w:author="Benjamin Meyer" w:date="2021-02-19T17:48:00Z">
        <w:r w:rsidR="00B86711">
          <w:rPr>
            <w:sz w:val="24"/>
            <w:szCs w:val="24"/>
          </w:rPr>
          <w:t xml:space="preserve">. </w:t>
        </w:r>
      </w:ins>
      <w:r w:rsidR="00B7341B">
        <w:rPr>
          <w:sz w:val="24"/>
          <w:szCs w:val="24"/>
        </w:rPr>
        <w:t>Additionally or alternatively, future field efforts may</w:t>
      </w:r>
      <w:r>
        <w:rPr>
          <w:sz w:val="24"/>
          <w:szCs w:val="24"/>
        </w:rPr>
        <w:t xml:space="preserve"> modify field and lab protocol to increase</w:t>
      </w:r>
      <w:ins w:id="496"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497"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498" w:name="_Toc64271440"/>
      <w:ins w:id="499"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500"/>
      <w:r w:rsidR="000E508E" w:rsidRPr="000E508E">
        <w:rPr>
          <w:sz w:val="24"/>
        </w:rPr>
        <w:t>exceedances</w:t>
      </w:r>
      <w:commentRangeEnd w:id="500"/>
      <w:r w:rsidR="00A32DDF">
        <w:rPr>
          <w:rStyle w:val="CommentReference"/>
          <w:b w:val="0"/>
          <w:color w:val="auto"/>
          <w:spacing w:val="0"/>
        </w:rPr>
        <w:commentReference w:id="500"/>
      </w:r>
      <w:bookmarkEnd w:id="498"/>
    </w:p>
    <w:p w14:paraId="3538B4E1" w14:textId="77777777" w:rsidR="00370AB4" w:rsidRPr="00370AB4" w:rsidRDefault="00370AB4" w:rsidP="00370AB4"/>
    <w:p w14:paraId="520F7D99" w14:textId="2B3BFFE4"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ins w:id="501" w:author="Benjamin Meyer" w:date="2021-02-19T18:11:00Z">
        <w:r w:rsidR="00E84B3F">
          <w:rPr>
            <w:sz w:val="24"/>
            <w:szCs w:val="24"/>
          </w:rPr>
          <w:t xml:space="preserve">of which </w:t>
        </w:r>
      </w:ins>
      <w:del w:id="502" w:author="Benjamin Meyer" w:date="2021-02-19T18:11:00Z">
        <w:r w:rsidR="00F1355B" w:rsidDel="00E84B3F">
          <w:rPr>
            <w:sz w:val="24"/>
            <w:szCs w:val="24"/>
          </w:rPr>
          <w:delText>including</w:delText>
        </w:r>
        <w:r w:rsidR="00B4083E" w:rsidDel="00E84B3F">
          <w:rPr>
            <w:sz w:val="24"/>
            <w:szCs w:val="24"/>
          </w:rPr>
          <w:delText xml:space="preserve"> </w:delText>
        </w:r>
        <w:r w:rsidDel="00E84B3F">
          <w:rPr>
            <w:sz w:val="24"/>
            <w:szCs w:val="24"/>
          </w:rPr>
          <w:delText xml:space="preserve">both </w:delText>
        </w:r>
        <w:r w:rsidR="00B4083E" w:rsidDel="00E84B3F">
          <w:rPr>
            <w:sz w:val="24"/>
            <w:szCs w:val="24"/>
          </w:rPr>
          <w:delText xml:space="preserve">spatial and temporal </w:delText>
        </w:r>
      </w:del>
      <w:r w:rsidR="00B4083E">
        <w:rPr>
          <w:sz w:val="24"/>
          <w:szCs w:val="24"/>
        </w:rPr>
        <w:t>factors driv</w:t>
      </w:r>
      <w:ins w:id="503" w:author="Benjamin Meyer" w:date="2021-02-19T18:12:00Z">
        <w:r w:rsidR="00E84B3F">
          <w:rPr>
            <w:sz w:val="24"/>
            <w:szCs w:val="24"/>
          </w:rPr>
          <w:t>e</w:t>
        </w:r>
      </w:ins>
      <w:del w:id="504" w:author="Benjamin Meyer" w:date="2021-02-19T18:12:00Z">
        <w:r w:rsidR="00B4083E" w:rsidDel="00E84B3F">
          <w:rPr>
            <w:sz w:val="24"/>
            <w:szCs w:val="24"/>
          </w:rPr>
          <w:delText>ing</w:delText>
        </w:r>
      </w:del>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6746F8">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174969FE" w:rsidR="00FB4DBB" w:rsidRDefault="00B4083E" w:rsidP="00FB4DBB">
      <w:pPr>
        <w:rPr>
          <w:sz w:val="24"/>
          <w:szCs w:val="24"/>
        </w:rPr>
      </w:pPr>
      <w:del w:id="505" w:author="Benjamin Meyer" w:date="2021-02-22T17:16:00Z">
        <w:r w:rsidDel="00315A3F">
          <w:rPr>
            <w:sz w:val="24"/>
            <w:szCs w:val="24"/>
          </w:rPr>
          <w:delText xml:space="preserve">Decisively identifying the </w:delText>
        </w:r>
        <w:r w:rsidR="00070C76" w:rsidDel="00315A3F">
          <w:rPr>
            <w:sz w:val="24"/>
            <w:szCs w:val="24"/>
          </w:rPr>
          <w:delText xml:space="preserve">spatial and temporal </w:delText>
        </w:r>
        <w:r w:rsidR="000E508E" w:rsidDel="00315A3F">
          <w:rPr>
            <w:sz w:val="24"/>
            <w:szCs w:val="24"/>
          </w:rPr>
          <w:delText xml:space="preserve">factors driving metals concentrations </w:delText>
        </w:r>
        <w:r w:rsidDel="00315A3F">
          <w:rPr>
            <w:sz w:val="24"/>
            <w:szCs w:val="24"/>
          </w:rPr>
          <w:delText>would be of significant aid in prioritizing mitigation action</w:delText>
        </w:r>
        <w:r w:rsidR="00B86711" w:rsidDel="00315A3F">
          <w:rPr>
            <w:sz w:val="24"/>
            <w:szCs w:val="24"/>
          </w:rPr>
          <w:delText>s to reduce future exceedances.</w:delText>
        </w:r>
        <w:r w:rsidR="00315A3F" w:rsidDel="00315A3F">
          <w:rPr>
            <w:sz w:val="24"/>
            <w:szCs w:val="24"/>
          </w:rPr>
          <w:delText xml:space="preserve"> </w:delText>
        </w:r>
        <w:r w:rsidDel="00315A3F">
          <w:rPr>
            <w:sz w:val="24"/>
            <w:szCs w:val="24"/>
          </w:rPr>
          <w:delText xml:space="preserve"> </w:delText>
        </w:r>
      </w:del>
      <w:commentRangeStart w:id="506"/>
      <w:r w:rsidR="00CD6D97">
        <w:rPr>
          <w:sz w:val="24"/>
          <w:szCs w:val="24"/>
        </w:rPr>
        <w:t xml:space="preserve">A variety </w:t>
      </w:r>
      <w:commentRangeEnd w:id="506"/>
      <w:r w:rsidR="00A72791">
        <w:rPr>
          <w:rStyle w:val="CommentReference"/>
        </w:rPr>
        <w:commentReference w:id="506"/>
      </w:r>
      <w:r w:rsidR="00CD6D97">
        <w:rPr>
          <w:sz w:val="24"/>
          <w:szCs w:val="24"/>
        </w:rPr>
        <w:t xml:space="preserve">of both </w:t>
      </w:r>
      <w:del w:id="507" w:author="Benjamin Meyer" w:date="2021-02-19T18:14:00Z">
        <w:r w:rsidR="00070C76" w:rsidDel="00346467">
          <w:rPr>
            <w:sz w:val="24"/>
            <w:szCs w:val="24"/>
          </w:rPr>
          <w:delText>anthropogenic and natural</w:delText>
        </w:r>
      </w:del>
      <w:ins w:id="508" w:author="Benjamin Meyer" w:date="2021-02-19T18:14:00Z">
        <w:r w:rsidR="00346467">
          <w:rPr>
            <w:sz w:val="24"/>
            <w:szCs w:val="24"/>
          </w:rPr>
          <w:t>spatial and temporal</w:t>
        </w:r>
      </w:ins>
      <w:r w:rsidR="00070C76">
        <w:rPr>
          <w:sz w:val="24"/>
          <w:szCs w:val="24"/>
        </w:rPr>
        <w:t xml:space="preserve"> factors </w:t>
      </w:r>
      <w:commentRangeStart w:id="509"/>
      <w:commentRangeStart w:id="510"/>
      <w:r w:rsidR="00070C76">
        <w:rPr>
          <w:sz w:val="24"/>
          <w:szCs w:val="24"/>
        </w:rPr>
        <w:t>drive likelihood of</w:t>
      </w:r>
      <w:ins w:id="511" w:author="Benjamin Meyer" w:date="2021-02-19T17:50:00Z">
        <w:r w:rsidR="00B86711">
          <w:rPr>
            <w:sz w:val="24"/>
            <w:szCs w:val="24"/>
          </w:rPr>
          <w:t xml:space="preserve"> a sample to</w:t>
        </w:r>
      </w:ins>
      <w:r w:rsidR="00070C76">
        <w:rPr>
          <w:sz w:val="24"/>
          <w:szCs w:val="24"/>
        </w:rPr>
        <w:t xml:space="preserve"> </w:t>
      </w:r>
      <w:ins w:id="512" w:author="Benjamin Meyer" w:date="2021-02-19T17:49:00Z">
        <w:r w:rsidR="00B86711">
          <w:rPr>
            <w:sz w:val="24"/>
            <w:szCs w:val="24"/>
          </w:rPr>
          <w:t xml:space="preserve">exceed </w:t>
        </w:r>
      </w:ins>
      <w:r w:rsidR="00070C76">
        <w:rPr>
          <w:sz w:val="24"/>
          <w:szCs w:val="24"/>
        </w:rPr>
        <w:t>toxicity criteria</w:t>
      </w:r>
      <w:commentRangeEnd w:id="509"/>
      <w:r w:rsidR="00A72791">
        <w:rPr>
          <w:rStyle w:val="CommentReference"/>
        </w:rPr>
        <w:commentReference w:id="509"/>
      </w:r>
      <w:commentRangeEnd w:id="510"/>
      <w:r w:rsidR="00B86711">
        <w:rPr>
          <w:rStyle w:val="CommentReference"/>
        </w:rPr>
        <w:commentReference w:id="510"/>
      </w:r>
      <w:r w:rsidR="00D02994">
        <w:rPr>
          <w:sz w:val="24"/>
          <w:szCs w:val="24"/>
        </w:rPr>
        <w:t>.</w:t>
      </w:r>
      <w:r w:rsidR="00D74AB6">
        <w:rPr>
          <w:sz w:val="24"/>
          <w:szCs w:val="24"/>
        </w:rPr>
        <w:t xml:space="preserve"> </w:t>
      </w:r>
      <w:commentRangeStart w:id="513"/>
      <w:commentRangeStart w:id="514"/>
      <w:r w:rsidR="00D02994">
        <w:rPr>
          <w:sz w:val="24"/>
          <w:szCs w:val="24"/>
        </w:rPr>
        <w:t>Spat</w:t>
      </w:r>
      <w:r w:rsidR="00F1355B">
        <w:rPr>
          <w:sz w:val="24"/>
          <w:szCs w:val="24"/>
        </w:rPr>
        <w:t>ial factors</w:t>
      </w:r>
      <w:commentRangeEnd w:id="513"/>
      <w:r w:rsidR="00A72791">
        <w:rPr>
          <w:rStyle w:val="CommentReference"/>
        </w:rPr>
        <w:commentReference w:id="513"/>
      </w:r>
      <w:commentRangeEnd w:id="514"/>
      <w:r w:rsidR="00E84B3F">
        <w:rPr>
          <w:rStyle w:val="CommentReference"/>
        </w:rPr>
        <w:commentReference w:id="514"/>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xml:space="preserve">, </w:t>
      </w:r>
      <w:ins w:id="515" w:author="Benjamin Meyer" w:date="2021-02-19T18:20:00Z">
        <w:r w:rsidR="00346467">
          <w:rPr>
            <w:sz w:val="24"/>
            <w:szCs w:val="24"/>
          </w:rPr>
          <w:t>presence of</w:t>
        </w:r>
      </w:ins>
      <w:ins w:id="516" w:author="Benjamin Meyer" w:date="2021-02-19T19:05:00Z">
        <w:r w:rsidR="00F93D51">
          <w:rPr>
            <w:sz w:val="24"/>
            <w:szCs w:val="24"/>
          </w:rPr>
          <w:t xml:space="preserve"> manmade</w:t>
        </w:r>
      </w:ins>
      <w:ins w:id="517" w:author="Benjamin Meyer" w:date="2021-02-19T18:20:00Z">
        <w:r w:rsidR="00346467">
          <w:rPr>
            <w:sz w:val="24"/>
            <w:szCs w:val="24"/>
          </w:rPr>
          <w:t xml:space="preserve"> </w:t>
        </w:r>
      </w:ins>
      <w:ins w:id="518" w:author="Benjamin Meyer" w:date="2021-02-22T17:16:00Z">
        <w:r w:rsidR="00315A3F">
          <w:rPr>
            <w:sz w:val="24"/>
            <w:szCs w:val="24"/>
          </w:rPr>
          <w:t xml:space="preserve">storm water </w:t>
        </w:r>
      </w:ins>
      <w:ins w:id="519" w:author="Benjamin Meyer" w:date="2021-02-19T18:20:00Z">
        <w:r w:rsidR="00346467">
          <w:rPr>
            <w:sz w:val="24"/>
            <w:szCs w:val="24"/>
          </w:rPr>
          <w:t>drainage</w:t>
        </w:r>
      </w:ins>
      <w:ins w:id="520" w:author="Benjamin Meyer" w:date="2021-02-19T19:05:00Z">
        <w:r w:rsidR="00F93D51">
          <w:rPr>
            <w:sz w:val="24"/>
            <w:szCs w:val="24"/>
          </w:rPr>
          <w:t xml:space="preserve"> conveyance structures,</w:t>
        </w:r>
      </w:ins>
      <w:r w:rsidR="00D02994">
        <w:rPr>
          <w:sz w:val="24"/>
          <w:szCs w:val="24"/>
        </w:rPr>
        <w:t xml:space="preserve"> and </w:t>
      </w:r>
      <w:commentRangeStart w:id="521"/>
      <w:commentRangeStart w:id="522"/>
      <w:r w:rsidR="00D02994">
        <w:rPr>
          <w:sz w:val="24"/>
          <w:szCs w:val="24"/>
        </w:rPr>
        <w:t>others</w:t>
      </w:r>
      <w:commentRangeEnd w:id="521"/>
      <w:r w:rsidR="00A32DDF">
        <w:rPr>
          <w:rStyle w:val="CommentReference"/>
        </w:rPr>
        <w:commentReference w:id="521"/>
      </w:r>
      <w:commentRangeEnd w:id="522"/>
      <w:r w:rsidR="00346467">
        <w:rPr>
          <w:rStyle w:val="CommentReference"/>
        </w:rPr>
        <w:commentReference w:id="522"/>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ins w:id="523" w:author="Benjamin Meyer" w:date="2021-02-19T19:05:00Z">
        <w:r w:rsidR="00F93D51">
          <w:rPr>
            <w:sz w:val="24"/>
            <w:szCs w:val="24"/>
          </w:rPr>
          <w:t>If conducted, r</w:t>
        </w:r>
      </w:ins>
      <w:commentRangeStart w:id="524"/>
      <w:commentRangeStart w:id="525"/>
      <w:commentRangeStart w:id="526"/>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ins w:id="527" w:author="Benjamin Meyer" w:date="2021-02-19T19:06:00Z">
        <w:r w:rsidR="00F93D51">
          <w:rPr>
            <w:sz w:val="24"/>
            <w:szCs w:val="24"/>
          </w:rPr>
          <w:t>c</w:t>
        </w:r>
      </w:ins>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524"/>
      <w:r w:rsidR="006575FC">
        <w:rPr>
          <w:rStyle w:val="CommentReference"/>
        </w:rPr>
        <w:commentReference w:id="524"/>
      </w:r>
      <w:commentRangeEnd w:id="525"/>
      <w:r w:rsidR="00A32DDF">
        <w:rPr>
          <w:rStyle w:val="CommentReference"/>
        </w:rPr>
        <w:commentReference w:id="525"/>
      </w:r>
      <w:commentRangeEnd w:id="526"/>
      <w:r w:rsidR="00F93D51">
        <w:rPr>
          <w:rStyle w:val="CommentReference"/>
        </w:rPr>
        <w:commentReference w:id="526"/>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77777777" w:rsidR="004E3621" w:rsidRDefault="004E3621" w:rsidP="004E3621">
      <w:pPr>
        <w:rPr>
          <w:sz w:val="24"/>
          <w:szCs w:val="24"/>
        </w:rPr>
      </w:pPr>
      <w:r>
        <w:rPr>
          <w:sz w:val="24"/>
          <w:szCs w:val="24"/>
        </w:rPr>
        <w:t xml:space="preserve">Some drivers of exceedances are </w:t>
      </w:r>
      <w:ins w:id="528" w:author="Benjamin Meyer" w:date="2021-02-19T19:16:00Z">
        <w:r>
          <w:rPr>
            <w:sz w:val="24"/>
            <w:szCs w:val="24"/>
          </w:rPr>
          <w:t>suggested</w:t>
        </w:r>
      </w:ins>
      <w:del w:id="529" w:author="Benjamin Meyer" w:date="2021-02-19T19:16:00Z">
        <w:r w:rsidDel="001F6941">
          <w:rPr>
            <w:sz w:val="24"/>
            <w:szCs w:val="24"/>
          </w:rPr>
          <w:delText>evident</w:delText>
        </w:r>
      </w:del>
      <w:r>
        <w:rPr>
          <w:sz w:val="24"/>
          <w:szCs w:val="24"/>
        </w:rPr>
        <w:t xml:space="preserve"> </w:t>
      </w:r>
      <w:ins w:id="530" w:author="Benjamin Meyer" w:date="2021-02-19T19:16:00Z">
        <w:r>
          <w:rPr>
            <w:sz w:val="24"/>
            <w:szCs w:val="24"/>
          </w:rPr>
          <w:t>for</w:t>
        </w:r>
      </w:ins>
      <w:del w:id="531" w:author="Benjamin Meyer" w:date="2021-02-19T19:16:00Z">
        <w:r w:rsidDel="001F6941">
          <w:rPr>
            <w:sz w:val="24"/>
            <w:szCs w:val="24"/>
          </w:rPr>
          <w:delText>in</w:delText>
        </w:r>
      </w:del>
      <w:r>
        <w:rPr>
          <w:sz w:val="24"/>
          <w:szCs w:val="24"/>
        </w:rPr>
        <w:t xml:space="preserve"> 2019-2020 data without the more detailed approach</w:t>
      </w:r>
      <w:ins w:id="532" w:author="Benjamin Meyer" w:date="2021-02-19T19:31:00Z">
        <w:r>
          <w:rPr>
            <w:sz w:val="24"/>
            <w:szCs w:val="24"/>
          </w:rPr>
          <w:t xml:space="preserve"> previously </w:t>
        </w:r>
      </w:ins>
      <w:ins w:id="533" w:author="Benjamin Meyer" w:date="2021-02-19T19:32:00Z">
        <w:r>
          <w:rPr>
            <w:sz w:val="24"/>
            <w:szCs w:val="24"/>
          </w:rPr>
          <w:t>discussed</w:t>
        </w:r>
      </w:ins>
      <w:r>
        <w:rPr>
          <w:sz w:val="24"/>
          <w:szCs w:val="24"/>
        </w:rPr>
        <w:t xml:space="preserve">. For example, the annual spring melt event </w:t>
      </w:r>
      <w:commentRangeStart w:id="534"/>
      <w:commentRangeStart w:id="535"/>
      <w:r>
        <w:rPr>
          <w:sz w:val="24"/>
          <w:szCs w:val="24"/>
        </w:rPr>
        <w:t>likely</w:t>
      </w:r>
      <w:commentRangeEnd w:id="534"/>
      <w:r>
        <w:rPr>
          <w:rStyle w:val="CommentReference"/>
        </w:rPr>
        <w:commentReference w:id="534"/>
      </w:r>
      <w:commentRangeEnd w:id="535"/>
      <w:r>
        <w:rPr>
          <w:rStyle w:val="CommentReference"/>
        </w:rPr>
        <w:commentReference w:id="535"/>
      </w:r>
      <w:r>
        <w:rPr>
          <w:sz w:val="24"/>
          <w:szCs w:val="24"/>
        </w:rPr>
        <w:t xml:space="preserve"> represents </w:t>
      </w:r>
      <w:del w:id="536" w:author="Benjamin Meyer" w:date="2021-02-19T19:07:00Z">
        <w:r w:rsidDel="00F93D51">
          <w:rPr>
            <w:sz w:val="24"/>
            <w:szCs w:val="24"/>
          </w:rPr>
          <w:delText>the most</w:delText>
        </w:r>
      </w:del>
      <w:ins w:id="537" w:author="Benjamin Meyer" w:date="2021-02-19T19:07:00Z">
        <w:r>
          <w:rPr>
            <w:sz w:val="24"/>
            <w:szCs w:val="24"/>
          </w:rPr>
          <w:t>an</w:t>
        </w:r>
      </w:ins>
      <w:r>
        <w:rPr>
          <w:sz w:val="24"/>
          <w:szCs w:val="24"/>
        </w:rPr>
        <w:t xml:space="preserve"> important driver of timing of elevated metals concentrations in spring, because the meltwater contains months of particulate accumulation collected throughout the winter months. Additionally, a period of </w:t>
      </w:r>
      <w:del w:id="538" w:author="Apsens, Sarah" w:date="2020-12-28T16:23:00Z">
        <w:r w:rsidDel="006575FC">
          <w:rPr>
            <w:sz w:val="24"/>
            <w:szCs w:val="24"/>
          </w:rPr>
          <w:delText xml:space="preserve">liquid </w:delText>
        </w:r>
      </w:del>
      <w:r>
        <w:rPr>
          <w:sz w:val="24"/>
          <w:szCs w:val="24"/>
        </w:rPr>
        <w:t xml:space="preserve">precipitation following a long drought in summer </w:t>
      </w:r>
      <w:ins w:id="539" w:author="Benjamin Meyer" w:date="2021-02-19T19:16:00Z">
        <w:r>
          <w:rPr>
            <w:sz w:val="24"/>
            <w:szCs w:val="24"/>
          </w:rPr>
          <w:t>may</w:t>
        </w:r>
      </w:ins>
      <w:del w:id="540" w:author="Benjamin Meyer" w:date="2021-02-19T19:16:00Z">
        <w:r w:rsidDel="001F6941">
          <w:rPr>
            <w:sz w:val="24"/>
            <w:szCs w:val="24"/>
          </w:rPr>
          <w:delText>is</w:delText>
        </w:r>
      </w:del>
      <w:r>
        <w:rPr>
          <w:sz w:val="24"/>
          <w:szCs w:val="24"/>
        </w:rPr>
        <w:t xml:space="preserve"> also </w:t>
      </w:r>
      <w:ins w:id="541" w:author="Benjamin Meyer" w:date="2021-02-19T19:16:00Z">
        <w:r>
          <w:rPr>
            <w:sz w:val="24"/>
            <w:szCs w:val="24"/>
          </w:rPr>
          <w:t xml:space="preserve">be </w:t>
        </w:r>
      </w:ins>
      <w:r>
        <w:rPr>
          <w:sz w:val="24"/>
          <w:szCs w:val="24"/>
        </w:rPr>
        <w:t>a</w:t>
      </w:r>
      <w:del w:id="542" w:author="Benjamin Meyer" w:date="2021-02-19T19:17:00Z">
        <w:r w:rsidDel="001F6941">
          <w:rPr>
            <w:sz w:val="24"/>
            <w:szCs w:val="24"/>
          </w:rPr>
          <w:delText xml:space="preserve"> likely</w:delText>
        </w:r>
      </w:del>
      <w:r>
        <w:rPr>
          <w:sz w:val="24"/>
          <w:szCs w:val="24"/>
        </w:rPr>
        <w:t xml:space="preserve"> driver of </w:t>
      </w:r>
      <w:commentRangeStart w:id="543"/>
      <w:commentRangeStart w:id="544"/>
      <w:r>
        <w:rPr>
          <w:sz w:val="24"/>
          <w:szCs w:val="24"/>
        </w:rPr>
        <w:t>spikes in metals concentrations</w:t>
      </w:r>
      <w:commentRangeEnd w:id="543"/>
      <w:r>
        <w:rPr>
          <w:rStyle w:val="CommentReference"/>
        </w:rPr>
        <w:commentReference w:id="543"/>
      </w:r>
      <w:commentRangeEnd w:id="544"/>
      <w:r>
        <w:rPr>
          <w:rStyle w:val="CommentReference"/>
        </w:rPr>
        <w:commentReference w:id="544"/>
      </w:r>
      <w:r>
        <w:rPr>
          <w:sz w:val="24"/>
          <w:szCs w:val="24"/>
        </w:rPr>
        <w:t xml:space="preserve">, as accumulated particles are flushed </w:t>
      </w:r>
      <w:del w:id="545" w:author="Apsens, Sarah" w:date="2020-12-28T16:23:00Z">
        <w:r w:rsidDel="006575FC">
          <w:rPr>
            <w:sz w:val="24"/>
            <w:szCs w:val="24"/>
          </w:rPr>
          <w:delText>in to</w:delText>
        </w:r>
      </w:del>
      <w:ins w:id="546" w:author="Apsens, Sarah" w:date="2020-12-28T16:23:00Z">
        <w:r>
          <w:rPr>
            <w:sz w:val="24"/>
            <w:szCs w:val="24"/>
          </w:rPr>
          <w:t>into</w:t>
        </w:r>
      </w:ins>
      <w:r>
        <w:rPr>
          <w:sz w:val="24"/>
          <w:szCs w:val="24"/>
        </w:rPr>
        <w:t xml:space="preserve"> the watershed</w:t>
      </w:r>
      <w:commentRangeStart w:id="547"/>
      <w:r>
        <w:rPr>
          <w:sz w:val="24"/>
          <w:szCs w:val="24"/>
        </w:rPr>
        <w:t>.</w:t>
      </w:r>
      <w:commentRangeEnd w:id="547"/>
      <w:r>
        <w:rPr>
          <w:rStyle w:val="CommentReference"/>
        </w:rPr>
        <w:commentReference w:id="547"/>
      </w:r>
      <w:r>
        <w:rPr>
          <w:sz w:val="24"/>
          <w:szCs w:val="24"/>
        </w:rPr>
        <w:t xml:space="preserve"> </w:t>
      </w:r>
    </w:p>
    <w:p w14:paraId="45CF781E" w14:textId="02D77D3C" w:rsidR="00EC6CCD" w:rsidRDefault="00EC6CCD" w:rsidP="00FB4DBB">
      <w:pPr>
        <w:rPr>
          <w:ins w:id="548" w:author="Benjamin Meyer" w:date="2021-02-19T19:29:00Z"/>
          <w:sz w:val="24"/>
          <w:szCs w:val="24"/>
        </w:rPr>
      </w:pPr>
    </w:p>
    <w:p w14:paraId="44AE3C52" w14:textId="37C9F31C" w:rsidR="004E3621" w:rsidRPr="00315A3F" w:rsidRDefault="00EC6CCD" w:rsidP="00315A3F">
      <w:pPr>
        <w:pStyle w:val="Heading3"/>
        <w:rPr>
          <w:sz w:val="28"/>
          <w:szCs w:val="28"/>
        </w:rPr>
      </w:pPr>
      <w:ins w:id="549" w:author="Benjamin Meyer" w:date="2021-02-19T19:30:00Z">
        <w:r>
          <w:rPr>
            <w:sz w:val="28"/>
            <w:szCs w:val="28"/>
          </w:rPr>
          <w:t>Research recommendations</w:t>
        </w:r>
      </w:ins>
    </w:p>
    <w:p w14:paraId="5760BB77" w14:textId="5BEDDD06" w:rsidR="00370AB4" w:rsidRDefault="00370AB4" w:rsidP="00175C94">
      <w:pPr>
        <w:rPr>
          <w:sz w:val="24"/>
          <w:szCs w:val="24"/>
        </w:rPr>
      </w:pPr>
    </w:p>
    <w:p w14:paraId="6AE78AAE" w14:textId="747B012B" w:rsidR="00545353" w:rsidRDefault="00370AB4" w:rsidP="00856719">
      <w:pPr>
        <w:rPr>
          <w:sz w:val="24"/>
          <w:szCs w:val="24"/>
        </w:rPr>
      </w:pPr>
      <w:commentRangeStart w:id="550"/>
      <w:commentRangeStart w:id="551"/>
      <w:commentRangeStart w:id="552"/>
      <w:r>
        <w:rPr>
          <w:sz w:val="24"/>
          <w:szCs w:val="24"/>
        </w:rPr>
        <w:t>In</w:t>
      </w:r>
      <w:commentRangeEnd w:id="550"/>
      <w:r w:rsidR="00A32DDF">
        <w:rPr>
          <w:rStyle w:val="CommentReference"/>
        </w:rPr>
        <w:commentReference w:id="550"/>
      </w:r>
      <w:commentRangeEnd w:id="551"/>
      <w:r w:rsidR="00971081">
        <w:rPr>
          <w:rStyle w:val="CommentReference"/>
        </w:rPr>
        <w:commentReference w:id="551"/>
      </w:r>
      <w:commentRangeEnd w:id="552"/>
      <w:r w:rsidR="00910563">
        <w:rPr>
          <w:rStyle w:val="CommentReference"/>
        </w:rPr>
        <w:commentReference w:id="552"/>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 xml:space="preserve">on a more frequent basis. For </w:t>
      </w:r>
      <w:r w:rsidR="00D67290">
        <w:rPr>
          <w:sz w:val="24"/>
          <w:szCs w:val="24"/>
        </w:rPr>
        <w:lastRenderedPageBreak/>
        <w:t>example</w:t>
      </w:r>
      <w:r w:rsidR="00E7447E">
        <w:rPr>
          <w:sz w:val="24"/>
          <w:szCs w:val="24"/>
        </w:rPr>
        <w:t>,</w:t>
      </w:r>
      <w:r w:rsidR="00D67290">
        <w:rPr>
          <w:sz w:val="24"/>
          <w:szCs w:val="24"/>
        </w:rPr>
        <w:t xml:space="preserve"> </w:t>
      </w:r>
      <w:commentRangeStart w:id="553"/>
      <w:commentRangeStart w:id="554"/>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553"/>
      <w:r w:rsidR="00F95215">
        <w:rPr>
          <w:rStyle w:val="CommentReference"/>
        </w:rPr>
        <w:commentReference w:id="553"/>
      </w:r>
      <w:commentRangeEnd w:id="554"/>
      <w:r w:rsidR="004E3621">
        <w:rPr>
          <w:rStyle w:val="CommentReference"/>
        </w:rPr>
        <w:commentReference w:id="554"/>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ins w:id="555" w:author="Benjamin Meyer" w:date="2021-02-19T19:25:00Z">
        <w:r w:rsidR="00EC6CCD">
          <w:rPr>
            <w:sz w:val="24"/>
            <w:szCs w:val="24"/>
          </w:rPr>
          <w:t>indicates</w:t>
        </w:r>
      </w:ins>
      <w:del w:id="556" w:author="Benjamin Meyer" w:date="2021-02-19T19:25:00Z">
        <w:r w:rsidR="00D67290" w:rsidDel="00EC6CCD">
          <w:rPr>
            <w:sz w:val="24"/>
            <w:szCs w:val="24"/>
          </w:rPr>
          <w:delText>suggests</w:delText>
        </w:r>
      </w:del>
      <w:r w:rsidR="00D67290">
        <w:rPr>
          <w:sz w:val="24"/>
          <w:szCs w:val="24"/>
        </w:rPr>
        <w:t xml:space="preserve"> </w:t>
      </w:r>
      <w:commentRangeStart w:id="557"/>
      <w:commentRangeStart w:id="558"/>
      <w:r w:rsidR="00D67290">
        <w:rPr>
          <w:sz w:val="24"/>
          <w:szCs w:val="24"/>
        </w:rPr>
        <w:t>conductance (total dissolved ions)</w:t>
      </w:r>
      <w:r w:rsidR="00545353">
        <w:rPr>
          <w:sz w:val="24"/>
          <w:szCs w:val="24"/>
        </w:rPr>
        <w:t xml:space="preserve">, </w:t>
      </w:r>
      <w:commentRangeEnd w:id="557"/>
      <w:r w:rsidR="00F95215">
        <w:rPr>
          <w:rStyle w:val="CommentReference"/>
        </w:rPr>
        <w:commentReference w:id="557"/>
      </w:r>
      <w:commentRangeEnd w:id="558"/>
      <w:r w:rsidR="00EC6CCD">
        <w:rPr>
          <w:rStyle w:val="CommentReference"/>
        </w:rPr>
        <w:commentReference w:id="558"/>
      </w:r>
      <w:r w:rsidR="00545353">
        <w:rPr>
          <w:sz w:val="24"/>
          <w:szCs w:val="24"/>
        </w:rPr>
        <w:t>which may be continuously</w:t>
      </w:r>
      <w:r w:rsidR="00D67290">
        <w:rPr>
          <w:sz w:val="24"/>
          <w:szCs w:val="24"/>
        </w:rPr>
        <w:t xml:space="preserve"> monitored with </w:t>
      </w:r>
      <w:proofErr w:type="spellStart"/>
      <w:r w:rsidR="00D67290">
        <w:rPr>
          <w:sz w:val="24"/>
          <w:szCs w:val="24"/>
        </w:rPr>
        <w:t>sondes</w:t>
      </w:r>
      <w:proofErr w:type="spellEnd"/>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 xml:space="preserve">A field sampling program employing both traditional </w:t>
      </w:r>
      <w:commentRangeStart w:id="559"/>
      <w:commentRangeStart w:id="560"/>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559"/>
      <w:r w:rsidR="00F95215">
        <w:rPr>
          <w:rStyle w:val="CommentReference"/>
        </w:rPr>
        <w:commentReference w:id="559"/>
      </w:r>
      <w:commentRangeEnd w:id="560"/>
      <w:r w:rsidR="00F93D51">
        <w:rPr>
          <w:rStyle w:val="CommentReference"/>
        </w:rPr>
        <w:commentReference w:id="560"/>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5378CC23" w14:textId="260049DF" w:rsidR="00315A3F" w:rsidRDefault="00315A3F" w:rsidP="00856719">
      <w:pPr>
        <w:rPr>
          <w:sz w:val="24"/>
          <w:szCs w:val="24"/>
        </w:rPr>
      </w:pPr>
    </w:p>
    <w:p w14:paraId="741EC820" w14:textId="6846721C" w:rsidR="00315A3F" w:rsidRDefault="00315A3F" w:rsidP="00856719">
      <w:pPr>
        <w:rPr>
          <w:sz w:val="24"/>
          <w:szCs w:val="24"/>
        </w:rPr>
      </w:pPr>
      <w:r>
        <w:rPr>
          <w:sz w:val="24"/>
          <w:szCs w:val="24"/>
        </w:rPr>
        <w:t>Examination of the long-term dataset</w:t>
      </w:r>
      <w:ins w:id="561" w:author="Benjamin Meyer" w:date="2021-02-19T19:30:00Z">
        <w:r>
          <w:rPr>
            <w:sz w:val="24"/>
            <w:szCs w:val="24"/>
          </w:rPr>
          <w:t xml:space="preserve"> (2000 – present)</w:t>
        </w:r>
      </w:ins>
      <w:r>
        <w:rPr>
          <w:sz w:val="24"/>
          <w:szCs w:val="24"/>
        </w:rPr>
        <w:t xml:space="preserve"> could potentially reveal if interventions already applied have successfully mitigated some copper and zinc runoff, as recommended in recent Alaska Department of Environmental Co</w:t>
      </w:r>
      <w:r w:rsidR="00977D24">
        <w:rPr>
          <w:sz w:val="24"/>
          <w:szCs w:val="24"/>
        </w:rPr>
        <w:t xml:space="preserve">nservation strategy documents </w:t>
      </w:r>
      <w:r w:rsidR="00977D24">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977D24">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(ADEC 2020b)</w:t>
      </w:r>
      <w:r w:rsidR="00977D24">
        <w:rPr>
          <w:sz w:val="24"/>
          <w:szCs w:val="24"/>
        </w:rPr>
        <w:fldChar w:fldCharType="end"/>
      </w:r>
      <w:r w:rsidR="00977D24">
        <w:rPr>
          <w:sz w:val="24"/>
          <w:szCs w:val="24"/>
        </w:rPr>
        <w:t xml:space="preserve"> (section 2.4)</w:t>
      </w:r>
      <w:r>
        <w:rPr>
          <w:sz w:val="24"/>
          <w:szCs w:val="24"/>
        </w:rPr>
        <w:t>. A variety of restoration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B015A0">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An examination of the location(s) and installation dates of these interventions and water quality downstream could reveal if they have been effective in reducing copper and zinc concentrations, both in the past and future years.</w:t>
      </w:r>
    </w:p>
    <w:p w14:paraId="3DA0480B" w14:textId="061E19F0" w:rsidR="00545353" w:rsidRDefault="00545353" w:rsidP="00856719">
      <w:pPr>
        <w:rPr>
          <w:sz w:val="24"/>
          <w:szCs w:val="24"/>
        </w:rPr>
      </w:pPr>
    </w:p>
    <w:p w14:paraId="0AF194A6" w14:textId="5F1E748F"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562" w:author="Eldred, Laura" w:date="2020-12-29T13:17:00Z">
        <w:r w:rsidR="00F922B6">
          <w:rPr>
            <w:sz w:val="24"/>
            <w:szCs w:val="24"/>
          </w:rPr>
          <w:t xml:space="preserve">elevated copper or zinc </w:t>
        </w:r>
      </w:ins>
      <w:del w:id="563"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w:t>
      </w:r>
      <w:r w:rsidR="005C52BF">
        <w:rPr>
          <w:sz w:val="24"/>
          <w:szCs w:val="24"/>
        </w:rPr>
        <w:t xml:space="preserve">inuously being discovered </w:t>
      </w:r>
      <w:r w:rsidR="005C52BF">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005C52BF">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005C52BF">
        <w:rPr>
          <w:sz w:val="24"/>
          <w:szCs w:val="24"/>
        </w:rPr>
      </w:r>
      <w:r w:rsidR="005C52BF">
        <w:rPr>
          <w:sz w:val="24"/>
          <w:szCs w:val="24"/>
        </w:rPr>
        <w:fldChar w:fldCharType="separate"/>
      </w:r>
      <w:r w:rsidR="005C52BF">
        <w:rPr>
          <w:noProof/>
          <w:sz w:val="24"/>
          <w:szCs w:val="24"/>
        </w:rPr>
        <w:t>(Tian et al. 2020)</w:t>
      </w:r>
      <w:r w:rsidR="005C52BF">
        <w:rPr>
          <w:sz w:val="24"/>
          <w:szCs w:val="24"/>
        </w:rPr>
        <w:fldChar w:fldCharType="end"/>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211C95" w:rsidRDefault="00973145" w:rsidP="003B4EC2">
      <w:pPr>
        <w:pStyle w:val="Heading3"/>
        <w:rPr>
          <w:sz w:val="28"/>
          <w:szCs w:val="28"/>
          <w:highlight w:val="yellow"/>
          <w:rPrChange w:id="564" w:author="Benjamin Meyer" w:date="2021-02-19T19:53:00Z">
            <w:rPr>
              <w:sz w:val="28"/>
              <w:szCs w:val="28"/>
            </w:rPr>
          </w:rPrChange>
        </w:rPr>
      </w:pPr>
      <w:bookmarkStart w:id="565" w:name="_Toc64271441"/>
      <w:r w:rsidRPr="00211C95">
        <w:rPr>
          <w:sz w:val="28"/>
          <w:szCs w:val="28"/>
          <w:highlight w:val="yellow"/>
          <w:rPrChange w:id="566" w:author="Benjamin Meyer" w:date="2021-02-19T19:53:00Z">
            <w:rPr>
              <w:sz w:val="28"/>
              <w:szCs w:val="28"/>
            </w:rPr>
          </w:rPrChange>
        </w:rPr>
        <w:t>Mapping potential sources of copper and zinc</w:t>
      </w:r>
      <w:bookmarkEnd w:id="565"/>
    </w:p>
    <w:p w14:paraId="04743D4A" w14:textId="77777777" w:rsidR="00973145" w:rsidRPr="00211C95" w:rsidRDefault="00973145" w:rsidP="00973145">
      <w:pPr>
        <w:rPr>
          <w:highlight w:val="yellow"/>
          <w:rPrChange w:id="567" w:author="Benjamin Meyer" w:date="2021-02-19T19:53:00Z">
            <w:rPr/>
          </w:rPrChange>
        </w:rPr>
      </w:pPr>
    </w:p>
    <w:p w14:paraId="5E86DC7D" w14:textId="72BA06B6" w:rsidR="00FB4DBB" w:rsidRPr="00211C95" w:rsidRDefault="00FD4665" w:rsidP="00973145">
      <w:pPr>
        <w:rPr>
          <w:sz w:val="24"/>
          <w:szCs w:val="24"/>
          <w:highlight w:val="yellow"/>
          <w:rPrChange w:id="568" w:author="Benjamin Meyer" w:date="2021-02-19T19:53:00Z">
            <w:rPr>
              <w:sz w:val="24"/>
              <w:szCs w:val="24"/>
            </w:rPr>
          </w:rPrChange>
        </w:rPr>
      </w:pPr>
      <w:r w:rsidRPr="00211C95">
        <w:rPr>
          <w:sz w:val="24"/>
          <w:szCs w:val="24"/>
          <w:highlight w:val="yellow"/>
          <w:rPrChange w:id="569" w:author="Benjamin Meyer" w:date="2021-02-19T19:53:00Z">
            <w:rPr>
              <w:sz w:val="24"/>
              <w:szCs w:val="24"/>
            </w:rPr>
          </w:rPrChange>
        </w:rPr>
        <w:t>M</w:t>
      </w:r>
      <w:r w:rsidR="00BF4127" w:rsidRPr="00211C95">
        <w:rPr>
          <w:sz w:val="24"/>
          <w:szCs w:val="24"/>
          <w:highlight w:val="yellow"/>
          <w:rPrChange w:id="570" w:author="Benjamin Meyer" w:date="2021-02-19T19:53:00Z">
            <w:rPr>
              <w:sz w:val="24"/>
              <w:szCs w:val="24"/>
            </w:rPr>
          </w:rPrChange>
        </w:rPr>
        <w:t xml:space="preserve">apping of potential sources of </w:t>
      </w:r>
      <w:r w:rsidR="005279AF" w:rsidRPr="00211C95">
        <w:rPr>
          <w:sz w:val="24"/>
          <w:szCs w:val="24"/>
          <w:highlight w:val="yellow"/>
          <w:rPrChange w:id="571" w:author="Benjamin Meyer" w:date="2021-02-19T19:53:00Z">
            <w:rPr>
              <w:sz w:val="24"/>
              <w:szCs w:val="24"/>
            </w:rPr>
          </w:rPrChange>
        </w:rPr>
        <w:t>c</w:t>
      </w:r>
      <w:r w:rsidR="00BF4127" w:rsidRPr="00211C95">
        <w:rPr>
          <w:sz w:val="24"/>
          <w:szCs w:val="24"/>
          <w:highlight w:val="yellow"/>
          <w:rPrChange w:id="572" w:author="Benjamin Meyer" w:date="2021-02-19T19:53:00Z">
            <w:rPr>
              <w:sz w:val="24"/>
              <w:szCs w:val="24"/>
            </w:rPr>
          </w:rPrChange>
        </w:rPr>
        <w:t xml:space="preserve">opper </w:t>
      </w:r>
      <w:r w:rsidR="005279AF" w:rsidRPr="00211C95">
        <w:rPr>
          <w:sz w:val="24"/>
          <w:szCs w:val="24"/>
          <w:highlight w:val="yellow"/>
          <w:rPrChange w:id="573" w:author="Benjamin Meyer" w:date="2021-02-19T19:53:00Z">
            <w:rPr>
              <w:sz w:val="24"/>
              <w:szCs w:val="24"/>
            </w:rPr>
          </w:rPrChange>
        </w:rPr>
        <w:t xml:space="preserve">and zinc </w:t>
      </w:r>
      <w:r w:rsidR="00BF4127" w:rsidRPr="00211C95">
        <w:rPr>
          <w:sz w:val="24"/>
          <w:szCs w:val="24"/>
          <w:highlight w:val="yellow"/>
          <w:rPrChange w:id="574" w:author="Benjamin Meyer" w:date="2021-02-19T19:53:00Z">
            <w:rPr>
              <w:sz w:val="24"/>
              <w:szCs w:val="24"/>
            </w:rPr>
          </w:rPrChange>
        </w:rPr>
        <w:t>throughout the Kenai Watershed is an ongoing effort and will be completed in 202</w:t>
      </w:r>
      <w:r w:rsidR="00A97748" w:rsidRPr="00211C95">
        <w:rPr>
          <w:sz w:val="24"/>
          <w:szCs w:val="24"/>
          <w:highlight w:val="yellow"/>
          <w:rPrChange w:id="575" w:author="Benjamin Meyer" w:date="2021-02-19T19:53:00Z">
            <w:rPr>
              <w:sz w:val="24"/>
              <w:szCs w:val="24"/>
            </w:rPr>
          </w:rPrChange>
        </w:rPr>
        <w:t>1</w:t>
      </w:r>
      <w:r w:rsidR="00BF4127" w:rsidRPr="00211C95">
        <w:rPr>
          <w:sz w:val="24"/>
          <w:szCs w:val="24"/>
          <w:highlight w:val="yellow"/>
          <w:rPrChange w:id="576" w:author="Benjamin Meyer" w:date="2021-02-19T19:53:00Z">
            <w:rPr>
              <w:sz w:val="24"/>
              <w:szCs w:val="24"/>
            </w:rPr>
          </w:rPrChange>
        </w:rPr>
        <w:t>.</w:t>
      </w:r>
      <w:r w:rsidR="00D74AB6" w:rsidRPr="00211C95">
        <w:rPr>
          <w:sz w:val="24"/>
          <w:szCs w:val="24"/>
          <w:highlight w:val="yellow"/>
          <w:rPrChange w:id="577" w:author="Benjamin Meyer" w:date="2021-02-19T19:53:00Z">
            <w:rPr>
              <w:sz w:val="24"/>
              <w:szCs w:val="24"/>
            </w:rPr>
          </w:rPrChange>
        </w:rPr>
        <w:t xml:space="preserve"> </w:t>
      </w:r>
      <w:r w:rsidR="00FB4DBB" w:rsidRPr="00211C95">
        <w:rPr>
          <w:sz w:val="24"/>
          <w:szCs w:val="24"/>
          <w:highlight w:val="yellow"/>
          <w:rPrChange w:id="578" w:author="Benjamin Meyer" w:date="2021-02-19T19:53:00Z">
            <w:rPr>
              <w:sz w:val="24"/>
              <w:szCs w:val="24"/>
            </w:rPr>
          </w:rPrChange>
        </w:rPr>
        <w:t xml:space="preserve">The final product will include a robust </w:t>
      </w:r>
      <w:ins w:id="579" w:author="Eldred, Laura" w:date="2020-12-29T13:18:00Z">
        <w:r w:rsidR="00F922B6" w:rsidRPr="00211C95">
          <w:rPr>
            <w:sz w:val="24"/>
            <w:szCs w:val="24"/>
            <w:highlight w:val="yellow"/>
            <w:rPrChange w:id="580" w:author="Benjamin Meyer" w:date="2021-02-19T19:53:00Z">
              <w:rPr>
                <w:sz w:val="24"/>
                <w:szCs w:val="24"/>
              </w:rPr>
            </w:rPrChange>
          </w:rPr>
          <w:t xml:space="preserve">GIS </w:t>
        </w:r>
      </w:ins>
      <w:r w:rsidR="00FB4DBB" w:rsidRPr="00211C95">
        <w:rPr>
          <w:sz w:val="24"/>
          <w:szCs w:val="24"/>
          <w:highlight w:val="yellow"/>
          <w:rPrChange w:id="581" w:author="Benjamin Meyer" w:date="2021-02-19T19:53:00Z">
            <w:rPr>
              <w:sz w:val="24"/>
              <w:szCs w:val="24"/>
            </w:rPr>
          </w:rPrChange>
        </w:rPr>
        <w:t xml:space="preserve">mapping tool that will help identify potential sources of copper and </w:t>
      </w:r>
      <w:commentRangeStart w:id="582"/>
      <w:commentRangeStart w:id="583"/>
      <w:commentRangeStart w:id="584"/>
      <w:r w:rsidR="00FB4DBB" w:rsidRPr="00211C95">
        <w:rPr>
          <w:sz w:val="24"/>
          <w:szCs w:val="24"/>
          <w:highlight w:val="yellow"/>
          <w:rPrChange w:id="585" w:author="Benjamin Meyer" w:date="2021-02-19T19:53:00Z">
            <w:rPr>
              <w:sz w:val="24"/>
              <w:szCs w:val="24"/>
            </w:rPr>
          </w:rPrChange>
        </w:rPr>
        <w:t>zinc</w:t>
      </w:r>
      <w:commentRangeEnd w:id="582"/>
      <w:r w:rsidR="00F922B6" w:rsidRPr="00211C95">
        <w:rPr>
          <w:rStyle w:val="CommentReference"/>
          <w:highlight w:val="yellow"/>
          <w:rPrChange w:id="586" w:author="Benjamin Meyer" w:date="2021-02-19T19:53:00Z">
            <w:rPr>
              <w:rStyle w:val="CommentReference"/>
            </w:rPr>
          </w:rPrChange>
        </w:rPr>
        <w:commentReference w:id="582"/>
      </w:r>
      <w:commentRangeEnd w:id="583"/>
      <w:r w:rsidR="00FA66A8" w:rsidRPr="00211C95">
        <w:rPr>
          <w:rStyle w:val="CommentReference"/>
          <w:highlight w:val="yellow"/>
          <w:rPrChange w:id="587" w:author="Benjamin Meyer" w:date="2021-02-19T19:53:00Z">
            <w:rPr>
              <w:rStyle w:val="CommentReference"/>
            </w:rPr>
          </w:rPrChange>
        </w:rPr>
        <w:commentReference w:id="583"/>
      </w:r>
      <w:commentRangeEnd w:id="584"/>
      <w:r w:rsidR="004E3621" w:rsidRPr="00211C95">
        <w:rPr>
          <w:rStyle w:val="CommentReference"/>
          <w:highlight w:val="yellow"/>
          <w:rPrChange w:id="588" w:author="Benjamin Meyer" w:date="2021-02-19T19:53:00Z">
            <w:rPr>
              <w:rStyle w:val="CommentReference"/>
            </w:rPr>
          </w:rPrChange>
        </w:rPr>
        <w:commentReference w:id="584"/>
      </w:r>
      <w:r w:rsidR="00FB4DBB" w:rsidRPr="00211C95">
        <w:rPr>
          <w:sz w:val="24"/>
          <w:szCs w:val="24"/>
          <w:highlight w:val="yellow"/>
          <w:rPrChange w:id="589" w:author="Benjamin Meyer" w:date="2021-02-19T19:53:00Z">
            <w:rPr>
              <w:sz w:val="24"/>
              <w:szCs w:val="24"/>
            </w:rPr>
          </w:rPrChange>
        </w:rPr>
        <w:t xml:space="preserve">. </w:t>
      </w:r>
      <w:r w:rsidRPr="00211C95">
        <w:rPr>
          <w:sz w:val="24"/>
          <w:szCs w:val="24"/>
          <w:highlight w:val="yellow"/>
          <w:rPrChange w:id="590" w:author="Benjamin Meyer" w:date="2021-02-19T19:53:00Z">
            <w:rPr>
              <w:sz w:val="24"/>
              <w:szCs w:val="24"/>
            </w:rPr>
          </w:rPrChange>
        </w:rPr>
        <w:t>This portion of the study will be</w:t>
      </w:r>
      <w:r w:rsidR="00FB4DBB" w:rsidRPr="00211C95">
        <w:rPr>
          <w:sz w:val="24"/>
          <w:szCs w:val="24"/>
          <w:highlight w:val="yellow"/>
          <w:rPrChange w:id="591" w:author="Benjamin Meyer" w:date="2021-02-19T19:53:00Z">
            <w:rPr>
              <w:sz w:val="24"/>
              <w:szCs w:val="24"/>
            </w:rPr>
          </w:rPrChange>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211C95" w:rsidRDefault="000729D2" w:rsidP="00973145">
      <w:pPr>
        <w:rPr>
          <w:sz w:val="24"/>
          <w:szCs w:val="24"/>
          <w:highlight w:val="yellow"/>
          <w:rPrChange w:id="592" w:author="Benjamin Meyer" w:date="2021-02-19T19:53:00Z">
            <w:rPr>
              <w:sz w:val="24"/>
              <w:szCs w:val="24"/>
            </w:rPr>
          </w:rPrChange>
        </w:rPr>
      </w:pPr>
    </w:p>
    <w:p w14:paraId="6FE675BF" w14:textId="50A906E5" w:rsidR="000729D2" w:rsidRDefault="000729D2" w:rsidP="000729D2">
      <w:pPr>
        <w:rPr>
          <w:ins w:id="593" w:author="Benjamin Meyer" w:date="2021-02-19T19:53:00Z"/>
          <w:sz w:val="24"/>
          <w:szCs w:val="24"/>
        </w:rPr>
      </w:pPr>
      <w:r w:rsidRPr="00211C95">
        <w:rPr>
          <w:sz w:val="24"/>
          <w:szCs w:val="24"/>
          <w:highlight w:val="yellow"/>
          <w:rPrChange w:id="594" w:author="Benjamin Meyer" w:date="2021-02-19T19:53:00Z">
            <w:rPr>
              <w:sz w:val="24"/>
              <w:szCs w:val="24"/>
            </w:rPr>
          </w:rPrChange>
        </w:rPr>
        <w:t>Addressing the identified data gaps would require varying levels of effort. For example, creation of an impervious surfaces layer would involve substantial efforts in heads-up digitizing and ground-</w:t>
      </w:r>
      <w:proofErr w:type="spellStart"/>
      <w:r w:rsidRPr="00211C95">
        <w:rPr>
          <w:sz w:val="24"/>
          <w:szCs w:val="24"/>
          <w:highlight w:val="yellow"/>
          <w:rPrChange w:id="595" w:author="Benjamin Meyer" w:date="2021-02-19T19:53:00Z">
            <w:rPr>
              <w:sz w:val="24"/>
              <w:szCs w:val="24"/>
            </w:rPr>
          </w:rPrChange>
        </w:rPr>
        <w:t>truthing</w:t>
      </w:r>
      <w:proofErr w:type="spellEnd"/>
      <w:r w:rsidRPr="00211C95">
        <w:rPr>
          <w:sz w:val="24"/>
          <w:szCs w:val="24"/>
          <w:highlight w:val="yellow"/>
          <w:rPrChange w:id="596" w:author="Benjamin Meyer" w:date="2021-02-19T19:53:00Z">
            <w:rPr>
              <w:sz w:val="24"/>
              <w:szCs w:val="24"/>
            </w:rPr>
          </w:rPrChange>
        </w:rPr>
        <w:t xml:space="preserve"> fieldwork of impervious surfaces, while including a </w:t>
      </w:r>
      <w:proofErr w:type="spellStart"/>
      <w:r w:rsidRPr="00211C95">
        <w:rPr>
          <w:sz w:val="24"/>
          <w:szCs w:val="24"/>
          <w:highlight w:val="yellow"/>
          <w:rPrChange w:id="597" w:author="Benjamin Meyer" w:date="2021-02-19T19:53:00Z">
            <w:rPr>
              <w:sz w:val="24"/>
              <w:szCs w:val="24"/>
            </w:rPr>
          </w:rPrChange>
        </w:rPr>
        <w:t>stor</w:t>
      </w:r>
      <w:proofErr w:type="spellEnd"/>
      <w:r w:rsidR="00D74AB6">
        <w:rPr>
          <w:sz w:val="24"/>
          <w:szCs w:val="24"/>
        </w:rPr>
        <w:t xml:space="preserve"> </w:t>
      </w:r>
    </w:p>
    <w:p w14:paraId="7F7A5249" w14:textId="5E24F2A3" w:rsidR="00211C95" w:rsidRDefault="00211C95" w:rsidP="000729D2">
      <w:pPr>
        <w:rPr>
          <w:ins w:id="598" w:author="Benjamin Meyer" w:date="2021-02-19T19:53:00Z"/>
          <w:sz w:val="24"/>
          <w:szCs w:val="24"/>
        </w:rPr>
      </w:pPr>
    </w:p>
    <w:p w14:paraId="4A7D3579" w14:textId="4F34DD8B" w:rsidR="00211C95" w:rsidRPr="001A3E40" w:rsidRDefault="00211C95" w:rsidP="000729D2">
      <w:pPr>
        <w:rPr>
          <w:sz w:val="24"/>
          <w:szCs w:val="24"/>
        </w:rPr>
      </w:pPr>
      <w:ins w:id="599" w:author="Benjamin Meyer" w:date="2021-02-19T19:53:00Z">
        <w:r>
          <w:rPr>
            <w:sz w:val="24"/>
            <w:szCs w:val="24"/>
          </w:rPr>
          <w:t>Working here 2/19/2021</w:t>
        </w:r>
      </w:ins>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600" w:name="_Toc64271442"/>
      <w:r w:rsidRPr="003B4EC2">
        <w:rPr>
          <w:sz w:val="24"/>
        </w:rPr>
        <w:t>Potential sources on the Kenai River</w:t>
      </w:r>
      <w:bookmarkEnd w:id="600"/>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lastRenderedPageBreak/>
        <w:t>time</w:t>
      </w:r>
      <w:r w:rsidR="00213C01">
        <w:rPr>
          <w:sz w:val="24"/>
          <w:szCs w:val="24"/>
        </w:rPr>
        <w:t>.</w:t>
      </w:r>
      <w:r w:rsidR="00D74AB6">
        <w:rPr>
          <w:sz w:val="24"/>
          <w:szCs w:val="24"/>
        </w:rPr>
        <w:t xml:space="preserve"> </w:t>
      </w:r>
      <w:commentRangeStart w:id="601"/>
      <w:commentRangeStart w:id="602"/>
      <w:commentRangeStart w:id="603"/>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601"/>
      <w:r w:rsidR="00BD1E1E">
        <w:rPr>
          <w:sz w:val="24"/>
          <w:szCs w:val="24"/>
        </w:rPr>
        <w:t xml:space="preserve"> </w:t>
      </w:r>
      <w:ins w:id="604"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601"/>
      </w:r>
      <w:commentRangeEnd w:id="602"/>
      <w:r w:rsidR="00F922B6">
        <w:rPr>
          <w:rStyle w:val="CommentReference"/>
        </w:rPr>
        <w:commentReference w:id="602"/>
      </w:r>
      <w:commentRangeEnd w:id="603"/>
      <w:r w:rsidR="0017102C">
        <w:rPr>
          <w:rStyle w:val="CommentReference"/>
        </w:rPr>
        <w:commentReference w:id="603"/>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605" w:name="_Toc64271443"/>
      <w:r w:rsidRPr="003B4EC2">
        <w:rPr>
          <w:sz w:val="24"/>
        </w:rPr>
        <w:t>Potential sources throughout the Kenai River watershed</w:t>
      </w:r>
      <w:bookmarkEnd w:id="605"/>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606"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607"/>
      <w:r w:rsidR="00AB33D0">
        <w:rPr>
          <w:sz w:val="24"/>
          <w:szCs w:val="24"/>
        </w:rPr>
        <w:t>time</w:t>
      </w:r>
      <w:commentRangeEnd w:id="607"/>
      <w:r w:rsidR="00F922B6">
        <w:rPr>
          <w:rStyle w:val="CommentReference"/>
        </w:rPr>
        <w:commentReference w:id="607"/>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608" w:name="_Toc64271444"/>
      <w:r w:rsidRPr="003B4EC2">
        <w:rPr>
          <w:b/>
        </w:rPr>
        <w:t>CONCLUSION</w:t>
      </w:r>
      <w:bookmarkEnd w:id="608"/>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609"/>
      <w:r w:rsidR="007D1D72">
        <w:rPr>
          <w:sz w:val="24"/>
          <w:szCs w:val="24"/>
        </w:rPr>
        <w:t xml:space="preserve">site-specific trends from </w:t>
      </w:r>
      <w:commentRangeEnd w:id="609"/>
      <w:r w:rsidR="00A235BB">
        <w:rPr>
          <w:rStyle w:val="CommentReference"/>
        </w:rPr>
        <w:commentReference w:id="609"/>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 xml:space="preserve">through increased sampling of Kenai River </w:t>
      </w:r>
      <w:proofErr w:type="spellStart"/>
      <w:r w:rsidR="001C197D">
        <w:rPr>
          <w:b/>
          <w:sz w:val="24"/>
          <w:szCs w:val="24"/>
        </w:rPr>
        <w:t>mainstem</w:t>
      </w:r>
      <w:proofErr w:type="spellEnd"/>
      <w:r w:rsidR="001C197D">
        <w:rPr>
          <w:b/>
          <w:sz w:val="24"/>
          <w:szCs w:val="24"/>
        </w:rPr>
        <w:t xml:space="preserve">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proofErr w:type="spellStart"/>
      <w:r>
        <w:rPr>
          <w:sz w:val="24"/>
          <w:szCs w:val="24"/>
        </w:rPr>
        <w:t>Mainstem</w:t>
      </w:r>
      <w:proofErr w:type="spellEnd"/>
      <w:r>
        <w:rPr>
          <w:sz w:val="24"/>
          <w:szCs w:val="24"/>
        </w:rPr>
        <w:t>:</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610"/>
      <w:del w:id="611" w:author="Eldred, Laura" w:date="2020-12-29T13:23:00Z">
        <w:r w:rsidDel="00193D90">
          <w:rPr>
            <w:sz w:val="24"/>
            <w:szCs w:val="24"/>
          </w:rPr>
          <w:delText>point</w:delText>
        </w:r>
      </w:del>
      <w:commentRangeEnd w:id="610"/>
      <w:r w:rsidR="00193D90">
        <w:rPr>
          <w:rStyle w:val="CommentReference"/>
        </w:rPr>
        <w:commentReference w:id="610"/>
      </w:r>
      <w:del w:id="612" w:author="Eldred, Laura" w:date="2020-12-29T13:23:00Z">
        <w:r w:rsidDel="00193D90">
          <w:rPr>
            <w:sz w:val="24"/>
            <w:szCs w:val="24"/>
          </w:rPr>
          <w:delText xml:space="preserve"> </w:delText>
        </w:r>
      </w:del>
      <w:ins w:id="613" w:author="Eldred, Laura" w:date="2020-12-29T13:23:00Z">
        <w:r w:rsidR="00193D90">
          <w:rPr>
            <w:sz w:val="24"/>
            <w:szCs w:val="24"/>
          </w:rPr>
          <w:t xml:space="preserve">discrete </w:t>
        </w:r>
      </w:ins>
      <w:r>
        <w:rPr>
          <w:sz w:val="24"/>
          <w:szCs w:val="24"/>
        </w:rPr>
        <w:t xml:space="preserve">sources </w:t>
      </w:r>
      <w:commentRangeStart w:id="614"/>
      <w:r>
        <w:rPr>
          <w:sz w:val="24"/>
          <w:szCs w:val="24"/>
        </w:rPr>
        <w:t>before,</w:t>
      </w:r>
      <w:commentRangeEnd w:id="614"/>
      <w:r w:rsidR="00A235BB">
        <w:rPr>
          <w:rStyle w:val="CommentReference"/>
        </w:rPr>
        <w:commentReference w:id="614"/>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lastRenderedPageBreak/>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615" w:author="Eldred, Laura" w:date="2020-12-29T13:25:00Z">
        <w:r w:rsidR="00193D90">
          <w:rPr>
            <w:sz w:val="24"/>
            <w:szCs w:val="24"/>
          </w:rPr>
          <w:t>longest term</w:t>
        </w:r>
      </w:ins>
      <w:del w:id="616"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617" w:author="Eldred, Laura" w:date="2020-12-29T13:26:00Z">
        <w:r w:rsidR="00193D90">
          <w:rPr>
            <w:sz w:val="24"/>
            <w:szCs w:val="24"/>
          </w:rPr>
          <w:t xml:space="preserve"> varying levels of copper and zinc that warrant further investigation</w:t>
        </w:r>
      </w:ins>
      <w:ins w:id="618" w:author="Eldred, Laura" w:date="2020-12-29T13:27:00Z">
        <w:r w:rsidR="00193D90">
          <w:rPr>
            <w:sz w:val="24"/>
            <w:szCs w:val="24"/>
          </w:rPr>
          <w:t xml:space="preserve"> in order to apply effective solutions</w:t>
        </w:r>
      </w:ins>
      <w:ins w:id="619" w:author="Eldred, Laura" w:date="2020-12-29T13:26:00Z">
        <w:r w:rsidR="00193D90">
          <w:rPr>
            <w:sz w:val="24"/>
            <w:szCs w:val="24"/>
          </w:rPr>
          <w:t>.</w:t>
        </w:r>
      </w:ins>
      <w:r w:rsidR="000E7DBA">
        <w:rPr>
          <w:sz w:val="24"/>
          <w:szCs w:val="24"/>
        </w:rPr>
        <w:t xml:space="preserve"> </w:t>
      </w:r>
      <w:del w:id="620"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621"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622" w:name="_Toc64271445"/>
      <w:r>
        <w:rPr>
          <w:sz w:val="24"/>
        </w:rPr>
        <w:t>From information to action</w:t>
      </w:r>
      <w:bookmarkEnd w:id="622"/>
    </w:p>
    <w:p w14:paraId="55292C4E" w14:textId="77777777" w:rsidR="007B10BF" w:rsidRPr="007B10BF" w:rsidRDefault="007B10BF" w:rsidP="007B10BF"/>
    <w:p w14:paraId="20B717ED" w14:textId="6FA4A4E8"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proofErr w:type="spellStart"/>
      <w:r>
        <w:rPr>
          <w:sz w:val="24"/>
          <w:szCs w:val="24"/>
        </w:rPr>
        <w:t>main</w:t>
      </w:r>
      <w:del w:id="623" w:author="Apsens, Sarah" w:date="2020-12-30T14:26:00Z">
        <w:r w:rsidR="00DC5E14" w:rsidDel="008916CE">
          <w:rPr>
            <w:sz w:val="24"/>
            <w:szCs w:val="24"/>
          </w:rPr>
          <w:delText xml:space="preserve"> </w:delText>
        </w:r>
      </w:del>
      <w:r>
        <w:rPr>
          <w:sz w:val="24"/>
          <w:szCs w:val="24"/>
        </w:rPr>
        <w:t>stem</w:t>
      </w:r>
      <w:proofErr w:type="spellEnd"/>
      <w:r>
        <w:rPr>
          <w:sz w:val="24"/>
          <w:szCs w:val="24"/>
        </w:rPr>
        <w:t xml:space="preserve">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09686B1E"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624"/>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624"/>
      <w:r w:rsidR="008916CE">
        <w:rPr>
          <w:rStyle w:val="CommentReference"/>
        </w:rPr>
        <w:commentReference w:id="624"/>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B015A0">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4C4ACCB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w:t>
      </w:r>
      <w:proofErr w:type="spellStart"/>
      <w:r w:rsidRPr="00F728D7">
        <w:rPr>
          <w:rFonts w:asciiTheme="majorHAnsi" w:hAnsiTheme="majorHAnsi" w:cs="Arial"/>
          <w:i/>
          <w:sz w:val="24"/>
          <w:szCs w:val="24"/>
        </w:rPr>
        <w:t>stormwater</w:t>
      </w:r>
      <w:proofErr w:type="spellEnd"/>
      <w:r w:rsidRPr="00F728D7">
        <w:rPr>
          <w:rFonts w:asciiTheme="majorHAnsi" w:hAnsiTheme="majorHAnsi" w:cs="Arial"/>
          <w:i/>
          <w:sz w:val="24"/>
          <w:szCs w:val="24"/>
        </w:rPr>
        <w:t xml:space="preserve">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B015A0">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B015A0"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625" w:author="Benjamin Meyer" w:date="2021-02-19T14:54:00Z"/>
          <w:sz w:val="24"/>
          <w:szCs w:val="24"/>
        </w:rPr>
      </w:pPr>
    </w:p>
    <w:p w14:paraId="6EB5376A" w14:textId="4CB518F1" w:rsidR="00BF0AB1" w:rsidRDefault="00BF0AB1" w:rsidP="00042F92">
      <w:pPr>
        <w:rPr>
          <w:ins w:id="626" w:author="Benjamin Meyer" w:date="2021-02-19T14:54:00Z"/>
          <w:sz w:val="24"/>
          <w:szCs w:val="24"/>
        </w:rPr>
      </w:pPr>
    </w:p>
    <w:p w14:paraId="62EBD7BC" w14:textId="12E395A4" w:rsidR="00BF0AB1" w:rsidRDefault="00BF0AB1">
      <w:pPr>
        <w:rPr>
          <w:ins w:id="627" w:author="Benjamin Meyer" w:date="2021-02-19T14:54:00Z"/>
          <w:sz w:val="24"/>
          <w:szCs w:val="24"/>
        </w:rPr>
        <w:pPrChange w:id="628" w:author="Benjamin Meyer" w:date="2021-02-19T14:54:00Z">
          <w:pPr>
            <w:widowControl/>
            <w:spacing w:after="200" w:line="276" w:lineRule="auto"/>
          </w:pPr>
        </w:pPrChange>
      </w:pPr>
      <w:ins w:id="629"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pPr>
        <w:rPr>
          <w:ins w:id="630" w:author="Benjamin Meyer" w:date="2021-02-19T14:54:00Z"/>
          <w:sz w:val="24"/>
          <w:szCs w:val="24"/>
        </w:rPr>
        <w:pPrChange w:id="631" w:author="Benjamin Meyer" w:date="2021-02-19T14:54:00Z">
          <w:pPr>
            <w:widowControl/>
            <w:spacing w:after="200" w:line="276" w:lineRule="auto"/>
          </w:pPr>
        </w:pPrChange>
      </w:pPr>
    </w:p>
    <w:p w14:paraId="4B3F3C56" w14:textId="7FF5F4B7" w:rsidR="00BF0AB1" w:rsidRDefault="00BF0AB1" w:rsidP="00BF0AB1">
      <w:pPr>
        <w:rPr>
          <w:ins w:id="632" w:author="Benjamin Meyer" w:date="2021-02-19T14:54:00Z"/>
          <w:bCs/>
          <w:sz w:val="24"/>
          <w:szCs w:val="24"/>
        </w:rPr>
      </w:pPr>
      <w:commentRangeStart w:id="633"/>
      <w:ins w:id="634" w:author="Benjamin Meyer" w:date="2021-02-19T14:54:00Z">
        <w:r>
          <w:rPr>
            <w:bCs/>
            <w:sz w:val="24"/>
            <w:szCs w:val="24"/>
          </w:rPr>
          <w:t>Annua</w:t>
        </w:r>
        <w:commentRangeEnd w:id="633"/>
        <w:r>
          <w:rPr>
            <w:rStyle w:val="CommentReference"/>
          </w:rPr>
          <w:commentReference w:id="633"/>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635" w:author="Benjamin Meyer" w:date="2021-02-19T14:54:00Z"/>
          <w:bCs/>
          <w:sz w:val="24"/>
          <w:szCs w:val="24"/>
        </w:rPr>
      </w:pPr>
    </w:p>
    <w:p w14:paraId="3D02C6BD" w14:textId="77777777" w:rsidR="00BF0AB1" w:rsidRDefault="00BF0AB1" w:rsidP="00BF0AB1">
      <w:pPr>
        <w:rPr>
          <w:moveTo w:id="636" w:author="Benjamin Meyer" w:date="2021-02-19T14:54:00Z"/>
          <w:bCs/>
          <w:sz w:val="24"/>
          <w:szCs w:val="24"/>
        </w:rPr>
      </w:pPr>
      <w:moveToRangeStart w:id="637" w:author="Benjamin Meyer" w:date="2021-02-19T14:54:00Z" w:name="move64638913"/>
      <w:moveTo w:id="638" w:author="Benjamin Meyer" w:date="2021-02-19T14:54:00Z">
        <w:r>
          <w:rPr>
            <w:bCs/>
            <w:sz w:val="24"/>
            <w:szCs w:val="24"/>
          </w:rPr>
          <w:t>Annual sampling for zinc will continue at these and other sites in order to monitor for future exceedances or trending changes over time.</w:t>
        </w:r>
      </w:moveTo>
    </w:p>
    <w:moveToRangeEnd w:id="637"/>
    <w:p w14:paraId="4EB85BCA" w14:textId="77777777" w:rsidR="00BF0AB1" w:rsidRPr="00BF6E75" w:rsidRDefault="00BF0AB1" w:rsidP="00BF0AB1">
      <w:pPr>
        <w:rPr>
          <w:ins w:id="639" w:author="Benjamin Meyer" w:date="2021-02-19T14:54:00Z"/>
          <w:bCs/>
          <w:sz w:val="24"/>
          <w:szCs w:val="24"/>
        </w:rPr>
      </w:pPr>
    </w:p>
    <w:p w14:paraId="6C349192" w14:textId="77777777" w:rsidR="00BF0AB1" w:rsidRDefault="00BF0AB1" w:rsidP="00042F92">
      <w:pPr>
        <w:rPr>
          <w:ins w:id="640"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641" w:name="_Toc64271446"/>
      <w:r w:rsidRPr="00A97748">
        <w:rPr>
          <w:b/>
        </w:rPr>
        <w:t>Data availability</w:t>
      </w:r>
      <w:bookmarkEnd w:id="641"/>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1"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bookmarkStart w:id="642" w:name="_GoBack"/>
      <w:bookmarkEnd w:id="642"/>
    </w:p>
    <w:p w14:paraId="7C2590C1" w14:textId="77777777" w:rsidR="00B55E23" w:rsidRPr="003B4EC2" w:rsidRDefault="00B55E23" w:rsidP="00B55E23">
      <w:pPr>
        <w:pStyle w:val="Heading1"/>
        <w:rPr>
          <w:b/>
          <w:sz w:val="24"/>
          <w:szCs w:val="24"/>
        </w:rPr>
      </w:pPr>
      <w:bookmarkStart w:id="643" w:name="_Toc64271447"/>
      <w:r w:rsidRPr="003B4EC2">
        <w:rPr>
          <w:b/>
        </w:rPr>
        <w:lastRenderedPageBreak/>
        <w:t>References</w:t>
      </w:r>
      <w:bookmarkEnd w:id="643"/>
    </w:p>
    <w:p w14:paraId="482F27DC" w14:textId="77777777" w:rsidR="00B6085F" w:rsidRPr="00F22B91" w:rsidRDefault="00B6085F" w:rsidP="00B6085F">
      <w:pPr>
        <w:rPr>
          <w:sz w:val="24"/>
          <w:szCs w:val="24"/>
        </w:rPr>
      </w:pPr>
    </w:p>
    <w:p w14:paraId="4CB2D375" w14:textId="07703A2B" w:rsidR="00B015A0" w:rsidRDefault="005C52BF" w:rsidP="005C52BF">
      <w:pPr>
        <w:ind w:left="720" w:hanging="720"/>
        <w:rPr>
          <w:noProof/>
          <w:sz w:val="24"/>
          <w:szCs w:val="24"/>
          <w:lang w:eastAsia="en-US"/>
        </w:rPr>
      </w:pPr>
      <w:r>
        <w:rPr>
          <w:sz w:val="24"/>
          <w:szCs w:val="24"/>
          <w:lang w:eastAsia="en-US"/>
        </w:rPr>
        <w:fldChar w:fldCharType="begin" w:fldLock="1"/>
      </w:r>
      <w:r w:rsidR="00B015A0">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B015A0">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34570BD1" w14:textId="77777777" w:rsidR="00B015A0" w:rsidRDefault="00B015A0"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174B272F" w14:textId="77777777" w:rsidR="00B015A0" w:rsidRDefault="00B015A0"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1984FFC9" w14:textId="77777777" w:rsidR="00B015A0" w:rsidRDefault="00B015A0" w:rsidP="005C52BF">
      <w:pPr>
        <w:ind w:left="720" w:hanging="720"/>
        <w:rPr>
          <w:noProof/>
          <w:sz w:val="24"/>
          <w:szCs w:val="24"/>
          <w:lang w:eastAsia="en-US"/>
        </w:rPr>
      </w:pPr>
      <w:r>
        <w:rPr>
          <w:noProof/>
          <w:sz w:val="24"/>
          <w:szCs w:val="24"/>
          <w:lang w:eastAsia="en-US"/>
        </w:rPr>
        <w:t xml:space="preserve">Baldwin, D.H., Sandahl, J.F., Labenia, J.S., and Scholz, N.L. 2003. Sublethal effects of copper on coho salmon: impacts on nonoverlapping receptor pathways in the peripheral olfactory nervous system. Environ. Toxicol. Chem. </w:t>
      </w:r>
      <w:r w:rsidRPr="00B015A0">
        <w:rPr>
          <w:b/>
          <w:noProof/>
          <w:sz w:val="24"/>
          <w:szCs w:val="24"/>
          <w:lang w:eastAsia="en-US"/>
        </w:rPr>
        <w:t>22</w:t>
      </w:r>
      <w:r>
        <w:rPr>
          <w:noProof/>
          <w:sz w:val="24"/>
          <w:szCs w:val="24"/>
          <w:lang w:eastAsia="en-US"/>
        </w:rPr>
        <w:t>(10): 2266–2274. Wiley.</w:t>
      </w:r>
    </w:p>
    <w:p w14:paraId="227A1E8F" w14:textId="77777777" w:rsidR="00B015A0" w:rsidRDefault="00B015A0"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B015A0">
        <w:rPr>
          <w:b/>
          <w:noProof/>
          <w:sz w:val="24"/>
          <w:szCs w:val="24"/>
          <w:lang w:eastAsia="en-US"/>
        </w:rPr>
        <w:t>107</w:t>
      </w:r>
      <w:r>
        <w:rPr>
          <w:noProof/>
          <w:sz w:val="24"/>
          <w:szCs w:val="24"/>
          <w:lang w:eastAsia="en-US"/>
        </w:rPr>
        <w:t>(6): 841–847. Wiley.</w:t>
      </w:r>
    </w:p>
    <w:p w14:paraId="38E44B44" w14:textId="77777777" w:rsidR="00B015A0" w:rsidRDefault="00B015A0"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059AD936" w14:textId="77777777" w:rsidR="00B015A0" w:rsidRDefault="00B015A0"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3703C6D1" w14:textId="77777777" w:rsidR="00B015A0" w:rsidRDefault="00B015A0"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3CDEEFD5" w14:textId="77777777" w:rsidR="00B015A0" w:rsidRDefault="00B015A0"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B015A0">
        <w:rPr>
          <w:b/>
          <w:noProof/>
          <w:sz w:val="24"/>
          <w:szCs w:val="24"/>
          <w:lang w:eastAsia="en-US"/>
        </w:rPr>
        <w:t>52</w:t>
      </w:r>
      <w:r>
        <w:rPr>
          <w:noProof/>
          <w:sz w:val="24"/>
          <w:szCs w:val="24"/>
          <w:lang w:eastAsia="en-US"/>
        </w:rPr>
        <w:t>(6): 1089–1104. Wiley.</w:t>
      </w:r>
    </w:p>
    <w:p w14:paraId="19056C4E" w14:textId="77777777" w:rsidR="00B015A0" w:rsidRDefault="00B015A0"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B015A0">
        <w:rPr>
          <w:b/>
          <w:noProof/>
          <w:sz w:val="24"/>
          <w:szCs w:val="24"/>
          <w:lang w:eastAsia="en-US"/>
        </w:rPr>
        <w:t>66</w:t>
      </w:r>
      <w:r>
        <w:rPr>
          <w:noProof/>
          <w:sz w:val="24"/>
          <w:szCs w:val="24"/>
          <w:lang w:eastAsia="en-US"/>
        </w:rPr>
        <w:t>(3): 289–314.</w:t>
      </w:r>
    </w:p>
    <w:p w14:paraId="06C9C369" w14:textId="77777777" w:rsidR="00B015A0" w:rsidRDefault="00B015A0"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4E276ADB" w14:textId="77777777" w:rsidR="00B015A0" w:rsidRDefault="00B015A0"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B015A0">
        <w:rPr>
          <w:b/>
          <w:noProof/>
          <w:sz w:val="24"/>
          <w:szCs w:val="24"/>
          <w:lang w:eastAsia="en-US"/>
        </w:rPr>
        <w:t>12</w:t>
      </w:r>
      <w:r>
        <w:rPr>
          <w:noProof/>
          <w:sz w:val="24"/>
          <w:szCs w:val="24"/>
          <w:lang w:eastAsia="en-US"/>
        </w:rPr>
        <w:t>(10): 2864. Multidisciplinary Digital Publishing Institute. [accessed 15 April 2021].</w:t>
      </w:r>
    </w:p>
    <w:p w14:paraId="28355F65" w14:textId="77777777" w:rsidR="00B015A0" w:rsidRDefault="00B015A0"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23F84CDB" w14:textId="77777777" w:rsidR="00B015A0" w:rsidRDefault="00B015A0"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B015A0">
        <w:rPr>
          <w:b/>
          <w:noProof/>
          <w:sz w:val="24"/>
          <w:szCs w:val="24"/>
          <w:lang w:eastAsia="en-US"/>
        </w:rPr>
        <w:t>42</w:t>
      </w:r>
      <w:r>
        <w:rPr>
          <w:noProof/>
          <w:sz w:val="24"/>
          <w:szCs w:val="24"/>
          <w:lang w:eastAsia="en-US"/>
        </w:rPr>
        <w:t>(10): 538–553. Wiley.</w:t>
      </w:r>
    </w:p>
    <w:p w14:paraId="00E90AFA" w14:textId="77777777" w:rsidR="00B015A0" w:rsidRDefault="00B015A0"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380F6434" w14:textId="77777777" w:rsidR="00B015A0" w:rsidRDefault="00B015A0"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3B63E393" w14:textId="0979A01D" w:rsidR="005C52BF" w:rsidRPr="0024208B" w:rsidRDefault="00B015A0" w:rsidP="005C52BF">
      <w:pPr>
        <w:ind w:left="720" w:hanging="720"/>
        <w:rPr>
          <w:sz w:val="24"/>
          <w:szCs w:val="24"/>
          <w:lang w:eastAsia="en-US"/>
        </w:rPr>
      </w:pPr>
      <w:r>
        <w:rPr>
          <w:noProof/>
          <w:sz w:val="24"/>
          <w:szCs w:val="24"/>
          <w:lang w:eastAsia="en-US"/>
        </w:rPr>
        <w:t xml:space="preserve">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w:t>
      </w:r>
      <w:r>
        <w:rPr>
          <w:noProof/>
          <w:sz w:val="24"/>
          <w:szCs w:val="24"/>
          <w:lang w:eastAsia="en-US"/>
        </w:rPr>
        <w:lastRenderedPageBreak/>
        <w:t>salmon. Science. doi:10.1126/science.abd6951.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bookmarkStart w:id="644" w:name="_Toc64271448"/>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2FE58C63" w14:textId="77777777" w:rsidR="00A03A37" w:rsidRDefault="00A03A37" w:rsidP="00F852E3">
      <w:pPr>
        <w:pStyle w:val="Heading1"/>
        <w:rPr>
          <w:b/>
        </w:rPr>
      </w:pPr>
    </w:p>
    <w:p w14:paraId="0B29674E" w14:textId="77777777" w:rsidR="00A03A37" w:rsidRDefault="00A03A37" w:rsidP="00F852E3">
      <w:pPr>
        <w:pStyle w:val="Heading1"/>
        <w:rPr>
          <w:b/>
        </w:rPr>
      </w:pPr>
    </w:p>
    <w:p w14:paraId="1F98853F" w14:textId="77777777" w:rsidR="00A03A37" w:rsidRDefault="00A03A37" w:rsidP="00F852E3">
      <w:pPr>
        <w:pStyle w:val="Heading1"/>
        <w:rPr>
          <w:b/>
        </w:rPr>
      </w:pPr>
    </w:p>
    <w:p w14:paraId="114012C3" w14:textId="77777777" w:rsidR="00A03A37" w:rsidRDefault="00A03A37" w:rsidP="00F852E3">
      <w:pPr>
        <w:pStyle w:val="Heading1"/>
        <w:rPr>
          <w:b/>
        </w:rPr>
      </w:pPr>
    </w:p>
    <w:p w14:paraId="4C86265D" w14:textId="77777777" w:rsidR="00A03A37" w:rsidRDefault="00A03A37" w:rsidP="00F852E3">
      <w:pPr>
        <w:pStyle w:val="Heading1"/>
        <w:rPr>
          <w:b/>
        </w:rPr>
      </w:pPr>
    </w:p>
    <w:p w14:paraId="053B909C" w14:textId="77777777" w:rsidR="00A03A37" w:rsidRDefault="00A03A37" w:rsidP="00F852E3">
      <w:pPr>
        <w:pStyle w:val="Heading1"/>
        <w:rPr>
          <w:b/>
        </w:rPr>
      </w:pPr>
    </w:p>
    <w:p w14:paraId="67AA45CD" w14:textId="77777777" w:rsidR="00A03A37" w:rsidRDefault="00A03A37" w:rsidP="00F852E3">
      <w:pPr>
        <w:pStyle w:val="Heading1"/>
        <w:rPr>
          <w:b/>
        </w:rPr>
      </w:pPr>
    </w:p>
    <w:p w14:paraId="4B34B8A4" w14:textId="77777777" w:rsidR="00A03A37" w:rsidRDefault="00A03A37" w:rsidP="00F852E3">
      <w:pPr>
        <w:pStyle w:val="Heading1"/>
        <w:rPr>
          <w:b/>
        </w:rPr>
      </w:pPr>
    </w:p>
    <w:p w14:paraId="52DC33FD" w14:textId="77777777" w:rsidR="00A03A37" w:rsidRDefault="00A03A37" w:rsidP="00F852E3">
      <w:pPr>
        <w:pStyle w:val="Heading1"/>
        <w:rPr>
          <w:b/>
        </w:rPr>
      </w:pPr>
    </w:p>
    <w:p w14:paraId="034A4226" w14:textId="77777777" w:rsidR="00A03A37" w:rsidRDefault="00A03A37" w:rsidP="00F852E3">
      <w:pPr>
        <w:pStyle w:val="Heading1"/>
        <w:rPr>
          <w:b/>
        </w:rPr>
      </w:pPr>
    </w:p>
    <w:p w14:paraId="52C13096" w14:textId="77777777" w:rsidR="00A03A37" w:rsidRDefault="00A03A37" w:rsidP="00F852E3">
      <w:pPr>
        <w:pStyle w:val="Heading1"/>
        <w:rPr>
          <w:b/>
        </w:rPr>
      </w:pPr>
    </w:p>
    <w:p w14:paraId="7B84EEB7" w14:textId="77777777" w:rsidR="00A03A37" w:rsidRDefault="00A03A37" w:rsidP="00F852E3">
      <w:pPr>
        <w:pStyle w:val="Heading1"/>
        <w:rPr>
          <w:b/>
        </w:rPr>
      </w:pPr>
    </w:p>
    <w:p w14:paraId="35AAC156" w14:textId="77777777" w:rsidR="00A03A37" w:rsidRDefault="00A03A37" w:rsidP="00F852E3">
      <w:pPr>
        <w:pStyle w:val="Heading1"/>
        <w:rPr>
          <w:b/>
        </w:rPr>
      </w:pPr>
    </w:p>
    <w:p w14:paraId="037BB20F" w14:textId="77777777" w:rsidR="00A03A37" w:rsidRDefault="00A03A37" w:rsidP="00F852E3">
      <w:pPr>
        <w:pStyle w:val="Heading1"/>
        <w:rPr>
          <w:b/>
        </w:rPr>
      </w:pPr>
    </w:p>
    <w:p w14:paraId="390E9A17" w14:textId="77777777"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r w:rsidRPr="003B4EC2">
        <w:rPr>
          <w:b/>
        </w:rPr>
        <w:t xml:space="preserve">appendix a: </w:t>
      </w:r>
      <w:r w:rsidR="00C85CBE">
        <w:rPr>
          <w:b/>
        </w:rPr>
        <w:t>figures</w:t>
      </w:r>
      <w:bookmarkEnd w:id="644"/>
    </w:p>
    <w:p w14:paraId="6392955E" w14:textId="573B4381" w:rsidR="00F852E3" w:rsidRDefault="00665E1E" w:rsidP="00E7447E">
      <w:pPr>
        <w:rPr>
          <w:b/>
          <w:bCs/>
          <w:lang w:eastAsia="en-US"/>
        </w:rPr>
      </w:pPr>
      <w:r>
        <w:rPr>
          <w:noProof/>
          <w:lang w:eastAsia="en-US"/>
        </w:rPr>
        <w:lastRenderedPageBreak/>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645" w:name="_Toc57830637"/>
      <w:bookmarkStart w:id="646"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645"/>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646"/>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3">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647"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647"/>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648"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649"/>
      <w:r>
        <w:rPr>
          <w:sz w:val="24"/>
          <w:szCs w:val="24"/>
        </w:rPr>
        <w:t>values</w:t>
      </w:r>
      <w:commentRangeEnd w:id="649"/>
      <w:r w:rsidR="00FA66A8">
        <w:rPr>
          <w:rStyle w:val="CommentReference"/>
          <w:b w:val="0"/>
          <w:bCs w:val="0"/>
          <w:caps w:val="0"/>
        </w:rPr>
        <w:commentReference w:id="649"/>
      </w:r>
      <w:r w:rsidR="00CA4780">
        <w:rPr>
          <w:sz w:val="24"/>
          <w:szCs w:val="24"/>
        </w:rPr>
        <w:t>.</w:t>
      </w:r>
      <w:bookmarkEnd w:id="648"/>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650"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650"/>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651"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652"/>
      <w:commentRangeStart w:id="653"/>
      <w:r w:rsidRPr="00CA4780">
        <w:rPr>
          <w:sz w:val="24"/>
          <w:szCs w:val="24"/>
        </w:rPr>
        <w:t>values</w:t>
      </w:r>
      <w:commentRangeEnd w:id="652"/>
      <w:r w:rsidR="00FA7176">
        <w:rPr>
          <w:rStyle w:val="CommentReference"/>
          <w:b w:val="0"/>
          <w:bCs w:val="0"/>
          <w:caps w:val="0"/>
        </w:rPr>
        <w:commentReference w:id="652"/>
      </w:r>
      <w:commentRangeEnd w:id="653"/>
      <w:r w:rsidR="00403E31">
        <w:rPr>
          <w:rStyle w:val="CommentReference"/>
          <w:b w:val="0"/>
          <w:bCs w:val="0"/>
          <w:caps w:val="0"/>
        </w:rPr>
        <w:commentReference w:id="653"/>
      </w:r>
      <w:r w:rsidRPr="00CA4780">
        <w:rPr>
          <w:sz w:val="24"/>
          <w:szCs w:val="24"/>
        </w:rPr>
        <w:t>.</w:t>
      </w:r>
      <w:bookmarkEnd w:id="651"/>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654"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654"/>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655" w:name="_Toc64271449"/>
      <w:r w:rsidRPr="003B4EC2">
        <w:rPr>
          <w:b/>
        </w:rPr>
        <w:lastRenderedPageBreak/>
        <w:t>appendix B: Tables</w:t>
      </w:r>
      <w:bookmarkEnd w:id="655"/>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656"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656"/>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proofErr w:type="gramStart"/>
            <w:r w:rsidRPr="007C7454">
              <w:rPr>
                <w:color w:val="000000"/>
                <w:sz w:val="24"/>
                <w:szCs w:val="24"/>
              </w:rPr>
              <w:t>for</w:t>
            </w:r>
            <w:proofErr w:type="gramEnd"/>
            <w:r w:rsidRPr="007C7454">
              <w:rPr>
                <w:color w:val="000000"/>
                <w:sz w:val="24"/>
                <w:szCs w:val="24"/>
              </w:rPr>
              <w:t xml:space="preserve"> aquatic life, fresh water, and </w:t>
            </w:r>
            <w:commentRangeStart w:id="657"/>
            <w:r w:rsidRPr="007C7454">
              <w:rPr>
                <w:color w:val="000000"/>
                <w:sz w:val="24"/>
                <w:szCs w:val="24"/>
              </w:rPr>
              <w:t xml:space="preserve">chronic </w:t>
            </w:r>
            <w:commentRangeEnd w:id="657"/>
            <w:r w:rsidR="00FA7176">
              <w:rPr>
                <w:rStyle w:val="CommentReference"/>
              </w:rPr>
              <w:commentReference w:id="657"/>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658"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659"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59"/>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Lower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 xml:space="preserve">Upper </w:t>
            </w: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Slikok</w:t>
            </w:r>
            <w:proofErr w:type="spellEnd"/>
            <w:r w:rsidRPr="00A756DD">
              <w:rPr>
                <w:rFonts w:asciiTheme="majorHAnsi" w:hAnsiTheme="majorHAnsi" w:cs="Lucia grande"/>
                <w:color w:val="000000"/>
                <w:kern w:val="0"/>
                <w:sz w:val="22"/>
                <w:szCs w:val="22"/>
                <w:lang w:eastAsia="en-US"/>
              </w:rPr>
              <w:t xml:space="preserve">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Swiftwater</w:t>
            </w:r>
            <w:proofErr w:type="spellEnd"/>
            <w:r w:rsidRPr="00A756DD">
              <w:rPr>
                <w:rFonts w:asciiTheme="majorHAnsi" w:hAnsiTheme="majorHAnsi" w:cs="Lucia grande"/>
                <w:color w:val="000000"/>
                <w:kern w:val="0"/>
                <w:sz w:val="22"/>
                <w:szCs w:val="22"/>
                <w:lang w:eastAsia="en-US"/>
              </w:rPr>
              <w:t xml:space="preserve">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proofErr w:type="spellStart"/>
            <w:r w:rsidRPr="00A756DD">
              <w:rPr>
                <w:rFonts w:asciiTheme="majorHAnsi" w:hAnsiTheme="majorHAnsi" w:cs="Lucia grande"/>
                <w:color w:val="000000"/>
                <w:kern w:val="0"/>
                <w:sz w:val="22"/>
                <w:szCs w:val="22"/>
                <w:lang w:eastAsia="en-US"/>
              </w:rPr>
              <w:t>Skilak</w:t>
            </w:r>
            <w:proofErr w:type="spellEnd"/>
            <w:r w:rsidRPr="00A756DD">
              <w:rPr>
                <w:rFonts w:asciiTheme="majorHAnsi" w:hAnsiTheme="majorHAnsi" w:cs="Lucia grande"/>
                <w:color w:val="000000"/>
                <w:kern w:val="0"/>
                <w:sz w:val="22"/>
                <w:szCs w:val="22"/>
                <w:lang w:eastAsia="en-US"/>
              </w:rPr>
              <w:t xml:space="preserve">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proofErr w:type="spellStart"/>
            <w:r w:rsidRPr="00A756DD">
              <w:rPr>
                <w:rFonts w:asciiTheme="majorHAnsi" w:hAnsiTheme="majorHAnsi" w:cs="Calibri"/>
                <w:color w:val="000000"/>
                <w:kern w:val="0"/>
                <w:sz w:val="24"/>
                <w:szCs w:val="24"/>
                <w:lang w:eastAsia="en-US"/>
              </w:rPr>
              <w:t>Mainstem</w:t>
            </w:r>
            <w:proofErr w:type="spellEnd"/>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660"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661"/>
      <w:commentRangeStart w:id="662"/>
      <w:r>
        <w:rPr>
          <w:sz w:val="24"/>
          <w:szCs w:val="24"/>
        </w:rPr>
        <w:t>data.</w:t>
      </w:r>
      <w:bookmarkEnd w:id="660"/>
      <w:commentRangeEnd w:id="661"/>
      <w:r>
        <w:rPr>
          <w:rStyle w:val="CommentReference"/>
          <w:b w:val="0"/>
          <w:bCs w:val="0"/>
          <w:caps w:val="0"/>
        </w:rPr>
        <w:commentReference w:id="661"/>
      </w:r>
      <w:commentRangeEnd w:id="662"/>
      <w:r>
        <w:rPr>
          <w:rStyle w:val="CommentReference"/>
          <w:b w:val="0"/>
          <w:bCs w:val="0"/>
          <w:caps w:val="0"/>
        </w:rPr>
        <w:commentReference w:id="66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63"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664"/>
      <w:commentRangeStart w:id="665"/>
      <w:commentRangeStart w:id="666"/>
      <w:r w:rsidR="00CE1039" w:rsidRPr="00CE1039">
        <w:rPr>
          <w:sz w:val="24"/>
          <w:szCs w:val="24"/>
        </w:rPr>
        <w:t>standards</w:t>
      </w:r>
      <w:commentRangeEnd w:id="664"/>
      <w:r w:rsidR="005E798A">
        <w:rPr>
          <w:rStyle w:val="CommentReference"/>
          <w:b w:val="0"/>
          <w:bCs w:val="0"/>
          <w:caps w:val="0"/>
        </w:rPr>
        <w:commentReference w:id="664"/>
      </w:r>
      <w:commentRangeEnd w:id="665"/>
      <w:r w:rsidR="00FA66A8">
        <w:rPr>
          <w:rStyle w:val="CommentReference"/>
          <w:b w:val="0"/>
          <w:bCs w:val="0"/>
          <w:caps w:val="0"/>
        </w:rPr>
        <w:commentReference w:id="665"/>
      </w:r>
      <w:commentRangeEnd w:id="666"/>
      <w:r w:rsidR="00AC4CEC">
        <w:rPr>
          <w:rStyle w:val="CommentReference"/>
          <w:b w:val="0"/>
          <w:bCs w:val="0"/>
          <w:caps w:val="0"/>
        </w:rPr>
        <w:commentReference w:id="666"/>
      </w:r>
      <w:r w:rsidR="00CE1039">
        <w:rPr>
          <w:sz w:val="24"/>
          <w:szCs w:val="24"/>
        </w:rPr>
        <w:t>.</w:t>
      </w:r>
      <w:bookmarkEnd w:id="663"/>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Lower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xml:space="preserve">Upper </w:t>
            </w: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w:t>
            </w:r>
            <w:proofErr w:type="spellStart"/>
            <w:r w:rsidRPr="00A756DD">
              <w:rPr>
                <w:rFonts w:asciiTheme="majorHAnsi" w:eastAsia="Times New Roman" w:hAnsiTheme="majorHAnsi" w:cs="Calibri"/>
                <w:b/>
                <w:bCs/>
                <w:color w:val="000000"/>
                <w:kern w:val="0"/>
                <w:lang w:eastAsia="en-US"/>
              </w:rPr>
              <w:t>ug</w:t>
            </w:r>
            <w:proofErr w:type="spellEnd"/>
            <w:r w:rsidRPr="00A756DD">
              <w:rPr>
                <w:rFonts w:asciiTheme="majorHAnsi" w:eastAsia="Times New Roman" w:hAnsiTheme="majorHAnsi" w:cs="Calibri"/>
                <w:b/>
                <w:bCs/>
                <w:color w:val="000000"/>
                <w:kern w:val="0"/>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Slikok</w:t>
            </w:r>
            <w:proofErr w:type="spellEnd"/>
            <w:r w:rsidRPr="00FC2849">
              <w:rPr>
                <w:rFonts w:ascii="Arial Narrow" w:eastAsia="Times New Roman" w:hAnsi="Arial Narrow" w:cs="Calibri"/>
                <w:color w:val="000000"/>
                <w:kern w:val="0"/>
                <w:lang w:eastAsia="en-US"/>
              </w:rPr>
              <w:t xml:space="preserve">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proofErr w:type="spellStart"/>
            <w:r w:rsidRPr="006A4C98">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w:t>
            </w:r>
            <w:proofErr w:type="spellStart"/>
            <w:r w:rsidRPr="00B138FF">
              <w:rPr>
                <w:rFonts w:asciiTheme="majorHAnsi" w:eastAsia="Times New Roman" w:hAnsiTheme="majorHAnsi" w:cs="Calibri"/>
                <w:b/>
                <w:bCs/>
                <w:color w:val="000000"/>
                <w:kern w:val="0"/>
                <w:lang w:eastAsia="en-US"/>
              </w:rPr>
              <w:t>ug</w:t>
            </w:r>
            <w:proofErr w:type="spellEnd"/>
            <w:r w:rsidRPr="00B138FF">
              <w:rPr>
                <w:rFonts w:asciiTheme="majorHAnsi" w:eastAsia="Times New Roman" w:hAnsiTheme="majorHAnsi" w:cs="Calibri"/>
                <w:b/>
                <w:bCs/>
                <w:color w:val="000000"/>
                <w:kern w:val="0"/>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Mainstem</w:t>
            </w:r>
            <w:proofErr w:type="spellEnd"/>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667"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668"/>
      <w:commentRangeStart w:id="669"/>
      <w:r w:rsidR="004E2909">
        <w:rPr>
          <w:sz w:val="24"/>
          <w:szCs w:val="24"/>
        </w:rPr>
        <w:t>difference levels</w:t>
      </w:r>
      <w:commentRangeEnd w:id="668"/>
      <w:r w:rsidR="006B24FD">
        <w:rPr>
          <w:rStyle w:val="CommentReference"/>
          <w:b w:val="0"/>
          <w:bCs w:val="0"/>
          <w:caps w:val="0"/>
        </w:rPr>
        <w:commentReference w:id="668"/>
      </w:r>
      <w:commentRangeEnd w:id="669"/>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669"/>
      </w:r>
      <w:r w:rsidR="004E2909">
        <w:rPr>
          <w:sz w:val="24"/>
          <w:szCs w:val="24"/>
        </w:rPr>
        <w:t xml:space="preserve"> of duplicate samples by site and date.</w:t>
      </w:r>
      <w:bookmarkEnd w:id="667"/>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670"/>
                  <w:r w:rsidRPr="009208A1">
                    <w:rPr>
                      <w:rFonts w:ascii="Calibri" w:eastAsia="Times New Roman" w:hAnsi="Calibri" w:cs="Calibri"/>
                      <w:color w:val="000000"/>
                      <w:kern w:val="0"/>
                      <w:sz w:val="22"/>
                      <w:szCs w:val="22"/>
                      <w:lang w:eastAsia="en-US"/>
                    </w:rPr>
                    <w:t>4.06</w:t>
                  </w:r>
                  <w:commentRangeEnd w:id="670"/>
                  <w:r w:rsidR="00E60CF6">
                    <w:rPr>
                      <w:rStyle w:val="CommentReference"/>
                    </w:rPr>
                    <w:commentReference w:id="670"/>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Lower_No_Name_Creek</w:t>
                  </w:r>
                  <w:proofErr w:type="spellEnd"/>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City_of_Kenai_Docks</w:t>
                  </w:r>
                  <w:proofErr w:type="spellEnd"/>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Lower_Slikok_Creek</w:t>
                  </w:r>
                  <w:proofErr w:type="spellEnd"/>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Slikok_Creek_Kenai_River_Confluence</w:t>
                  </w:r>
                  <w:proofErr w:type="spellEnd"/>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Skilak_Lake_Outlet</w:t>
                  </w:r>
                  <w:proofErr w:type="spellEnd"/>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Jims_Landing</w:t>
                  </w:r>
                  <w:proofErr w:type="spellEnd"/>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Upper_No_Name_Creek</w:t>
                  </w:r>
                  <w:proofErr w:type="spellEnd"/>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Upper_Slikok_Creek</w:t>
                  </w:r>
                  <w:proofErr w:type="spellEnd"/>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Upper_Soldotna_Creek</w:t>
                  </w:r>
                  <w:proofErr w:type="spellEnd"/>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Trib</w:t>
                  </w:r>
                  <w:proofErr w:type="spellEnd"/>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proofErr w:type="spellStart"/>
                  <w:r w:rsidRPr="009208A1">
                    <w:rPr>
                      <w:rFonts w:ascii="Calibri" w:eastAsia="Times New Roman" w:hAnsi="Calibri" w:cs="Calibri"/>
                      <w:color w:val="000000"/>
                      <w:kern w:val="0"/>
                      <w:sz w:val="22"/>
                      <w:szCs w:val="22"/>
                      <w:lang w:eastAsia="en-US"/>
                    </w:rPr>
                    <w:t>Upper_Beaver_Creek</w:t>
                  </w:r>
                  <w:proofErr w:type="spellEnd"/>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71"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72"/>
      <w:commentRangeStart w:id="673"/>
      <w:commentRangeStart w:id="674"/>
      <w:r w:rsidR="00E164AF">
        <w:rPr>
          <w:sz w:val="24"/>
          <w:szCs w:val="24"/>
        </w:rPr>
        <w:t>Significant</w:t>
      </w:r>
      <w:commentRangeEnd w:id="672"/>
      <w:r w:rsidR="00E164AF">
        <w:rPr>
          <w:rStyle w:val="CommentReference"/>
          <w:b w:val="0"/>
          <w:bCs w:val="0"/>
          <w:caps w:val="0"/>
        </w:rPr>
        <w:commentReference w:id="672"/>
      </w:r>
      <w:commentRangeEnd w:id="673"/>
      <w:r w:rsidR="006B24FD">
        <w:rPr>
          <w:rStyle w:val="CommentReference"/>
          <w:b w:val="0"/>
          <w:bCs w:val="0"/>
          <w:caps w:val="0"/>
        </w:rPr>
        <w:commentReference w:id="673"/>
      </w:r>
      <w:commentRangeEnd w:id="674"/>
      <w:r w:rsidR="008F5F9A">
        <w:rPr>
          <w:rStyle w:val="CommentReference"/>
          <w:b w:val="0"/>
          <w:bCs w:val="0"/>
          <w:caps w:val="0"/>
        </w:rPr>
        <w:commentReference w:id="674"/>
      </w:r>
      <w:r w:rsidR="00E164AF">
        <w:rPr>
          <w:sz w:val="24"/>
          <w:szCs w:val="24"/>
        </w:rPr>
        <w:t xml:space="preserve"> outliers were removed prior to calculating averages.</w:t>
      </w:r>
      <w:bookmarkEnd w:id="671"/>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00EB2693" w:rsidRPr="00324749">
              <w:rPr>
                <w:rFonts w:asciiTheme="majorHAnsi" w:hAnsiTheme="majorHAnsi"/>
                <w:color w:val="000000"/>
                <w:sz w:val="24"/>
                <w:szCs w:val="24"/>
              </w:rPr>
              <w:t>Slikok</w:t>
            </w:r>
            <w:proofErr w:type="spellEnd"/>
            <w:r w:rsidR="00EB2693"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proofErr w:type="spellStart"/>
            <w:r w:rsidRPr="00324749">
              <w:rPr>
                <w:rFonts w:asciiTheme="majorHAnsi" w:hAnsiTheme="majorHAnsi"/>
                <w:color w:val="000000"/>
                <w:sz w:val="24"/>
                <w:szCs w:val="24"/>
              </w:rPr>
              <w:t>Slikok</w:t>
            </w:r>
            <w:proofErr w:type="spellEnd"/>
            <w:r w:rsidRPr="00324749">
              <w:rPr>
                <w:rFonts w:asciiTheme="majorHAnsi" w:hAnsiTheme="majorHAnsi"/>
                <w:color w:val="000000"/>
                <w:sz w:val="24"/>
                <w:szCs w:val="24"/>
              </w:rPr>
              <w:t xml:space="preserve">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proofErr w:type="spellStart"/>
            <w:r w:rsidRPr="00324749">
              <w:rPr>
                <w:rFonts w:asciiTheme="majorHAnsi" w:hAnsiTheme="majorHAnsi"/>
                <w:color w:val="000000"/>
                <w:sz w:val="24"/>
                <w:szCs w:val="24"/>
              </w:rPr>
              <w:t>Skilak</w:t>
            </w:r>
            <w:proofErr w:type="spellEnd"/>
            <w:r w:rsidRPr="00324749">
              <w:rPr>
                <w:rFonts w:asciiTheme="majorHAnsi" w:hAnsiTheme="majorHAnsi"/>
                <w:color w:val="000000"/>
                <w:sz w:val="24"/>
                <w:szCs w:val="24"/>
              </w:rPr>
              <w:t xml:space="preserve">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038CE105"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CC3C5E" w:rsidRDefault="00CC3C5E">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CC3C5E" w:rsidRDefault="00CC3C5E">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CC3C5E" w:rsidRDefault="00CC3C5E">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CC3C5E" w:rsidRDefault="00CC3C5E">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CC3C5E" w:rsidRDefault="00CC3C5E">
      <w:pPr>
        <w:pStyle w:val="CommentText"/>
      </w:pPr>
      <w:r>
        <w:rPr>
          <w:rStyle w:val="CommentReference"/>
        </w:rPr>
        <w:annotationRef/>
      </w:r>
      <w:r>
        <w:t>Modified text to clarify</w:t>
      </w:r>
    </w:p>
  </w:comment>
  <w:comment w:id="16" w:author="Eldred, Laura" w:date="2020-12-29T11:28:00Z" w:initials="EL">
    <w:p w14:paraId="25EEC855" w14:textId="3421CF22" w:rsidR="00CC3C5E" w:rsidRDefault="00CC3C5E">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7" w:author="Benjamin Meyer" w:date="2021-01-18T07:30:00Z" w:initials="BM">
    <w:p w14:paraId="3CF40963" w14:textId="10F5DB54" w:rsidR="00CC3C5E" w:rsidRDefault="00CC3C5E">
      <w:pPr>
        <w:pStyle w:val="CommentText"/>
      </w:pPr>
      <w:r>
        <w:rPr>
          <w:rStyle w:val="CommentReference"/>
        </w:rPr>
        <w:annotationRef/>
      </w:r>
      <w:r>
        <w:t>Moved sentence</w:t>
      </w:r>
    </w:p>
  </w:comment>
  <w:comment w:id="20" w:author="Apsens, Sarah" w:date="2020-12-28T12:34:00Z" w:initials="ASJ(">
    <w:p w14:paraId="3B23D2CF" w14:textId="37EE3164" w:rsidR="00CC3C5E" w:rsidRDefault="00CC3C5E">
      <w:pPr>
        <w:pStyle w:val="CommentText"/>
      </w:pPr>
      <w:r>
        <w:rPr>
          <w:rStyle w:val="CommentReference"/>
        </w:rPr>
        <w:annotationRef/>
      </w:r>
      <w:r>
        <w:t>Did you look at the acute criterion also?</w:t>
      </w:r>
    </w:p>
  </w:comment>
  <w:comment w:id="21" w:author="Benjamin Meyer" w:date="2021-01-18T07:29:00Z" w:initials="BM">
    <w:p w14:paraId="2EC68EF7" w14:textId="5AEE418A" w:rsidR="00CC3C5E" w:rsidRDefault="00CC3C5E">
      <w:pPr>
        <w:pStyle w:val="CommentText"/>
      </w:pPr>
      <w:r>
        <w:rPr>
          <w:rStyle w:val="CommentReference"/>
        </w:rPr>
        <w:annotationRef/>
      </w:r>
      <w:r>
        <w:t>We assessed only CCC criteria in this report.</w:t>
      </w:r>
    </w:p>
  </w:comment>
  <w:comment w:id="18" w:author="Apsens, Sarah" w:date="2020-12-28T12:10:00Z" w:initials="ASJ(">
    <w:p w14:paraId="504457F9" w14:textId="1FF61085" w:rsidR="00CC3C5E" w:rsidRDefault="00CC3C5E">
      <w:pPr>
        <w:pStyle w:val="CommentText"/>
      </w:pPr>
      <w:r>
        <w:rPr>
          <w:rStyle w:val="CommentReference"/>
        </w:rPr>
        <w:annotationRef/>
      </w:r>
      <w:r>
        <w:t>This is a bit wordy as is</w:t>
      </w:r>
    </w:p>
  </w:comment>
  <w:comment w:id="19" w:author="Benjamin Meyer" w:date="2021-01-18T07:30:00Z" w:initials="BM">
    <w:p w14:paraId="5BF513E4" w14:textId="34E59514" w:rsidR="00CC3C5E" w:rsidRDefault="00CC3C5E">
      <w:pPr>
        <w:pStyle w:val="CommentText"/>
      </w:pPr>
      <w:r>
        <w:rPr>
          <w:rStyle w:val="CommentReference"/>
        </w:rPr>
        <w:annotationRef/>
      </w:r>
      <w:r>
        <w:t>Rephrased</w:t>
      </w:r>
    </w:p>
  </w:comment>
  <w:comment w:id="29" w:author="Apsens, Sarah" w:date="2020-12-30T16:43:00Z" w:initials="ASJ(">
    <w:p w14:paraId="27697F71" w14:textId="3CE85B8D" w:rsidR="00CC3C5E" w:rsidRDefault="00CC3C5E">
      <w:pPr>
        <w:pStyle w:val="CommentText"/>
      </w:pPr>
      <w:r>
        <w:rPr>
          <w:rStyle w:val="CommentReference"/>
        </w:rPr>
        <w:annotationRef/>
      </w:r>
      <w:r>
        <w:t>Just as a reminder, please include a short discussion of the resulting GIS product(s) in the comprehensive final report for this project.</w:t>
      </w:r>
    </w:p>
  </w:comment>
  <w:comment w:id="30" w:author="Benjamin Meyer" w:date="2021-01-18T07:31:00Z" w:initials="BM">
    <w:p w14:paraId="594E4F29" w14:textId="7982EBDC" w:rsidR="00CC3C5E" w:rsidRDefault="00CC3C5E">
      <w:pPr>
        <w:pStyle w:val="CommentText"/>
      </w:pPr>
      <w:r>
        <w:rPr>
          <w:rStyle w:val="CommentReference"/>
        </w:rPr>
        <w:annotationRef/>
      </w:r>
      <w:r>
        <w:t>Will do, report currently in progress</w:t>
      </w:r>
    </w:p>
  </w:comment>
  <w:comment w:id="42" w:author="Apsens, Sarah" w:date="2020-12-30T16:45:00Z" w:initials="ASJ(">
    <w:p w14:paraId="271953A2" w14:textId="7ED2017D" w:rsidR="00CC3C5E" w:rsidRDefault="00CC3C5E">
      <w:pPr>
        <w:pStyle w:val="CommentText"/>
      </w:pPr>
      <w:r>
        <w:rPr>
          <w:rStyle w:val="CommentReference"/>
        </w:rPr>
        <w:annotationRef/>
      </w:r>
      <w:r>
        <w:t>Not sure this is the best solution – was attempting to clarify that the 10 sites were from the Cu and Zn specific project</w:t>
      </w:r>
    </w:p>
  </w:comment>
  <w:comment w:id="43" w:author="Benjamin Meyer" w:date="2021-01-18T07:37:00Z" w:initials="BM">
    <w:p w14:paraId="1160FEEF" w14:textId="66F4C42C" w:rsidR="00CC3C5E" w:rsidRDefault="00CC3C5E">
      <w:pPr>
        <w:pStyle w:val="CommentText"/>
      </w:pPr>
      <w:r>
        <w:rPr>
          <w:rStyle w:val="CommentReference"/>
        </w:rPr>
        <w:annotationRef/>
      </w:r>
      <w:r>
        <w:t>Between all the various data I encountered, there were 10 main stem sites and nine tributary sites</w:t>
      </w:r>
    </w:p>
  </w:comment>
  <w:comment w:id="48" w:author="Benjamin Meyer" w:date="2021-02-22T13:21:00Z" w:initials="BM">
    <w:p w14:paraId="6335C3E8" w14:textId="054BF4BD" w:rsidR="00CC3C5E" w:rsidRDefault="00CC3C5E">
      <w:pPr>
        <w:pStyle w:val="CommentText"/>
      </w:pPr>
      <w:r>
        <w:rPr>
          <w:rStyle w:val="CommentReference"/>
        </w:rPr>
        <w:annotationRef/>
      </w:r>
      <w:r>
        <w:t>The bottles were not capped while still submerged according to Maggie</w:t>
      </w:r>
    </w:p>
  </w:comment>
  <w:comment w:id="50" w:author="Benjamin Meyer" w:date="2021-01-21T06:40:00Z" w:initials="BM">
    <w:p w14:paraId="6A57DE53" w14:textId="5353FAF8" w:rsidR="00CC3C5E" w:rsidRPr="0040381D" w:rsidRDefault="00CC3C5E"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51" w:author="Benjamin Meyer" w:date="2021-02-22T13:20:00Z" w:initials="BM">
    <w:p w14:paraId="713B17F2" w14:textId="643325A3" w:rsidR="00CC3C5E" w:rsidRDefault="00CC3C5E">
      <w:pPr>
        <w:pStyle w:val="CommentText"/>
      </w:pPr>
      <w:r>
        <w:rPr>
          <w:rStyle w:val="CommentReference"/>
        </w:rPr>
        <w:annotationRef/>
      </w:r>
      <w:proofErr w:type="spellStart"/>
      <w:proofErr w:type="gramStart"/>
      <w:r>
        <w:t>dsdsdsdd</w:t>
      </w:r>
      <w:proofErr w:type="spellEnd"/>
      <w:proofErr w:type="gramEnd"/>
    </w:p>
  </w:comment>
  <w:comment w:id="53" w:author="Apsens, Sarah" w:date="2020-12-30T09:42:00Z" w:initials="ASJ(">
    <w:p w14:paraId="23C4788C" w14:textId="2A47D365" w:rsidR="00CC3C5E" w:rsidRDefault="00CC3C5E">
      <w:pPr>
        <w:pStyle w:val="CommentText"/>
      </w:pPr>
      <w:r>
        <w:rPr>
          <w:rStyle w:val="CommentReference"/>
        </w:rPr>
        <w:annotationRef/>
      </w:r>
      <w:r>
        <w:t xml:space="preserve">Was the Ca/Mg analysis run by a different lab (Test America?), if so, please add this information.  </w:t>
      </w:r>
    </w:p>
  </w:comment>
  <w:comment w:id="54" w:author="Benjamin Meyer" w:date="2021-01-21T06:57:00Z" w:initials="BM">
    <w:p w14:paraId="4253AFAB" w14:textId="01885BDC" w:rsidR="00CC3C5E" w:rsidRDefault="00CC3C5E">
      <w:pPr>
        <w:pStyle w:val="CommentText"/>
      </w:pPr>
      <w:r>
        <w:rPr>
          <w:rStyle w:val="CommentReference"/>
        </w:rPr>
        <w:annotationRef/>
      </w:r>
      <w:r>
        <w:t>Added additional lab info</w:t>
      </w:r>
    </w:p>
  </w:comment>
  <w:comment w:id="56" w:author="Apsens, Sarah" w:date="2020-12-30T09:48:00Z" w:initials="ASJ(">
    <w:p w14:paraId="4C67EB2B" w14:textId="115999A9" w:rsidR="00CC3C5E" w:rsidRDefault="00CC3C5E">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57" w:author="Benjamin Meyer" w:date="2021-01-21T07:09:00Z" w:initials="BM">
    <w:p w14:paraId="0CC95098" w14:textId="104F156B" w:rsidR="00CC3C5E" w:rsidRDefault="00CC3C5E">
      <w:pPr>
        <w:pStyle w:val="CommentText"/>
      </w:pPr>
      <w:r>
        <w:rPr>
          <w:rStyle w:val="CommentReference"/>
        </w:rPr>
        <w:annotationRef/>
      </w:r>
      <w:proofErr w:type="gramStart"/>
      <w:r>
        <w:t>cited</w:t>
      </w:r>
      <w:proofErr w:type="gramEnd"/>
    </w:p>
  </w:comment>
  <w:comment w:id="60" w:author="Apsens, Sarah" w:date="2020-12-30T09:55:00Z" w:initials="ASJ(">
    <w:p w14:paraId="35689DD2" w14:textId="2C4D2223" w:rsidR="00CC3C5E" w:rsidRDefault="00CC3C5E">
      <w:pPr>
        <w:pStyle w:val="CommentText"/>
      </w:pPr>
      <w:r>
        <w:rPr>
          <w:rStyle w:val="CommentReference"/>
        </w:rPr>
        <w:annotationRef/>
      </w:r>
      <w:r>
        <w:t xml:space="preserve">Same comment as above, needs proper citation(s). </w:t>
      </w:r>
    </w:p>
  </w:comment>
  <w:comment w:id="61" w:author="Benjamin Meyer" w:date="2021-01-21T07:10:00Z" w:initials="BM">
    <w:p w14:paraId="724EB5EA" w14:textId="17023E25" w:rsidR="00CC3C5E" w:rsidRDefault="00CC3C5E">
      <w:pPr>
        <w:pStyle w:val="CommentText"/>
      </w:pPr>
      <w:r>
        <w:rPr>
          <w:rStyle w:val="CommentReference"/>
        </w:rPr>
        <w:annotationRef/>
      </w:r>
      <w:proofErr w:type="gramStart"/>
      <w:r>
        <w:t>cited</w:t>
      </w:r>
      <w:proofErr w:type="gramEnd"/>
    </w:p>
  </w:comment>
  <w:comment w:id="62" w:author="Apsens, Sarah" w:date="2020-12-30T10:04:00Z" w:initials="ASJ(">
    <w:p w14:paraId="71490C15" w14:textId="2E5EE816" w:rsidR="00CC3C5E" w:rsidRDefault="00CC3C5E">
      <w:pPr>
        <w:pStyle w:val="CommentText"/>
      </w:pPr>
      <w:r>
        <w:rPr>
          <w:rStyle w:val="CommentReference"/>
        </w:rPr>
        <w:annotationRef/>
      </w:r>
      <w:r>
        <w:t>Sample Accuracy and Precision – is really what this is about</w:t>
      </w:r>
    </w:p>
  </w:comment>
  <w:comment w:id="63" w:author="Benjamin Meyer" w:date="2021-01-21T07:38:00Z" w:initials="BM">
    <w:p w14:paraId="4A331AF8" w14:textId="62EA46CB" w:rsidR="00CC3C5E" w:rsidRDefault="00CC3C5E">
      <w:pPr>
        <w:pStyle w:val="CommentText"/>
      </w:pPr>
      <w:r>
        <w:rPr>
          <w:rStyle w:val="CommentReference"/>
        </w:rPr>
        <w:annotationRef/>
      </w:r>
      <w:r>
        <w:t>Changed section title</w:t>
      </w:r>
    </w:p>
  </w:comment>
  <w:comment w:id="68" w:author="Benjamin Meyer" w:date="2021-02-16T17:20:00Z" w:initials="BM">
    <w:p w14:paraId="7DE71F9E" w14:textId="00639F81" w:rsidR="00CC3C5E" w:rsidRDefault="00CC3C5E">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78" w:author="Benjamin Meyer" w:date="2021-01-21T07:18:00Z" w:initials="BM">
    <w:p w14:paraId="7C489B78" w14:textId="0FCE3C00" w:rsidR="00CC3C5E" w:rsidRDefault="00CC3C5E">
      <w:pPr>
        <w:pStyle w:val="CommentText"/>
      </w:pPr>
      <w:r>
        <w:rPr>
          <w:rStyle w:val="CommentReference"/>
        </w:rPr>
        <w:annotationRef/>
      </w:r>
      <w:r>
        <w:t>Rephrased paragraph</w:t>
      </w:r>
    </w:p>
  </w:comment>
  <w:comment w:id="80" w:author="Apsens, Sarah" w:date="2020-12-30T10:07:00Z" w:initials="ASJ(">
    <w:p w14:paraId="53BB0917" w14:textId="04F3E854" w:rsidR="00CC3C5E" w:rsidRDefault="00CC3C5E">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81" w:author="Benjamin Meyer" w:date="2021-01-21T07:38:00Z" w:initials="BM">
    <w:p w14:paraId="1784C868" w14:textId="63397ACA" w:rsidR="00CC3C5E" w:rsidRDefault="00CC3C5E">
      <w:pPr>
        <w:pStyle w:val="CommentText"/>
      </w:pPr>
      <w:r>
        <w:rPr>
          <w:rStyle w:val="CommentReference"/>
        </w:rPr>
        <w:annotationRef/>
      </w:r>
      <w:r>
        <w:t>This was summary table I inherited.  See response to next comment for resolution.</w:t>
      </w:r>
    </w:p>
  </w:comment>
  <w:comment w:id="86" w:author="Apsens, Sarah" w:date="2020-12-28T12:51:00Z" w:initials="ASJ(">
    <w:p w14:paraId="1F9E63E6" w14:textId="08AB29BF" w:rsidR="00CC3C5E" w:rsidRDefault="00CC3C5E">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87" w:author="Benjamin Meyer" w:date="2021-01-21T07:19:00Z" w:initials="BM">
    <w:p w14:paraId="38CE5F9B" w14:textId="77777777" w:rsidR="00CC3C5E" w:rsidRDefault="00CC3C5E">
      <w:pPr>
        <w:pStyle w:val="CommentText"/>
      </w:pPr>
      <w:r>
        <w:rPr>
          <w:rStyle w:val="CommentReference"/>
        </w:rPr>
        <w:annotationRef/>
      </w:r>
    </w:p>
    <w:p w14:paraId="0996270F" w14:textId="65D0AFF0" w:rsidR="00CC3C5E" w:rsidRDefault="00CC3C5E">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CC3C5E" w:rsidRDefault="00CC3C5E">
      <w:pPr>
        <w:pStyle w:val="CommentText"/>
      </w:pPr>
    </w:p>
    <w:p w14:paraId="05677E12" w14:textId="6402A882" w:rsidR="00CC3C5E" w:rsidRDefault="00CC3C5E">
      <w:pPr>
        <w:pStyle w:val="CommentText"/>
      </w:pPr>
      <w:r>
        <w:t>(I look forward to remedying this gap ASAP, but it’s beyond the scope of work for this report).  I presume that’s why the timeframe of 2000 – 2014 was used to create the table though.</w:t>
      </w:r>
    </w:p>
    <w:p w14:paraId="7908D1EA" w14:textId="70DF48FA" w:rsidR="00CC3C5E" w:rsidRDefault="00CC3C5E">
      <w:pPr>
        <w:pStyle w:val="CommentText"/>
      </w:pPr>
    </w:p>
    <w:p w14:paraId="7D57E1CC" w14:textId="0CA3EEAA" w:rsidR="00CC3C5E" w:rsidRDefault="00CC3C5E">
      <w:pPr>
        <w:pStyle w:val="CommentText"/>
      </w:pPr>
      <w:r>
        <w:t>In the meantime, for this report, I have recreated a new table using all Ca/Mg data 2000 – 2019.</w:t>
      </w:r>
    </w:p>
    <w:p w14:paraId="68327065" w14:textId="07A611D6" w:rsidR="00CC3C5E" w:rsidRDefault="00CC3C5E">
      <w:pPr>
        <w:pStyle w:val="CommentText"/>
      </w:pPr>
    </w:p>
    <w:p w14:paraId="0906F538" w14:textId="3FBDBC51" w:rsidR="00CC3C5E" w:rsidRDefault="00CC3C5E">
      <w:pPr>
        <w:pStyle w:val="CommentText"/>
      </w:pPr>
      <w:r>
        <w:t xml:space="preserve">I have created a figure placing the asynchronous hardness values in context of longer-term seasonal averages to gauge the appropriateness of </w:t>
      </w:r>
    </w:p>
    <w:p w14:paraId="36777242" w14:textId="6ED4211F" w:rsidR="00CC3C5E" w:rsidRDefault="00CC3C5E">
      <w:pPr>
        <w:pStyle w:val="CommentText"/>
      </w:pPr>
    </w:p>
    <w:p w14:paraId="5B079354" w14:textId="70852DE9" w:rsidR="00CC3C5E" w:rsidRDefault="00CC3C5E">
      <w:pPr>
        <w:pStyle w:val="CommentText"/>
      </w:pPr>
      <w:r>
        <w:t>See link here for details, or see Table 6 for and Figure X</w:t>
      </w:r>
    </w:p>
  </w:comment>
  <w:comment w:id="104" w:author="Benjamin Meyer" w:date="2021-02-17T15:22:00Z" w:initials="BM">
    <w:p w14:paraId="2527252F" w14:textId="649A31DA" w:rsidR="00CC3C5E" w:rsidRDefault="00CC3C5E">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109" w:author="Benjamin Meyer" w:date="2021-02-19T09:21:00Z" w:initials="BM">
    <w:p w14:paraId="3F8AEE5E" w14:textId="0942BFAE" w:rsidR="00CC3C5E" w:rsidRDefault="00CC3C5E">
      <w:pPr>
        <w:pStyle w:val="CommentText"/>
      </w:pPr>
      <w:r>
        <w:rPr>
          <w:rStyle w:val="CommentReference"/>
        </w:rPr>
        <w:annotationRef/>
      </w:r>
      <w:r>
        <w:t>Modified the language in Mapping section for both Methods and Results to better match the deliverables in our Statement of Work agreement.</w:t>
      </w:r>
    </w:p>
  </w:comment>
  <w:comment w:id="113" w:author="Apsens, Sarah" w:date="2020-12-30T10:12:00Z" w:initials="ASJ(">
    <w:p w14:paraId="4774671F" w14:textId="0DB84A96" w:rsidR="00CC3C5E" w:rsidRDefault="00CC3C5E">
      <w:pPr>
        <w:pStyle w:val="CommentText"/>
      </w:pPr>
      <w:r>
        <w:rPr>
          <w:rStyle w:val="CommentReference"/>
        </w:rPr>
        <w:annotationRef/>
      </w:r>
      <w:r>
        <w:t xml:space="preserve">Add a sentence on next steps – How will the photos be used? </w:t>
      </w:r>
    </w:p>
  </w:comment>
  <w:comment w:id="114" w:author="Apsens, Sarah" w:date="2020-12-30T16:50:00Z" w:initials="ASJ(">
    <w:p w14:paraId="296D48DF" w14:textId="31034587" w:rsidR="00CC3C5E" w:rsidRDefault="00CC3C5E">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115" w:author="Benjamin Meyer" w:date="2021-02-17T15:24:00Z" w:initials="BM">
    <w:p w14:paraId="2EB5F450" w14:textId="33C6B4AD" w:rsidR="00CC3C5E" w:rsidRDefault="00CC3C5E">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CC3C5E" w:rsidRDefault="00CC3C5E">
      <w:pPr>
        <w:pStyle w:val="CommentText"/>
      </w:pPr>
    </w:p>
    <w:p w14:paraId="4C2821FD" w14:textId="6F78BA38" w:rsidR="00CC3C5E" w:rsidRDefault="00CC3C5E">
      <w:pPr>
        <w:pStyle w:val="CommentText"/>
      </w:pPr>
      <w:r>
        <w:t>Possible solution for future use: with ArcGIS Online, it is an option to make some map layers public and others private.</w:t>
      </w:r>
    </w:p>
  </w:comment>
  <w:comment w:id="169" w:author="Benjamin Meyer" w:date="2021-02-18T10:33:00Z" w:initials="BM">
    <w:p w14:paraId="36D04C90" w14:textId="2F413137" w:rsidR="00CC3C5E" w:rsidRDefault="00CC3C5E"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128" w:author="Eldred, Laura" w:date="2020-12-29T11:55:00Z" w:initials="EL">
    <w:p w14:paraId="2BFC99FF" w14:textId="78419910" w:rsidR="00CC3C5E" w:rsidRDefault="00CC3C5E">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129" w:author="Benjamin Meyer" w:date="2021-02-18T10:27:00Z" w:initials="BM">
    <w:p w14:paraId="793431A0" w14:textId="63607331" w:rsidR="00CC3C5E" w:rsidRDefault="00CC3C5E">
      <w:pPr>
        <w:pStyle w:val="CommentText"/>
      </w:pPr>
      <w:r>
        <w:rPr>
          <w:rStyle w:val="CommentReference"/>
        </w:rPr>
        <w:annotationRef/>
      </w:r>
      <w:r>
        <w:t>Modified this paragraph and the above paragraph, hopefully answers the question.</w:t>
      </w:r>
    </w:p>
  </w:comment>
  <w:comment w:id="179" w:author="Benjamin Meyer" w:date="2020-12-01T16:54:00Z" w:initials="BM">
    <w:p w14:paraId="36646A8D" w14:textId="2E635160" w:rsidR="00CC3C5E" w:rsidRDefault="00CC3C5E">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CC3C5E" w:rsidRDefault="00CC3C5E">
      <w:pPr>
        <w:pStyle w:val="CommentText"/>
      </w:pPr>
    </w:p>
    <w:p w14:paraId="57EBC5C0" w14:textId="4DABF334" w:rsidR="00CC3C5E" w:rsidRDefault="00CC3C5E">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CC3C5E" w:rsidRDefault="00CC3C5E">
      <w:pPr>
        <w:pStyle w:val="CommentText"/>
      </w:pPr>
    </w:p>
    <w:p w14:paraId="4922A0DD" w14:textId="4AE88CF0" w:rsidR="00CC3C5E" w:rsidRDefault="00CC3C5E">
      <w:pPr>
        <w:pStyle w:val="CommentText"/>
      </w:pPr>
      <w:r>
        <w:t>Thus In this current report I have instead separated results in to a “Copper” section and a “Zinc” section.</w:t>
      </w:r>
    </w:p>
    <w:p w14:paraId="59C1185F" w14:textId="0E2ABFC4" w:rsidR="00CC3C5E" w:rsidRDefault="00CC3C5E">
      <w:pPr>
        <w:pStyle w:val="CommentText"/>
      </w:pPr>
    </w:p>
    <w:p w14:paraId="190B8771" w14:textId="05C94EFE" w:rsidR="00CC3C5E" w:rsidRDefault="00CC3C5E">
      <w:pPr>
        <w:pStyle w:val="CommentText"/>
      </w:pPr>
      <w:r>
        <w:t xml:space="preserve">Additionally, when two sites exist within a tributary, I have renamed them as either “Upper” or “Lower” (e.g. Lower </w:t>
      </w:r>
      <w:proofErr w:type="spellStart"/>
      <w:r>
        <w:t>Slikok</w:t>
      </w:r>
      <w:proofErr w:type="spellEnd"/>
      <w:r>
        <w:t xml:space="preserve"> Creek)</w:t>
      </w:r>
    </w:p>
  </w:comment>
  <w:comment w:id="180" w:author="Apsens, Sarah" w:date="2020-12-28T17:15:00Z" w:initials="ASJ(">
    <w:p w14:paraId="04899940" w14:textId="77777777" w:rsidR="00CC3C5E" w:rsidRDefault="00CC3C5E">
      <w:pPr>
        <w:pStyle w:val="CommentText"/>
      </w:pPr>
      <w:r>
        <w:rPr>
          <w:rStyle w:val="CommentReference"/>
        </w:rPr>
        <w:annotationRef/>
      </w:r>
      <w:r>
        <w:t xml:space="preserve">The “upper” and “lower” terminology works. </w:t>
      </w:r>
    </w:p>
    <w:p w14:paraId="1088F9BC" w14:textId="77777777" w:rsidR="00CC3C5E" w:rsidRDefault="00CC3C5E">
      <w:pPr>
        <w:pStyle w:val="CommentText"/>
      </w:pPr>
    </w:p>
    <w:p w14:paraId="59D38E93" w14:textId="08F21FF8" w:rsidR="00CC3C5E" w:rsidRDefault="00CC3C5E">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81" w:author="Benjamin Meyer" w:date="2021-02-18T10:34:00Z" w:initials="BM">
    <w:p w14:paraId="5CD06A13" w14:textId="211411B5" w:rsidR="00CC3C5E" w:rsidRDefault="00CC3C5E">
      <w:pPr>
        <w:pStyle w:val="CommentText"/>
      </w:pPr>
      <w:r>
        <w:rPr>
          <w:rStyle w:val="CommentReference"/>
        </w:rPr>
        <w:annotationRef/>
      </w:r>
      <w:r>
        <w:t>Roger; thanks.</w:t>
      </w:r>
    </w:p>
  </w:comment>
  <w:comment w:id="183" w:author="Apsens, Sarah" w:date="2020-12-30T15:03:00Z" w:initials="ASJ(">
    <w:p w14:paraId="52656570" w14:textId="07551E0D" w:rsidR="00CC3C5E" w:rsidRDefault="00CC3C5E">
      <w:pPr>
        <w:pStyle w:val="CommentText"/>
      </w:pPr>
      <w:r>
        <w:rPr>
          <w:rStyle w:val="CommentReference"/>
        </w:rPr>
        <w:annotationRef/>
      </w:r>
      <w:r>
        <w:t xml:space="preserve">Are all these results as dissolved metals? Please state this somewhere. </w:t>
      </w:r>
    </w:p>
  </w:comment>
  <w:comment w:id="184" w:author="Benjamin Meyer" w:date="2021-02-18T09:35:00Z" w:initials="BM">
    <w:p w14:paraId="25DB17E8" w14:textId="6BBEB788" w:rsidR="00CC3C5E" w:rsidRDefault="00CC3C5E">
      <w:pPr>
        <w:pStyle w:val="CommentText"/>
      </w:pPr>
      <w:r>
        <w:rPr>
          <w:rStyle w:val="CommentReference"/>
        </w:rPr>
        <w:annotationRef/>
      </w:r>
      <w:r>
        <w:t>Does reporting results in the mg/L units indicate them as reported in dissolved form?  If not, I included a new sentence.</w:t>
      </w:r>
    </w:p>
  </w:comment>
  <w:comment w:id="202" w:author="Apsens, Sarah" w:date="2020-12-28T12:48:00Z" w:initials="ASJ(">
    <w:p w14:paraId="39EB03F5" w14:textId="504E4C32" w:rsidR="00CC3C5E" w:rsidRDefault="00CC3C5E">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w:t>
      </w:r>
      <w:proofErr w:type="spellStart"/>
      <w:r>
        <w:t>can not</w:t>
      </w:r>
      <w:proofErr w:type="spellEnd"/>
      <w:r>
        <w:t xml:space="preserve"> make management decisions based on a presumption. </w:t>
      </w:r>
    </w:p>
  </w:comment>
  <w:comment w:id="203" w:author="Benjamin Meyer" w:date="2021-02-18T10:53:00Z" w:initials="BM">
    <w:p w14:paraId="3BE3A200" w14:textId="6AB92D7C" w:rsidR="00CC3C5E" w:rsidRDefault="00CC3C5E">
      <w:pPr>
        <w:pStyle w:val="CommentText"/>
      </w:pPr>
      <w:r>
        <w:rPr>
          <w:rStyle w:val="CommentReference"/>
        </w:rPr>
        <w:annotationRef/>
      </w:r>
      <w:r>
        <w:t>Modified paragraph.</w:t>
      </w:r>
    </w:p>
  </w:comment>
  <w:comment w:id="205" w:author="Apsens, Sarah" w:date="2020-12-28T12:52:00Z" w:initials="ASJ(">
    <w:p w14:paraId="1FB74C43" w14:textId="7C78321A" w:rsidR="00CC3C5E" w:rsidRDefault="00CC3C5E">
      <w:pPr>
        <w:pStyle w:val="CommentText"/>
      </w:pPr>
      <w:r>
        <w:rPr>
          <w:rStyle w:val="CommentReference"/>
        </w:rPr>
        <w:annotationRef/>
      </w:r>
      <w:r>
        <w:t>Suggest substituting “elevated” here</w:t>
      </w:r>
    </w:p>
  </w:comment>
  <w:comment w:id="211" w:author="Apsens, Sarah" w:date="2020-12-28T17:13:00Z" w:initials="ASJ(">
    <w:p w14:paraId="19C178D7" w14:textId="022D382D" w:rsidR="00CC3C5E" w:rsidRDefault="00CC3C5E">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212" w:author="Eldred, Laura" w:date="2020-12-29T12:06:00Z" w:initials="EL">
    <w:p w14:paraId="2A2B2F12" w14:textId="451CBF7B" w:rsidR="00CC3C5E" w:rsidRDefault="00CC3C5E">
      <w:pPr>
        <w:pStyle w:val="CommentText"/>
      </w:pPr>
      <w:r>
        <w:rPr>
          <w:rStyle w:val="CommentReference"/>
        </w:rPr>
        <w:annotationRef/>
      </w:r>
      <w:r>
        <w:t>Definitely not arbitrary if using the State Water Quality Criteria 18 AAC 70</w:t>
      </w:r>
    </w:p>
  </w:comment>
  <w:comment w:id="213" w:author="Benjamin Meyer" w:date="2021-01-27T16:52:00Z" w:initials="BM">
    <w:p w14:paraId="1CAAD727" w14:textId="4094127F" w:rsidR="00CC3C5E" w:rsidRDefault="00CC3C5E">
      <w:pPr>
        <w:pStyle w:val="CommentText"/>
      </w:pPr>
      <w:r>
        <w:rPr>
          <w:rStyle w:val="CommentReference"/>
        </w:rPr>
        <w:annotationRef/>
      </w:r>
      <w:r>
        <w:t xml:space="preserve">In referring to the value of 2.5 </w:t>
      </w:r>
      <w:proofErr w:type="spellStart"/>
      <w:r>
        <w:t>ug</w:t>
      </w:r>
      <w:proofErr w:type="spellEnd"/>
      <w:r>
        <w:t xml:space="preserve">/L, I am not referring to any criteria in 18 AAC 70. </w:t>
      </w:r>
    </w:p>
    <w:p w14:paraId="2613797C" w14:textId="77777777" w:rsidR="00CC3C5E" w:rsidRDefault="00CC3C5E">
      <w:pPr>
        <w:pStyle w:val="CommentText"/>
      </w:pPr>
    </w:p>
    <w:p w14:paraId="704DDFDD" w14:textId="27F967E5" w:rsidR="00CC3C5E" w:rsidRDefault="00CC3C5E">
      <w:pPr>
        <w:pStyle w:val="CommentText"/>
      </w:pPr>
      <w:r>
        <w:t>Perhaps the word “arbitrary” inadvertently connotes “not relevant”, which was not my intention.</w:t>
      </w:r>
    </w:p>
    <w:p w14:paraId="2E83DFFA" w14:textId="77777777" w:rsidR="00CC3C5E" w:rsidRDefault="00CC3C5E">
      <w:pPr>
        <w:pStyle w:val="CommentText"/>
      </w:pPr>
    </w:p>
    <w:p w14:paraId="64EFAEFC" w14:textId="3D208E1F" w:rsidR="00CC3C5E" w:rsidRDefault="00CC3C5E">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CC3C5E" w:rsidRDefault="00CC3C5E">
      <w:pPr>
        <w:pStyle w:val="CommentText"/>
      </w:pPr>
    </w:p>
    <w:p w14:paraId="1BD73C66" w14:textId="38281FCD" w:rsidR="00CC3C5E" w:rsidRDefault="00CC3C5E">
      <w:pPr>
        <w:pStyle w:val="CommentText"/>
      </w:pPr>
      <w:r>
        <w:t>Modified paragraph.</w:t>
      </w:r>
    </w:p>
  </w:comment>
  <w:comment w:id="228" w:author="Apsens, Sarah" w:date="2020-12-30T15:12:00Z" w:initials="ASJ(">
    <w:p w14:paraId="65FBA4A5" w14:textId="56948A60" w:rsidR="00CC3C5E" w:rsidRDefault="00CC3C5E">
      <w:pPr>
        <w:pStyle w:val="CommentText"/>
      </w:pPr>
      <w:r>
        <w:rPr>
          <w:rStyle w:val="CommentReference"/>
        </w:rPr>
        <w:annotationRef/>
      </w:r>
      <w:r>
        <w:t>How did you determine what constitutes typical data?</w:t>
      </w:r>
    </w:p>
  </w:comment>
  <w:comment w:id="229" w:author="Benjamin Meyer" w:date="2021-02-18T12:48:00Z" w:initials="BM">
    <w:p w14:paraId="6BF9AB47" w14:textId="384D977B" w:rsidR="00CC3C5E" w:rsidRDefault="00CC3C5E">
      <w:pPr>
        <w:pStyle w:val="CommentText"/>
      </w:pPr>
      <w:r>
        <w:rPr>
          <w:rStyle w:val="CommentReference"/>
        </w:rPr>
        <w:annotationRef/>
      </w:r>
      <w:r>
        <w:t xml:space="preserve">In this new draft, I queried all available Ca and Mg data for each of the two sites and calculated CCC values for each sample event 2014 – 2018.  </w:t>
      </w:r>
      <w:hyperlink r:id="rId2" w:history="1">
        <w:r w:rsidRPr="00023CF2">
          <w:rPr>
            <w:rStyle w:val="Hyperlink"/>
          </w:rPr>
          <w:t>https://rpubs.com/kwf/ca_mg_2020CuZnReport</w:t>
        </w:r>
      </w:hyperlink>
      <w:r>
        <w:t xml:space="preserve"> </w:t>
      </w:r>
    </w:p>
  </w:comment>
  <w:comment w:id="230" w:author="Apsens, Sarah" w:date="2020-12-30T15:14:00Z" w:initials="ASJ(">
    <w:p w14:paraId="1B8D5906" w14:textId="54CCCD46" w:rsidR="00CC3C5E" w:rsidRDefault="00CC3C5E">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236" w:author="Apsens, Sarah" w:date="2020-12-30T11:20:00Z" w:initials="ASJ(">
    <w:p w14:paraId="5D3FD81C" w14:textId="6AEA0CD9" w:rsidR="00CC3C5E" w:rsidRDefault="00CC3C5E">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237" w:author="Benjamin Meyer" w:date="2021-02-18T13:39:00Z" w:initials="BM">
    <w:p w14:paraId="485E133B" w14:textId="7E0877AD" w:rsidR="00CC3C5E" w:rsidRDefault="00CC3C5E">
      <w:pPr>
        <w:pStyle w:val="CommentText"/>
      </w:pPr>
      <w:r>
        <w:rPr>
          <w:rStyle w:val="CommentReference"/>
        </w:rPr>
        <w:annotationRef/>
      </w:r>
      <w:r>
        <w:t>Roger that.  Modified statement accordingly.</w:t>
      </w:r>
    </w:p>
  </w:comment>
  <w:comment w:id="238" w:author="Apsens, Sarah" w:date="2020-12-28T12:58:00Z" w:initials="ASJ(">
    <w:p w14:paraId="6908BD7E" w14:textId="1E941972" w:rsidR="00CC3C5E" w:rsidRDefault="00CC3C5E">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239" w:author="Benjamin Meyer" w:date="2021-02-18T13:52:00Z" w:initials="BM">
    <w:p w14:paraId="2951344A" w14:textId="31F16E33" w:rsidR="00CC3C5E" w:rsidRDefault="00CC3C5E">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47" w:author="Apsens, Sarah" w:date="2020-12-28T12:59:00Z" w:initials="ASJ(">
    <w:p w14:paraId="0C96AFEC" w14:textId="1284B1A5" w:rsidR="00CC3C5E" w:rsidRDefault="00CC3C5E">
      <w:pPr>
        <w:pStyle w:val="CommentText"/>
      </w:pPr>
      <w:r>
        <w:rPr>
          <w:rStyle w:val="CommentReference"/>
        </w:rPr>
        <w:annotationRef/>
      </w:r>
      <w:r>
        <w:t xml:space="preserve">Specific number/percentage of events?  </w:t>
      </w:r>
    </w:p>
  </w:comment>
  <w:comment w:id="248" w:author="Benjamin Meyer" w:date="2021-02-18T15:25:00Z" w:initials="BM">
    <w:p w14:paraId="69BC9D2B" w14:textId="163D502E" w:rsidR="00CC3C5E" w:rsidRDefault="00CC3C5E">
      <w:pPr>
        <w:pStyle w:val="CommentText"/>
      </w:pPr>
      <w:r>
        <w:rPr>
          <w:rStyle w:val="CommentReference"/>
        </w:rPr>
        <w:annotationRef/>
      </w:r>
      <w:r>
        <w:t>Modified sentence</w:t>
      </w:r>
    </w:p>
  </w:comment>
  <w:comment w:id="266" w:author="Benjamin Meyer" w:date="2021-01-27T16:51:00Z" w:initials="BM">
    <w:p w14:paraId="7B961B28" w14:textId="6B0EC0FF" w:rsidR="00CC3C5E" w:rsidRDefault="00CC3C5E">
      <w:pPr>
        <w:pStyle w:val="CommentText"/>
      </w:pPr>
      <w:r>
        <w:rPr>
          <w:rStyle w:val="CommentReference"/>
        </w:rPr>
        <w:annotationRef/>
      </w:r>
      <w:r>
        <w:t>Or interpreted differently</w:t>
      </w:r>
    </w:p>
  </w:comment>
  <w:comment w:id="278" w:author="Benjamin Meyer" w:date="2021-02-18T16:03:00Z" w:initials="BM">
    <w:p w14:paraId="197BB06D" w14:textId="1FA73627" w:rsidR="00CC3C5E" w:rsidRDefault="00CC3C5E">
      <w:pPr>
        <w:pStyle w:val="CommentText"/>
      </w:pPr>
      <w:r>
        <w:rPr>
          <w:rStyle w:val="CommentReference"/>
        </w:rPr>
        <w:annotationRef/>
      </w:r>
      <w:r>
        <w:t>Removed sentence describing detailed attribute table with parcel information.  Task is not described in the work plan (Task #5).</w:t>
      </w:r>
    </w:p>
  </w:comment>
  <w:comment w:id="285" w:author="Eldred, Laura" w:date="2020-12-29T12:51:00Z" w:initials="EL">
    <w:p w14:paraId="2FDBDD3F" w14:textId="1DE19E6A" w:rsidR="00CC3C5E" w:rsidRDefault="00CC3C5E">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86" w:author="Benjamin Meyer" w:date="2021-02-19T09:57:00Z" w:initials="BM">
    <w:p w14:paraId="30D8C47F" w14:textId="4DD9382C" w:rsidR="00CC3C5E" w:rsidRDefault="00CC3C5E">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CC3C5E" w:rsidRDefault="00CC3C5E">
      <w:pPr>
        <w:pStyle w:val="CommentText"/>
      </w:pPr>
    </w:p>
    <w:p w14:paraId="6D2B9EFE" w14:textId="1E19D067" w:rsidR="00CC3C5E" w:rsidRDefault="00CC3C5E">
      <w:pPr>
        <w:pStyle w:val="CommentText"/>
      </w:pPr>
      <w:r>
        <w:t>Also included a sentence in the discussion about some of the caveats Laura describes.</w:t>
      </w:r>
    </w:p>
  </w:comment>
  <w:comment w:id="300" w:author="Eldred, Laura" w:date="2020-12-29T12:50:00Z" w:initials="EL">
    <w:p w14:paraId="0D82BD9E" w14:textId="727C9137" w:rsidR="00CC3C5E" w:rsidRDefault="00CC3C5E">
      <w:pPr>
        <w:pStyle w:val="CommentText"/>
      </w:pPr>
      <w:r>
        <w:rPr>
          <w:rStyle w:val="CommentReference"/>
        </w:rPr>
        <w:annotationRef/>
      </w:r>
      <w:proofErr w:type="gramStart"/>
      <w:r>
        <w:t>when</w:t>
      </w:r>
      <w:proofErr w:type="gramEnd"/>
      <w:r>
        <w:t xml:space="preserve"> is the GIS task deliverables due to DEC?</w:t>
      </w:r>
    </w:p>
  </w:comment>
  <w:comment w:id="301" w:author="Apsens, Sarah" w:date="2020-12-30T11:27:00Z" w:initials="ASJ(">
    <w:p w14:paraId="3A62A726" w14:textId="0E3FAAB3" w:rsidR="00CC3C5E" w:rsidRDefault="00CC3C5E">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302" w:author="Benjamin Meyer" w:date="2021-02-18T16:30:00Z" w:initials="BM">
    <w:p w14:paraId="3EE0EAF0" w14:textId="0CDA5F37" w:rsidR="00CC3C5E" w:rsidRDefault="00CC3C5E">
      <w:pPr>
        <w:pStyle w:val="CommentText"/>
      </w:pPr>
      <w:r>
        <w:rPr>
          <w:rStyle w:val="CommentReference"/>
        </w:rPr>
        <w:annotationRef/>
      </w:r>
      <w:r>
        <w:t>Left text containing the number “2” here so as not to delete this comment thread with relevant dates.</w:t>
      </w:r>
    </w:p>
  </w:comment>
  <w:comment w:id="365" w:author="Eldred, Laura" w:date="2020-12-29T12:57:00Z" w:initials="EL">
    <w:p w14:paraId="19E5B7FB" w14:textId="456A8A1B" w:rsidR="00CC3C5E" w:rsidRDefault="00CC3C5E">
      <w:pPr>
        <w:pStyle w:val="CommentText"/>
      </w:pPr>
      <w:r>
        <w:rPr>
          <w:rStyle w:val="CommentReference"/>
        </w:rPr>
        <w:annotationRef/>
      </w:r>
      <w:proofErr w:type="gramStart"/>
      <w:r>
        <w:t>this</w:t>
      </w:r>
      <w:proofErr w:type="gramEnd"/>
      <w:r>
        <w:t xml:space="preserve"> still confuses me – why would it be an exceedance?</w:t>
      </w:r>
    </w:p>
  </w:comment>
  <w:comment w:id="366" w:author="Apsens, Sarah" w:date="2020-12-30T17:15:00Z" w:initials="ASJ(">
    <w:p w14:paraId="1817E642" w14:textId="2E1D0F2E" w:rsidR="00CC3C5E" w:rsidRDefault="00CC3C5E">
      <w:pPr>
        <w:pStyle w:val="CommentText"/>
      </w:pPr>
      <w:r>
        <w:rPr>
          <w:rStyle w:val="CommentReference"/>
        </w:rPr>
        <w:annotationRef/>
      </w:r>
      <w:r>
        <w:t>Ben – I think the sentence needs more clarification</w:t>
      </w:r>
    </w:p>
  </w:comment>
  <w:comment w:id="367" w:author="Benjamin Meyer" w:date="2021-02-19T11:40:00Z" w:initials="BM">
    <w:p w14:paraId="5915C468" w14:textId="37F99ACC" w:rsidR="00CC3C5E" w:rsidRDefault="00CC3C5E">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CC3C5E" w:rsidRDefault="00CC3C5E">
      <w:pPr>
        <w:pStyle w:val="CommentText"/>
        <w:rPr>
          <w:bCs/>
          <w:sz w:val="24"/>
          <w:szCs w:val="24"/>
        </w:rPr>
      </w:pPr>
    </w:p>
    <w:p w14:paraId="3BF9F26D" w14:textId="2828721C" w:rsidR="00CC3C5E" w:rsidRDefault="00CC3C5E">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CC3C5E" w:rsidRDefault="00CC3C5E">
      <w:pPr>
        <w:pStyle w:val="CommentText"/>
        <w:rPr>
          <w:bCs/>
          <w:sz w:val="24"/>
          <w:szCs w:val="24"/>
        </w:rPr>
      </w:pPr>
    </w:p>
    <w:p w14:paraId="111F525E" w14:textId="36C40822" w:rsidR="00CC3C5E" w:rsidRDefault="00CC3C5E">
      <w:pPr>
        <w:pStyle w:val="CommentText"/>
      </w:pPr>
      <w:r>
        <w:rPr>
          <w:bCs/>
          <w:sz w:val="24"/>
          <w:szCs w:val="24"/>
        </w:rPr>
        <w:t xml:space="preserve">Open for suggestions on how to further clarify, move, or remove this sentence.  Sarah’s edits improved it </w:t>
      </w:r>
    </w:p>
  </w:comment>
  <w:comment w:id="378" w:author="Apsens, Sarah" w:date="2020-12-28T15:06:00Z" w:initials="ASJ(">
    <w:p w14:paraId="58213BF2" w14:textId="4064DD40" w:rsidR="00CC3C5E" w:rsidRDefault="00CC3C5E">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79" w:author="Benjamin Meyer" w:date="2021-02-19T11:48:00Z" w:initials="BM">
    <w:p w14:paraId="60177BC3" w14:textId="2EA10744" w:rsidR="00CC3C5E" w:rsidRDefault="00CC3C5E">
      <w:pPr>
        <w:pStyle w:val="CommentText"/>
      </w:pPr>
      <w:r>
        <w:rPr>
          <w:rStyle w:val="CommentReference"/>
        </w:rPr>
        <w:annotationRef/>
      </w:r>
      <w:r>
        <w:t>Modified sentence.</w:t>
      </w:r>
    </w:p>
  </w:comment>
  <w:comment w:id="388" w:author="Apsens, Sarah" w:date="2020-12-28T15:11:00Z" w:initials="ASJ(">
    <w:p w14:paraId="33081C85" w14:textId="0000953B" w:rsidR="00CC3C5E" w:rsidRDefault="00CC3C5E">
      <w:pPr>
        <w:pStyle w:val="CommentText"/>
      </w:pPr>
      <w:r>
        <w:rPr>
          <w:rStyle w:val="CommentReference"/>
        </w:rPr>
        <w:annotationRef/>
      </w:r>
      <w:r>
        <w:t xml:space="preserve">Have you looked at USGS gage data to identify the timing of freshet? </w:t>
      </w:r>
    </w:p>
  </w:comment>
  <w:comment w:id="389" w:author="Benjamin Meyer" w:date="2021-01-27T16:56:00Z" w:initials="BM">
    <w:p w14:paraId="7C3181CA" w14:textId="5BCBAFFB" w:rsidR="00CC3C5E" w:rsidRDefault="00CC3C5E">
      <w:pPr>
        <w:pStyle w:val="CommentText"/>
      </w:pPr>
      <w:r>
        <w:rPr>
          <w:rStyle w:val="CommentReference"/>
        </w:rPr>
        <w:annotationRef/>
      </w:r>
      <w:r>
        <w:t xml:space="preserve">The 2019 spring freshet looks to be from early April to early May: </w:t>
      </w:r>
      <w:hyperlink r:id="rId3" w:history="1">
        <w:r w:rsidRPr="00601D2C">
          <w:rPr>
            <w:rStyle w:val="Hyperlink"/>
          </w:rPr>
          <w:t>https://nwis.waterdata.usgs.gov/ak/nwis/uv?cb_00060=on&amp;cb_00065=on&amp;format=gif_stats&amp;site_no=15266300&amp;period=&amp;begin_date=2019-01-01&amp;end_date=2019-12-19</w:t>
        </w:r>
      </w:hyperlink>
      <w:r>
        <w:t xml:space="preserve"> </w:t>
      </w:r>
    </w:p>
  </w:comment>
  <w:comment w:id="391" w:author="Apsens, Sarah" w:date="2020-12-28T15:10:00Z" w:initials="ASJ(">
    <w:p w14:paraId="1081B1E3" w14:textId="6C9C2E84" w:rsidR="00CC3C5E" w:rsidRDefault="00CC3C5E">
      <w:pPr>
        <w:pStyle w:val="CommentText"/>
      </w:pPr>
      <w:r>
        <w:rPr>
          <w:rStyle w:val="CommentReference"/>
        </w:rPr>
        <w:annotationRef/>
      </w:r>
      <w:r>
        <w:t xml:space="preserve">Needs clarification – there was spring sampling in 2020 for the ACWA funded project, correct? </w:t>
      </w:r>
    </w:p>
  </w:comment>
  <w:comment w:id="396" w:author="Eldred, Laura" w:date="2020-12-29T12:58:00Z" w:initials="EL">
    <w:p w14:paraId="1CF96B67" w14:textId="77777777" w:rsidR="00CC3C5E" w:rsidRDefault="00CC3C5E"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397" w:author="Benjamin Meyer" w:date="2021-02-19T14:55:00Z" w:initials="BM">
    <w:p w14:paraId="736A0775" w14:textId="1DFEF4E1" w:rsidR="00CC3C5E" w:rsidRDefault="00CC3C5E">
      <w:pPr>
        <w:pStyle w:val="CommentText"/>
      </w:pPr>
      <w:r>
        <w:rPr>
          <w:rStyle w:val="CommentReference"/>
        </w:rPr>
        <w:annotationRef/>
      </w:r>
      <w:proofErr w:type="gramStart"/>
      <w:r>
        <w:t>modified</w:t>
      </w:r>
      <w:proofErr w:type="gramEnd"/>
      <w:r>
        <w:t xml:space="preserve"> paragraph</w:t>
      </w:r>
    </w:p>
  </w:comment>
  <w:comment w:id="408" w:author="Apsens, Sarah" w:date="2020-12-28T15:13:00Z" w:initials="ASJ(">
    <w:p w14:paraId="2D825862" w14:textId="20E0B130" w:rsidR="00CC3C5E" w:rsidRDefault="00CC3C5E">
      <w:pPr>
        <w:pStyle w:val="CommentText"/>
      </w:pPr>
      <w:r>
        <w:rPr>
          <w:rStyle w:val="CommentReference"/>
        </w:rPr>
        <w:annotationRef/>
      </w:r>
      <w:r>
        <w:t xml:space="preserve">What were those trends? E.g., Greater/less than average rainfall? </w:t>
      </w:r>
    </w:p>
  </w:comment>
  <w:comment w:id="409" w:author="Benjamin Meyer" w:date="2021-02-19T14:29:00Z" w:initials="BM">
    <w:p w14:paraId="74BBC8F9" w14:textId="6F8D320E" w:rsidR="00CC3C5E" w:rsidRDefault="00CC3C5E">
      <w:pPr>
        <w:pStyle w:val="CommentText"/>
      </w:pPr>
      <w:r>
        <w:rPr>
          <w:rStyle w:val="CommentReference"/>
        </w:rPr>
        <w:annotationRef/>
      </w:r>
      <w:r>
        <w:t xml:space="preserve">Good question.  Precipitation is pretty variable day-to-day according to </w:t>
      </w:r>
      <w:hyperlink r:id="rId4" w:history="1">
        <w:r w:rsidRPr="00512F8C">
          <w:rPr>
            <w:rStyle w:val="Hyperlink"/>
          </w:rPr>
          <w:t>a quick visualization</w:t>
        </w:r>
        <w:r>
          <w:rPr>
            <w:rStyle w:val="Hyperlink"/>
          </w:rPr>
          <w:t xml:space="preserve"> of daily </w:t>
        </w:r>
        <w:proofErr w:type="spellStart"/>
        <w:r>
          <w:rPr>
            <w:rStyle w:val="Hyperlink"/>
          </w:rPr>
          <w:t>precip</w:t>
        </w:r>
        <w:proofErr w:type="spellEnd"/>
        <w:r w:rsidRPr="00512F8C">
          <w:rPr>
            <w:rStyle w:val="Hyperlink"/>
          </w:rPr>
          <w:t xml:space="preserve"> I did here</w:t>
        </w:r>
      </w:hyperlink>
      <w:r>
        <w:t>.  I don’t actually know if precipitation is involved with explaining these numbers.  I have modified the statement accordingly, and responded to Laura’s comment about creosote pilings as well.</w:t>
      </w:r>
    </w:p>
    <w:p w14:paraId="2C54807A" w14:textId="6B989923" w:rsidR="00CC3C5E" w:rsidRDefault="00CC3C5E">
      <w:pPr>
        <w:pStyle w:val="CommentText"/>
      </w:pPr>
    </w:p>
  </w:comment>
  <w:comment w:id="416" w:author="Apsens, Sarah" w:date="2020-12-30T13:12:00Z" w:initials="ASJ(">
    <w:p w14:paraId="7448FAE2" w14:textId="2692F688" w:rsidR="00CC3C5E" w:rsidRDefault="00CC3C5E">
      <w:pPr>
        <w:pStyle w:val="CommentText"/>
      </w:pPr>
      <w:r>
        <w:rPr>
          <w:rStyle w:val="CommentReference"/>
        </w:rPr>
        <w:annotationRef/>
      </w:r>
      <w:r>
        <w:t xml:space="preserve">Could this sentence (and the sentence at the end of the zinc section) be moved to the Conclusion: From Information to Action section? </w:t>
      </w:r>
    </w:p>
  </w:comment>
  <w:comment w:id="419" w:author="Apsens, Sarah" w:date="2020-12-30T13:14:00Z" w:initials="ASJ(">
    <w:p w14:paraId="6F088C21" w14:textId="0F4BEEE2" w:rsidR="00CC3C5E" w:rsidRDefault="00CC3C5E">
      <w:pPr>
        <w:pStyle w:val="CommentText"/>
      </w:pPr>
      <w:r>
        <w:rPr>
          <w:rStyle w:val="CommentReference"/>
        </w:rPr>
        <w:annotationRef/>
      </w:r>
      <w:r>
        <w:t xml:space="preserve">Same as with Cu, do not count duplicates as they are not independent samples. </w:t>
      </w:r>
    </w:p>
  </w:comment>
  <w:comment w:id="421" w:author="Apsens, Sarah" w:date="2020-12-28T15:15:00Z" w:initials="ASJ(">
    <w:p w14:paraId="66FA2F70" w14:textId="4D65277C" w:rsidR="00CC3C5E" w:rsidRDefault="00CC3C5E">
      <w:pPr>
        <w:pStyle w:val="CommentText"/>
      </w:pPr>
      <w:r>
        <w:rPr>
          <w:rStyle w:val="CommentReference"/>
        </w:rPr>
        <w:annotationRef/>
      </w:r>
      <w:r>
        <w:t xml:space="preserve">Use CCC abbreviation? </w:t>
      </w:r>
    </w:p>
  </w:comment>
  <w:comment w:id="429" w:author="Apsens, Sarah" w:date="2020-12-28T15:23:00Z" w:initials="ASJ(">
    <w:p w14:paraId="72188CAF" w14:textId="10B789F7" w:rsidR="00CC3C5E" w:rsidRDefault="00CC3C5E">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w:t>
      </w:r>
      <w:proofErr w:type="gramStart"/>
      <w:r>
        <w:t>last</w:t>
      </w:r>
      <w:proofErr w:type="gramEnd"/>
      <w:r>
        <w:t xml:space="preserve"> sentence in this paragraph contradicts the opening sentence. </w:t>
      </w:r>
    </w:p>
  </w:comment>
  <w:comment w:id="430" w:author="Benjamin Meyer" w:date="2021-02-19T15:00:00Z" w:initials="BM">
    <w:p w14:paraId="2157FB9B" w14:textId="413FC553" w:rsidR="00CC3C5E" w:rsidRDefault="00CC3C5E">
      <w:pPr>
        <w:pStyle w:val="CommentText"/>
      </w:pPr>
      <w:r>
        <w:rPr>
          <w:rStyle w:val="CommentReference"/>
        </w:rPr>
        <w:annotationRef/>
      </w:r>
      <w:r>
        <w:t>Modified paragraph</w:t>
      </w:r>
    </w:p>
  </w:comment>
  <w:comment w:id="436" w:author="Apsens, Sarah" w:date="2020-12-28T15:18:00Z" w:initials="ASJ(">
    <w:p w14:paraId="6BC159A4" w14:textId="34BE0E27" w:rsidR="00CC3C5E" w:rsidRDefault="00CC3C5E">
      <w:pPr>
        <w:pStyle w:val="CommentText"/>
      </w:pPr>
      <w:r>
        <w:rPr>
          <w:rStyle w:val="CommentReference"/>
        </w:rPr>
        <w:annotationRef/>
      </w:r>
      <w:r>
        <w:t xml:space="preserve">The temporal connection is not made clear in this paragraph. Suggest removing/moving this to the next paragraph. </w:t>
      </w:r>
    </w:p>
  </w:comment>
  <w:comment w:id="437" w:author="Apsens, Sarah" w:date="2020-12-30T11:45:00Z" w:initials="ASJ(">
    <w:p w14:paraId="44D0C959" w14:textId="3835F4D3" w:rsidR="00CC3C5E" w:rsidRDefault="00CC3C5E">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441" w:author="Apsens, Sarah" w:date="2020-12-28T15:22:00Z" w:initials="ASJ(">
    <w:p w14:paraId="61B35354" w14:textId="22A44998" w:rsidR="00CC3C5E" w:rsidRDefault="00CC3C5E">
      <w:pPr>
        <w:pStyle w:val="CommentText"/>
      </w:pPr>
      <w:r>
        <w:rPr>
          <w:rStyle w:val="CommentReference"/>
        </w:rPr>
        <w:annotationRef/>
      </w:r>
      <w:r>
        <w:t xml:space="preserve">Thought this sounded a bit odd as is. </w:t>
      </w:r>
    </w:p>
  </w:comment>
  <w:comment w:id="451" w:author="Apsens, Sarah" w:date="2020-12-30T11:51:00Z" w:initials="ASJ(">
    <w:p w14:paraId="3926ECC4" w14:textId="2BFF5FE4" w:rsidR="00CC3C5E" w:rsidRDefault="00CC3C5E">
      <w:pPr>
        <w:pStyle w:val="CommentText"/>
      </w:pPr>
      <w:r>
        <w:rPr>
          <w:rStyle w:val="CommentReference"/>
        </w:rPr>
        <w:annotationRef/>
      </w:r>
      <w:proofErr w:type="gramStart"/>
      <w:r>
        <w:t>this</w:t>
      </w:r>
      <w:proofErr w:type="gramEnd"/>
      <w:r>
        <w:t xml:space="preserve"> paragraph makes it sound like you’ve already determined the sources. Re-wording recommended, since it’s circumstantial still.</w:t>
      </w:r>
    </w:p>
  </w:comment>
  <w:comment w:id="452" w:author="Benjamin Meyer" w:date="2021-02-19T15:30:00Z" w:initials="BM">
    <w:p w14:paraId="20ABCA29" w14:textId="508D1FA8" w:rsidR="00CC3C5E" w:rsidRDefault="00CC3C5E">
      <w:pPr>
        <w:pStyle w:val="CommentText"/>
      </w:pPr>
      <w:r>
        <w:rPr>
          <w:rStyle w:val="CommentReference"/>
        </w:rPr>
        <w:annotationRef/>
      </w:r>
      <w:r>
        <w:t>Modified paragraph</w:t>
      </w:r>
    </w:p>
  </w:comment>
  <w:comment w:id="483" w:author="Apsens, Sarah" w:date="2020-12-28T15:58:00Z" w:initials="ASJ(">
    <w:p w14:paraId="62E7AAC3" w14:textId="3D3DE834" w:rsidR="00CC3C5E" w:rsidRDefault="00CC3C5E">
      <w:pPr>
        <w:pStyle w:val="CommentText"/>
      </w:pPr>
      <w:r>
        <w:rPr>
          <w:rStyle w:val="CommentReference"/>
        </w:rPr>
        <w:annotationRef/>
      </w:r>
      <w:r>
        <w:t xml:space="preserve">Should reference the project QAPP somewhere in this paragraph as well as the RPD threshold. </w:t>
      </w:r>
    </w:p>
  </w:comment>
  <w:comment w:id="484" w:author="Benjamin Meyer" w:date="2021-02-19T17:04:00Z" w:initials="BM">
    <w:p w14:paraId="0B297355" w14:textId="51C18C38" w:rsidR="00CC3C5E" w:rsidRDefault="00CC3C5E">
      <w:pPr>
        <w:pStyle w:val="CommentText"/>
      </w:pPr>
      <w:r>
        <w:rPr>
          <w:rStyle w:val="CommentReference"/>
        </w:rPr>
        <w:annotationRef/>
      </w:r>
      <w:proofErr w:type="gramStart"/>
      <w:r>
        <w:t>cited</w:t>
      </w:r>
      <w:proofErr w:type="gramEnd"/>
    </w:p>
  </w:comment>
  <w:comment w:id="488" w:author="Eldred, Laura" w:date="2020-12-29T13:07:00Z" w:initials="EL">
    <w:p w14:paraId="1426E72F" w14:textId="6E5CFC2A" w:rsidR="00CC3C5E" w:rsidRDefault="00CC3C5E">
      <w:pPr>
        <w:pStyle w:val="CommentText"/>
      </w:pPr>
      <w:r>
        <w:rPr>
          <w:rStyle w:val="CommentReference"/>
        </w:rPr>
        <w:annotationRef/>
      </w:r>
      <w:r>
        <w:t>at a minimum this data should flagged or not used for now since it does not meet data quality objectives and we don’t know why yet</w:t>
      </w:r>
    </w:p>
  </w:comment>
  <w:comment w:id="489" w:author="Apsens, Sarah" w:date="2020-12-30T17:16:00Z" w:initials="ASJ(">
    <w:p w14:paraId="7A2CC1D6" w14:textId="09A6711B" w:rsidR="00CC3C5E" w:rsidRDefault="00CC3C5E">
      <w:pPr>
        <w:pStyle w:val="CommentText"/>
      </w:pPr>
      <w:r>
        <w:rPr>
          <w:rStyle w:val="CommentReference"/>
        </w:rPr>
        <w:annotationRef/>
      </w:r>
      <w:r>
        <w:t xml:space="preserve">Ben – The above comment is from DECs perspective - we cannot use questionable data to make management decisions.   </w:t>
      </w:r>
    </w:p>
  </w:comment>
  <w:comment w:id="490" w:author="Benjamin Meyer" w:date="2021-02-19T17:04:00Z" w:initials="BM">
    <w:p w14:paraId="36FDA0E7" w14:textId="23AE8419" w:rsidR="00CC3C5E" w:rsidRDefault="00CC3C5E">
      <w:pPr>
        <w:pStyle w:val="CommentText"/>
      </w:pPr>
      <w:r>
        <w:rPr>
          <w:rStyle w:val="CommentReference"/>
        </w:rPr>
        <w:annotationRef/>
      </w:r>
      <w:r>
        <w:t>Agreed.  Modified paragraph.</w:t>
      </w:r>
    </w:p>
  </w:comment>
  <w:comment w:id="491" w:author="Apsens, Sarah" w:date="2020-12-28T15:32:00Z" w:initials="ASJ(">
    <w:p w14:paraId="07AF8809" w14:textId="433D1419" w:rsidR="00CC3C5E" w:rsidRDefault="00CC3C5E">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492" w:author="Benjamin Meyer" w:date="2021-02-19T17:48:00Z" w:initials="BM">
    <w:p w14:paraId="5398969D" w14:textId="04BB1919" w:rsidR="00CC3C5E" w:rsidRDefault="00CC3C5E">
      <w:pPr>
        <w:pStyle w:val="CommentText"/>
      </w:pPr>
      <w:r>
        <w:rPr>
          <w:rStyle w:val="CommentReference"/>
        </w:rPr>
        <w:annotationRef/>
      </w:r>
      <w:r>
        <w:t>Modified paragraph</w:t>
      </w:r>
    </w:p>
  </w:comment>
  <w:comment w:id="500" w:author="Eldred, Laura" w:date="2020-12-29T13:17:00Z" w:initials="EL">
    <w:p w14:paraId="760F86D1" w14:textId="79E5664B" w:rsidR="00CC3C5E" w:rsidRDefault="00CC3C5E">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506" w:author="Apsens, Sarah" w:date="2020-12-28T16:13:00Z" w:initials="ASJ(">
    <w:p w14:paraId="08342BFA" w14:textId="662700BC" w:rsidR="00CC3C5E" w:rsidRDefault="00CC3C5E">
      <w:pPr>
        <w:pStyle w:val="CommentText"/>
      </w:pPr>
      <w:r>
        <w:rPr>
          <w:rStyle w:val="CommentReference"/>
        </w:rPr>
        <w:annotationRef/>
      </w:r>
      <w:r>
        <w:t xml:space="preserve">Start new paragraph? </w:t>
      </w:r>
    </w:p>
  </w:comment>
  <w:comment w:id="509" w:author="Apsens, Sarah" w:date="2020-12-28T16:10:00Z" w:initials="ASJ(">
    <w:p w14:paraId="0B01DD99" w14:textId="25494DA3" w:rsidR="00CC3C5E" w:rsidRDefault="00CC3C5E">
      <w:pPr>
        <w:pStyle w:val="CommentText"/>
      </w:pPr>
      <w:r>
        <w:rPr>
          <w:rStyle w:val="CommentReference"/>
        </w:rPr>
        <w:annotationRef/>
      </w:r>
      <w:r>
        <w:t>Re-word, not sure what’s being said</w:t>
      </w:r>
    </w:p>
  </w:comment>
  <w:comment w:id="510" w:author="Benjamin Meyer" w:date="2021-02-19T17:50:00Z" w:initials="BM">
    <w:p w14:paraId="3BB0D040" w14:textId="604855EB" w:rsidR="00CC3C5E" w:rsidRDefault="00CC3C5E">
      <w:pPr>
        <w:pStyle w:val="CommentText"/>
      </w:pPr>
      <w:r>
        <w:rPr>
          <w:rStyle w:val="CommentReference"/>
        </w:rPr>
        <w:annotationRef/>
      </w:r>
      <w:r>
        <w:t>Typo on my end.  Modified sentence.</w:t>
      </w:r>
    </w:p>
  </w:comment>
  <w:comment w:id="513" w:author="Apsens, Sarah" w:date="2020-12-28T16:13:00Z" w:initials="ASJ(">
    <w:p w14:paraId="015410B4" w14:textId="5648E7F0" w:rsidR="00CC3C5E" w:rsidRDefault="00CC3C5E">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514" w:author="Benjamin Meyer" w:date="2021-02-19T18:12:00Z" w:initials="BM">
    <w:p w14:paraId="7A4A88A8" w14:textId="625A9BF4" w:rsidR="00CC3C5E" w:rsidRDefault="00CC3C5E">
      <w:pPr>
        <w:pStyle w:val="CommentText"/>
      </w:pPr>
      <w:r>
        <w:rPr>
          <w:rStyle w:val="CommentReference"/>
        </w:rPr>
        <w:annotationRef/>
      </w:r>
      <w:r>
        <w:t>Modified sentence.</w:t>
      </w:r>
    </w:p>
  </w:comment>
  <w:comment w:id="521" w:author="Eldred, Laura" w:date="2020-12-29T13:09:00Z" w:initials="EL">
    <w:p w14:paraId="0F267779" w14:textId="644AD8D8" w:rsidR="00CC3C5E" w:rsidRDefault="00CC3C5E">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522" w:author="Benjamin Meyer" w:date="2021-02-19T18:21:00Z" w:initials="BM">
    <w:p w14:paraId="6366026A" w14:textId="6839B822" w:rsidR="00CC3C5E" w:rsidRDefault="00CC3C5E">
      <w:pPr>
        <w:pStyle w:val="CommentText"/>
      </w:pPr>
      <w:r>
        <w:rPr>
          <w:rStyle w:val="CommentReference"/>
        </w:rPr>
        <w:annotationRef/>
      </w:r>
      <w:r>
        <w:t xml:space="preserve">Thanks Laura, these are great ideas.  We are aspiring to do an analysis of complete data 2000 – 2020 to examine just these sorts of questions and trends.  I will keep this idea in mind if we get the chance to do that project. </w:t>
      </w:r>
    </w:p>
  </w:comment>
  <w:comment w:id="524" w:author="Apsens, Sarah" w:date="2020-12-28T16:18:00Z" w:initials="ASJ(">
    <w:p w14:paraId="65D15C5D" w14:textId="740E821F" w:rsidR="00CC3C5E" w:rsidRDefault="00CC3C5E">
      <w:pPr>
        <w:pStyle w:val="CommentText"/>
      </w:pPr>
      <w:r>
        <w:rPr>
          <w:rStyle w:val="CommentReference"/>
        </w:rPr>
        <w:annotationRef/>
      </w:r>
      <w:r>
        <w:t xml:space="preserve">This would be great! </w:t>
      </w:r>
    </w:p>
  </w:comment>
  <w:comment w:id="525" w:author="Eldred, Laura" w:date="2020-12-29T13:12:00Z" w:initials="EL">
    <w:p w14:paraId="266DBA46" w14:textId="1B5A19AD" w:rsidR="00CC3C5E" w:rsidRDefault="00CC3C5E">
      <w:pPr>
        <w:pStyle w:val="CommentText"/>
      </w:pPr>
      <w:r>
        <w:rPr>
          <w:rStyle w:val="CommentReference"/>
        </w:rPr>
        <w:annotationRef/>
      </w:r>
      <w:proofErr w:type="gramStart"/>
      <w:r>
        <w:t>has</w:t>
      </w:r>
      <w:proofErr w:type="gramEnd"/>
      <w:r>
        <w:t xml:space="preserve"> this been done? If not please clarify in the paragraph that it could provide info if completed</w:t>
      </w:r>
    </w:p>
  </w:comment>
  <w:comment w:id="526" w:author="Benjamin Meyer" w:date="2021-02-19T19:04:00Z" w:initials="BM">
    <w:p w14:paraId="78206881" w14:textId="63BC527F" w:rsidR="00CC3C5E" w:rsidRDefault="00CC3C5E">
      <w:pPr>
        <w:pStyle w:val="CommentText"/>
      </w:pPr>
      <w:r>
        <w:rPr>
          <w:rStyle w:val="CommentReference"/>
        </w:rPr>
        <w:annotationRef/>
      </w:r>
      <w:r>
        <w:t>This type of study has not yet been performed.</w:t>
      </w:r>
    </w:p>
  </w:comment>
  <w:comment w:id="534" w:author="Apsens, Sarah" w:date="2020-12-28T16:25:00Z" w:initials="ASJ(">
    <w:p w14:paraId="43BBC0DB" w14:textId="77777777" w:rsidR="00CC3C5E" w:rsidRDefault="00CC3C5E"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535" w:author="Benjamin Meyer" w:date="2021-02-19T19:07:00Z" w:initials="BM">
    <w:p w14:paraId="14E26EFF" w14:textId="77777777" w:rsidR="00CC3C5E" w:rsidRDefault="00CC3C5E" w:rsidP="004E3621">
      <w:pPr>
        <w:pStyle w:val="CommentText"/>
      </w:pPr>
      <w:r>
        <w:rPr>
          <w:rStyle w:val="CommentReference"/>
        </w:rPr>
        <w:annotationRef/>
      </w:r>
      <w:r>
        <w:t>Note to self; perform if time allows.</w:t>
      </w:r>
    </w:p>
  </w:comment>
  <w:comment w:id="543" w:author="Apsens, Sarah" w:date="2020-12-30T13:21:00Z" w:initials="ASJ(">
    <w:p w14:paraId="4DC8F385" w14:textId="77777777" w:rsidR="00CC3C5E" w:rsidRDefault="00CC3C5E"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544" w:author="Benjamin Meyer" w:date="2021-02-19T19:17:00Z" w:initials="BM">
    <w:p w14:paraId="313308B6" w14:textId="77777777" w:rsidR="00CC3C5E" w:rsidRDefault="00CC3C5E"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547" w:author="Benjamin Meyer" w:date="2021-02-19T19:18:00Z" w:initials="BM">
    <w:p w14:paraId="0DE20E54" w14:textId="77777777" w:rsidR="00CC3C5E" w:rsidRDefault="00CC3C5E" w:rsidP="004E3621">
      <w:pPr>
        <w:pStyle w:val="CommentText"/>
      </w:pPr>
      <w:r>
        <w:rPr>
          <w:rStyle w:val="CommentReference"/>
        </w:rPr>
        <w:annotationRef/>
      </w:r>
      <w:r>
        <w:t>I would be fine with removing this paragraph if reads as too oriented towards conjecture.</w:t>
      </w:r>
    </w:p>
  </w:comment>
  <w:comment w:id="550" w:author="Eldred, Laura" w:date="2020-12-29T13:15:00Z" w:initials="EL">
    <w:p w14:paraId="3BF9EC74" w14:textId="1FC8D13B" w:rsidR="00CC3C5E" w:rsidRDefault="00CC3C5E">
      <w:pPr>
        <w:pStyle w:val="CommentText"/>
      </w:pPr>
      <w:r>
        <w:rPr>
          <w:rStyle w:val="CommentReference"/>
        </w:rPr>
        <w:annotationRef/>
      </w:r>
      <w:proofErr w:type="gramStart"/>
      <w:r>
        <w:t>this</w:t>
      </w:r>
      <w:proofErr w:type="gramEnd"/>
      <w:r>
        <w:t xml:space="preserve"> paragraph may fit better under recommendations section</w:t>
      </w:r>
    </w:p>
  </w:comment>
  <w:comment w:id="551" w:author="Apsens, Sarah" w:date="2020-12-30T13:25:00Z" w:initials="ASJ(">
    <w:p w14:paraId="49734EC8" w14:textId="4F1B8497" w:rsidR="00CC3C5E" w:rsidRDefault="00CC3C5E">
      <w:pPr>
        <w:pStyle w:val="CommentText"/>
      </w:pPr>
      <w:r>
        <w:rPr>
          <w:rStyle w:val="CommentReference"/>
        </w:rPr>
        <w:annotationRef/>
      </w:r>
      <w:r>
        <w:t>Agreed</w:t>
      </w:r>
    </w:p>
  </w:comment>
  <w:comment w:id="552" w:author="Benjamin Meyer" w:date="2021-02-19T19:19:00Z" w:initials="BM">
    <w:p w14:paraId="69344187" w14:textId="68DB8D82" w:rsidR="00CC3C5E" w:rsidRDefault="00CC3C5E">
      <w:pPr>
        <w:pStyle w:val="CommentText"/>
      </w:pPr>
      <w:r>
        <w:rPr>
          <w:rStyle w:val="CommentReference"/>
        </w:rPr>
        <w:annotationRef/>
      </w:r>
      <w:r>
        <w:rPr>
          <w:rStyle w:val="CommentReference"/>
        </w:rPr>
        <w:t>Moved paragraph to new section.</w:t>
      </w:r>
    </w:p>
  </w:comment>
  <w:comment w:id="553" w:author="Apsens, Sarah" w:date="2020-12-28T16:28:00Z" w:initials="ASJ(">
    <w:p w14:paraId="25D6FA45" w14:textId="750B95AE" w:rsidR="00CC3C5E" w:rsidRDefault="00CC3C5E">
      <w:pPr>
        <w:pStyle w:val="CommentText"/>
      </w:pPr>
      <w:r>
        <w:rPr>
          <w:rStyle w:val="CommentReference"/>
        </w:rPr>
        <w:annotationRef/>
      </w:r>
      <w:r>
        <w:t xml:space="preserve">Cool idea/I like it – how would you select said site? </w:t>
      </w:r>
    </w:p>
  </w:comment>
  <w:comment w:id="554" w:author="Benjamin Meyer" w:date="2021-02-19T19:42:00Z" w:initials="BM">
    <w:p w14:paraId="52775C0B" w14:textId="58D2EDC4" w:rsidR="00CC3C5E" w:rsidRDefault="00CC3C5E">
      <w:pPr>
        <w:pStyle w:val="CommentText"/>
      </w:pPr>
      <w:r>
        <w:rPr>
          <w:rStyle w:val="CommentReference"/>
        </w:rPr>
        <w:annotationRef/>
      </w:r>
      <w:r>
        <w:t>To begin, I would examine all available 2000 – present data and see where exceedances are occurring most regularly. Once this subset of potential sites is identified, I would choose a site or sites based on logistical realities of being able easily access it throughout the year.</w:t>
      </w:r>
    </w:p>
  </w:comment>
  <w:comment w:id="557" w:author="Apsens, Sarah" w:date="2020-12-28T16:29:00Z" w:initials="ASJ(">
    <w:p w14:paraId="587A341D" w14:textId="3106D05B" w:rsidR="00CC3C5E" w:rsidRDefault="00CC3C5E">
      <w:pPr>
        <w:pStyle w:val="CommentText"/>
      </w:pPr>
      <w:r>
        <w:rPr>
          <w:rStyle w:val="CommentReference"/>
        </w:rPr>
        <w:annotationRef/>
      </w:r>
      <w:r>
        <w:t>Could be a great option for long-term monitoring but would still need occasional grab samples for assessment against state WQ criteria.</w:t>
      </w:r>
    </w:p>
  </w:comment>
  <w:comment w:id="558" w:author="Benjamin Meyer" w:date="2021-02-19T19:26:00Z" w:initials="BM">
    <w:p w14:paraId="5178B88A" w14:textId="142AB9BA" w:rsidR="00CC3C5E" w:rsidRDefault="00CC3C5E">
      <w:pPr>
        <w:pStyle w:val="CommentText"/>
      </w:pPr>
      <w:r>
        <w:rPr>
          <w:rStyle w:val="CommentReference"/>
        </w:rPr>
        <w:annotationRef/>
      </w:r>
      <w:r>
        <w:t>Agreed.</w:t>
      </w:r>
    </w:p>
  </w:comment>
  <w:comment w:id="559" w:author="Apsens, Sarah" w:date="2020-12-28T16:31:00Z" w:initials="ASJ(">
    <w:p w14:paraId="01677580" w14:textId="552AA504" w:rsidR="00CC3C5E" w:rsidRDefault="00CC3C5E">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560" w:author="Benjamin Meyer" w:date="2021-02-19T19:09:00Z" w:initials="BM">
    <w:p w14:paraId="4CEA0D10" w14:textId="76D95C78" w:rsidR="00CC3C5E" w:rsidRDefault="00CC3C5E">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5"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 as funding permits.</w:t>
      </w:r>
    </w:p>
  </w:comment>
  <w:comment w:id="582" w:author="Eldred, Laura" w:date="2020-12-29T13:18:00Z" w:initials="EL">
    <w:p w14:paraId="2B068550" w14:textId="0441F34D" w:rsidR="00CC3C5E" w:rsidRDefault="00CC3C5E">
      <w:pPr>
        <w:pStyle w:val="CommentText"/>
      </w:pPr>
      <w:r>
        <w:rPr>
          <w:rStyle w:val="CommentReference"/>
        </w:rPr>
        <w:annotationRef/>
      </w:r>
      <w:proofErr w:type="gramStart"/>
      <w:r>
        <w:t>will</w:t>
      </w:r>
      <w:proofErr w:type="gramEnd"/>
      <w:r>
        <w:t xml:space="preserve"> it provide any ranking of priority sites to examine further?</w:t>
      </w:r>
    </w:p>
  </w:comment>
  <w:comment w:id="583" w:author="Apsens, Sarah" w:date="2020-12-30T17:07:00Z" w:initials="ASJ(">
    <w:p w14:paraId="1477FDF3" w14:textId="37915B47" w:rsidR="00CC3C5E" w:rsidRDefault="00CC3C5E">
      <w:pPr>
        <w:pStyle w:val="CommentText"/>
      </w:pPr>
      <w:r>
        <w:rPr>
          <w:rStyle w:val="CommentReference"/>
        </w:rPr>
        <w:annotationRef/>
      </w:r>
      <w:r>
        <w:t xml:space="preserve">Ben – Incorporating some sort of prioritization tool in the mapping product could be really useful. </w:t>
      </w:r>
    </w:p>
  </w:comment>
  <w:comment w:id="584" w:author="Benjamin Meyer" w:date="2021-02-19T19:45:00Z" w:initials="BM">
    <w:p w14:paraId="171D6922" w14:textId="69412BCD" w:rsidR="00CC3C5E" w:rsidRDefault="00CC3C5E">
      <w:pPr>
        <w:pStyle w:val="CommentText"/>
      </w:pPr>
      <w:r>
        <w:rPr>
          <w:rStyle w:val="CommentReference"/>
        </w:rPr>
        <w:annotationRef/>
      </w:r>
      <w:r>
        <w:t>Agreed.  Creation of a prioritization tool is not something described in the statement of work for this current project, but much of the data that would be needed to create such a tool is now available.</w:t>
      </w:r>
    </w:p>
  </w:comment>
  <w:comment w:id="601" w:author="Apsens, Sarah" w:date="2020-12-28T16:35:00Z" w:initials="ASJ(">
    <w:p w14:paraId="60097FCA" w14:textId="2FB569F8" w:rsidR="00CC3C5E" w:rsidRDefault="00CC3C5E">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602" w:author="Eldred, Laura" w:date="2020-12-29T13:19:00Z" w:initials="EL">
    <w:p w14:paraId="711F8199" w14:textId="1EB5BA53" w:rsidR="00CC3C5E" w:rsidRDefault="00CC3C5E">
      <w:pPr>
        <w:pStyle w:val="CommentText"/>
      </w:pPr>
      <w:r>
        <w:rPr>
          <w:rStyle w:val="CommentReference"/>
        </w:rPr>
        <w:annotationRef/>
      </w:r>
      <w:proofErr w:type="gramStart"/>
      <w:r>
        <w:t>or</w:t>
      </w:r>
      <w:proofErr w:type="gramEnd"/>
      <w:r>
        <w:t xml:space="preserve"> even drone technology</w:t>
      </w:r>
    </w:p>
  </w:comment>
  <w:comment w:id="603" w:author="Benjamin Meyer" w:date="2021-04-15T18:55:00Z" w:initials="BM">
    <w:p w14:paraId="1DA15DE0" w14:textId="5753685F" w:rsidR="0017102C" w:rsidRDefault="0017102C">
      <w:pPr>
        <w:pStyle w:val="CommentText"/>
      </w:pPr>
      <w:r>
        <w:rPr>
          <w:rStyle w:val="CommentReference"/>
        </w:rPr>
        <w:annotationRef/>
      </w:r>
      <w:proofErr w:type="gramStart"/>
      <w:r>
        <w:t>good</w:t>
      </w:r>
      <w:proofErr w:type="gramEnd"/>
      <w:r>
        <w:t xml:space="preserve"> points; suggest these as options also</w:t>
      </w:r>
    </w:p>
  </w:comment>
  <w:comment w:id="607" w:author="Eldred, Laura" w:date="2020-12-29T13:20:00Z" w:initials="EL">
    <w:p w14:paraId="3CB9C224" w14:textId="513AEDAC" w:rsidR="00CC3C5E" w:rsidRDefault="00CC3C5E">
      <w:pPr>
        <w:pStyle w:val="CommentText"/>
      </w:pPr>
      <w:r>
        <w:rPr>
          <w:rStyle w:val="CommentReference"/>
        </w:rPr>
        <w:annotationRef/>
      </w:r>
      <w:proofErr w:type="gramStart"/>
      <w:r>
        <w:t>once</w:t>
      </w:r>
      <w:proofErr w:type="gramEnd"/>
      <w:r>
        <w:t xml:space="preserv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609" w:author="Apsens, Sarah" w:date="2020-12-28T16:44:00Z" w:initials="ASJ(">
    <w:p w14:paraId="14E4E668" w14:textId="17DF8500" w:rsidR="00CC3C5E" w:rsidRDefault="00CC3C5E">
      <w:pPr>
        <w:pStyle w:val="CommentText"/>
      </w:pPr>
      <w:r>
        <w:rPr>
          <w:rStyle w:val="CommentReference"/>
        </w:rPr>
        <w:annotationRef/>
      </w:r>
      <w:r>
        <w:t>Yes, we need a proper (and statistically rigorous) trend analysis of Cu and Zn over time</w:t>
      </w:r>
    </w:p>
  </w:comment>
  <w:comment w:id="610" w:author="Eldred, Laura" w:date="2020-12-29T13:24:00Z" w:initials="EL">
    <w:p w14:paraId="1D1288A5" w14:textId="6AB4B037" w:rsidR="00CC3C5E" w:rsidRDefault="00CC3C5E">
      <w:pPr>
        <w:pStyle w:val="CommentText"/>
      </w:pPr>
      <w:r>
        <w:rPr>
          <w:rStyle w:val="CommentReference"/>
        </w:rPr>
        <w:annotationRef/>
      </w:r>
      <w:proofErr w:type="gramStart"/>
      <w:r>
        <w:t>in</w:t>
      </w:r>
      <w:proofErr w:type="gramEnd"/>
      <w:r>
        <w:t xml:space="preserve"> our regulatory world “point” often equates to “pipe” and I don’t think that’s what you mean here so I suggested using “discrete”</w:t>
      </w:r>
    </w:p>
  </w:comment>
  <w:comment w:id="614" w:author="Apsens, Sarah" w:date="2020-12-28T16:46:00Z" w:initials="ASJ(">
    <w:p w14:paraId="42A9DACD" w14:textId="647B978F" w:rsidR="00CC3C5E" w:rsidRDefault="00CC3C5E">
      <w:pPr>
        <w:pStyle w:val="CommentText"/>
      </w:pPr>
      <w:r>
        <w:rPr>
          <w:rStyle w:val="CommentReference"/>
        </w:rPr>
        <w:annotationRef/>
      </w:r>
      <w:r>
        <w:t>Under ice sampling?</w:t>
      </w:r>
    </w:p>
  </w:comment>
  <w:comment w:id="624" w:author="Apsens, Sarah" w:date="2020-12-30T14:28:00Z" w:initials="ASJ(">
    <w:p w14:paraId="1153BF9D" w14:textId="3458EA67" w:rsidR="00CC3C5E" w:rsidRDefault="00CC3C5E">
      <w:pPr>
        <w:pStyle w:val="CommentText"/>
      </w:pPr>
      <w:r>
        <w:rPr>
          <w:rStyle w:val="CommentReference"/>
        </w:rPr>
        <w:annotationRef/>
      </w:r>
      <w:r>
        <w:t xml:space="preserve">Ideally GIS mapping tool will aid in prioritization of potential GI sites </w:t>
      </w:r>
    </w:p>
  </w:comment>
  <w:comment w:id="633" w:author="Apsens, Sarah" w:date="2020-12-30T13:12:00Z" w:initials="ASJ(">
    <w:p w14:paraId="53FA9A17" w14:textId="77777777" w:rsidR="00CC3C5E" w:rsidRDefault="00CC3C5E"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649" w:author="Apsens, Sarah" w:date="2020-12-30T17:09:00Z" w:initials="ASJ(">
    <w:p w14:paraId="0AD09313" w14:textId="43846193" w:rsidR="00CC3C5E" w:rsidRDefault="00CC3C5E">
      <w:pPr>
        <w:pStyle w:val="CommentText"/>
      </w:pPr>
      <w:r>
        <w:rPr>
          <w:rStyle w:val="CommentReference"/>
        </w:rPr>
        <w:annotationRef/>
      </w:r>
      <w:r>
        <w:t xml:space="preserve">Nice job on the graphs. I like this format a lot. </w:t>
      </w:r>
    </w:p>
  </w:comment>
  <w:comment w:id="652" w:author="Apsens, Sarah" w:date="2020-12-28T16:51:00Z" w:initials="ASJ(">
    <w:p w14:paraId="47630821" w14:textId="544B7439" w:rsidR="00CC3C5E" w:rsidRDefault="00CC3C5E">
      <w:pPr>
        <w:pStyle w:val="CommentText"/>
      </w:pPr>
      <w:r>
        <w:rPr>
          <w:rStyle w:val="CommentReference"/>
        </w:rPr>
        <w:annotationRef/>
      </w:r>
      <w:r>
        <w:t xml:space="preserve">Any idea(s) why the exceedances occurred in spring 2019 but not spring 2020? </w:t>
      </w:r>
    </w:p>
  </w:comment>
  <w:comment w:id="653" w:author="Benjamin Meyer" w:date="2021-01-04T09:23:00Z" w:initials="BM">
    <w:p w14:paraId="6AE70AB9" w14:textId="61D10070" w:rsidR="00CC3C5E" w:rsidRDefault="00CC3C5E">
      <w:pPr>
        <w:pStyle w:val="CommentText"/>
      </w:pPr>
      <w:r>
        <w:rPr>
          <w:rStyle w:val="CommentReference"/>
        </w:rPr>
        <w:annotationRef/>
      </w:r>
      <w:r>
        <w:t xml:space="preserve">Sampling was cancelled in spring 2020 </w:t>
      </w:r>
      <w:r>
        <w:sym w:font="Wingdings" w:char="F04C"/>
      </w:r>
    </w:p>
  </w:comment>
  <w:comment w:id="657" w:author="Apsens, Sarah" w:date="2020-12-28T16:53:00Z" w:initials="ASJ(">
    <w:p w14:paraId="6DB688FE" w14:textId="266ED599" w:rsidR="00CC3C5E" w:rsidRDefault="00CC3C5E">
      <w:pPr>
        <w:pStyle w:val="CommentText"/>
      </w:pPr>
      <w:r>
        <w:rPr>
          <w:rStyle w:val="CommentReference"/>
        </w:rPr>
        <w:annotationRef/>
      </w:r>
      <w:r>
        <w:t xml:space="preserve">Did you look at the acute criteria? </w:t>
      </w:r>
    </w:p>
  </w:comment>
  <w:comment w:id="661" w:author="Apsens, Sarah" w:date="2020-12-28T16:55:00Z" w:initials="ASJ(">
    <w:p w14:paraId="57661674" w14:textId="77777777" w:rsidR="00CC3C5E" w:rsidRDefault="00CC3C5E" w:rsidP="00DB281F">
      <w:pPr>
        <w:pStyle w:val="CommentText"/>
      </w:pPr>
      <w:r>
        <w:rPr>
          <w:rStyle w:val="CommentReference"/>
        </w:rPr>
        <w:annotationRef/>
      </w:r>
      <w:r>
        <w:t xml:space="preserve">Table is okay, but a little difficult to interpret </w:t>
      </w:r>
    </w:p>
  </w:comment>
  <w:comment w:id="662" w:author="Benjamin Meyer" w:date="2021-01-28T08:35:00Z" w:initials="BM">
    <w:p w14:paraId="67813A96" w14:textId="132BB6C7" w:rsidR="00CC3C5E" w:rsidRDefault="00CC3C5E">
      <w:pPr>
        <w:pStyle w:val="CommentText"/>
      </w:pPr>
      <w:r>
        <w:rPr>
          <w:rStyle w:val="CommentReference"/>
        </w:rPr>
        <w:annotationRef/>
      </w:r>
      <w:r>
        <w:t>Modified table</w:t>
      </w:r>
    </w:p>
  </w:comment>
  <w:comment w:id="664" w:author="Eldred, Laura" w:date="2020-12-29T13:31:00Z" w:initials="EL">
    <w:p w14:paraId="24DDDBCC" w14:textId="08D3C657" w:rsidR="00CC3C5E" w:rsidRDefault="00CC3C5E">
      <w:pPr>
        <w:pStyle w:val="CommentText"/>
      </w:pPr>
      <w:r>
        <w:rPr>
          <w:rStyle w:val="CommentReference"/>
        </w:rPr>
        <w:annotationRef/>
      </w:r>
      <w:proofErr w:type="gramStart"/>
      <w:r>
        <w:t>replicate/duplicate</w:t>
      </w:r>
      <w:proofErr w:type="gramEnd"/>
      <w:r>
        <w:t xml:space="preserve"> results should not be presented in this table</w:t>
      </w:r>
    </w:p>
  </w:comment>
  <w:comment w:id="665" w:author="Apsens, Sarah" w:date="2020-12-30T17:10:00Z" w:initials="ASJ(">
    <w:p w14:paraId="48A00B6F" w14:textId="7FD83C09" w:rsidR="00CC3C5E" w:rsidRDefault="00CC3C5E">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666" w:author="Benjamin Meyer" w:date="2021-01-28T07:52:00Z" w:initials="BM">
    <w:p w14:paraId="44B60715" w14:textId="77777777" w:rsidR="00CC3C5E" w:rsidRDefault="00CC3C5E">
      <w:pPr>
        <w:pStyle w:val="CommentText"/>
      </w:pPr>
      <w:r>
        <w:rPr>
          <w:rStyle w:val="CommentReference"/>
        </w:rPr>
        <w:annotationRef/>
      </w:r>
      <w:r>
        <w:t xml:space="preserve">Agreed.  </w:t>
      </w:r>
    </w:p>
    <w:p w14:paraId="253E7D1C" w14:textId="77777777" w:rsidR="00CC3C5E" w:rsidRDefault="00CC3C5E">
      <w:pPr>
        <w:pStyle w:val="CommentText"/>
      </w:pPr>
    </w:p>
    <w:p w14:paraId="3AF4A2F0" w14:textId="25996AF3" w:rsidR="00CC3C5E" w:rsidRDefault="00CC3C5E">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6"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CC3C5E" w:rsidRDefault="00CC3C5E">
      <w:pPr>
        <w:pStyle w:val="CommentText"/>
      </w:pPr>
    </w:p>
    <w:p w14:paraId="117A2555" w14:textId="18C14770" w:rsidR="00CC3C5E" w:rsidRDefault="00CC3C5E" w:rsidP="00023CC3">
      <w:pPr>
        <w:pStyle w:val="CommentText"/>
      </w:pPr>
      <w:r>
        <w:t>New version of the table is inserted.  This version includes only the designated “sample” value and not the paired “replicate” value.  Replicate RDL values are still reported in Table 5.</w:t>
      </w:r>
    </w:p>
  </w:comment>
  <w:comment w:id="668" w:author="Apsens, Sarah" w:date="2020-12-28T17:01:00Z" w:initials="ASJ(">
    <w:p w14:paraId="316FB957" w14:textId="11349D41" w:rsidR="00CC3C5E" w:rsidRDefault="00CC3C5E">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669" w:author="Benjamin Meyer" w:date="2021-01-28T09:08:00Z" w:initials="BM">
    <w:p w14:paraId="5071987B" w14:textId="40E1F903" w:rsidR="00CC3C5E" w:rsidRDefault="00CC3C5E">
      <w:pPr>
        <w:pStyle w:val="CommentText"/>
      </w:pPr>
      <w:r>
        <w:rPr>
          <w:rStyle w:val="CommentReference"/>
        </w:rPr>
        <w:annotationRef/>
      </w:r>
      <w:r>
        <w:t>Modified Table as requested</w:t>
      </w:r>
    </w:p>
  </w:comment>
  <w:comment w:id="670" w:author="Benjamin Meyer" w:date="2021-02-16T17:12:00Z" w:initials="BM">
    <w:p w14:paraId="2E7987CE" w14:textId="137709A2" w:rsidR="00CC3C5E" w:rsidRDefault="00CC3C5E">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672" w:author="Benjamin Meyer" w:date="2020-12-07T07:12:00Z" w:initials="BM">
    <w:p w14:paraId="3B7C6C0E" w14:textId="77777777" w:rsidR="00CC3C5E" w:rsidRDefault="00CC3C5E"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CC3C5E" w:rsidRDefault="00CC3C5E" w:rsidP="00E164AF">
      <w:pPr>
        <w:pStyle w:val="CommentText"/>
      </w:pPr>
    </w:p>
    <w:p w14:paraId="49538A29" w14:textId="77777777" w:rsidR="00CC3C5E" w:rsidRDefault="00CC3C5E"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CC3C5E" w:rsidRDefault="00CC3C5E">
      <w:pPr>
        <w:pStyle w:val="CommentText"/>
      </w:pPr>
    </w:p>
  </w:comment>
  <w:comment w:id="673" w:author="Apsens, Sarah" w:date="2020-12-28T17:02:00Z" w:initials="ASJ(">
    <w:p w14:paraId="2E048157" w14:textId="0697E5C6" w:rsidR="00CC3C5E" w:rsidRDefault="00CC3C5E">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674" w:author="Benjamin Meyer" w:date="2021-01-27T12:01:00Z" w:initials="BM">
    <w:p w14:paraId="5E522CF4" w14:textId="7694CC02" w:rsidR="00CC3C5E" w:rsidRDefault="00CC3C5E">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335C3E8" w15:done="0"/>
  <w15:commentEx w15:paraId="6A57DE53" w15:done="0"/>
  <w15:commentEx w15:paraId="713B17F2"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774671F"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1CF96B67" w15:done="0"/>
  <w15:commentEx w15:paraId="736A0775" w15:paraIdParent="1CF96B67" w15:done="0"/>
  <w15:commentEx w15:paraId="2D825862" w15:done="0"/>
  <w15:commentEx w15:paraId="2C54807A" w15:paraIdParent="2D825862" w15:done="0"/>
  <w15:commentEx w15:paraId="7448FAE2" w15:done="0"/>
  <w15:commentEx w15:paraId="6F088C21" w15:done="0"/>
  <w15:commentEx w15:paraId="66FA2F70" w15:done="1"/>
  <w15:commentEx w15:paraId="72188CAF" w15:done="0"/>
  <w15:commentEx w15:paraId="2157FB9B" w15:paraIdParent="72188CAF" w15:done="0"/>
  <w15:commentEx w15:paraId="6BC159A4"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1DA15DE0"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281C2" w14:textId="77777777" w:rsidR="00C77D67" w:rsidRDefault="00C77D67">
      <w:r>
        <w:separator/>
      </w:r>
    </w:p>
  </w:endnote>
  <w:endnote w:type="continuationSeparator" w:id="0">
    <w:p w14:paraId="37F28D6D" w14:textId="77777777" w:rsidR="00C77D67" w:rsidRDefault="00C77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CC3C5E" w:rsidRDefault="00CC3C5E"/>
  <w:p w14:paraId="2935DDFE" w14:textId="78EB9EFD" w:rsidR="00CC3C5E" w:rsidRDefault="00CC3C5E" w:rsidP="005F7DDC">
    <w:pPr>
      <w:pStyle w:val="FooterEven"/>
      <w:jc w:val="right"/>
    </w:pPr>
    <w:r>
      <w:fldChar w:fldCharType="begin"/>
    </w:r>
    <w:r>
      <w:instrText xml:space="preserve"> PAGE   \* MERGEFORMAT </w:instrText>
    </w:r>
    <w:r>
      <w:fldChar w:fldCharType="separate"/>
    </w:r>
    <w:r w:rsidR="00B015A0" w:rsidRPr="00B015A0">
      <w:rPr>
        <w:noProof/>
        <w:sz w:val="24"/>
        <w:szCs w:val="24"/>
      </w:rPr>
      <w:t>24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CC3C5E" w:rsidRDefault="00CC3C5E"/>
  <w:p w14:paraId="3F9B4C0F" w14:textId="51E5BACC" w:rsidR="00CC3C5E" w:rsidRDefault="00CC3C5E" w:rsidP="005F7DDC">
    <w:pPr>
      <w:pStyle w:val="FooterOdd"/>
    </w:pPr>
    <w:r>
      <w:fldChar w:fldCharType="begin"/>
    </w:r>
    <w:r>
      <w:instrText xml:space="preserve"> PAGE   \* MERGEFORMAT </w:instrText>
    </w:r>
    <w:r>
      <w:fldChar w:fldCharType="separate"/>
    </w:r>
    <w:r w:rsidR="00B015A0" w:rsidRPr="00B015A0">
      <w:rPr>
        <w:noProof/>
        <w:sz w:val="24"/>
        <w:szCs w:val="24"/>
      </w:rPr>
      <w:t>15</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CFCB440" w:rsidR="00CC3C5E" w:rsidRDefault="00CC3C5E" w:rsidP="005F7DDC">
    <w:pPr>
      <w:pStyle w:val="FooterEven"/>
      <w:jc w:val="right"/>
    </w:pPr>
    <w:r>
      <w:fldChar w:fldCharType="begin"/>
    </w:r>
    <w:r>
      <w:instrText xml:space="preserve"> PAGE   \* MERGEFORMAT </w:instrText>
    </w:r>
    <w:r>
      <w:fldChar w:fldCharType="separate"/>
    </w:r>
    <w:r w:rsidR="00B015A0" w:rsidRPr="00B015A0">
      <w:rPr>
        <w:noProof/>
        <w:sz w:val="24"/>
        <w:szCs w:val="24"/>
      </w:rPr>
      <w:t>16</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97593" w14:textId="77777777" w:rsidR="00C77D67" w:rsidRDefault="00C77D67">
      <w:r>
        <w:separator/>
      </w:r>
    </w:p>
  </w:footnote>
  <w:footnote w:type="continuationSeparator" w:id="0">
    <w:p w14:paraId="64C0EF36" w14:textId="77777777" w:rsidR="00C77D67" w:rsidRDefault="00C77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CC3C5E" w:rsidRDefault="00CC3C5E">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CC3C5E" w:rsidRDefault="00CC3C5E"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CC3C5E" w:rsidRDefault="00CC3C5E"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N396A355W746U467"/>
    <w:docVar w:name="paperpile-doc-name" w:val="DRAFT_CopperZincFieldReport_2019_2020_v2.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5D97"/>
    <w:rsid w:val="0007617C"/>
    <w:rsid w:val="0007702B"/>
    <w:rsid w:val="000778A9"/>
    <w:rsid w:val="00077B8D"/>
    <w:rsid w:val="000802CE"/>
    <w:rsid w:val="00083DED"/>
    <w:rsid w:val="0008493C"/>
    <w:rsid w:val="00084FE1"/>
    <w:rsid w:val="00086350"/>
    <w:rsid w:val="000879E9"/>
    <w:rsid w:val="00090395"/>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4BB"/>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604F9"/>
    <w:rsid w:val="00261E5F"/>
    <w:rsid w:val="0026450A"/>
    <w:rsid w:val="00266D30"/>
    <w:rsid w:val="0026729C"/>
    <w:rsid w:val="00271AD8"/>
    <w:rsid w:val="00272893"/>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910"/>
    <w:rsid w:val="00346DF2"/>
    <w:rsid w:val="00347BF6"/>
    <w:rsid w:val="00347E71"/>
    <w:rsid w:val="00347F98"/>
    <w:rsid w:val="00351BE0"/>
    <w:rsid w:val="00352528"/>
    <w:rsid w:val="00353A40"/>
    <w:rsid w:val="003578B3"/>
    <w:rsid w:val="00357E08"/>
    <w:rsid w:val="00360892"/>
    <w:rsid w:val="00361719"/>
    <w:rsid w:val="00361981"/>
    <w:rsid w:val="003647BA"/>
    <w:rsid w:val="00365D7C"/>
    <w:rsid w:val="00366549"/>
    <w:rsid w:val="00370393"/>
    <w:rsid w:val="00370AB4"/>
    <w:rsid w:val="00376BAC"/>
    <w:rsid w:val="0037719A"/>
    <w:rsid w:val="00382A7E"/>
    <w:rsid w:val="00383A51"/>
    <w:rsid w:val="00384044"/>
    <w:rsid w:val="00384FC6"/>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07DC2"/>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C72"/>
    <w:rsid w:val="00454D69"/>
    <w:rsid w:val="00455E31"/>
    <w:rsid w:val="004578C1"/>
    <w:rsid w:val="00461A33"/>
    <w:rsid w:val="00461B14"/>
    <w:rsid w:val="00465235"/>
    <w:rsid w:val="0046607C"/>
    <w:rsid w:val="00467BA8"/>
    <w:rsid w:val="00467FB3"/>
    <w:rsid w:val="004701F9"/>
    <w:rsid w:val="004710D6"/>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593"/>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43BA"/>
    <w:rsid w:val="005C52BF"/>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46F8"/>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1DCA"/>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330"/>
    <w:rsid w:val="00731B04"/>
    <w:rsid w:val="00732355"/>
    <w:rsid w:val="0073260F"/>
    <w:rsid w:val="0073474F"/>
    <w:rsid w:val="00734AC5"/>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54A2"/>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34CC8"/>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ABD"/>
    <w:rsid w:val="00961D0A"/>
    <w:rsid w:val="00961D19"/>
    <w:rsid w:val="00961E86"/>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3035"/>
    <w:rsid w:val="00AB3068"/>
    <w:rsid w:val="00AB33D0"/>
    <w:rsid w:val="00AB3697"/>
    <w:rsid w:val="00AB44FB"/>
    <w:rsid w:val="00AB56AA"/>
    <w:rsid w:val="00AB59EF"/>
    <w:rsid w:val="00AC2FA4"/>
    <w:rsid w:val="00AC4CEC"/>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112"/>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6315"/>
    <w:rsid w:val="00D87EEF"/>
    <w:rsid w:val="00D918D7"/>
    <w:rsid w:val="00D92AD2"/>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4B3F"/>
    <w:rsid w:val="00E85F9F"/>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nwis.waterdata.usgs.gov/ak/nwis/uv?cb_00060=on&amp;cb_00065=on&amp;format=gif_stats&amp;site_no=15266300&amp;period=&amp;begin_date=2019-01-01&amp;end_date=2019-12-19" TargetMode="External"/><Relationship Id="rId2" Type="http://schemas.openxmlformats.org/officeDocument/2006/relationships/hyperlink" Target="https://rpubs.com/kwf/ca_mg_2020CuZnReport" TargetMode="External"/><Relationship Id="rId1" Type="http://schemas.openxmlformats.org/officeDocument/2006/relationships/hyperlink" Target="https://dec.alaska.gov/water/water-quality/reports" TargetMode="External"/><Relationship Id="rId6" Type="http://schemas.openxmlformats.org/officeDocument/2006/relationships/hyperlink" Target="https://dec.alaska.gov/media/21000/kenai-river-beach-2019-final-reportadec.pdf" TargetMode="External"/><Relationship Id="rId5" Type="http://schemas.openxmlformats.org/officeDocument/2006/relationships/hyperlink" Target="https://rpubs.com/kwf/epscor_hydrolabs_2015_2016" TargetMode="External"/><Relationship Id="rId4" Type="http://schemas.openxmlformats.org/officeDocument/2006/relationships/hyperlink" Target="https://github.com/Kenai-Watershed-Forum/KWF_Metals_2019_2020/blob/main/output/figures/Soldotna_Precip_2019_2020.png"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07/relationships/hdphoto" Target="media/hdphoto1.wdp"/><Relationship Id="rId21" Type="http://schemas.openxmlformats.org/officeDocument/2006/relationships/hyperlink" Target="https://github.com/Kenai-Watershed-Forum/KWF_Metals_2019_2020" TargetMode="External"/><Relationship Id="rId34" Type="http://schemas.openxmlformats.org/officeDocument/2006/relationships/glossaryDocument" Target="glossary/document.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em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C2A68"/>
    <w:rsid w:val="000D5D9B"/>
    <w:rsid w:val="00121726"/>
    <w:rsid w:val="00150ADE"/>
    <w:rsid w:val="00163667"/>
    <w:rsid w:val="001C1F65"/>
    <w:rsid w:val="00240052"/>
    <w:rsid w:val="002D31AB"/>
    <w:rsid w:val="00327824"/>
    <w:rsid w:val="003402EA"/>
    <w:rsid w:val="00341803"/>
    <w:rsid w:val="003962F7"/>
    <w:rsid w:val="003A7C0E"/>
    <w:rsid w:val="003B5377"/>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71326"/>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DF1C0A"/>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2021-02-26T00:00:00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BE8F2BF2-B62B-45C4-BAA2-A2D27D80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15113</TotalTime>
  <Pages>1</Pages>
  <Words>10490</Words>
  <Characters>60845</Characters>
  <Application>Microsoft Office Word</Application>
  <DocSecurity>0</DocSecurity>
  <Lines>2765</Lines>
  <Paragraphs>1585</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119</cp:revision>
  <cp:lastPrinted>2019-11-29T23:21:00Z</cp:lastPrinted>
  <dcterms:created xsi:type="dcterms:W3CDTF">2021-01-04T18:25:00Z</dcterms:created>
  <dcterms:modified xsi:type="dcterms:W3CDTF">2021-04-16T03:24:00Z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
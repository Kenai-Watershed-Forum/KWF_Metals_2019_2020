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0B2B23"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0B2B23"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0B2B23"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64271413" w:history="1">
            <w:r w:rsidR="00430E3E" w:rsidRPr="00ED2DDE">
              <w:rPr>
                <w:rStyle w:val="Hyperlink"/>
              </w:rPr>
              <w:t>list of figures</w:t>
            </w:r>
            <w:r w:rsidR="00430E3E">
              <w:rPr>
                <w:webHidden/>
              </w:rPr>
              <w:tab/>
            </w:r>
            <w:r w:rsidR="00430E3E">
              <w:rPr>
                <w:webHidden/>
              </w:rPr>
              <w:fldChar w:fldCharType="begin"/>
            </w:r>
            <w:r w:rsidR="00430E3E">
              <w:rPr>
                <w:webHidden/>
              </w:rPr>
              <w:instrText xml:space="preserve"> PAGEREF _Toc64271413 \h </w:instrText>
            </w:r>
            <w:r w:rsidR="00430E3E">
              <w:rPr>
                <w:webHidden/>
              </w:rPr>
            </w:r>
            <w:r w:rsidR="00430E3E">
              <w:rPr>
                <w:webHidden/>
              </w:rPr>
              <w:fldChar w:fldCharType="separate"/>
            </w:r>
            <w:r w:rsidR="00430E3E">
              <w:rPr>
                <w:webHidden/>
              </w:rPr>
              <w:t>iii</w:t>
            </w:r>
            <w:r w:rsidR="00430E3E">
              <w:rPr>
                <w:webHidden/>
              </w:rPr>
              <w:fldChar w:fldCharType="end"/>
            </w:r>
          </w:hyperlink>
        </w:p>
        <w:p w14:paraId="12E9C0F2" w14:textId="7879BB24" w:rsidR="00430E3E" w:rsidRDefault="000B2B23">
          <w:pPr>
            <w:pStyle w:val="TOC1"/>
            <w:rPr>
              <w:rFonts w:eastAsiaTheme="minorEastAsia" w:cstheme="minorBidi"/>
              <w:b w:val="0"/>
              <w:caps w:val="0"/>
              <w:color w:val="auto"/>
              <w:kern w:val="0"/>
              <w:sz w:val="22"/>
              <w:szCs w:val="22"/>
              <w:lang w:eastAsia="en-US"/>
            </w:rPr>
          </w:pPr>
          <w:hyperlink w:anchor="_Toc64271414" w:history="1">
            <w:r w:rsidR="00430E3E" w:rsidRPr="00ED2DDE">
              <w:rPr>
                <w:rStyle w:val="Hyperlink"/>
              </w:rPr>
              <w:t>list of Tables</w:t>
            </w:r>
            <w:r w:rsidR="00430E3E">
              <w:rPr>
                <w:webHidden/>
              </w:rPr>
              <w:tab/>
            </w:r>
            <w:r w:rsidR="00430E3E">
              <w:rPr>
                <w:webHidden/>
              </w:rPr>
              <w:fldChar w:fldCharType="begin"/>
            </w:r>
            <w:r w:rsidR="00430E3E">
              <w:rPr>
                <w:webHidden/>
              </w:rPr>
              <w:instrText xml:space="preserve"> PAGEREF _Toc64271414 \h </w:instrText>
            </w:r>
            <w:r w:rsidR="00430E3E">
              <w:rPr>
                <w:webHidden/>
              </w:rPr>
            </w:r>
            <w:r w:rsidR="00430E3E">
              <w:rPr>
                <w:webHidden/>
              </w:rPr>
              <w:fldChar w:fldCharType="separate"/>
            </w:r>
            <w:r w:rsidR="00430E3E">
              <w:rPr>
                <w:webHidden/>
              </w:rPr>
              <w:t>iii</w:t>
            </w:r>
            <w:r w:rsidR="00430E3E">
              <w:rPr>
                <w:webHidden/>
              </w:rPr>
              <w:fldChar w:fldCharType="end"/>
            </w:r>
          </w:hyperlink>
        </w:p>
        <w:p w14:paraId="2C9BC82D" w14:textId="49EE5BC3" w:rsidR="00430E3E" w:rsidRDefault="000B2B23">
          <w:pPr>
            <w:pStyle w:val="TOC1"/>
            <w:rPr>
              <w:rFonts w:eastAsiaTheme="minorEastAsia" w:cstheme="minorBidi"/>
              <w:b w:val="0"/>
              <w:caps w:val="0"/>
              <w:color w:val="auto"/>
              <w:kern w:val="0"/>
              <w:sz w:val="22"/>
              <w:szCs w:val="22"/>
              <w:lang w:eastAsia="en-US"/>
            </w:rPr>
          </w:pPr>
          <w:hyperlink w:anchor="_Toc64271415" w:history="1">
            <w:r w:rsidR="00430E3E" w:rsidRPr="00ED2DDE">
              <w:rPr>
                <w:rStyle w:val="Hyperlink"/>
              </w:rPr>
              <w:t>Purpose</w:t>
            </w:r>
            <w:r w:rsidR="00430E3E">
              <w:rPr>
                <w:webHidden/>
              </w:rPr>
              <w:tab/>
            </w:r>
            <w:r w:rsidR="00430E3E">
              <w:rPr>
                <w:webHidden/>
              </w:rPr>
              <w:fldChar w:fldCharType="begin"/>
            </w:r>
            <w:r w:rsidR="00430E3E">
              <w:rPr>
                <w:webHidden/>
              </w:rPr>
              <w:instrText xml:space="preserve"> PAGEREF _Toc64271415 \h </w:instrText>
            </w:r>
            <w:r w:rsidR="00430E3E">
              <w:rPr>
                <w:webHidden/>
              </w:rPr>
            </w:r>
            <w:r w:rsidR="00430E3E">
              <w:rPr>
                <w:webHidden/>
              </w:rPr>
              <w:fldChar w:fldCharType="separate"/>
            </w:r>
            <w:r w:rsidR="00430E3E">
              <w:rPr>
                <w:webHidden/>
              </w:rPr>
              <w:t>4</w:t>
            </w:r>
            <w:r w:rsidR="00430E3E">
              <w:rPr>
                <w:webHidden/>
              </w:rPr>
              <w:fldChar w:fldCharType="end"/>
            </w:r>
          </w:hyperlink>
        </w:p>
        <w:p w14:paraId="6F5B2C07" w14:textId="50476E0A" w:rsidR="00430E3E" w:rsidRDefault="000B2B23">
          <w:pPr>
            <w:pStyle w:val="TOC2"/>
            <w:rPr>
              <w:rFonts w:eastAsiaTheme="minorEastAsia" w:cstheme="minorBidi"/>
              <w:kern w:val="0"/>
              <w:sz w:val="22"/>
              <w:szCs w:val="22"/>
              <w:lang w:eastAsia="en-US"/>
            </w:rPr>
          </w:pPr>
          <w:hyperlink w:anchor="_Toc64271416" w:history="1">
            <w:r w:rsidR="00430E3E" w:rsidRPr="00ED2DDE">
              <w:rPr>
                <w:rStyle w:val="Hyperlink"/>
                <w:bCs/>
              </w:rPr>
              <w:t>Acronyms &amp; Abbreviations</w:t>
            </w:r>
            <w:r w:rsidR="00430E3E">
              <w:rPr>
                <w:webHidden/>
              </w:rPr>
              <w:tab/>
            </w:r>
            <w:r w:rsidR="00430E3E">
              <w:rPr>
                <w:webHidden/>
              </w:rPr>
              <w:fldChar w:fldCharType="begin"/>
            </w:r>
            <w:r w:rsidR="00430E3E">
              <w:rPr>
                <w:webHidden/>
              </w:rPr>
              <w:instrText xml:space="preserve"> PAGEREF _Toc64271416 \h </w:instrText>
            </w:r>
            <w:r w:rsidR="00430E3E">
              <w:rPr>
                <w:webHidden/>
              </w:rPr>
            </w:r>
            <w:r w:rsidR="00430E3E">
              <w:rPr>
                <w:webHidden/>
              </w:rPr>
              <w:fldChar w:fldCharType="separate"/>
            </w:r>
            <w:r w:rsidR="00430E3E">
              <w:rPr>
                <w:webHidden/>
              </w:rPr>
              <w:t>5</w:t>
            </w:r>
            <w:r w:rsidR="00430E3E">
              <w:rPr>
                <w:webHidden/>
              </w:rPr>
              <w:fldChar w:fldCharType="end"/>
            </w:r>
          </w:hyperlink>
        </w:p>
        <w:p w14:paraId="17B505E7" w14:textId="5CA8BFE4" w:rsidR="00430E3E" w:rsidRDefault="000B2B23">
          <w:pPr>
            <w:pStyle w:val="TOC1"/>
            <w:rPr>
              <w:rFonts w:eastAsiaTheme="minorEastAsia" w:cstheme="minorBidi"/>
              <w:b w:val="0"/>
              <w:caps w:val="0"/>
              <w:color w:val="auto"/>
              <w:kern w:val="0"/>
              <w:sz w:val="22"/>
              <w:szCs w:val="22"/>
              <w:lang w:eastAsia="en-US"/>
            </w:rPr>
          </w:pPr>
          <w:hyperlink w:anchor="_Toc64271417" w:history="1">
            <w:r w:rsidR="00430E3E" w:rsidRPr="00ED2DDE">
              <w:rPr>
                <w:rStyle w:val="Hyperlink"/>
                <w:bCs/>
              </w:rPr>
              <w:t>Introduction</w:t>
            </w:r>
            <w:r w:rsidR="00430E3E">
              <w:rPr>
                <w:webHidden/>
              </w:rPr>
              <w:tab/>
            </w:r>
            <w:r w:rsidR="00430E3E">
              <w:rPr>
                <w:webHidden/>
              </w:rPr>
              <w:fldChar w:fldCharType="begin"/>
            </w:r>
            <w:r w:rsidR="00430E3E">
              <w:rPr>
                <w:webHidden/>
              </w:rPr>
              <w:instrText xml:space="preserve"> PAGEREF _Toc64271417 \h </w:instrText>
            </w:r>
            <w:r w:rsidR="00430E3E">
              <w:rPr>
                <w:webHidden/>
              </w:rPr>
            </w:r>
            <w:r w:rsidR="00430E3E">
              <w:rPr>
                <w:webHidden/>
              </w:rPr>
              <w:fldChar w:fldCharType="separate"/>
            </w:r>
            <w:r w:rsidR="00430E3E">
              <w:rPr>
                <w:webHidden/>
              </w:rPr>
              <w:t>6</w:t>
            </w:r>
            <w:r w:rsidR="00430E3E">
              <w:rPr>
                <w:webHidden/>
              </w:rPr>
              <w:fldChar w:fldCharType="end"/>
            </w:r>
          </w:hyperlink>
        </w:p>
        <w:p w14:paraId="16B01E0D" w14:textId="3DE7F7E1" w:rsidR="00430E3E" w:rsidRDefault="000B2B23">
          <w:pPr>
            <w:pStyle w:val="TOC1"/>
            <w:rPr>
              <w:rFonts w:eastAsiaTheme="minorEastAsia" w:cstheme="minorBidi"/>
              <w:b w:val="0"/>
              <w:caps w:val="0"/>
              <w:color w:val="auto"/>
              <w:kern w:val="0"/>
              <w:sz w:val="22"/>
              <w:szCs w:val="22"/>
              <w:lang w:eastAsia="en-US"/>
            </w:rPr>
          </w:pPr>
          <w:hyperlink w:anchor="_Toc64271418" w:history="1">
            <w:r w:rsidR="00430E3E" w:rsidRPr="00ED2DDE">
              <w:rPr>
                <w:rStyle w:val="Hyperlink"/>
                <w:bCs/>
              </w:rPr>
              <w:t>Methods</w:t>
            </w:r>
            <w:r w:rsidR="00430E3E">
              <w:rPr>
                <w:webHidden/>
              </w:rPr>
              <w:tab/>
            </w:r>
            <w:r w:rsidR="00430E3E">
              <w:rPr>
                <w:webHidden/>
              </w:rPr>
              <w:fldChar w:fldCharType="begin"/>
            </w:r>
            <w:r w:rsidR="00430E3E">
              <w:rPr>
                <w:webHidden/>
              </w:rPr>
              <w:instrText xml:space="preserve"> PAGEREF _Toc64271418 \h </w:instrText>
            </w:r>
            <w:r w:rsidR="00430E3E">
              <w:rPr>
                <w:webHidden/>
              </w:rPr>
            </w:r>
            <w:r w:rsidR="00430E3E">
              <w:rPr>
                <w:webHidden/>
              </w:rPr>
              <w:fldChar w:fldCharType="separate"/>
            </w:r>
            <w:r w:rsidR="00430E3E">
              <w:rPr>
                <w:webHidden/>
              </w:rPr>
              <w:t>7</w:t>
            </w:r>
            <w:r w:rsidR="00430E3E">
              <w:rPr>
                <w:webHidden/>
              </w:rPr>
              <w:fldChar w:fldCharType="end"/>
            </w:r>
          </w:hyperlink>
        </w:p>
        <w:p w14:paraId="7D7D95DC" w14:textId="3F36425E" w:rsidR="00430E3E" w:rsidRDefault="000B2B23">
          <w:pPr>
            <w:pStyle w:val="TOC2"/>
            <w:rPr>
              <w:rFonts w:eastAsiaTheme="minorEastAsia" w:cstheme="minorBidi"/>
              <w:kern w:val="0"/>
              <w:sz w:val="22"/>
              <w:szCs w:val="22"/>
              <w:lang w:eastAsia="en-US"/>
            </w:rPr>
          </w:pPr>
          <w:hyperlink w:anchor="_Toc64271419"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_Toc64271419 \h </w:instrText>
            </w:r>
            <w:r w:rsidR="00430E3E">
              <w:rPr>
                <w:webHidden/>
              </w:rPr>
            </w:r>
            <w:r w:rsidR="00430E3E">
              <w:rPr>
                <w:webHidden/>
              </w:rPr>
              <w:fldChar w:fldCharType="separate"/>
            </w:r>
            <w:r w:rsidR="00430E3E">
              <w:rPr>
                <w:webHidden/>
              </w:rPr>
              <w:t>7</w:t>
            </w:r>
            <w:r w:rsidR="00430E3E">
              <w:rPr>
                <w:webHidden/>
              </w:rPr>
              <w:fldChar w:fldCharType="end"/>
            </w:r>
          </w:hyperlink>
        </w:p>
        <w:p w14:paraId="55EB2184" w14:textId="3BFD3A6B" w:rsidR="00430E3E" w:rsidRDefault="000B2B23">
          <w:pPr>
            <w:pStyle w:val="TOC3"/>
            <w:rPr>
              <w:rFonts w:eastAsiaTheme="minorEastAsia" w:cstheme="minorBidi"/>
              <w:kern w:val="0"/>
              <w:sz w:val="22"/>
              <w:szCs w:val="22"/>
              <w:lang w:eastAsia="en-US"/>
            </w:rPr>
          </w:pPr>
          <w:hyperlink w:anchor="_Toc64271420" w:history="1">
            <w:r w:rsidR="00430E3E" w:rsidRPr="00ED2DDE">
              <w:rPr>
                <w:rStyle w:val="Hyperlink"/>
              </w:rPr>
              <w:t>Kenai River Baseline Water Quality Monitoring (KRBWQM)</w:t>
            </w:r>
            <w:r w:rsidR="00430E3E">
              <w:rPr>
                <w:webHidden/>
              </w:rPr>
              <w:tab/>
            </w:r>
            <w:r w:rsidR="00430E3E">
              <w:rPr>
                <w:webHidden/>
              </w:rPr>
              <w:fldChar w:fldCharType="begin"/>
            </w:r>
            <w:r w:rsidR="00430E3E">
              <w:rPr>
                <w:webHidden/>
              </w:rPr>
              <w:instrText xml:space="preserve"> PAGEREF _Toc64271420 \h </w:instrText>
            </w:r>
            <w:r w:rsidR="00430E3E">
              <w:rPr>
                <w:webHidden/>
              </w:rPr>
            </w:r>
            <w:r w:rsidR="00430E3E">
              <w:rPr>
                <w:webHidden/>
              </w:rPr>
              <w:fldChar w:fldCharType="separate"/>
            </w:r>
            <w:r w:rsidR="00430E3E">
              <w:rPr>
                <w:webHidden/>
              </w:rPr>
              <w:t>7</w:t>
            </w:r>
            <w:r w:rsidR="00430E3E">
              <w:rPr>
                <w:webHidden/>
              </w:rPr>
              <w:fldChar w:fldCharType="end"/>
            </w:r>
          </w:hyperlink>
        </w:p>
        <w:p w14:paraId="3871A3E3" w14:textId="2D6A2C8D" w:rsidR="00430E3E" w:rsidRDefault="000B2B23">
          <w:pPr>
            <w:pStyle w:val="TOC3"/>
            <w:rPr>
              <w:rFonts w:eastAsiaTheme="minorEastAsia" w:cstheme="minorBidi"/>
              <w:kern w:val="0"/>
              <w:sz w:val="22"/>
              <w:szCs w:val="22"/>
              <w:lang w:eastAsia="en-US"/>
            </w:rPr>
          </w:pPr>
          <w:hyperlink w:anchor="_Toc64271421" w:history="1">
            <w:r w:rsidR="00430E3E" w:rsidRPr="00ED2DDE">
              <w:rPr>
                <w:rStyle w:val="Hyperlink"/>
              </w:rPr>
              <w:t>Copper and zinc-specific sampling events</w:t>
            </w:r>
            <w:r w:rsidR="00430E3E">
              <w:rPr>
                <w:webHidden/>
              </w:rPr>
              <w:tab/>
            </w:r>
            <w:r w:rsidR="00430E3E">
              <w:rPr>
                <w:webHidden/>
              </w:rPr>
              <w:fldChar w:fldCharType="begin"/>
            </w:r>
            <w:r w:rsidR="00430E3E">
              <w:rPr>
                <w:webHidden/>
              </w:rPr>
              <w:instrText xml:space="preserve"> PAGEREF _Toc64271421 \h </w:instrText>
            </w:r>
            <w:r w:rsidR="00430E3E">
              <w:rPr>
                <w:webHidden/>
              </w:rPr>
            </w:r>
            <w:r w:rsidR="00430E3E">
              <w:rPr>
                <w:webHidden/>
              </w:rPr>
              <w:fldChar w:fldCharType="separate"/>
            </w:r>
            <w:r w:rsidR="00430E3E">
              <w:rPr>
                <w:webHidden/>
              </w:rPr>
              <w:t>8</w:t>
            </w:r>
            <w:r w:rsidR="00430E3E">
              <w:rPr>
                <w:webHidden/>
              </w:rPr>
              <w:fldChar w:fldCharType="end"/>
            </w:r>
          </w:hyperlink>
        </w:p>
        <w:p w14:paraId="7AA91A9F" w14:textId="64623D6C" w:rsidR="00430E3E" w:rsidRDefault="000B2B23">
          <w:pPr>
            <w:pStyle w:val="TOC3"/>
            <w:rPr>
              <w:rFonts w:eastAsiaTheme="minorEastAsia" w:cstheme="minorBidi"/>
              <w:kern w:val="0"/>
              <w:sz w:val="22"/>
              <w:szCs w:val="22"/>
              <w:lang w:eastAsia="en-US"/>
            </w:rPr>
          </w:pPr>
          <w:hyperlink w:anchor="_Toc64271422" w:history="1">
            <w:r w:rsidR="00430E3E" w:rsidRPr="00ED2DDE">
              <w:rPr>
                <w:rStyle w:val="Hyperlink"/>
              </w:rPr>
              <w:t>Sample Accuracy and Precision</w:t>
            </w:r>
            <w:r w:rsidR="00430E3E">
              <w:rPr>
                <w:webHidden/>
              </w:rPr>
              <w:tab/>
            </w:r>
            <w:r w:rsidR="00430E3E">
              <w:rPr>
                <w:webHidden/>
              </w:rPr>
              <w:fldChar w:fldCharType="begin"/>
            </w:r>
            <w:r w:rsidR="00430E3E">
              <w:rPr>
                <w:webHidden/>
              </w:rPr>
              <w:instrText xml:space="preserve"> PAGEREF _Toc64271422 \h </w:instrText>
            </w:r>
            <w:r w:rsidR="00430E3E">
              <w:rPr>
                <w:webHidden/>
              </w:rPr>
            </w:r>
            <w:r w:rsidR="00430E3E">
              <w:rPr>
                <w:webHidden/>
              </w:rPr>
              <w:fldChar w:fldCharType="separate"/>
            </w:r>
            <w:r w:rsidR="00430E3E">
              <w:rPr>
                <w:webHidden/>
              </w:rPr>
              <w:t>8</w:t>
            </w:r>
            <w:r w:rsidR="00430E3E">
              <w:rPr>
                <w:webHidden/>
              </w:rPr>
              <w:fldChar w:fldCharType="end"/>
            </w:r>
          </w:hyperlink>
        </w:p>
        <w:p w14:paraId="446F39D3" w14:textId="6F4DD535" w:rsidR="00430E3E" w:rsidRDefault="000B2B23">
          <w:pPr>
            <w:pStyle w:val="TOC3"/>
            <w:rPr>
              <w:rFonts w:eastAsiaTheme="minorEastAsia" w:cstheme="minorBidi"/>
              <w:kern w:val="0"/>
              <w:sz w:val="22"/>
              <w:szCs w:val="22"/>
              <w:lang w:eastAsia="en-US"/>
            </w:rPr>
          </w:pPr>
          <w:hyperlink w:anchor="_Toc64271423" w:history="1">
            <w:r w:rsidR="00430E3E" w:rsidRPr="00ED2DDE">
              <w:rPr>
                <w:rStyle w:val="Hyperlink"/>
              </w:rPr>
              <w:t>2019 Hardness values</w:t>
            </w:r>
            <w:r w:rsidR="00430E3E">
              <w:rPr>
                <w:webHidden/>
              </w:rPr>
              <w:tab/>
            </w:r>
            <w:r w:rsidR="00430E3E">
              <w:rPr>
                <w:webHidden/>
              </w:rPr>
              <w:fldChar w:fldCharType="begin"/>
            </w:r>
            <w:r w:rsidR="00430E3E">
              <w:rPr>
                <w:webHidden/>
              </w:rPr>
              <w:instrText xml:space="preserve"> PAGEREF _Toc64271423 \h </w:instrText>
            </w:r>
            <w:r w:rsidR="00430E3E">
              <w:rPr>
                <w:webHidden/>
              </w:rPr>
            </w:r>
            <w:r w:rsidR="00430E3E">
              <w:rPr>
                <w:webHidden/>
              </w:rPr>
              <w:fldChar w:fldCharType="separate"/>
            </w:r>
            <w:r w:rsidR="00430E3E">
              <w:rPr>
                <w:webHidden/>
              </w:rPr>
              <w:t>8</w:t>
            </w:r>
            <w:r w:rsidR="00430E3E">
              <w:rPr>
                <w:webHidden/>
              </w:rPr>
              <w:fldChar w:fldCharType="end"/>
            </w:r>
          </w:hyperlink>
        </w:p>
        <w:p w14:paraId="7A0A3B6D" w14:textId="408AB05C" w:rsidR="00430E3E" w:rsidRDefault="000B2B23">
          <w:pPr>
            <w:pStyle w:val="TOC2"/>
            <w:rPr>
              <w:rFonts w:eastAsiaTheme="minorEastAsia" w:cstheme="minorBidi"/>
              <w:kern w:val="0"/>
              <w:sz w:val="22"/>
              <w:szCs w:val="22"/>
              <w:lang w:eastAsia="en-US"/>
            </w:rPr>
          </w:pPr>
          <w:hyperlink w:anchor="_Toc64271424"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_Toc64271424 \h </w:instrText>
            </w:r>
            <w:r w:rsidR="00430E3E">
              <w:rPr>
                <w:webHidden/>
              </w:rPr>
            </w:r>
            <w:r w:rsidR="00430E3E">
              <w:rPr>
                <w:webHidden/>
              </w:rPr>
              <w:fldChar w:fldCharType="separate"/>
            </w:r>
            <w:r w:rsidR="00430E3E">
              <w:rPr>
                <w:webHidden/>
              </w:rPr>
              <w:t>9</w:t>
            </w:r>
            <w:r w:rsidR="00430E3E">
              <w:rPr>
                <w:webHidden/>
              </w:rPr>
              <w:fldChar w:fldCharType="end"/>
            </w:r>
          </w:hyperlink>
        </w:p>
        <w:p w14:paraId="7596B463" w14:textId="16FF45C7" w:rsidR="00430E3E" w:rsidRDefault="000B2B23">
          <w:pPr>
            <w:pStyle w:val="TOC3"/>
            <w:rPr>
              <w:rFonts w:eastAsiaTheme="minorEastAsia" w:cstheme="minorBidi"/>
              <w:kern w:val="0"/>
              <w:sz w:val="22"/>
              <w:szCs w:val="22"/>
              <w:lang w:eastAsia="en-US"/>
            </w:rPr>
          </w:pPr>
          <w:hyperlink w:anchor="_Toc64271425"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_Toc64271425 \h </w:instrText>
            </w:r>
            <w:r w:rsidR="00430E3E">
              <w:rPr>
                <w:webHidden/>
              </w:rPr>
            </w:r>
            <w:r w:rsidR="00430E3E">
              <w:rPr>
                <w:webHidden/>
              </w:rPr>
              <w:fldChar w:fldCharType="separate"/>
            </w:r>
            <w:r w:rsidR="00430E3E">
              <w:rPr>
                <w:webHidden/>
              </w:rPr>
              <w:t>9</w:t>
            </w:r>
            <w:r w:rsidR="00430E3E">
              <w:rPr>
                <w:webHidden/>
              </w:rPr>
              <w:fldChar w:fldCharType="end"/>
            </w:r>
          </w:hyperlink>
        </w:p>
        <w:p w14:paraId="31933A78" w14:textId="5D9436DC" w:rsidR="00430E3E" w:rsidRDefault="000B2B23">
          <w:pPr>
            <w:pStyle w:val="TOC3"/>
            <w:rPr>
              <w:rFonts w:eastAsiaTheme="minorEastAsia" w:cstheme="minorBidi"/>
              <w:kern w:val="0"/>
              <w:sz w:val="22"/>
              <w:szCs w:val="22"/>
              <w:lang w:eastAsia="en-US"/>
            </w:rPr>
          </w:pPr>
          <w:hyperlink w:anchor="_Toc64271426"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_Toc64271426 \h </w:instrText>
            </w:r>
            <w:r w:rsidR="00430E3E">
              <w:rPr>
                <w:webHidden/>
              </w:rPr>
            </w:r>
            <w:r w:rsidR="00430E3E">
              <w:rPr>
                <w:webHidden/>
              </w:rPr>
              <w:fldChar w:fldCharType="separate"/>
            </w:r>
            <w:r w:rsidR="00430E3E">
              <w:rPr>
                <w:webHidden/>
              </w:rPr>
              <w:t>9</w:t>
            </w:r>
            <w:r w:rsidR="00430E3E">
              <w:rPr>
                <w:webHidden/>
              </w:rPr>
              <w:fldChar w:fldCharType="end"/>
            </w:r>
          </w:hyperlink>
        </w:p>
        <w:p w14:paraId="7836D4D9" w14:textId="42C2482E" w:rsidR="00430E3E" w:rsidRDefault="000B2B23">
          <w:pPr>
            <w:pStyle w:val="TOC1"/>
            <w:rPr>
              <w:rFonts w:eastAsiaTheme="minorEastAsia" w:cstheme="minorBidi"/>
              <w:b w:val="0"/>
              <w:caps w:val="0"/>
              <w:color w:val="auto"/>
              <w:kern w:val="0"/>
              <w:sz w:val="22"/>
              <w:szCs w:val="22"/>
              <w:lang w:eastAsia="en-US"/>
            </w:rPr>
          </w:pPr>
          <w:hyperlink w:anchor="_Toc64271427" w:history="1">
            <w:r w:rsidR="00430E3E" w:rsidRPr="00ED2DDE">
              <w:rPr>
                <w:rStyle w:val="Hyperlink"/>
              </w:rPr>
              <w:t>RESULTS</w:t>
            </w:r>
            <w:r w:rsidR="00430E3E">
              <w:rPr>
                <w:webHidden/>
              </w:rPr>
              <w:tab/>
            </w:r>
            <w:r w:rsidR="00430E3E">
              <w:rPr>
                <w:webHidden/>
              </w:rPr>
              <w:fldChar w:fldCharType="begin"/>
            </w:r>
            <w:r w:rsidR="00430E3E">
              <w:rPr>
                <w:webHidden/>
              </w:rPr>
              <w:instrText xml:space="preserve"> PAGEREF _Toc64271427 \h </w:instrText>
            </w:r>
            <w:r w:rsidR="00430E3E">
              <w:rPr>
                <w:webHidden/>
              </w:rPr>
            </w:r>
            <w:r w:rsidR="00430E3E">
              <w:rPr>
                <w:webHidden/>
              </w:rPr>
              <w:fldChar w:fldCharType="separate"/>
            </w:r>
            <w:r w:rsidR="00430E3E">
              <w:rPr>
                <w:webHidden/>
              </w:rPr>
              <w:t>9</w:t>
            </w:r>
            <w:r w:rsidR="00430E3E">
              <w:rPr>
                <w:webHidden/>
              </w:rPr>
              <w:fldChar w:fldCharType="end"/>
            </w:r>
          </w:hyperlink>
        </w:p>
        <w:p w14:paraId="6A907F11" w14:textId="17917374" w:rsidR="00430E3E" w:rsidRDefault="000B2B23">
          <w:pPr>
            <w:pStyle w:val="TOC2"/>
            <w:rPr>
              <w:rFonts w:eastAsiaTheme="minorEastAsia" w:cstheme="minorBidi"/>
              <w:kern w:val="0"/>
              <w:sz w:val="22"/>
              <w:szCs w:val="22"/>
              <w:lang w:eastAsia="en-US"/>
            </w:rPr>
          </w:pPr>
          <w:hyperlink w:anchor="_Toc64271428"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_Toc64271428 \h </w:instrText>
            </w:r>
            <w:r w:rsidR="00430E3E">
              <w:rPr>
                <w:webHidden/>
              </w:rPr>
            </w:r>
            <w:r w:rsidR="00430E3E">
              <w:rPr>
                <w:webHidden/>
              </w:rPr>
              <w:fldChar w:fldCharType="separate"/>
            </w:r>
            <w:r w:rsidR="00430E3E">
              <w:rPr>
                <w:webHidden/>
              </w:rPr>
              <w:t>9</w:t>
            </w:r>
            <w:r w:rsidR="00430E3E">
              <w:rPr>
                <w:webHidden/>
              </w:rPr>
              <w:fldChar w:fldCharType="end"/>
            </w:r>
          </w:hyperlink>
        </w:p>
        <w:p w14:paraId="4467A14B" w14:textId="37EB22D4" w:rsidR="00430E3E" w:rsidRDefault="000B2B23">
          <w:pPr>
            <w:pStyle w:val="TOC3"/>
            <w:rPr>
              <w:rFonts w:eastAsiaTheme="minorEastAsia" w:cstheme="minorBidi"/>
              <w:kern w:val="0"/>
              <w:sz w:val="22"/>
              <w:szCs w:val="22"/>
              <w:lang w:eastAsia="en-US"/>
            </w:rPr>
          </w:pPr>
          <w:hyperlink w:anchor="_Toc64271429"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_Toc64271429 \h </w:instrText>
            </w:r>
            <w:r w:rsidR="00430E3E">
              <w:rPr>
                <w:webHidden/>
              </w:rPr>
            </w:r>
            <w:r w:rsidR="00430E3E">
              <w:rPr>
                <w:webHidden/>
              </w:rPr>
              <w:fldChar w:fldCharType="separate"/>
            </w:r>
            <w:r w:rsidR="00430E3E">
              <w:rPr>
                <w:webHidden/>
              </w:rPr>
              <w:t>9</w:t>
            </w:r>
            <w:r w:rsidR="00430E3E">
              <w:rPr>
                <w:webHidden/>
              </w:rPr>
              <w:fldChar w:fldCharType="end"/>
            </w:r>
          </w:hyperlink>
        </w:p>
        <w:p w14:paraId="56A38639" w14:textId="4962E248" w:rsidR="00430E3E" w:rsidRDefault="000B2B23">
          <w:pPr>
            <w:pStyle w:val="TOC3"/>
            <w:rPr>
              <w:rFonts w:eastAsiaTheme="minorEastAsia" w:cstheme="minorBidi"/>
              <w:kern w:val="0"/>
              <w:sz w:val="22"/>
              <w:szCs w:val="22"/>
              <w:lang w:eastAsia="en-US"/>
            </w:rPr>
          </w:pPr>
          <w:hyperlink w:anchor="_Toc64271430"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_Toc64271430 \h </w:instrText>
            </w:r>
            <w:r w:rsidR="00430E3E">
              <w:rPr>
                <w:webHidden/>
              </w:rPr>
            </w:r>
            <w:r w:rsidR="00430E3E">
              <w:rPr>
                <w:webHidden/>
              </w:rPr>
              <w:fldChar w:fldCharType="separate"/>
            </w:r>
            <w:r w:rsidR="00430E3E">
              <w:rPr>
                <w:webHidden/>
              </w:rPr>
              <w:t>10</w:t>
            </w:r>
            <w:r w:rsidR="00430E3E">
              <w:rPr>
                <w:webHidden/>
              </w:rPr>
              <w:fldChar w:fldCharType="end"/>
            </w:r>
          </w:hyperlink>
        </w:p>
        <w:p w14:paraId="5A611997" w14:textId="6BA687FC" w:rsidR="00430E3E" w:rsidRDefault="000B2B23">
          <w:pPr>
            <w:pStyle w:val="TOC3"/>
            <w:rPr>
              <w:rFonts w:eastAsiaTheme="minorEastAsia" w:cstheme="minorBidi"/>
              <w:kern w:val="0"/>
              <w:sz w:val="22"/>
              <w:szCs w:val="22"/>
              <w:lang w:eastAsia="en-US"/>
            </w:rPr>
          </w:pPr>
          <w:hyperlink w:anchor="_Toc64271431"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_Toc64271431 \h </w:instrText>
            </w:r>
            <w:r w:rsidR="00430E3E">
              <w:rPr>
                <w:webHidden/>
              </w:rPr>
            </w:r>
            <w:r w:rsidR="00430E3E">
              <w:rPr>
                <w:webHidden/>
              </w:rPr>
              <w:fldChar w:fldCharType="separate"/>
            </w:r>
            <w:r w:rsidR="00430E3E">
              <w:rPr>
                <w:webHidden/>
              </w:rPr>
              <w:t>10</w:t>
            </w:r>
            <w:r w:rsidR="00430E3E">
              <w:rPr>
                <w:webHidden/>
              </w:rPr>
              <w:fldChar w:fldCharType="end"/>
            </w:r>
          </w:hyperlink>
        </w:p>
        <w:p w14:paraId="5A1F8A60" w14:textId="43C6EDEA" w:rsidR="00430E3E" w:rsidRDefault="000B2B23">
          <w:pPr>
            <w:pStyle w:val="TOC2"/>
            <w:rPr>
              <w:rFonts w:eastAsiaTheme="minorEastAsia" w:cstheme="minorBidi"/>
              <w:kern w:val="0"/>
              <w:sz w:val="22"/>
              <w:szCs w:val="22"/>
              <w:lang w:eastAsia="en-US"/>
            </w:rPr>
          </w:pPr>
          <w:hyperlink w:anchor="_Toc64271432"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_Toc64271432 \h </w:instrText>
            </w:r>
            <w:r w:rsidR="00430E3E">
              <w:rPr>
                <w:webHidden/>
              </w:rPr>
            </w:r>
            <w:r w:rsidR="00430E3E">
              <w:rPr>
                <w:webHidden/>
              </w:rPr>
              <w:fldChar w:fldCharType="separate"/>
            </w:r>
            <w:r w:rsidR="00430E3E">
              <w:rPr>
                <w:webHidden/>
              </w:rPr>
              <w:t>10</w:t>
            </w:r>
            <w:r w:rsidR="00430E3E">
              <w:rPr>
                <w:webHidden/>
              </w:rPr>
              <w:fldChar w:fldCharType="end"/>
            </w:r>
          </w:hyperlink>
        </w:p>
        <w:p w14:paraId="070C5A86" w14:textId="066F32CA" w:rsidR="00430E3E" w:rsidRDefault="000B2B23">
          <w:pPr>
            <w:pStyle w:val="TOC3"/>
            <w:rPr>
              <w:rFonts w:eastAsiaTheme="minorEastAsia" w:cstheme="minorBidi"/>
              <w:kern w:val="0"/>
              <w:sz w:val="22"/>
              <w:szCs w:val="22"/>
              <w:lang w:eastAsia="en-US"/>
            </w:rPr>
          </w:pPr>
          <w:hyperlink w:anchor="_Toc64271433" w:history="1">
            <w:r w:rsidR="00430E3E" w:rsidRPr="00ED2DDE">
              <w:rPr>
                <w:rStyle w:val="Hyperlink"/>
              </w:rPr>
              <w:t>Potential sources on the Kenai River mainstem</w:t>
            </w:r>
            <w:r w:rsidR="00430E3E">
              <w:rPr>
                <w:webHidden/>
              </w:rPr>
              <w:tab/>
            </w:r>
            <w:r w:rsidR="00430E3E">
              <w:rPr>
                <w:webHidden/>
              </w:rPr>
              <w:fldChar w:fldCharType="begin"/>
            </w:r>
            <w:r w:rsidR="00430E3E">
              <w:rPr>
                <w:webHidden/>
              </w:rPr>
              <w:instrText xml:space="preserve"> PAGEREF _Toc64271433 \h </w:instrText>
            </w:r>
            <w:r w:rsidR="00430E3E">
              <w:rPr>
                <w:webHidden/>
              </w:rPr>
            </w:r>
            <w:r w:rsidR="00430E3E">
              <w:rPr>
                <w:webHidden/>
              </w:rPr>
              <w:fldChar w:fldCharType="separate"/>
            </w:r>
            <w:r w:rsidR="00430E3E">
              <w:rPr>
                <w:webHidden/>
              </w:rPr>
              <w:t>10</w:t>
            </w:r>
            <w:r w:rsidR="00430E3E">
              <w:rPr>
                <w:webHidden/>
              </w:rPr>
              <w:fldChar w:fldCharType="end"/>
            </w:r>
          </w:hyperlink>
        </w:p>
        <w:p w14:paraId="7FF96B64" w14:textId="6545BA78" w:rsidR="00430E3E" w:rsidRDefault="000B2B23">
          <w:pPr>
            <w:pStyle w:val="TOC3"/>
            <w:rPr>
              <w:rFonts w:eastAsiaTheme="minorEastAsia" w:cstheme="minorBidi"/>
              <w:kern w:val="0"/>
              <w:sz w:val="22"/>
              <w:szCs w:val="22"/>
              <w:lang w:eastAsia="en-US"/>
            </w:rPr>
          </w:pPr>
          <w:hyperlink w:anchor="_Toc64271434"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_Toc64271434 \h </w:instrText>
            </w:r>
            <w:r w:rsidR="00430E3E">
              <w:rPr>
                <w:webHidden/>
              </w:rPr>
            </w:r>
            <w:r w:rsidR="00430E3E">
              <w:rPr>
                <w:webHidden/>
              </w:rPr>
              <w:fldChar w:fldCharType="separate"/>
            </w:r>
            <w:r w:rsidR="00430E3E">
              <w:rPr>
                <w:webHidden/>
              </w:rPr>
              <w:t>10</w:t>
            </w:r>
            <w:r w:rsidR="00430E3E">
              <w:rPr>
                <w:webHidden/>
              </w:rPr>
              <w:fldChar w:fldCharType="end"/>
            </w:r>
          </w:hyperlink>
        </w:p>
        <w:p w14:paraId="1E99DBAF" w14:textId="628640C3" w:rsidR="00430E3E" w:rsidRDefault="000B2B23">
          <w:pPr>
            <w:pStyle w:val="TOC1"/>
            <w:rPr>
              <w:rFonts w:eastAsiaTheme="minorEastAsia" w:cstheme="minorBidi"/>
              <w:b w:val="0"/>
              <w:caps w:val="0"/>
              <w:color w:val="auto"/>
              <w:kern w:val="0"/>
              <w:sz w:val="22"/>
              <w:szCs w:val="22"/>
              <w:lang w:eastAsia="en-US"/>
            </w:rPr>
          </w:pPr>
          <w:hyperlink w:anchor="_Toc64271435" w:history="1">
            <w:r w:rsidR="00430E3E" w:rsidRPr="00ED2DDE">
              <w:rPr>
                <w:rStyle w:val="Hyperlink"/>
              </w:rPr>
              <w:t>DISCUSSION</w:t>
            </w:r>
            <w:r w:rsidR="00430E3E">
              <w:rPr>
                <w:webHidden/>
              </w:rPr>
              <w:tab/>
            </w:r>
            <w:r w:rsidR="00430E3E">
              <w:rPr>
                <w:webHidden/>
              </w:rPr>
              <w:fldChar w:fldCharType="begin"/>
            </w:r>
            <w:r w:rsidR="00430E3E">
              <w:rPr>
                <w:webHidden/>
              </w:rPr>
              <w:instrText xml:space="preserve"> PAGEREF _Toc64271435 \h </w:instrText>
            </w:r>
            <w:r w:rsidR="00430E3E">
              <w:rPr>
                <w:webHidden/>
              </w:rPr>
            </w:r>
            <w:r w:rsidR="00430E3E">
              <w:rPr>
                <w:webHidden/>
              </w:rPr>
              <w:fldChar w:fldCharType="separate"/>
            </w:r>
            <w:r w:rsidR="00430E3E">
              <w:rPr>
                <w:webHidden/>
              </w:rPr>
              <w:t>11</w:t>
            </w:r>
            <w:r w:rsidR="00430E3E">
              <w:rPr>
                <w:webHidden/>
              </w:rPr>
              <w:fldChar w:fldCharType="end"/>
            </w:r>
          </w:hyperlink>
        </w:p>
        <w:p w14:paraId="0F8D81E6" w14:textId="465A8D00" w:rsidR="00430E3E" w:rsidRDefault="000B2B23">
          <w:pPr>
            <w:pStyle w:val="TOC2"/>
            <w:rPr>
              <w:rFonts w:eastAsiaTheme="minorEastAsia" w:cstheme="minorBidi"/>
              <w:kern w:val="0"/>
              <w:sz w:val="22"/>
              <w:szCs w:val="22"/>
              <w:lang w:eastAsia="en-US"/>
            </w:rPr>
          </w:pPr>
          <w:hyperlink w:anchor="_Toc64271436"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_Toc64271436 \h </w:instrText>
            </w:r>
            <w:r w:rsidR="00430E3E">
              <w:rPr>
                <w:webHidden/>
              </w:rPr>
            </w:r>
            <w:r w:rsidR="00430E3E">
              <w:rPr>
                <w:webHidden/>
              </w:rPr>
              <w:fldChar w:fldCharType="separate"/>
            </w:r>
            <w:r w:rsidR="00430E3E">
              <w:rPr>
                <w:webHidden/>
              </w:rPr>
              <w:t>11</w:t>
            </w:r>
            <w:r w:rsidR="00430E3E">
              <w:rPr>
                <w:webHidden/>
              </w:rPr>
              <w:fldChar w:fldCharType="end"/>
            </w:r>
          </w:hyperlink>
        </w:p>
        <w:p w14:paraId="42BD064F" w14:textId="183354E2" w:rsidR="00430E3E" w:rsidRDefault="000B2B23">
          <w:pPr>
            <w:pStyle w:val="TOC3"/>
            <w:rPr>
              <w:rFonts w:eastAsiaTheme="minorEastAsia" w:cstheme="minorBidi"/>
              <w:kern w:val="0"/>
              <w:sz w:val="22"/>
              <w:szCs w:val="22"/>
              <w:lang w:eastAsia="en-US"/>
            </w:rPr>
          </w:pPr>
          <w:hyperlink w:anchor="_Toc64271437"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_Toc64271437 \h </w:instrText>
            </w:r>
            <w:r w:rsidR="00430E3E">
              <w:rPr>
                <w:webHidden/>
              </w:rPr>
            </w:r>
            <w:r w:rsidR="00430E3E">
              <w:rPr>
                <w:webHidden/>
              </w:rPr>
              <w:fldChar w:fldCharType="separate"/>
            </w:r>
            <w:r w:rsidR="00430E3E">
              <w:rPr>
                <w:webHidden/>
              </w:rPr>
              <w:t>11</w:t>
            </w:r>
            <w:r w:rsidR="00430E3E">
              <w:rPr>
                <w:webHidden/>
              </w:rPr>
              <w:fldChar w:fldCharType="end"/>
            </w:r>
          </w:hyperlink>
        </w:p>
        <w:p w14:paraId="68A7CF8D" w14:textId="55D2569B" w:rsidR="00430E3E" w:rsidRDefault="000B2B23">
          <w:pPr>
            <w:pStyle w:val="TOC3"/>
            <w:rPr>
              <w:rFonts w:eastAsiaTheme="minorEastAsia" w:cstheme="minorBidi"/>
              <w:kern w:val="0"/>
              <w:sz w:val="22"/>
              <w:szCs w:val="22"/>
              <w:lang w:eastAsia="en-US"/>
            </w:rPr>
          </w:pPr>
          <w:hyperlink w:anchor="_Toc64271438"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_Toc64271438 \h </w:instrText>
            </w:r>
            <w:r w:rsidR="00430E3E">
              <w:rPr>
                <w:webHidden/>
              </w:rPr>
            </w:r>
            <w:r w:rsidR="00430E3E">
              <w:rPr>
                <w:webHidden/>
              </w:rPr>
              <w:fldChar w:fldCharType="separate"/>
            </w:r>
            <w:r w:rsidR="00430E3E">
              <w:rPr>
                <w:webHidden/>
              </w:rPr>
              <w:t>11</w:t>
            </w:r>
            <w:r w:rsidR="00430E3E">
              <w:rPr>
                <w:webHidden/>
              </w:rPr>
              <w:fldChar w:fldCharType="end"/>
            </w:r>
          </w:hyperlink>
        </w:p>
        <w:p w14:paraId="08D23FAC" w14:textId="245832E6" w:rsidR="00430E3E" w:rsidRDefault="000B2B23">
          <w:pPr>
            <w:pStyle w:val="TOC3"/>
            <w:rPr>
              <w:rFonts w:eastAsiaTheme="minorEastAsia" w:cstheme="minorBidi"/>
              <w:kern w:val="0"/>
              <w:sz w:val="22"/>
              <w:szCs w:val="22"/>
              <w:lang w:eastAsia="en-US"/>
            </w:rPr>
          </w:pPr>
          <w:hyperlink w:anchor="_Toc64271439"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_Toc64271439 \h </w:instrText>
            </w:r>
            <w:r w:rsidR="00430E3E">
              <w:rPr>
                <w:webHidden/>
              </w:rPr>
            </w:r>
            <w:r w:rsidR="00430E3E">
              <w:rPr>
                <w:webHidden/>
              </w:rPr>
              <w:fldChar w:fldCharType="separate"/>
            </w:r>
            <w:r w:rsidR="00430E3E">
              <w:rPr>
                <w:webHidden/>
              </w:rPr>
              <w:t>12</w:t>
            </w:r>
            <w:r w:rsidR="00430E3E">
              <w:rPr>
                <w:webHidden/>
              </w:rPr>
              <w:fldChar w:fldCharType="end"/>
            </w:r>
          </w:hyperlink>
        </w:p>
        <w:p w14:paraId="04E16F19" w14:textId="147EE6C2" w:rsidR="00430E3E" w:rsidRDefault="000B2B23">
          <w:pPr>
            <w:pStyle w:val="TOC3"/>
            <w:rPr>
              <w:rFonts w:eastAsiaTheme="minorEastAsia" w:cstheme="minorBidi"/>
              <w:kern w:val="0"/>
              <w:sz w:val="22"/>
              <w:szCs w:val="22"/>
              <w:lang w:eastAsia="en-US"/>
            </w:rPr>
          </w:pPr>
          <w:hyperlink w:anchor="_Toc64271440" w:history="1">
            <w:r w:rsidR="00430E3E" w:rsidRPr="00ED2DDE">
              <w:rPr>
                <w:rStyle w:val="Hyperlink"/>
              </w:rPr>
              <w:t>Potential Drivers of copper and zinc exceedances</w:t>
            </w:r>
            <w:r w:rsidR="00430E3E">
              <w:rPr>
                <w:webHidden/>
              </w:rPr>
              <w:tab/>
            </w:r>
            <w:r w:rsidR="00430E3E">
              <w:rPr>
                <w:webHidden/>
              </w:rPr>
              <w:fldChar w:fldCharType="begin"/>
            </w:r>
            <w:r w:rsidR="00430E3E">
              <w:rPr>
                <w:webHidden/>
              </w:rPr>
              <w:instrText xml:space="preserve"> PAGEREF _Toc64271440 \h </w:instrText>
            </w:r>
            <w:r w:rsidR="00430E3E">
              <w:rPr>
                <w:webHidden/>
              </w:rPr>
            </w:r>
            <w:r w:rsidR="00430E3E">
              <w:rPr>
                <w:webHidden/>
              </w:rPr>
              <w:fldChar w:fldCharType="separate"/>
            </w:r>
            <w:r w:rsidR="00430E3E">
              <w:rPr>
                <w:webHidden/>
              </w:rPr>
              <w:t>12</w:t>
            </w:r>
            <w:r w:rsidR="00430E3E">
              <w:rPr>
                <w:webHidden/>
              </w:rPr>
              <w:fldChar w:fldCharType="end"/>
            </w:r>
          </w:hyperlink>
        </w:p>
        <w:p w14:paraId="576FBBBE" w14:textId="4ECCC495" w:rsidR="00430E3E" w:rsidRDefault="000B2B23">
          <w:pPr>
            <w:pStyle w:val="TOC3"/>
            <w:rPr>
              <w:rFonts w:eastAsiaTheme="minorEastAsia" w:cstheme="minorBidi"/>
              <w:kern w:val="0"/>
              <w:sz w:val="22"/>
              <w:szCs w:val="22"/>
              <w:lang w:eastAsia="en-US"/>
            </w:rPr>
          </w:pPr>
          <w:hyperlink w:anchor="_Toc64271441"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_Toc64271441 \h </w:instrText>
            </w:r>
            <w:r w:rsidR="00430E3E">
              <w:rPr>
                <w:webHidden/>
              </w:rPr>
            </w:r>
            <w:r w:rsidR="00430E3E">
              <w:rPr>
                <w:webHidden/>
              </w:rPr>
              <w:fldChar w:fldCharType="separate"/>
            </w:r>
            <w:r w:rsidR="00430E3E">
              <w:rPr>
                <w:webHidden/>
              </w:rPr>
              <w:t>13</w:t>
            </w:r>
            <w:r w:rsidR="00430E3E">
              <w:rPr>
                <w:webHidden/>
              </w:rPr>
              <w:fldChar w:fldCharType="end"/>
            </w:r>
          </w:hyperlink>
        </w:p>
        <w:p w14:paraId="7482418F" w14:textId="6D5F16AD" w:rsidR="00430E3E" w:rsidRDefault="000B2B23">
          <w:pPr>
            <w:pStyle w:val="TOC3"/>
            <w:rPr>
              <w:rFonts w:eastAsiaTheme="minorEastAsia" w:cstheme="minorBidi"/>
              <w:kern w:val="0"/>
              <w:sz w:val="22"/>
              <w:szCs w:val="22"/>
              <w:lang w:eastAsia="en-US"/>
            </w:rPr>
          </w:pPr>
          <w:hyperlink w:anchor="_Toc64271442"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_Toc64271442 \h </w:instrText>
            </w:r>
            <w:r w:rsidR="00430E3E">
              <w:rPr>
                <w:webHidden/>
              </w:rPr>
            </w:r>
            <w:r w:rsidR="00430E3E">
              <w:rPr>
                <w:webHidden/>
              </w:rPr>
              <w:fldChar w:fldCharType="separate"/>
            </w:r>
            <w:r w:rsidR="00430E3E">
              <w:rPr>
                <w:webHidden/>
              </w:rPr>
              <w:t>13</w:t>
            </w:r>
            <w:r w:rsidR="00430E3E">
              <w:rPr>
                <w:webHidden/>
              </w:rPr>
              <w:fldChar w:fldCharType="end"/>
            </w:r>
          </w:hyperlink>
        </w:p>
        <w:p w14:paraId="441A0D79" w14:textId="7F634592" w:rsidR="00430E3E" w:rsidRDefault="000B2B23">
          <w:pPr>
            <w:pStyle w:val="TOC3"/>
            <w:rPr>
              <w:rFonts w:eastAsiaTheme="minorEastAsia" w:cstheme="minorBidi"/>
              <w:kern w:val="0"/>
              <w:sz w:val="22"/>
              <w:szCs w:val="22"/>
              <w:lang w:eastAsia="en-US"/>
            </w:rPr>
          </w:pPr>
          <w:hyperlink w:anchor="_Toc64271443"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_Toc64271443 \h </w:instrText>
            </w:r>
            <w:r w:rsidR="00430E3E">
              <w:rPr>
                <w:webHidden/>
              </w:rPr>
            </w:r>
            <w:r w:rsidR="00430E3E">
              <w:rPr>
                <w:webHidden/>
              </w:rPr>
              <w:fldChar w:fldCharType="separate"/>
            </w:r>
            <w:r w:rsidR="00430E3E">
              <w:rPr>
                <w:webHidden/>
              </w:rPr>
              <w:t>14</w:t>
            </w:r>
            <w:r w:rsidR="00430E3E">
              <w:rPr>
                <w:webHidden/>
              </w:rPr>
              <w:fldChar w:fldCharType="end"/>
            </w:r>
          </w:hyperlink>
        </w:p>
        <w:p w14:paraId="3683C4FB" w14:textId="3501DB9D" w:rsidR="00430E3E" w:rsidRDefault="000B2B23">
          <w:pPr>
            <w:pStyle w:val="TOC1"/>
            <w:rPr>
              <w:rFonts w:eastAsiaTheme="minorEastAsia" w:cstheme="minorBidi"/>
              <w:b w:val="0"/>
              <w:caps w:val="0"/>
              <w:color w:val="auto"/>
              <w:kern w:val="0"/>
              <w:sz w:val="22"/>
              <w:szCs w:val="22"/>
              <w:lang w:eastAsia="en-US"/>
            </w:rPr>
          </w:pPr>
          <w:hyperlink w:anchor="_Toc64271444" w:history="1">
            <w:r w:rsidR="00430E3E" w:rsidRPr="00ED2DDE">
              <w:rPr>
                <w:rStyle w:val="Hyperlink"/>
              </w:rPr>
              <w:t>CONCLUSION</w:t>
            </w:r>
            <w:r w:rsidR="00430E3E">
              <w:rPr>
                <w:webHidden/>
              </w:rPr>
              <w:tab/>
            </w:r>
            <w:r w:rsidR="00430E3E">
              <w:rPr>
                <w:webHidden/>
              </w:rPr>
              <w:fldChar w:fldCharType="begin"/>
            </w:r>
            <w:r w:rsidR="00430E3E">
              <w:rPr>
                <w:webHidden/>
              </w:rPr>
              <w:instrText xml:space="preserve"> PAGEREF _Toc64271444 \h </w:instrText>
            </w:r>
            <w:r w:rsidR="00430E3E">
              <w:rPr>
                <w:webHidden/>
              </w:rPr>
            </w:r>
            <w:r w:rsidR="00430E3E">
              <w:rPr>
                <w:webHidden/>
              </w:rPr>
              <w:fldChar w:fldCharType="separate"/>
            </w:r>
            <w:r w:rsidR="00430E3E">
              <w:rPr>
                <w:webHidden/>
              </w:rPr>
              <w:t>14</w:t>
            </w:r>
            <w:r w:rsidR="00430E3E">
              <w:rPr>
                <w:webHidden/>
              </w:rPr>
              <w:fldChar w:fldCharType="end"/>
            </w:r>
          </w:hyperlink>
        </w:p>
        <w:p w14:paraId="7828ABD8" w14:textId="37FAD290" w:rsidR="00430E3E" w:rsidRDefault="000B2B23">
          <w:pPr>
            <w:pStyle w:val="TOC3"/>
            <w:rPr>
              <w:rFonts w:eastAsiaTheme="minorEastAsia" w:cstheme="minorBidi"/>
              <w:kern w:val="0"/>
              <w:sz w:val="22"/>
              <w:szCs w:val="22"/>
              <w:lang w:eastAsia="en-US"/>
            </w:rPr>
          </w:pPr>
          <w:hyperlink w:anchor="_Toc64271445" w:history="1">
            <w:r w:rsidR="00430E3E" w:rsidRPr="00ED2DDE">
              <w:rPr>
                <w:rStyle w:val="Hyperlink"/>
              </w:rPr>
              <w:t>From information to action</w:t>
            </w:r>
            <w:r w:rsidR="00430E3E">
              <w:rPr>
                <w:webHidden/>
              </w:rPr>
              <w:tab/>
            </w:r>
            <w:r w:rsidR="00430E3E">
              <w:rPr>
                <w:webHidden/>
              </w:rPr>
              <w:fldChar w:fldCharType="begin"/>
            </w:r>
            <w:r w:rsidR="00430E3E">
              <w:rPr>
                <w:webHidden/>
              </w:rPr>
              <w:instrText xml:space="preserve"> PAGEREF _Toc64271445 \h </w:instrText>
            </w:r>
            <w:r w:rsidR="00430E3E">
              <w:rPr>
                <w:webHidden/>
              </w:rPr>
            </w:r>
            <w:r w:rsidR="00430E3E">
              <w:rPr>
                <w:webHidden/>
              </w:rPr>
              <w:fldChar w:fldCharType="separate"/>
            </w:r>
            <w:r w:rsidR="00430E3E">
              <w:rPr>
                <w:webHidden/>
              </w:rPr>
              <w:t>15</w:t>
            </w:r>
            <w:r w:rsidR="00430E3E">
              <w:rPr>
                <w:webHidden/>
              </w:rPr>
              <w:fldChar w:fldCharType="end"/>
            </w:r>
          </w:hyperlink>
        </w:p>
        <w:p w14:paraId="4B55756E" w14:textId="1952B45A" w:rsidR="00430E3E" w:rsidRDefault="000B2B23">
          <w:pPr>
            <w:pStyle w:val="TOC1"/>
            <w:rPr>
              <w:rFonts w:eastAsiaTheme="minorEastAsia" w:cstheme="minorBidi"/>
              <w:b w:val="0"/>
              <w:caps w:val="0"/>
              <w:color w:val="auto"/>
              <w:kern w:val="0"/>
              <w:sz w:val="22"/>
              <w:szCs w:val="22"/>
              <w:lang w:eastAsia="en-US"/>
            </w:rPr>
          </w:pPr>
          <w:hyperlink w:anchor="_Toc64271446" w:history="1">
            <w:r w:rsidR="00430E3E" w:rsidRPr="00ED2DDE">
              <w:rPr>
                <w:rStyle w:val="Hyperlink"/>
              </w:rPr>
              <w:t>Data availability</w:t>
            </w:r>
            <w:r w:rsidR="00430E3E">
              <w:rPr>
                <w:webHidden/>
              </w:rPr>
              <w:tab/>
            </w:r>
            <w:r w:rsidR="00430E3E">
              <w:rPr>
                <w:webHidden/>
              </w:rPr>
              <w:fldChar w:fldCharType="begin"/>
            </w:r>
            <w:r w:rsidR="00430E3E">
              <w:rPr>
                <w:webHidden/>
              </w:rPr>
              <w:instrText xml:space="preserve"> PAGEREF _Toc64271446 \h </w:instrText>
            </w:r>
            <w:r w:rsidR="00430E3E">
              <w:rPr>
                <w:webHidden/>
              </w:rPr>
            </w:r>
            <w:r w:rsidR="00430E3E">
              <w:rPr>
                <w:webHidden/>
              </w:rPr>
              <w:fldChar w:fldCharType="separate"/>
            </w:r>
            <w:r w:rsidR="00430E3E">
              <w:rPr>
                <w:webHidden/>
              </w:rPr>
              <w:t>15</w:t>
            </w:r>
            <w:r w:rsidR="00430E3E">
              <w:rPr>
                <w:webHidden/>
              </w:rPr>
              <w:fldChar w:fldCharType="end"/>
            </w:r>
          </w:hyperlink>
        </w:p>
        <w:p w14:paraId="2886CF75" w14:textId="0107E6AE" w:rsidR="00430E3E" w:rsidRDefault="000B2B23">
          <w:pPr>
            <w:pStyle w:val="TOC1"/>
            <w:rPr>
              <w:rFonts w:eastAsiaTheme="minorEastAsia" w:cstheme="minorBidi"/>
              <w:b w:val="0"/>
              <w:caps w:val="0"/>
              <w:color w:val="auto"/>
              <w:kern w:val="0"/>
              <w:sz w:val="22"/>
              <w:szCs w:val="22"/>
              <w:lang w:eastAsia="en-US"/>
            </w:rPr>
          </w:pPr>
          <w:hyperlink w:anchor="_Toc64271447" w:history="1">
            <w:r w:rsidR="00430E3E" w:rsidRPr="00ED2DDE">
              <w:rPr>
                <w:rStyle w:val="Hyperlink"/>
              </w:rPr>
              <w:t>References</w:t>
            </w:r>
            <w:r w:rsidR="00430E3E">
              <w:rPr>
                <w:webHidden/>
              </w:rPr>
              <w:tab/>
            </w:r>
            <w:r w:rsidR="00430E3E">
              <w:rPr>
                <w:webHidden/>
              </w:rPr>
              <w:fldChar w:fldCharType="begin"/>
            </w:r>
            <w:r w:rsidR="00430E3E">
              <w:rPr>
                <w:webHidden/>
              </w:rPr>
              <w:instrText xml:space="preserve"> PAGEREF _Toc64271447 \h </w:instrText>
            </w:r>
            <w:r w:rsidR="00430E3E">
              <w:rPr>
                <w:webHidden/>
              </w:rPr>
            </w:r>
            <w:r w:rsidR="00430E3E">
              <w:rPr>
                <w:webHidden/>
              </w:rPr>
              <w:fldChar w:fldCharType="separate"/>
            </w:r>
            <w:r w:rsidR="00430E3E">
              <w:rPr>
                <w:webHidden/>
              </w:rPr>
              <w:t>16</w:t>
            </w:r>
            <w:r w:rsidR="00430E3E">
              <w:rPr>
                <w:webHidden/>
              </w:rPr>
              <w:fldChar w:fldCharType="end"/>
            </w:r>
          </w:hyperlink>
        </w:p>
        <w:p w14:paraId="56D194D1" w14:textId="26FB7D6C" w:rsidR="00430E3E" w:rsidRDefault="000B2B23">
          <w:pPr>
            <w:pStyle w:val="TOC1"/>
            <w:rPr>
              <w:rFonts w:eastAsiaTheme="minorEastAsia" w:cstheme="minorBidi"/>
              <w:b w:val="0"/>
              <w:caps w:val="0"/>
              <w:color w:val="auto"/>
              <w:kern w:val="0"/>
              <w:sz w:val="22"/>
              <w:szCs w:val="22"/>
              <w:lang w:eastAsia="en-US"/>
            </w:rPr>
          </w:pPr>
          <w:hyperlink w:anchor="_Toc64271448" w:history="1">
            <w:r w:rsidR="00430E3E" w:rsidRPr="00ED2DDE">
              <w:rPr>
                <w:rStyle w:val="Hyperlink"/>
              </w:rPr>
              <w:t>appendix a: figures</w:t>
            </w:r>
            <w:r w:rsidR="00430E3E">
              <w:rPr>
                <w:webHidden/>
              </w:rPr>
              <w:tab/>
            </w:r>
            <w:r w:rsidR="00430E3E">
              <w:rPr>
                <w:webHidden/>
              </w:rPr>
              <w:fldChar w:fldCharType="begin"/>
            </w:r>
            <w:r w:rsidR="00430E3E">
              <w:rPr>
                <w:webHidden/>
              </w:rPr>
              <w:instrText xml:space="preserve"> PAGEREF _Toc64271448 \h </w:instrText>
            </w:r>
            <w:r w:rsidR="00430E3E">
              <w:rPr>
                <w:webHidden/>
              </w:rPr>
            </w:r>
            <w:r w:rsidR="00430E3E">
              <w:rPr>
                <w:webHidden/>
              </w:rPr>
              <w:fldChar w:fldCharType="separate"/>
            </w:r>
            <w:r w:rsidR="00430E3E">
              <w:rPr>
                <w:webHidden/>
              </w:rPr>
              <w:t>17</w:t>
            </w:r>
            <w:r w:rsidR="00430E3E">
              <w:rPr>
                <w:webHidden/>
              </w:rPr>
              <w:fldChar w:fldCharType="end"/>
            </w:r>
          </w:hyperlink>
        </w:p>
        <w:p w14:paraId="4147038C" w14:textId="36109B51" w:rsidR="00430E3E" w:rsidRDefault="000B2B23">
          <w:pPr>
            <w:pStyle w:val="TOC1"/>
            <w:rPr>
              <w:rFonts w:eastAsiaTheme="minorEastAsia" w:cstheme="minorBidi"/>
              <w:b w:val="0"/>
              <w:caps w:val="0"/>
              <w:color w:val="auto"/>
              <w:kern w:val="0"/>
              <w:sz w:val="22"/>
              <w:szCs w:val="22"/>
              <w:lang w:eastAsia="en-US"/>
            </w:rPr>
          </w:pPr>
          <w:hyperlink w:anchor="_Toc64271449" w:history="1">
            <w:r w:rsidR="00430E3E" w:rsidRPr="00ED2DDE">
              <w:rPr>
                <w:rStyle w:val="Hyperlink"/>
              </w:rPr>
              <w:t>appendix B: Tables</w:t>
            </w:r>
            <w:r w:rsidR="00430E3E">
              <w:rPr>
                <w:webHidden/>
              </w:rPr>
              <w:tab/>
            </w:r>
            <w:r w:rsidR="00430E3E">
              <w:rPr>
                <w:webHidden/>
              </w:rPr>
              <w:fldChar w:fldCharType="begin"/>
            </w:r>
            <w:r w:rsidR="00430E3E">
              <w:rPr>
                <w:webHidden/>
              </w:rPr>
              <w:instrText xml:space="preserve"> PAGEREF _Toc64271449 \h </w:instrText>
            </w:r>
            <w:r w:rsidR="00430E3E">
              <w:rPr>
                <w:webHidden/>
              </w:rPr>
            </w:r>
            <w:r w:rsidR="00430E3E">
              <w:rPr>
                <w:webHidden/>
              </w:rPr>
              <w:fldChar w:fldCharType="separate"/>
            </w:r>
            <w:r w:rsidR="00430E3E">
              <w:rPr>
                <w:webHidden/>
              </w:rPr>
              <w:t>23</w:t>
            </w:r>
            <w:r w:rsidR="00430E3E">
              <w:rPr>
                <w:webHidden/>
              </w:rPr>
              <w:fldChar w:fldCharType="end"/>
            </w:r>
          </w:hyperlink>
        </w:p>
        <w:p w14:paraId="2D410F6C" w14:textId="565A9B28"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Default="00430E3E" w:rsidP="00430E3E">
      <w:pPr>
        <w:pStyle w:val="NormalWeb"/>
        <w:spacing w:before="0" w:beforeAutospacing="0" w:after="0" w:afterAutospacing="0"/>
      </w:pPr>
      <w:r>
        <w:rPr>
          <w:b/>
          <w:bCs/>
          <w:color w:val="000000"/>
        </w:rPr>
        <w:t>ADF&amp;G</w:t>
      </w:r>
      <w:r>
        <w:rPr>
          <w:color w:val="000000"/>
        </w:rPr>
        <w:t xml:space="preserve"> - Alaska Department of Fish &amp; Game</w:t>
      </w:r>
    </w:p>
    <w:p w14:paraId="3700A76F" w14:textId="77777777" w:rsidR="00430E3E" w:rsidRDefault="00430E3E" w:rsidP="00430E3E">
      <w:pPr>
        <w:pStyle w:val="NormalWeb"/>
        <w:spacing w:before="0" w:beforeAutospacing="0" w:after="0" w:afterAutospacing="0"/>
      </w:pPr>
      <w:r>
        <w:rPr>
          <w:b/>
          <w:bCs/>
          <w:color w:val="000000"/>
        </w:rPr>
        <w:t>ADEC</w:t>
      </w:r>
      <w:r>
        <w:rPr>
          <w:color w:val="000000"/>
        </w:rPr>
        <w:t xml:space="preserve"> - Alaska Department of Environmental Conservation </w:t>
      </w:r>
    </w:p>
    <w:p w14:paraId="2F242F8E" w14:textId="77777777" w:rsidR="00430E3E" w:rsidRDefault="00430E3E" w:rsidP="00430E3E">
      <w:pPr>
        <w:pStyle w:val="NormalWeb"/>
        <w:spacing w:before="0" w:beforeAutospacing="0" w:after="0" w:afterAutospacing="0"/>
      </w:pPr>
      <w:r>
        <w:rPr>
          <w:b/>
          <w:bCs/>
          <w:color w:val="000000"/>
        </w:rPr>
        <w:t>CWA</w:t>
      </w:r>
      <w:r>
        <w:rPr>
          <w:color w:val="000000"/>
        </w:rPr>
        <w:t xml:space="preserve"> - Clean Water Act</w:t>
      </w:r>
    </w:p>
    <w:p w14:paraId="1A413973" w14:textId="77777777" w:rsidR="00430E3E" w:rsidRDefault="00430E3E" w:rsidP="00430E3E">
      <w:pPr>
        <w:pStyle w:val="NormalWeb"/>
        <w:spacing w:before="0" w:beforeAutospacing="0" w:after="0" w:afterAutospacing="0"/>
      </w:pPr>
      <w:r>
        <w:rPr>
          <w:b/>
          <w:bCs/>
          <w:color w:val="000000"/>
        </w:rPr>
        <w:t xml:space="preserve">EPA - </w:t>
      </w:r>
      <w:r>
        <w:rPr>
          <w:color w:val="000000"/>
        </w:rPr>
        <w:t>United States Environmental Protection Agency</w:t>
      </w:r>
    </w:p>
    <w:p w14:paraId="5345A29B" w14:textId="77777777" w:rsidR="00430E3E" w:rsidRDefault="00430E3E" w:rsidP="00430E3E">
      <w:pPr>
        <w:pStyle w:val="NormalWeb"/>
        <w:spacing w:before="0" w:beforeAutospacing="0" w:after="0" w:afterAutospacing="0"/>
      </w:pPr>
      <w:r>
        <w:rPr>
          <w:b/>
          <w:bCs/>
          <w:color w:val="000000"/>
        </w:rPr>
        <w:t>KPB</w:t>
      </w:r>
      <w:r>
        <w:rPr>
          <w:color w:val="000000"/>
        </w:rPr>
        <w:t xml:space="preserve"> - Kenai Peninsula Borough</w:t>
      </w:r>
    </w:p>
    <w:p w14:paraId="317BE622" w14:textId="77777777" w:rsidR="00430E3E" w:rsidRDefault="00430E3E" w:rsidP="00430E3E">
      <w:pPr>
        <w:pStyle w:val="NormalWeb"/>
        <w:spacing w:before="0" w:beforeAutospacing="0" w:after="0" w:afterAutospacing="0"/>
      </w:pPr>
      <w:r>
        <w:rPr>
          <w:b/>
          <w:bCs/>
          <w:color w:val="000000"/>
        </w:rPr>
        <w:t xml:space="preserve">KPFHP </w:t>
      </w:r>
      <w:r>
        <w:rPr>
          <w:color w:val="000000"/>
        </w:rPr>
        <w:t>- Kenai Peninsula Fish Habitat Partnership</w:t>
      </w:r>
    </w:p>
    <w:p w14:paraId="79386750" w14:textId="77777777" w:rsidR="00430E3E" w:rsidRDefault="00430E3E" w:rsidP="00430E3E">
      <w:pPr>
        <w:pStyle w:val="NormalWeb"/>
        <w:spacing w:before="0" w:beforeAutospacing="0" w:after="0" w:afterAutospacing="0"/>
      </w:pPr>
      <w:r>
        <w:rPr>
          <w:b/>
          <w:bCs/>
          <w:color w:val="000000"/>
        </w:rPr>
        <w:t>KRBWQM</w:t>
      </w:r>
      <w:r>
        <w:rPr>
          <w:color w:val="000000"/>
        </w:rPr>
        <w:t xml:space="preserve"> - Kenai River Baseline Water Quality Monitoring </w:t>
      </w:r>
    </w:p>
    <w:p w14:paraId="03E0546A" w14:textId="77777777" w:rsidR="00430E3E" w:rsidRDefault="00430E3E" w:rsidP="00430E3E">
      <w:pPr>
        <w:pStyle w:val="NormalWeb"/>
        <w:spacing w:before="0" w:beforeAutospacing="0" w:after="0" w:afterAutospacing="0"/>
      </w:pPr>
      <w:r>
        <w:rPr>
          <w:b/>
          <w:bCs/>
          <w:color w:val="000000"/>
        </w:rPr>
        <w:t xml:space="preserve">KRCMP </w:t>
      </w:r>
      <w:r>
        <w:rPr>
          <w:color w:val="000000"/>
        </w:rPr>
        <w:t>- Kenai River Comprehensive Management Plan</w:t>
      </w:r>
    </w:p>
    <w:p w14:paraId="50130CCC" w14:textId="77777777" w:rsidR="00430E3E" w:rsidRDefault="00430E3E" w:rsidP="00430E3E">
      <w:pPr>
        <w:pStyle w:val="NormalWeb"/>
        <w:spacing w:before="0" w:beforeAutospacing="0" w:after="0" w:afterAutospacing="0"/>
      </w:pPr>
      <w:r>
        <w:rPr>
          <w:b/>
          <w:bCs/>
          <w:color w:val="000000"/>
        </w:rPr>
        <w:t>KRSMA</w:t>
      </w:r>
      <w:r>
        <w:rPr>
          <w:color w:val="000000"/>
        </w:rPr>
        <w:t xml:space="preserve"> - Kenai River Special Management Area </w:t>
      </w:r>
    </w:p>
    <w:p w14:paraId="05DEC0FC" w14:textId="77777777" w:rsidR="00430E3E" w:rsidRDefault="00430E3E" w:rsidP="00430E3E">
      <w:pPr>
        <w:pStyle w:val="NormalWeb"/>
        <w:spacing w:before="0" w:beforeAutospacing="0" w:after="0" w:afterAutospacing="0"/>
      </w:pPr>
      <w:r>
        <w:rPr>
          <w:b/>
          <w:bCs/>
          <w:color w:val="000000"/>
        </w:rPr>
        <w:t>KWF</w:t>
      </w:r>
      <w:r>
        <w:rPr>
          <w:color w:val="000000"/>
        </w:rPr>
        <w:t xml:space="preserve"> - Kenai Watershed Forum </w:t>
      </w:r>
    </w:p>
    <w:p w14:paraId="4D9E32FA" w14:textId="0A5E4AC8" w:rsidR="00430E3E" w:rsidRDefault="00430E3E" w:rsidP="00430E3E">
      <w:pPr>
        <w:pStyle w:val="NormalWeb"/>
        <w:spacing w:before="0" w:beforeAutospacing="0" w:after="0" w:afterAutospacing="0"/>
        <w:rPr>
          <w:color w:val="000000"/>
        </w:rPr>
      </w:pPr>
      <w:r>
        <w:rPr>
          <w:b/>
          <w:bCs/>
          <w:color w:val="000000"/>
        </w:rPr>
        <w:t>QAPP</w:t>
      </w:r>
      <w:r>
        <w:rPr>
          <w:color w:val="000000"/>
        </w:rPr>
        <w:t xml:space="preserve"> - Quality Assurance Project Plan</w:t>
      </w:r>
    </w:p>
    <w:p w14:paraId="5E6795B3" w14:textId="221EBE92" w:rsidR="00F33294" w:rsidRDefault="00F33294" w:rsidP="00430E3E">
      <w:pPr>
        <w:pStyle w:val="NormalWeb"/>
        <w:spacing w:before="0" w:beforeAutospacing="0" w:after="0" w:afterAutospacing="0"/>
      </w:pPr>
      <w:r w:rsidRPr="00F33294">
        <w:rPr>
          <w:b/>
        </w:rPr>
        <w:t>RPD</w:t>
      </w:r>
      <w:r>
        <w:t xml:space="preserve"> – Relative Percent Difference</w:t>
      </w:r>
    </w:p>
    <w:p w14:paraId="491679D6" w14:textId="77777777" w:rsidR="00430E3E" w:rsidRDefault="00430E3E" w:rsidP="00430E3E">
      <w:pPr>
        <w:pStyle w:val="NormalWeb"/>
        <w:spacing w:before="0" w:beforeAutospacing="0" w:after="0" w:afterAutospacing="0"/>
      </w:pPr>
      <w:r>
        <w:rPr>
          <w:b/>
          <w:bCs/>
          <w:color w:val="000000"/>
        </w:rPr>
        <w:t xml:space="preserve">USFS - </w:t>
      </w:r>
      <w:r>
        <w:rPr>
          <w:color w:val="000000"/>
        </w:rPr>
        <w:t>United States Forest Service</w:t>
      </w:r>
    </w:p>
    <w:p w14:paraId="7E4CD87C" w14:textId="77777777" w:rsidR="00430E3E" w:rsidRDefault="00430E3E" w:rsidP="00430E3E">
      <w:pPr>
        <w:pStyle w:val="NormalWeb"/>
        <w:spacing w:before="0" w:beforeAutospacing="0" w:after="0" w:afterAutospacing="0"/>
        <w:rPr>
          <w:color w:val="000000"/>
        </w:rPr>
      </w:pPr>
      <w:r>
        <w:rPr>
          <w:b/>
          <w:bCs/>
          <w:color w:val="000000"/>
        </w:rPr>
        <w:t>USGS</w:t>
      </w:r>
      <w:r>
        <w:rPr>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2" w:name="_Toc64271415"/>
      <w:commentRangeStart w:id="3"/>
      <w:commentRangeStart w:id="4"/>
      <w:commentRangeStart w:id="5"/>
      <w:r>
        <w:lastRenderedPageBreak/>
        <w:t>P</w:t>
      </w:r>
      <w:r w:rsidR="003E173B">
        <w:t>urpose</w:t>
      </w:r>
      <w:commentRangeEnd w:id="3"/>
      <w:r w:rsidR="000E534D">
        <w:rPr>
          <w:rStyle w:val="CommentReference"/>
          <w:rFonts w:asciiTheme="minorHAnsi" w:hAnsiTheme="minorHAnsi"/>
          <w:caps w:val="0"/>
        </w:rPr>
        <w:commentReference w:id="3"/>
      </w:r>
      <w:commentRangeEnd w:id="4"/>
      <w:r w:rsidR="00CA538C">
        <w:rPr>
          <w:rStyle w:val="CommentReference"/>
          <w:rFonts w:asciiTheme="minorHAnsi" w:hAnsiTheme="minorHAnsi"/>
          <w:caps w:val="0"/>
        </w:rPr>
        <w:commentReference w:id="4"/>
      </w:r>
      <w:commentRangeEnd w:id="5"/>
      <w:r w:rsidR="00A03C7E">
        <w:rPr>
          <w:rStyle w:val="CommentReference"/>
          <w:rFonts w:asciiTheme="minorHAnsi" w:hAnsiTheme="minorHAnsi"/>
          <w:caps w:val="0"/>
        </w:rPr>
        <w:commentReference w:id="5"/>
      </w:r>
      <w:bookmarkEnd w:id="2"/>
      <w:ins w:id="6" w:author="Benjamin Meyer [2]" w:date="2020-11-28T19:56:00Z">
        <w:r w:rsidR="009C0C0A">
          <w:t xml:space="preserve"> </w:t>
        </w:r>
      </w:ins>
    </w:p>
    <w:p w14:paraId="25BF2E6E" w14:textId="77777777" w:rsidR="000C461A" w:rsidRPr="000C461A" w:rsidRDefault="000C461A" w:rsidP="000C461A"/>
    <w:p w14:paraId="3264F95E" w14:textId="480016AE" w:rsidR="000F2469" w:rsidRPr="00CE73AF" w:rsidRDefault="00EF0F35" w:rsidP="00EF0F35">
      <w:pPr>
        <w:rPr>
          <w:sz w:val="24"/>
          <w:szCs w:val="24"/>
        </w:rPr>
      </w:pPr>
      <w:r w:rsidRPr="00831865">
        <w:rPr>
          <w:sz w:val="24"/>
          <w:szCs w:val="24"/>
        </w:rPr>
        <w:t xml:space="preserve">This </w:t>
      </w:r>
      <w:ins w:id="7"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8" w:author="Benjamin Meyer" w:date="2021-01-26T08:40:00Z">
        <w:r w:rsidR="00723CCF">
          <w:rPr>
            <w:sz w:val="24"/>
            <w:szCs w:val="24"/>
          </w:rPr>
          <w:t xml:space="preserve"> </w:t>
        </w:r>
      </w:ins>
      <w:del w:id="9"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0"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1"/>
      <w:commentRangeStart w:id="12"/>
      <w:r w:rsidR="00255424" w:rsidRPr="00CE73AF">
        <w:rPr>
          <w:sz w:val="24"/>
          <w:szCs w:val="24"/>
        </w:rPr>
        <w:t xml:space="preserve">These </w:t>
      </w:r>
      <w:r w:rsidR="00831865" w:rsidRPr="00CE73AF">
        <w:rPr>
          <w:sz w:val="24"/>
          <w:szCs w:val="24"/>
        </w:rPr>
        <w:t>e</w:t>
      </w:r>
      <w:commentRangeEnd w:id="11"/>
      <w:r w:rsidR="00511403">
        <w:rPr>
          <w:rStyle w:val="CommentReference"/>
        </w:rPr>
        <w:commentReference w:id="11"/>
      </w:r>
      <w:commentRangeEnd w:id="12"/>
      <w:r w:rsidR="00723CCF">
        <w:rPr>
          <w:rStyle w:val="CommentReference"/>
        </w:rPr>
        <w:commentReference w:id="12"/>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3" w:name="_Toc64271417"/>
      <w:r w:rsidRPr="006F3509">
        <w:rPr>
          <w:b/>
          <w:bCs/>
        </w:rPr>
        <w:lastRenderedPageBreak/>
        <w:t>Introduction</w:t>
      </w:r>
      <w:bookmarkEnd w:id="13"/>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4669E2B4"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887237">
        <w:rPr>
          <w:sz w:val="24"/>
          <w:szCs w:val="24"/>
        </w:rPr>
        <w:t xml:space="preserve">  </w:t>
      </w:r>
      <w:commentRangeStart w:id="14"/>
      <w:commentRangeStart w:id="15"/>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212C5D">
        <w:rPr>
          <w:sz w:val="24"/>
          <w:szCs w:val="24"/>
        </w:rPr>
        <w:t xml:space="preserve">  </w:t>
      </w:r>
      <w:commentRangeEnd w:id="14"/>
      <w:r w:rsidR="00526496">
        <w:rPr>
          <w:rStyle w:val="CommentReference"/>
        </w:rPr>
        <w:commentReference w:id="14"/>
      </w:r>
      <w:commentRangeEnd w:id="15"/>
      <w:r w:rsidR="00887237">
        <w:rPr>
          <w:rStyle w:val="CommentReference"/>
        </w:rPr>
        <w:commentReference w:id="15"/>
      </w:r>
    </w:p>
    <w:p w14:paraId="16DFFFCE" w14:textId="77777777" w:rsidR="00887237" w:rsidRDefault="00887237" w:rsidP="00711575">
      <w:pPr>
        <w:rPr>
          <w:sz w:val="24"/>
          <w:szCs w:val="24"/>
        </w:rPr>
      </w:pPr>
    </w:p>
    <w:p w14:paraId="02E256C9" w14:textId="4CC6D755" w:rsidR="00F63BE5" w:rsidRPr="00DE469F"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commentRangeStart w:id="16"/>
      <w:commentRangeStart w:id="17"/>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8"/>
      <w:commentRangeStart w:id="19"/>
      <w:r w:rsidR="008C01D6">
        <w:rPr>
          <w:sz w:val="24"/>
          <w:szCs w:val="24"/>
        </w:rPr>
        <w:t>(CCC</w:t>
      </w:r>
      <w:commentRangeEnd w:id="18"/>
      <w:r w:rsidR="001C3AA1">
        <w:rPr>
          <w:rStyle w:val="CommentReference"/>
        </w:rPr>
        <w:commentReference w:id="18"/>
      </w:r>
      <w:commentRangeEnd w:id="19"/>
      <w:r w:rsidR="00887237">
        <w:rPr>
          <w:rStyle w:val="CommentReference"/>
        </w:rPr>
        <w:commentReference w:id="19"/>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6"/>
      <w:r w:rsidR="003A2471">
        <w:rPr>
          <w:rStyle w:val="CommentReference"/>
        </w:rPr>
        <w:commentReference w:id="16"/>
      </w:r>
      <w:commentRangeEnd w:id="17"/>
      <w:r w:rsidR="00887237">
        <w:rPr>
          <w:rStyle w:val="CommentReference"/>
        </w:rPr>
        <w:commentReference w:id="17"/>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302DDEE4" w:rsidR="00293852" w:rsidRPr="004E4CDA" w:rsidRDefault="00A47E46" w:rsidP="00D205E1">
      <w:pPr>
        <w:rPr>
          <w:sz w:val="24"/>
          <w:szCs w:val="24"/>
        </w:rPr>
      </w:pPr>
      <w:r>
        <w:rPr>
          <w:sz w:val="24"/>
          <w:szCs w:val="24"/>
        </w:rPr>
        <w:t>T</w:t>
      </w:r>
      <w:r w:rsidR="00B86230">
        <w:rPr>
          <w:sz w:val="24"/>
          <w:szCs w:val="24"/>
        </w:rPr>
        <w:t>hrough</w:t>
      </w:r>
      <w:r w:rsidR="00887237">
        <w:rPr>
          <w:sz w:val="24"/>
          <w:szCs w:val="24"/>
        </w:rPr>
        <w:t xml:space="preserve"> </w:t>
      </w:r>
      <w:r w:rsidR="00526496">
        <w:rPr>
          <w:sz w:val="24"/>
          <w:szCs w:val="24"/>
        </w:rPr>
        <w:t>grant funds provided through</w:t>
      </w:r>
      <w:r w:rsidR="007702A3">
        <w:rPr>
          <w:sz w:val="24"/>
          <w:szCs w:val="24"/>
        </w:rPr>
        <w:t xml:space="preserve"> the Alaska Department of Environmental Conservation</w:t>
      </w:r>
      <w:r w:rsidR="00526496">
        <w:rPr>
          <w:sz w:val="24"/>
          <w:szCs w:val="24"/>
        </w:rPr>
        <w:t xml:space="preserve"> </w:t>
      </w:r>
      <w:r w:rsidR="007702A3">
        <w:rPr>
          <w:sz w:val="24"/>
          <w:szCs w:val="24"/>
        </w:rPr>
        <w:t>(</w:t>
      </w:r>
      <w:r w:rsidR="00887237">
        <w:rPr>
          <w:sz w:val="24"/>
          <w:szCs w:val="24"/>
        </w:rPr>
        <w:t>A</w:t>
      </w:r>
      <w:r w:rsidR="00526496">
        <w:rPr>
          <w:sz w:val="24"/>
          <w:szCs w:val="24"/>
        </w:rPr>
        <w:t>DEC</w:t>
      </w:r>
      <w:r w:rsidR="007702A3">
        <w:rPr>
          <w:sz w:val="24"/>
          <w:szCs w:val="24"/>
        </w:rPr>
        <w:t>)</w:t>
      </w:r>
      <w:r w:rsidR="00526496">
        <w:rPr>
          <w:sz w:val="24"/>
          <w:szCs w:val="24"/>
        </w:rPr>
        <w:t xml:space="preserve"> and matching funds from KWF</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7702A3">
        <w:rPr>
          <w:sz w:val="24"/>
          <w:szCs w:val="24"/>
        </w:rPr>
        <w:t xml:space="preserve"> </w:t>
      </w:r>
      <w:r w:rsidR="004E4CDA">
        <w:rPr>
          <w:sz w:val="24"/>
          <w:szCs w:val="24"/>
        </w:rPr>
        <w:t>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w:t>
      </w:r>
      <w:r w:rsidR="00526496">
        <w:rPr>
          <w:sz w:val="24"/>
          <w:szCs w:val="24"/>
        </w:rPr>
        <w:t xml:space="preserve">potential </w:t>
      </w:r>
      <w:r w:rsidR="004E4CDA">
        <w:rPr>
          <w:sz w:val="24"/>
          <w:szCs w:val="24"/>
        </w:rPr>
        <w:t xml:space="preserve">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mainstem.</w:t>
      </w:r>
      <w:r w:rsidR="00A21003">
        <w:rPr>
          <w:sz w:val="24"/>
          <w:szCs w:val="24"/>
        </w:rPr>
        <w:t xml:space="preserve">  </w:t>
      </w:r>
      <w:r w:rsidR="00CC03C8">
        <w:rPr>
          <w:sz w:val="24"/>
          <w:szCs w:val="24"/>
        </w:rPr>
        <w:t xml:space="preserve">These photos and data are being incorporated into a GIS shapefile established to document other adjacent </w:t>
      </w:r>
      <w:r w:rsidR="00526496">
        <w:rPr>
          <w:sz w:val="24"/>
          <w:szCs w:val="24"/>
        </w:rPr>
        <w:t xml:space="preserve">potential </w:t>
      </w:r>
      <w:r w:rsidR="00CC03C8">
        <w:rPr>
          <w:sz w:val="24"/>
          <w:szCs w:val="24"/>
        </w:rPr>
        <w:t>sources of these heavy metals including impervious surfaces, boat landings, and wastewater discharge.  M</w:t>
      </w:r>
      <w:r w:rsidR="0024208B">
        <w:rPr>
          <w:sz w:val="24"/>
          <w:szCs w:val="24"/>
        </w:rPr>
        <w:t>apping efforts are ongoi</w:t>
      </w:r>
      <w:r w:rsidR="00CC03C8">
        <w:rPr>
          <w:sz w:val="24"/>
          <w:szCs w:val="24"/>
        </w:rPr>
        <w:t xml:space="preserve">ng and </w:t>
      </w:r>
      <w:commentRangeStart w:id="20"/>
      <w:commentRangeStart w:id="21"/>
      <w:r w:rsidR="00CC03C8">
        <w:rPr>
          <w:sz w:val="24"/>
          <w:szCs w:val="24"/>
        </w:rPr>
        <w:t xml:space="preserve">will be completed in </w:t>
      </w:r>
      <w:r w:rsidR="00526496">
        <w:rPr>
          <w:sz w:val="24"/>
          <w:szCs w:val="24"/>
        </w:rPr>
        <w:t xml:space="preserve">early </w:t>
      </w:r>
      <w:r w:rsidR="00CC03C8">
        <w:rPr>
          <w:sz w:val="24"/>
          <w:szCs w:val="24"/>
        </w:rPr>
        <w:t>202</w:t>
      </w:r>
      <w:ins w:id="22" w:author="Benjamin Meyer" w:date="2021-02-15T09:08:00Z">
        <w:r w:rsidR="007702A3">
          <w:rPr>
            <w:sz w:val="24"/>
            <w:szCs w:val="24"/>
          </w:rPr>
          <w:t>1</w:t>
        </w:r>
      </w:ins>
      <w:del w:id="23" w:author="Benjamin Meyer" w:date="2021-02-15T09:08:00Z">
        <w:r w:rsidR="00CC03C8" w:rsidDel="007702A3">
          <w:rPr>
            <w:sz w:val="24"/>
            <w:szCs w:val="24"/>
          </w:rPr>
          <w:delText>1</w:delText>
        </w:r>
      </w:del>
      <w:commentRangeEnd w:id="20"/>
      <w:r w:rsidR="00361719">
        <w:rPr>
          <w:rStyle w:val="CommentReference"/>
        </w:rPr>
        <w:commentReference w:id="20"/>
      </w:r>
      <w:commentRangeEnd w:id="21"/>
      <w:r w:rsidR="00887237">
        <w:rPr>
          <w:rStyle w:val="CommentReference"/>
        </w:rPr>
        <w:commentReference w:id="21"/>
      </w:r>
      <w:del w:id="24" w:author="Benjamin Meyer" w:date="2021-02-15T09:08:00Z">
        <w:r w:rsidR="00526496" w:rsidDel="007702A3">
          <w:rPr>
            <w:sz w:val="24"/>
            <w:szCs w:val="24"/>
          </w:rPr>
          <w:delText xml:space="preserve"> with a </w:delText>
        </w:r>
        <w:r w:rsidR="00621F96" w:rsidDel="007702A3">
          <w:rPr>
            <w:sz w:val="24"/>
            <w:szCs w:val="24"/>
          </w:rPr>
          <w:delText>report</w:delText>
        </w:r>
        <w:r w:rsidR="000A7351" w:rsidDel="007702A3">
          <w:rPr>
            <w:sz w:val="24"/>
            <w:szCs w:val="24"/>
          </w:rPr>
          <w:delText xml:space="preserve"> and interactive mapping tool</w:delText>
        </w:r>
      </w:del>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25" w:name="_Toc64271418"/>
      <w:r w:rsidRPr="006F3509">
        <w:rPr>
          <w:b/>
          <w:bCs/>
        </w:rPr>
        <w:lastRenderedPageBreak/>
        <w:t>Methods</w:t>
      </w:r>
      <w:bookmarkEnd w:id="25"/>
    </w:p>
    <w:p w14:paraId="1E1F60F8" w14:textId="77777777" w:rsidR="00AD09EE" w:rsidRDefault="00AD09EE" w:rsidP="009308B3"/>
    <w:p w14:paraId="354A3F22" w14:textId="3001320B" w:rsidR="001F0EA8" w:rsidRDefault="003D0107" w:rsidP="00A21003">
      <w:pPr>
        <w:pStyle w:val="Heading2"/>
        <w:rPr>
          <w:ins w:id="26" w:author="Benjamin Meyer" w:date="2020-12-07T05:39:00Z"/>
        </w:rPr>
      </w:pPr>
      <w:bookmarkStart w:id="27" w:name="_Toc64271419"/>
      <w:r>
        <w:t>Copper and zinc s</w:t>
      </w:r>
      <w:r w:rsidR="00AD09EE">
        <w:t>ampling</w:t>
      </w:r>
      <w:bookmarkEnd w:id="27"/>
    </w:p>
    <w:p w14:paraId="38E99023" w14:textId="77777777" w:rsidR="003D567B" w:rsidRPr="003D567B" w:rsidRDefault="003D567B" w:rsidP="00C90F57"/>
    <w:p w14:paraId="3D66DB16" w14:textId="1899154B"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28"/>
      <w:commentRangeStart w:id="29"/>
      <w:ins w:id="30" w:author="Apsens, Sarah" w:date="2020-12-30T16:45:00Z">
        <w:r w:rsidR="00361719" w:rsidRPr="002D3CA3">
          <w:rPr>
            <w:bCs/>
            <w:strike/>
            <w:sz w:val="24"/>
            <w:szCs w:val="24"/>
          </w:rPr>
          <w:t>additional</w:t>
        </w:r>
        <w:commentRangeEnd w:id="28"/>
        <w:r w:rsidR="00361719" w:rsidRPr="002D3CA3">
          <w:rPr>
            <w:rStyle w:val="CommentReference"/>
            <w:strike/>
          </w:rPr>
          <w:commentReference w:id="28"/>
        </w:r>
      </w:ins>
      <w:commentRangeEnd w:id="29"/>
      <w:r w:rsidR="002C10DB" w:rsidRPr="002D3CA3">
        <w:rPr>
          <w:rStyle w:val="CommentReference"/>
          <w:strike/>
        </w:rPr>
        <w:commentReference w:id="29"/>
      </w:r>
      <w:ins w:id="31"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32" w:name="_Toc64271420"/>
      <w:r w:rsidRPr="00CF3F57">
        <w:rPr>
          <w:sz w:val="24"/>
        </w:rPr>
        <w:t>Kenai River Baseline Water Quality Monitoring (KRBWQM)</w:t>
      </w:r>
      <w:bookmarkEnd w:id="32"/>
    </w:p>
    <w:p w14:paraId="7BF45577" w14:textId="77777777" w:rsidR="003D567B" w:rsidRPr="00C90F57" w:rsidRDefault="003D567B" w:rsidP="00C90F57"/>
    <w:p w14:paraId="5506FE15" w14:textId="38A7564B"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111BF0FF"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xml:space="preserve">.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B940CB">
        <w:rPr>
          <w:bCs/>
          <w:sz w:val="24"/>
          <w:szCs w:val="24"/>
        </w:rPr>
        <w:t xml:space="preserve"> </w:t>
      </w:r>
      <w:commentRangeStart w:id="33"/>
      <w:del w:id="34" w:author="Benjamin Meyer" w:date="2021-02-17T14:58:00Z">
        <w:r w:rsidR="00B940CB" w:rsidDel="00D5535A">
          <w:rPr>
            <w:bCs/>
            <w:sz w:val="24"/>
            <w:szCs w:val="24"/>
          </w:rPr>
          <w:lastRenderedPageBreak/>
          <w:delText>and capped while still submerged?</w:delText>
        </w:r>
        <w:commentRangeEnd w:id="33"/>
        <w:r w:rsidR="002D3CA3" w:rsidDel="00D5535A">
          <w:rPr>
            <w:rStyle w:val="CommentReference"/>
          </w:rPr>
          <w:commentReference w:id="33"/>
        </w:r>
        <w:r w:rsidDel="00D5535A">
          <w:rPr>
            <w:bCs/>
            <w:sz w:val="24"/>
            <w:szCs w:val="24"/>
          </w:rPr>
          <w:delText xml:space="preserve">. </w:delText>
        </w:r>
      </w:del>
      <w:proofErr w:type="gramStart"/>
      <w:r w:rsidR="0077716C">
        <w:rPr>
          <w:bCs/>
          <w:sz w:val="24"/>
          <w:szCs w:val="24"/>
        </w:rPr>
        <w:t>All</w:t>
      </w:r>
      <w:proofErr w:type="gramEnd"/>
      <w:r w:rsidR="0077716C">
        <w:rPr>
          <w:bCs/>
          <w:sz w:val="24"/>
          <w:szCs w:val="24"/>
        </w:rPr>
        <w:t xml:space="preserve">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35"/>
      <w:commentRangeStart w:id="36"/>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35"/>
      <w:r w:rsidR="00841FAF">
        <w:rPr>
          <w:rStyle w:val="CommentReference"/>
        </w:rPr>
        <w:commentReference w:id="35"/>
      </w:r>
      <w:commentRangeEnd w:id="36"/>
      <w:r w:rsidR="0023740C">
        <w:rPr>
          <w:rStyle w:val="CommentReference"/>
        </w:rPr>
        <w:commentReference w:id="36"/>
      </w:r>
      <w:r w:rsidR="0077716C">
        <w:rPr>
          <w:bCs/>
          <w:sz w:val="24"/>
          <w:szCs w:val="24"/>
        </w:rPr>
        <w:t>(Anchorage</w:t>
      </w:r>
      <w:r w:rsidR="003D567B">
        <w:rPr>
          <w:bCs/>
          <w:sz w:val="24"/>
          <w:szCs w:val="24"/>
        </w:rPr>
        <w:t>, AK</w:t>
      </w:r>
      <w:r w:rsidR="0077716C">
        <w:rPr>
          <w:bCs/>
          <w:sz w:val="24"/>
          <w:szCs w:val="24"/>
        </w:rPr>
        <w:t>) within the holding time of each sample.</w:t>
      </w:r>
      <w:r w:rsidR="0023740C">
        <w:rPr>
          <w:bCs/>
          <w:sz w:val="24"/>
          <w:szCs w:val="24"/>
        </w:rPr>
        <w:t xml:space="preserve">  Copper and zinc analyses were performed by SGS in Anchorage, </w:t>
      </w:r>
      <w:ins w:id="37"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38"/>
      <w:commentRangeStart w:id="39"/>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ins w:id="40" w:author="Benjamin Meyer" w:date="2021-02-15T09:58:00Z">
        <w:r w:rsidR="00F96220">
          <w:rPr>
            <w:bCs/>
            <w:sz w:val="24"/>
            <w:szCs w:val="24"/>
          </w:rPr>
          <w:t>(ADEC, 2008</w:t>
        </w:r>
      </w:ins>
      <w:r w:rsidR="00FA2AD9">
        <w:rPr>
          <w:bCs/>
          <w:sz w:val="24"/>
          <w:szCs w:val="24"/>
        </w:rPr>
        <w:t>)</w:t>
      </w:r>
      <w:r w:rsidR="007E0550">
        <w:rPr>
          <w:bCs/>
          <w:sz w:val="24"/>
          <w:szCs w:val="24"/>
        </w:rPr>
        <w:t>.</w:t>
      </w:r>
      <w:commentRangeEnd w:id="38"/>
      <w:r w:rsidR="00957DF4">
        <w:rPr>
          <w:rStyle w:val="CommentReference"/>
        </w:rPr>
        <w:commentReference w:id="38"/>
      </w:r>
      <w:commentRangeEnd w:id="39"/>
      <w:r w:rsidR="00FA2AD9">
        <w:rPr>
          <w:rStyle w:val="CommentReference"/>
        </w:rPr>
        <w:commentReference w:id="39"/>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41" w:name="_Toc64271421"/>
      <w:r w:rsidRPr="00CF3F57">
        <w:rPr>
          <w:sz w:val="24"/>
        </w:rPr>
        <w:t>Copper and zinc-specific sampling event</w:t>
      </w:r>
      <w:r w:rsidR="00C90F57">
        <w:rPr>
          <w:sz w:val="24"/>
        </w:rPr>
        <w:t>s</w:t>
      </w:r>
      <w:bookmarkEnd w:id="41"/>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5B9F33B7"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42"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w:t>
      </w:r>
      <w:commentRangeStart w:id="43"/>
      <w:commentRangeStart w:id="44"/>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ins w:id="45" w:author="Benjamin Meyer" w:date="2021-02-15T09:58:00Z">
        <w:r w:rsidR="00F96220">
          <w:rPr>
            <w:bCs/>
            <w:sz w:val="24"/>
            <w:szCs w:val="24"/>
          </w:rPr>
          <w:t>(ADEC, 2008</w:t>
        </w:r>
      </w:ins>
      <w:r w:rsidR="00FA2AD9">
        <w:rPr>
          <w:bCs/>
          <w:sz w:val="24"/>
          <w:szCs w:val="24"/>
        </w:rPr>
        <w:t>)</w:t>
      </w:r>
      <w:r w:rsidR="00803543">
        <w:rPr>
          <w:bCs/>
          <w:sz w:val="24"/>
          <w:szCs w:val="24"/>
        </w:rPr>
        <w:t>.</w:t>
      </w:r>
      <w:commentRangeEnd w:id="43"/>
      <w:r w:rsidR="00957DF4">
        <w:rPr>
          <w:rStyle w:val="CommentReference"/>
        </w:rPr>
        <w:commentReference w:id="43"/>
      </w:r>
      <w:commentRangeEnd w:id="44"/>
      <w:r w:rsidR="00FA2AD9">
        <w:rPr>
          <w:rStyle w:val="CommentReference"/>
        </w:rPr>
        <w:commentReference w:id="44"/>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46"/>
      <w:commentRangeStart w:id="47"/>
      <w:del w:id="48" w:author="Benjamin Meyer" w:date="2021-01-21T07:38:00Z">
        <w:r w:rsidDel="00B713D6">
          <w:rPr>
            <w:sz w:val="24"/>
          </w:rPr>
          <w:delText>Variation among re</w:delText>
        </w:r>
        <w:r w:rsidR="000E55F2" w:rsidRPr="00803543" w:rsidDel="00B713D6">
          <w:rPr>
            <w:sz w:val="24"/>
          </w:rPr>
          <w:delText>plicate samples</w:delText>
        </w:r>
        <w:commentRangeEnd w:id="46"/>
        <w:r w:rsidR="00C373A2" w:rsidDel="00B713D6">
          <w:rPr>
            <w:rStyle w:val="CommentReference"/>
            <w:b w:val="0"/>
            <w:color w:val="auto"/>
            <w:spacing w:val="0"/>
          </w:rPr>
          <w:commentReference w:id="46"/>
        </w:r>
      </w:del>
      <w:bookmarkStart w:id="49" w:name="_Toc64271422"/>
      <w:commentRangeEnd w:id="47"/>
      <w:r w:rsidR="00B713D6">
        <w:rPr>
          <w:rStyle w:val="CommentReference"/>
          <w:b w:val="0"/>
          <w:color w:val="auto"/>
          <w:spacing w:val="0"/>
        </w:rPr>
        <w:commentReference w:id="47"/>
      </w:r>
      <w:ins w:id="50" w:author="Benjamin Meyer" w:date="2021-01-21T07:38:00Z">
        <w:r w:rsidR="00B713D6">
          <w:rPr>
            <w:sz w:val="24"/>
          </w:rPr>
          <w:t>Sample Accuracy and Precision</w:t>
        </w:r>
      </w:ins>
      <w:bookmarkEnd w:id="49"/>
    </w:p>
    <w:p w14:paraId="55902FE4" w14:textId="77777777" w:rsidR="00A35C56" w:rsidRPr="00A35C56" w:rsidRDefault="00A35C56" w:rsidP="00A35C56"/>
    <w:p w14:paraId="00E7CC2E" w14:textId="21F3F39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51"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52"/>
      <w:ins w:id="53" w:author="Benjamin Meyer" w:date="2021-02-16T17:20:00Z">
        <w:r w:rsidR="00225ED5">
          <w:rPr>
            <w:sz w:val="24"/>
            <w:szCs w:val="24"/>
          </w:rPr>
          <w:t>.</w:t>
        </w:r>
      </w:ins>
      <w:commentRangeEnd w:id="52"/>
      <w:r w:rsidR="00225ED5">
        <w:rPr>
          <w:rStyle w:val="CommentReference"/>
        </w:rPr>
        <w:commentReference w:id="52"/>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54" w:name="_Toc64271423"/>
      <w:r>
        <w:rPr>
          <w:sz w:val="24"/>
        </w:rPr>
        <w:t>2019 Hardness values</w:t>
      </w:r>
      <w:bookmarkEnd w:id="54"/>
      <w:r>
        <w:rPr>
          <w:sz w:val="24"/>
        </w:rPr>
        <w:t xml:space="preserve"> </w:t>
      </w:r>
    </w:p>
    <w:p w14:paraId="20591218" w14:textId="77777777" w:rsidR="000E3748" w:rsidRDefault="000E3748" w:rsidP="000E3748">
      <w:pPr>
        <w:rPr>
          <w:sz w:val="24"/>
          <w:szCs w:val="24"/>
          <w:highlight w:val="yellow"/>
        </w:rPr>
      </w:pPr>
    </w:p>
    <w:p w14:paraId="07026197" w14:textId="631C3C48"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55" w:author="Benjamin Meyer" w:date="2021-02-17T15:13:00Z">
        <w:r w:rsidR="000B7668">
          <w:rPr>
            <w:sz w:val="24"/>
            <w:szCs w:val="24"/>
          </w:rPr>
          <w:t>results</w:t>
        </w:r>
      </w:ins>
      <w:del w:id="56"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57" w:author="Benjamin Meyer" w:date="2021-02-17T15:15:00Z">
        <w:r w:rsidR="000B7668">
          <w:rPr>
            <w:sz w:val="24"/>
            <w:szCs w:val="24"/>
          </w:rPr>
          <w:t>At sites w</w:t>
        </w:r>
      </w:ins>
      <w:del w:id="58" w:author="Benjamin Meyer" w:date="2021-02-17T15:15:00Z">
        <w:r w:rsidR="000029BF" w:rsidRPr="001F2D11" w:rsidDel="000B7668">
          <w:rPr>
            <w:sz w:val="24"/>
            <w:szCs w:val="24"/>
          </w:rPr>
          <w:delText>W</w:delText>
        </w:r>
      </w:del>
      <w:r w:rsidR="000029BF" w:rsidRPr="001F2D11">
        <w:rPr>
          <w:sz w:val="24"/>
          <w:szCs w:val="24"/>
        </w:rPr>
        <w:t xml:space="preserve">here </w:t>
      </w:r>
      <w:ins w:id="59" w:author="Benjamin Meyer" w:date="2021-02-17T15:15:00Z">
        <w:r w:rsidR="000B7668">
          <w:rPr>
            <w:sz w:val="24"/>
            <w:szCs w:val="24"/>
          </w:rPr>
          <w:t xml:space="preserve">no </w:t>
        </w:r>
      </w:ins>
      <w:r w:rsidR="000029BF" w:rsidRPr="001F2D11">
        <w:rPr>
          <w:sz w:val="24"/>
          <w:szCs w:val="24"/>
        </w:rPr>
        <w:t xml:space="preserve">calcium and magnesium data was </w:t>
      </w:r>
      <w:del w:id="60"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61" w:author="Benjamin Meyer" w:date="2021-02-17T15:21:00Z">
        <w:r w:rsidR="00C9613D">
          <w:rPr>
            <w:sz w:val="24"/>
            <w:szCs w:val="24"/>
          </w:rPr>
          <w:t>, Table 3</w:t>
        </w:r>
      </w:ins>
      <w:r w:rsidR="000029BF">
        <w:rPr>
          <w:sz w:val="24"/>
          <w:szCs w:val="24"/>
        </w:rPr>
        <w:t>)</w:t>
      </w:r>
      <w:commentRangeStart w:id="62"/>
      <w:r w:rsidR="000029BF" w:rsidRPr="001F2D11">
        <w:rPr>
          <w:sz w:val="24"/>
          <w:szCs w:val="24"/>
        </w:rPr>
        <w:t>.</w:t>
      </w:r>
      <w:commentRangeEnd w:id="62"/>
      <w:r w:rsidR="000029BF">
        <w:rPr>
          <w:rStyle w:val="CommentReference"/>
        </w:rPr>
        <w:commentReference w:id="62"/>
      </w:r>
      <w:r w:rsidR="000029BF" w:rsidRPr="001F2D11">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w:t>
      </w:r>
      <w:commentRangeStart w:id="63"/>
      <w:commentRangeStart w:id="64"/>
      <w:r w:rsidRPr="000E3748">
        <w:rPr>
          <w:sz w:val="24"/>
          <w:szCs w:val="24"/>
        </w:rPr>
        <w:t xml:space="preserve">spring and summer </w:t>
      </w:r>
      <w:r>
        <w:rPr>
          <w:sz w:val="24"/>
          <w:szCs w:val="24"/>
        </w:rPr>
        <w:t xml:space="preserve">hardness </w:t>
      </w:r>
      <w:commentRangeEnd w:id="63"/>
      <w:r w:rsidR="00C373A2">
        <w:rPr>
          <w:rStyle w:val="CommentReference"/>
        </w:rPr>
        <w:commentReference w:id="63"/>
      </w:r>
      <w:commentRangeEnd w:id="64"/>
      <w:r w:rsidR="00B76A07">
        <w:rPr>
          <w:rStyle w:val="CommentReference"/>
        </w:rPr>
        <w:commentReference w:id="64"/>
      </w:r>
      <w:r w:rsidRPr="000E3748">
        <w:rPr>
          <w:sz w:val="24"/>
          <w:szCs w:val="24"/>
        </w:rPr>
        <w:t xml:space="preserve">levels were calculated using data collected from </w:t>
      </w:r>
      <w:commentRangeStart w:id="65"/>
      <w:commentRangeStart w:id="66"/>
      <w:r w:rsidRPr="000E3748">
        <w:rPr>
          <w:sz w:val="24"/>
          <w:szCs w:val="24"/>
        </w:rPr>
        <w:t xml:space="preserve">2000-2014 </w:t>
      </w:r>
      <w:commentRangeEnd w:id="65"/>
      <w:r w:rsidR="001D4B97">
        <w:rPr>
          <w:rStyle w:val="CommentReference"/>
        </w:rPr>
        <w:commentReference w:id="65"/>
      </w:r>
      <w:commentRangeEnd w:id="66"/>
      <w:r w:rsidR="000029BF">
        <w:rPr>
          <w:rStyle w:val="CommentReference"/>
        </w:rPr>
        <w:commentReference w:id="66"/>
      </w:r>
      <w:r w:rsidRPr="000E3748">
        <w:rPr>
          <w:sz w:val="24"/>
          <w:szCs w:val="24"/>
        </w:rPr>
        <w:t xml:space="preserve">(Table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w:t>
      </w:r>
      <w:r w:rsidR="000D5891">
        <w:rPr>
          <w:sz w:val="24"/>
          <w:szCs w:val="24"/>
        </w:rPr>
        <w:lastRenderedPageBreak/>
        <w:t xml:space="preserve">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commentRangeStart w:id="67"/>
      <w:r w:rsidR="000D5891">
        <w:rPr>
          <w:sz w:val="24"/>
          <w:szCs w:val="24"/>
        </w:rPr>
        <w:t>.</w:t>
      </w:r>
      <w:commentRangeEnd w:id="67"/>
      <w:r w:rsidR="00C9613D">
        <w:rPr>
          <w:rStyle w:val="CommentReference"/>
        </w:rPr>
        <w:commentReference w:id="67"/>
      </w:r>
    </w:p>
    <w:p w14:paraId="469F6177" w14:textId="77777777" w:rsidR="00EA17C2" w:rsidRDefault="00EA17C2" w:rsidP="00AD09EE">
      <w:pPr>
        <w:pStyle w:val="Heading2"/>
        <w:rPr>
          <w:ins w:id="68" w:author="Eldred, Laura" w:date="2020-12-29T11:50:00Z"/>
        </w:rPr>
      </w:pPr>
    </w:p>
    <w:p w14:paraId="4FCA9478" w14:textId="77777777" w:rsidR="00AD09EE" w:rsidRDefault="00AD09EE" w:rsidP="00AD09EE">
      <w:pPr>
        <w:pStyle w:val="Heading2"/>
      </w:pPr>
      <w:bookmarkStart w:id="69" w:name="_Toc64271424"/>
      <w:commentRangeStart w:id="70"/>
      <w:r w:rsidRPr="00AD09EE">
        <w:t>Mapping</w:t>
      </w:r>
      <w:r w:rsidR="003D0107">
        <w:t xml:space="preserve"> </w:t>
      </w:r>
      <w:r w:rsidR="0033554A">
        <w:t xml:space="preserve">potential </w:t>
      </w:r>
      <w:r w:rsidR="003D0107">
        <w:t>sources of copper and zinc</w:t>
      </w:r>
      <w:bookmarkEnd w:id="69"/>
      <w:commentRangeEnd w:id="70"/>
      <w:r w:rsidR="00F15C33">
        <w:rPr>
          <w:rStyle w:val="CommentReference"/>
          <w:b w:val="0"/>
          <w:spacing w:val="0"/>
        </w:rPr>
        <w:commentReference w:id="70"/>
      </w:r>
    </w:p>
    <w:p w14:paraId="29AEA08D" w14:textId="77777777" w:rsidR="003D0107" w:rsidRDefault="003D0107" w:rsidP="003D0107"/>
    <w:p w14:paraId="2B521CB6" w14:textId="77777777" w:rsidR="003D0107" w:rsidRPr="00CF3F57" w:rsidRDefault="00612D59" w:rsidP="00CF3F57">
      <w:pPr>
        <w:pStyle w:val="Heading3"/>
        <w:rPr>
          <w:sz w:val="24"/>
        </w:rPr>
      </w:pPr>
      <w:bookmarkStart w:id="71" w:name="_Toc64271425"/>
      <w:r w:rsidRPr="00CF3F57">
        <w:rPr>
          <w:sz w:val="24"/>
        </w:rPr>
        <w:t>Potential sources on the Kenai River</w:t>
      </w:r>
      <w:bookmarkEnd w:id="71"/>
    </w:p>
    <w:p w14:paraId="082443A5" w14:textId="77777777" w:rsidR="006F3509" w:rsidRPr="006F3509" w:rsidRDefault="006F3509" w:rsidP="006F3509">
      <w:pPr>
        <w:rPr>
          <w:b/>
          <w:bCs/>
        </w:rPr>
      </w:pPr>
    </w:p>
    <w:p w14:paraId="7243B607" w14:textId="6189C10F"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72"/>
      <w:commentRangeStart w:id="73"/>
      <w:commentRangeStart w:id="74"/>
      <w:r w:rsidR="00507831">
        <w:rPr>
          <w:sz w:val="24"/>
          <w:szCs w:val="24"/>
        </w:rPr>
        <w:t>boated as well</w:t>
      </w:r>
      <w:commentRangeEnd w:id="72"/>
      <w:r w:rsidR="00EA3505">
        <w:rPr>
          <w:rStyle w:val="CommentReference"/>
        </w:rPr>
        <w:commentReference w:id="72"/>
      </w:r>
      <w:commentRangeEnd w:id="73"/>
      <w:r w:rsidR="00881058">
        <w:rPr>
          <w:rStyle w:val="CommentReference"/>
        </w:rPr>
        <w:commentReference w:id="73"/>
      </w:r>
      <w:commentRangeEnd w:id="74"/>
      <w:r w:rsidR="00C9613D">
        <w:rPr>
          <w:rStyle w:val="CommentReference"/>
        </w:rPr>
        <w:commentReference w:id="74"/>
      </w:r>
      <w:r w:rsidR="00420947">
        <w:rPr>
          <w:sz w:val="24"/>
          <w:szCs w:val="24"/>
        </w:rPr>
        <w:t xml:space="preserve">. </w:t>
      </w:r>
      <w:ins w:id="75" w:author="Benjamin Meyer" w:date="2021-02-18T09:25:00Z">
        <w:r w:rsidR="009505DD">
          <w:rPr>
            <w:sz w:val="24"/>
            <w:szCs w:val="24"/>
          </w:rPr>
          <w:t xml:space="preserve">The geotagged photos </w:t>
        </w:r>
      </w:ins>
      <w:ins w:id="76" w:author="Benjamin Meyer" w:date="2021-02-19T08:17:00Z">
        <w:r w:rsidR="00602645">
          <w:rPr>
            <w:sz w:val="24"/>
            <w:szCs w:val="24"/>
          </w:rPr>
          <w:t>can</w:t>
        </w:r>
      </w:ins>
      <w:ins w:id="77" w:author="Benjamin Meyer" w:date="2021-02-18T09:25:00Z">
        <w:r w:rsidR="009505DD">
          <w:rPr>
            <w:sz w:val="24"/>
            <w:szCs w:val="24"/>
          </w:rPr>
          <w:t xml:space="preserve"> serve as a reference for future work beyond</w:t>
        </w:r>
      </w:ins>
      <w:ins w:id="78" w:author="Benjamin Meyer" w:date="2021-02-18T10:27:00Z">
        <w:r w:rsidR="006A639E">
          <w:rPr>
            <w:sz w:val="24"/>
            <w:szCs w:val="24"/>
          </w:rPr>
          <w:t xml:space="preserve"> the scope of</w:t>
        </w:r>
      </w:ins>
      <w:ins w:id="79" w:author="Benjamin Meyer" w:date="2021-02-18T09:25:00Z">
        <w:r w:rsidR="009505DD">
          <w:rPr>
            <w:sz w:val="24"/>
            <w:szCs w:val="24"/>
          </w:rPr>
          <w:t xml:space="preserve"> th</w:t>
        </w:r>
        <w:r w:rsidR="006A639E">
          <w:rPr>
            <w:sz w:val="24"/>
            <w:szCs w:val="24"/>
          </w:rPr>
          <w:t>is report to</w:t>
        </w:r>
        <w:r w:rsidR="009505DD">
          <w:rPr>
            <w:sz w:val="24"/>
            <w:szCs w:val="24"/>
          </w:rPr>
          <w:t xml:space="preserve"> identify </w:t>
        </w:r>
      </w:ins>
      <w:ins w:id="80" w:author="Benjamin Meyer" w:date="2021-02-18T10:32:00Z">
        <w:r w:rsidR="006A639E">
          <w:rPr>
            <w:sz w:val="24"/>
            <w:szCs w:val="24"/>
          </w:rPr>
          <w:t xml:space="preserve">locations </w:t>
        </w:r>
      </w:ins>
      <w:ins w:id="81" w:author="Benjamin Meyer" w:date="2021-02-18T09:25:00Z">
        <w:r w:rsidR="009505DD">
          <w:rPr>
            <w:sz w:val="24"/>
            <w:szCs w:val="24"/>
          </w:rPr>
          <w:t>and assess potential sources of copper and zinc in greater detail</w:t>
        </w:r>
      </w:ins>
      <w:ins w:id="82" w:author="Benjamin Meyer" w:date="2021-02-18T09:58:00Z">
        <w:r w:rsidR="00AA4480">
          <w:rPr>
            <w:sz w:val="24"/>
            <w:szCs w:val="24"/>
          </w:rPr>
          <w:t xml:space="preserve">, and </w:t>
        </w:r>
      </w:ins>
      <w:ins w:id="83" w:author="Benjamin Meyer" w:date="2021-02-18T10:33:00Z">
        <w:r w:rsidR="006A639E">
          <w:rPr>
            <w:sz w:val="24"/>
            <w:szCs w:val="24"/>
          </w:rPr>
          <w:t xml:space="preserve">also serve </w:t>
        </w:r>
      </w:ins>
      <w:ins w:id="84" w:author="Benjamin Meyer" w:date="2021-02-18T09:58:00Z">
        <w:r w:rsidR="00AA4480">
          <w:rPr>
            <w:sz w:val="24"/>
            <w:szCs w:val="24"/>
          </w:rPr>
          <w:t xml:space="preserve">as an archival set of observations to compare future </w:t>
        </w:r>
      </w:ins>
      <w:ins w:id="85" w:author="Benjamin Meyer" w:date="2021-02-19T08:18:00Z">
        <w:r w:rsidR="00602645">
          <w:rPr>
            <w:sz w:val="24"/>
            <w:szCs w:val="24"/>
          </w:rPr>
          <w:t>photo transects</w:t>
        </w:r>
      </w:ins>
      <w:ins w:id="86"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7" w:name="_Toc64271426"/>
      <w:r w:rsidRPr="00CF3F57">
        <w:rPr>
          <w:sz w:val="24"/>
        </w:rPr>
        <w:t>Potential sources throughout the Kenai River watershed</w:t>
      </w:r>
      <w:bookmarkEnd w:id="87"/>
    </w:p>
    <w:p w14:paraId="71EE427F" w14:textId="77777777" w:rsidR="006F3509" w:rsidRPr="006F3509" w:rsidRDefault="006F3509" w:rsidP="006F3509">
      <w:pPr>
        <w:rPr>
          <w:b/>
          <w:bCs/>
        </w:rPr>
      </w:pPr>
    </w:p>
    <w:p w14:paraId="7D6953B3" w14:textId="11E3419A" w:rsidR="00476A0D" w:rsidRDefault="00454D69" w:rsidP="006F3509">
      <w:pPr>
        <w:rPr>
          <w:sz w:val="24"/>
          <w:szCs w:val="24"/>
        </w:rPr>
      </w:pPr>
      <w:ins w:id="88" w:author="Benjamin Meyer" w:date="2021-02-18T10:14:00Z">
        <w:r>
          <w:rPr>
            <w:sz w:val="24"/>
            <w:szCs w:val="24"/>
          </w:rPr>
          <w:t xml:space="preserve">A </w:t>
        </w:r>
      </w:ins>
      <w:commentRangeStart w:id="89"/>
      <w:commentRangeStart w:id="90"/>
      <w:del w:id="91"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92" w:author="Benjamin Meyer" w:date="2021-02-18T10:14:00Z">
        <w:r>
          <w:rPr>
            <w:sz w:val="24"/>
            <w:szCs w:val="24"/>
          </w:rPr>
          <w:t xml:space="preserve"> </w:t>
        </w:r>
      </w:ins>
      <w:r w:rsidR="00917E6E">
        <w:rPr>
          <w:sz w:val="24"/>
          <w:szCs w:val="24"/>
        </w:rPr>
        <w:t>identified</w:t>
      </w:r>
      <w:del w:id="93"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94" w:author="Benjamin Meyer" w:date="2021-02-18T10:15:00Z">
        <w:r>
          <w:rPr>
            <w:sz w:val="24"/>
            <w:szCs w:val="24"/>
          </w:rPr>
          <w:t xml:space="preserve"> </w:t>
        </w:r>
      </w:ins>
      <w:del w:id="95"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9505DD">
        <w:rPr>
          <w:sz w:val="24"/>
          <w:szCs w:val="24"/>
        </w:rPr>
        <w:t xml:space="preserve">d decking/pilings (KWF, 2017).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96" w:author="Benjamin Meyer" w:date="2021-02-18T10:11:00Z">
        <w:r>
          <w:rPr>
            <w:sz w:val="24"/>
            <w:szCs w:val="24"/>
          </w:rPr>
          <w:t>si</w:t>
        </w:r>
      </w:ins>
      <w:r w:rsidR="00612D59" w:rsidRPr="006F3509">
        <w:rPr>
          <w:sz w:val="24"/>
          <w:szCs w:val="24"/>
        </w:rPr>
        <w:t xml:space="preserve">ts, mining activity, forest fires, and </w:t>
      </w:r>
      <w:r w:rsidR="00CE2E9F">
        <w:rPr>
          <w:sz w:val="24"/>
          <w:szCs w:val="24"/>
        </w:rPr>
        <w:t>brakes (KWF, 2017). Using</w:t>
      </w:r>
      <w:r w:rsidR="00612D59" w:rsidRPr="006F3509">
        <w:rPr>
          <w:sz w:val="24"/>
          <w:szCs w:val="24"/>
        </w:rPr>
        <w:t xml:space="preserve"> results from the literature review, </w:t>
      </w:r>
      <w:ins w:id="97" w:author="Benjamin Meyer" w:date="2021-02-18T10:11:00Z">
        <w:r>
          <w:rPr>
            <w:sz w:val="24"/>
            <w:szCs w:val="24"/>
          </w:rPr>
          <w:t>KWF contracted</w:t>
        </w:r>
      </w:ins>
      <w:ins w:id="98" w:author="Benjamin Meyer" w:date="2021-02-18T15:59:00Z">
        <w:r w:rsidR="000B2B23">
          <w:rPr>
            <w:sz w:val="24"/>
            <w:szCs w:val="24"/>
          </w:rPr>
          <w:t xml:space="preserve"> with</w:t>
        </w:r>
      </w:ins>
      <w:ins w:id="99" w:author="Benjamin Meyer" w:date="2021-02-18T10:11:00Z">
        <w:r>
          <w:rPr>
            <w:sz w:val="24"/>
            <w:szCs w:val="24"/>
          </w:rPr>
          <w:t xml:space="preserve"> St. Mary’s </w:t>
        </w:r>
      </w:ins>
      <w:ins w:id="100" w:author="Benjamin Meyer" w:date="2021-02-19T10:06:00Z">
        <w:r w:rsidR="00FB3473">
          <w:rPr>
            <w:sz w:val="24"/>
            <w:szCs w:val="24"/>
          </w:rPr>
          <w:t xml:space="preserve">University </w:t>
        </w:r>
      </w:ins>
      <w:ins w:id="101" w:author="Benjamin Meyer" w:date="2021-02-18T10:11:00Z">
        <w:r>
          <w:rPr>
            <w:sz w:val="24"/>
            <w:szCs w:val="24"/>
          </w:rPr>
          <w:t xml:space="preserve">Geospatial </w:t>
        </w:r>
      </w:ins>
      <w:ins w:id="102" w:author="Benjamin Meyer" w:date="2021-02-18T10:13:00Z">
        <w:r>
          <w:rPr>
            <w:sz w:val="24"/>
            <w:szCs w:val="24"/>
          </w:rPr>
          <w:t xml:space="preserve">(Winona, MN) </w:t>
        </w:r>
      </w:ins>
      <w:ins w:id="103" w:author="Benjamin Meyer" w:date="2021-02-18T10:11:00Z">
        <w:r>
          <w:rPr>
            <w:sz w:val="24"/>
            <w:szCs w:val="24"/>
          </w:rPr>
          <w:t>to curate</w:t>
        </w:r>
      </w:ins>
      <w:ins w:id="104" w:author="Benjamin Meyer" w:date="2021-02-18T10:28:00Z">
        <w:r w:rsidR="006A639E">
          <w:rPr>
            <w:sz w:val="24"/>
            <w:szCs w:val="24"/>
          </w:rPr>
          <w:t xml:space="preserve"> and prepare</w:t>
        </w:r>
      </w:ins>
      <w:ins w:id="105" w:author="Benjamin Meyer" w:date="2021-02-18T10:11:00Z">
        <w:r w:rsidR="000D6FE9">
          <w:rPr>
            <w:sz w:val="24"/>
            <w:szCs w:val="24"/>
          </w:rPr>
          <w:t xml:space="preserve"> all available regional</w:t>
        </w:r>
        <w:r>
          <w:rPr>
            <w:sz w:val="24"/>
            <w:szCs w:val="24"/>
          </w:rPr>
          <w:t xml:space="preserve"> geospatial data</w:t>
        </w:r>
      </w:ins>
      <w:ins w:id="106" w:author="Benjamin Meyer" w:date="2021-02-18T10:13:00Z">
        <w:r w:rsidR="000B2B23">
          <w:rPr>
            <w:sz w:val="24"/>
            <w:szCs w:val="24"/>
          </w:rPr>
          <w:t xml:space="preserve"> potentially related to</w:t>
        </w:r>
        <w:r>
          <w:rPr>
            <w:sz w:val="24"/>
            <w:szCs w:val="24"/>
          </w:rPr>
          <w:t xml:space="preserve"> nonpoint sources of copper and zinc.</w:t>
        </w:r>
      </w:ins>
      <w:ins w:id="107" w:author="Benjamin Meyer" w:date="2021-02-18T10:28:00Z">
        <w:r w:rsidR="000B2B23">
          <w:rPr>
            <w:sz w:val="24"/>
            <w:szCs w:val="24"/>
          </w:rPr>
          <w:t xml:space="preserve"> </w:t>
        </w:r>
      </w:ins>
      <w:ins w:id="108" w:author="Benjamin Meyer" w:date="2021-02-19T10:05:00Z">
        <w:r w:rsidR="00FB3473">
          <w:rPr>
            <w:sz w:val="24"/>
            <w:szCs w:val="24"/>
          </w:rPr>
          <w:t>All layers</w:t>
        </w:r>
      </w:ins>
      <w:ins w:id="109" w:author="Benjamin Meyer" w:date="2021-02-19T10:06:00Z">
        <w:r w:rsidR="00FB3473">
          <w:rPr>
            <w:sz w:val="24"/>
            <w:szCs w:val="24"/>
          </w:rPr>
          <w:t xml:space="preserve"> found</w:t>
        </w:r>
      </w:ins>
      <w:ins w:id="110" w:author="Benjamin Meyer" w:date="2021-02-19T10:05:00Z">
        <w:r w:rsidR="00FB3473">
          <w:rPr>
            <w:sz w:val="24"/>
            <w:szCs w:val="24"/>
          </w:rPr>
          <w:t xml:space="preserve"> were converted to a consistent projection and</w:t>
        </w:r>
        <w:r w:rsidR="00FB3473">
          <w:rPr>
            <w:sz w:val="24"/>
            <w:szCs w:val="24"/>
          </w:rPr>
          <w:t xml:space="preserve"> geodatabase format. </w:t>
        </w:r>
      </w:ins>
      <w:ins w:id="111" w:author="Benjamin Meyer" w:date="2021-02-18T10:29:00Z">
        <w:r w:rsidR="006A639E">
          <w:rPr>
            <w:sz w:val="24"/>
            <w:szCs w:val="24"/>
          </w:rPr>
          <w:t>Gaps in geospatial d</w:t>
        </w:r>
      </w:ins>
      <w:ins w:id="112" w:author="Benjamin Meyer" w:date="2021-02-18T10:28:00Z">
        <w:r w:rsidR="006A639E">
          <w:rPr>
            <w:sz w:val="24"/>
            <w:szCs w:val="24"/>
          </w:rPr>
          <w:t xml:space="preserve">ata availability </w:t>
        </w:r>
      </w:ins>
      <w:ins w:id="113" w:author="Benjamin Meyer" w:date="2021-02-18T10:29:00Z">
        <w:r w:rsidR="006A639E">
          <w:rPr>
            <w:sz w:val="24"/>
            <w:szCs w:val="24"/>
          </w:rPr>
          <w:t xml:space="preserve">that would </w:t>
        </w:r>
      </w:ins>
      <w:ins w:id="114" w:author="Benjamin Meyer" w:date="2021-02-18T10:28:00Z">
        <w:r w:rsidR="006A639E">
          <w:rPr>
            <w:sz w:val="24"/>
            <w:szCs w:val="24"/>
          </w:rPr>
          <w:t>likely</w:t>
        </w:r>
      </w:ins>
      <w:ins w:id="115" w:author="Benjamin Meyer" w:date="2021-02-18T10:30:00Z">
        <w:r w:rsidR="006A639E">
          <w:rPr>
            <w:sz w:val="24"/>
            <w:szCs w:val="24"/>
          </w:rPr>
          <w:t xml:space="preserve"> be</w:t>
        </w:r>
      </w:ins>
      <w:ins w:id="116" w:author="Benjamin Meyer" w:date="2021-02-18T10:28:00Z">
        <w:r w:rsidR="006A639E">
          <w:rPr>
            <w:sz w:val="24"/>
            <w:szCs w:val="24"/>
          </w:rPr>
          <w:t xml:space="preserve"> needed to</w:t>
        </w:r>
      </w:ins>
      <w:ins w:id="117" w:author="Benjamin Meyer" w:date="2021-02-18T16:00:00Z">
        <w:r w:rsidR="000B2B23">
          <w:rPr>
            <w:sz w:val="24"/>
            <w:szCs w:val="24"/>
          </w:rPr>
          <w:t xml:space="preserve"> </w:t>
        </w:r>
      </w:ins>
      <w:ins w:id="118" w:author="Benjamin Meyer" w:date="2021-02-19T08:21:00Z">
        <w:r w:rsidR="000D6FE9">
          <w:rPr>
            <w:sz w:val="24"/>
            <w:szCs w:val="24"/>
          </w:rPr>
          <w:t>fully</w:t>
        </w:r>
      </w:ins>
      <w:ins w:id="119" w:author="Benjamin Meyer" w:date="2021-02-18T10:28:00Z">
        <w:r w:rsidR="006A639E">
          <w:rPr>
            <w:sz w:val="24"/>
            <w:szCs w:val="24"/>
          </w:rPr>
          <w:t xml:space="preserve"> </w:t>
        </w:r>
      </w:ins>
      <w:ins w:id="120" w:author="Benjamin Meyer" w:date="2021-02-18T10:29:00Z">
        <w:r w:rsidR="006A639E">
          <w:rPr>
            <w:sz w:val="24"/>
            <w:szCs w:val="24"/>
          </w:rPr>
          <w:t xml:space="preserve">assess copper and zinc sources were also identified in the report from </w:t>
        </w:r>
      </w:ins>
      <w:ins w:id="121" w:author="Benjamin Meyer" w:date="2021-02-18T10:30:00Z">
        <w:r w:rsidR="006A639E">
          <w:rPr>
            <w:sz w:val="24"/>
            <w:szCs w:val="24"/>
          </w:rPr>
          <w:t xml:space="preserve">St. Mary’s </w:t>
        </w:r>
      </w:ins>
      <w:ins w:id="122" w:author="Benjamin Meyer" w:date="2021-02-19T10:06:00Z">
        <w:r w:rsidR="00FB3473">
          <w:rPr>
            <w:sz w:val="24"/>
            <w:szCs w:val="24"/>
          </w:rPr>
          <w:t xml:space="preserve">University </w:t>
        </w:r>
      </w:ins>
      <w:ins w:id="123" w:author="Benjamin Meyer" w:date="2021-02-18T10:30:00Z">
        <w:r w:rsidR="006A639E">
          <w:rPr>
            <w:sz w:val="24"/>
            <w:szCs w:val="24"/>
          </w:rPr>
          <w:t>Geospatial</w:t>
        </w:r>
      </w:ins>
      <w:ins w:id="124" w:author="Benjamin Meyer" w:date="2021-02-19T10:06:00Z">
        <w:r w:rsidR="00FB3473">
          <w:rPr>
            <w:sz w:val="24"/>
            <w:szCs w:val="24"/>
          </w:rPr>
          <w:t xml:space="preserve"> Services</w:t>
        </w:r>
      </w:ins>
      <w:ins w:id="125" w:author="Benjamin Meyer" w:date="2021-02-18T10:30:00Z">
        <w:r w:rsidR="006A639E">
          <w:rPr>
            <w:sz w:val="24"/>
            <w:szCs w:val="24"/>
          </w:rPr>
          <w:t>.</w:t>
        </w:r>
      </w:ins>
      <w:r w:rsidR="00476A0D">
        <w:rPr>
          <w:sz w:val="24"/>
          <w:szCs w:val="24"/>
        </w:rPr>
        <w:t xml:space="preserve">  </w:t>
      </w:r>
      <w:ins w:id="126" w:author="Benjamin Meyer" w:date="2021-02-19T10:05:00Z">
        <w:r w:rsidR="00476A0D">
          <w:rPr>
            <w:sz w:val="24"/>
            <w:szCs w:val="24"/>
          </w:rPr>
          <w:t xml:space="preserve">  </w:t>
        </w:r>
      </w:ins>
      <w:ins w:id="127" w:author="Benjamin Meyer" w:date="2021-02-18T10:30:00Z">
        <w:r w:rsidR="006A639E">
          <w:rPr>
            <w:sz w:val="24"/>
            <w:szCs w:val="24"/>
          </w:rPr>
          <w:t xml:space="preserve">  </w:t>
        </w:r>
      </w:ins>
      <w:del w:id="128"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29"/>
      <w:del w:id="130" w:author="Benjamin Meyer" w:date="2021-02-18T10:31:00Z">
        <w:r w:rsidR="00612D59" w:rsidRPr="006F3509" w:rsidDel="006A639E">
          <w:rPr>
            <w:sz w:val="24"/>
            <w:szCs w:val="24"/>
          </w:rPr>
          <w:delText>through</w:delText>
        </w:r>
      </w:del>
      <w:r w:rsidR="00612D59" w:rsidRPr="006F3509">
        <w:rPr>
          <w:sz w:val="24"/>
          <w:szCs w:val="24"/>
        </w:rPr>
        <w:t xml:space="preserve"> </w:t>
      </w:r>
      <w:del w:id="131" w:author="Benjamin Meyer" w:date="2021-02-18T10:31:00Z">
        <w:r w:rsidR="00612D59" w:rsidRPr="006F3509" w:rsidDel="006A639E">
          <w:rPr>
            <w:sz w:val="24"/>
            <w:szCs w:val="24"/>
          </w:rPr>
          <w:delText>a mapping exercise</w:delText>
        </w:r>
      </w:del>
      <w:commentRangeEnd w:id="89"/>
      <w:commentRangeEnd w:id="90"/>
      <w:commentRangeEnd w:id="129"/>
      <w:r w:rsidR="00476A0D">
        <w:rPr>
          <w:sz w:val="24"/>
          <w:szCs w:val="24"/>
        </w:rPr>
        <w:t xml:space="preserve"> </w:t>
      </w:r>
    </w:p>
    <w:p w14:paraId="5B3E8A61" w14:textId="77777777" w:rsidR="00476A0D" w:rsidDel="00DB6047" w:rsidRDefault="00476A0D" w:rsidP="006F3509">
      <w:pPr>
        <w:rPr>
          <w:del w:id="132" w:author="Benjamin Meyer" w:date="2021-02-19T10:06:00Z"/>
          <w:sz w:val="24"/>
          <w:szCs w:val="24"/>
        </w:rPr>
      </w:pPr>
    </w:p>
    <w:p w14:paraId="370E6972" w14:textId="76B23FD3" w:rsidR="00476A0D" w:rsidDel="00476A0D" w:rsidRDefault="00476A0D" w:rsidP="006F3509">
      <w:pPr>
        <w:rPr>
          <w:del w:id="133" w:author="Benjamin Meyer" w:date="2021-02-19T10:05:00Z"/>
          <w:sz w:val="24"/>
          <w:szCs w:val="24"/>
        </w:rPr>
      </w:pPr>
    </w:p>
    <w:p w14:paraId="5457B837" w14:textId="4D0F3E42" w:rsidR="00476A0D" w:rsidDel="00476A0D" w:rsidRDefault="000879E9" w:rsidP="00476A0D">
      <w:pPr>
        <w:pStyle w:val="Default"/>
        <w:rPr>
          <w:del w:id="134" w:author="Benjamin Meyer" w:date="2021-02-19T10:05:00Z"/>
          <w:sz w:val="23"/>
          <w:szCs w:val="23"/>
        </w:rPr>
      </w:pPr>
      <w:del w:id="135" w:author="Benjamin Meyer" w:date="2021-02-19T10:05:00Z">
        <w:r w:rsidDel="00476A0D">
          <w:rPr>
            <w:rStyle w:val="CommentReference"/>
          </w:rPr>
          <w:commentReference w:id="129"/>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36" w:author="Benjamin Meyer" w:date="2021-02-19T10:05:00Z">
        <w:r w:rsidRPr="009505DD" w:rsidDel="00476A0D">
          <w:rPr>
            <w:color w:val="FF0000"/>
            <w:sz w:val="24"/>
            <w:szCs w:val="24"/>
          </w:rPr>
          <w:delText xml:space="preserve"> </w:delText>
        </w:r>
      </w:del>
      <w:del w:id="137"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89"/>
        </w:r>
        <w:r w:rsidR="006A639E" w:rsidDel="006A639E">
          <w:rPr>
            <w:rStyle w:val="CommentReference"/>
          </w:rPr>
          <w:commentReference w:id="90"/>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38" w:name="_Toc64271427"/>
      <w:commentRangeStart w:id="139"/>
      <w:commentRangeStart w:id="140"/>
      <w:commentRangeStart w:id="141"/>
      <w:r w:rsidRPr="00CF3F57">
        <w:rPr>
          <w:b/>
        </w:rPr>
        <w:t>RESULTS</w:t>
      </w:r>
      <w:commentRangeEnd w:id="139"/>
      <w:r w:rsidR="005A64A8">
        <w:rPr>
          <w:rStyle w:val="CommentReference"/>
          <w:rFonts w:asciiTheme="minorHAnsi" w:hAnsiTheme="minorHAnsi"/>
          <w:caps w:val="0"/>
        </w:rPr>
        <w:commentReference w:id="139"/>
      </w:r>
      <w:commentRangeEnd w:id="140"/>
      <w:r w:rsidR="00AB56AA">
        <w:rPr>
          <w:rStyle w:val="CommentReference"/>
          <w:rFonts w:asciiTheme="minorHAnsi" w:hAnsiTheme="minorHAnsi"/>
          <w:caps w:val="0"/>
        </w:rPr>
        <w:commentReference w:id="140"/>
      </w:r>
      <w:bookmarkEnd w:id="138"/>
      <w:commentRangeEnd w:id="141"/>
      <w:r w:rsidR="00917E6E">
        <w:rPr>
          <w:rStyle w:val="CommentReference"/>
          <w:rFonts w:asciiTheme="minorHAnsi" w:hAnsiTheme="minorHAnsi"/>
          <w:caps w:val="0"/>
        </w:rPr>
        <w:commentReference w:id="141"/>
      </w:r>
    </w:p>
    <w:p w14:paraId="7F182031" w14:textId="77777777" w:rsidR="006F3509" w:rsidRDefault="006F3509" w:rsidP="006F3509"/>
    <w:p w14:paraId="5B97E92A" w14:textId="77777777" w:rsidR="006F3509" w:rsidRDefault="006F3509" w:rsidP="006F3509">
      <w:pPr>
        <w:pStyle w:val="Heading2"/>
      </w:pPr>
      <w:bookmarkStart w:id="142" w:name="_Toc64271428"/>
      <w:commentRangeStart w:id="143"/>
      <w:commentRangeStart w:id="144"/>
      <w:r>
        <w:t>Copper</w:t>
      </w:r>
      <w:commentRangeEnd w:id="143"/>
      <w:r w:rsidR="00C53E3F">
        <w:rPr>
          <w:rStyle w:val="CommentReference"/>
          <w:b w:val="0"/>
          <w:spacing w:val="0"/>
        </w:rPr>
        <w:commentReference w:id="143"/>
      </w:r>
      <w:commentRangeEnd w:id="144"/>
      <w:r w:rsidR="0006131B">
        <w:rPr>
          <w:rStyle w:val="CommentReference"/>
          <w:b w:val="0"/>
          <w:spacing w:val="0"/>
        </w:rPr>
        <w:commentReference w:id="144"/>
      </w:r>
      <w:r>
        <w:t xml:space="preserve"> and zinc sampling</w:t>
      </w:r>
      <w:bookmarkEnd w:id="142"/>
    </w:p>
    <w:p w14:paraId="688CA702" w14:textId="2CFB5654" w:rsidR="00EE3D49" w:rsidRDefault="00EE3D49" w:rsidP="00EE3D49"/>
    <w:p w14:paraId="412B8FDC" w14:textId="7E64747A" w:rsidR="0006131B" w:rsidRPr="0006131B" w:rsidRDefault="0006131B" w:rsidP="00EE3D49">
      <w:pPr>
        <w:rPr>
          <w:sz w:val="24"/>
          <w:szCs w:val="24"/>
        </w:rPr>
      </w:pPr>
      <w:ins w:id="145"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46" w:author="Benjamin Meyer" w:date="2020-12-01T16:49:00Z"/>
        </w:rPr>
      </w:pPr>
    </w:p>
    <w:p w14:paraId="7312A24A" w14:textId="23261027" w:rsidR="00EE3D49" w:rsidRDefault="00C86C84" w:rsidP="00C86C84">
      <w:pPr>
        <w:pStyle w:val="Heading3"/>
        <w:rPr>
          <w:sz w:val="24"/>
        </w:rPr>
      </w:pPr>
      <w:bookmarkStart w:id="147" w:name="_Toc64271429"/>
      <w:r w:rsidRPr="00C86C84">
        <w:rPr>
          <w:sz w:val="24"/>
        </w:rPr>
        <w:t>Copper</w:t>
      </w:r>
      <w:bookmarkEnd w:id="147"/>
    </w:p>
    <w:p w14:paraId="06467652" w14:textId="77777777" w:rsidR="00A51324" w:rsidRPr="00A51324" w:rsidRDefault="00A51324" w:rsidP="00A51324"/>
    <w:p w14:paraId="2C3D8E1A" w14:textId="0BA87689"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48" w:author="Benjamin Meyer" w:date="2021-02-18T10:36:00Z">
        <w:r w:rsidR="009229A7">
          <w:rPr>
            <w:bCs/>
            <w:sz w:val="24"/>
            <w:szCs w:val="24"/>
          </w:rPr>
          <w:t>elevated</w:t>
        </w:r>
      </w:ins>
      <w:del w:id="149" w:author="Benjamin Meyer" w:date="2021-02-18T10:36:00Z">
        <w:r w:rsidR="00B84685" w:rsidDel="009229A7">
          <w:rPr>
            <w:bCs/>
            <w:sz w:val="24"/>
            <w:szCs w:val="24"/>
          </w:rPr>
          <w:delText>notably high</w:delText>
        </w:r>
      </w:del>
      <w:r w:rsidR="00B84685">
        <w:rPr>
          <w:bCs/>
          <w:sz w:val="24"/>
          <w:szCs w:val="24"/>
        </w:rPr>
        <w:t xml:space="preserve"> yet still below CCC criterion values.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w:t>
      </w:r>
      <w:ins w:id="150" w:author="Benjamin Meyer" w:date="2021-02-18T10:49:00Z">
        <w:r w:rsidR="00127198">
          <w:rPr>
            <w:bCs/>
            <w:sz w:val="24"/>
            <w:szCs w:val="24"/>
          </w:rPr>
          <w:t xml:space="preserve"> based on CC</w:t>
        </w:r>
      </w:ins>
      <w:ins w:id="151" w:author="Benjamin Meyer" w:date="2021-02-18T10:50:00Z">
        <w:r w:rsidR="00127198">
          <w:rPr>
            <w:bCs/>
            <w:sz w:val="24"/>
            <w:szCs w:val="24"/>
          </w:rPr>
          <w:t>C</w:t>
        </w:r>
      </w:ins>
      <w:ins w:id="152" w:author="Benjamin Meyer" w:date="2021-02-18T10:53:00Z">
        <w:r w:rsidR="00127198">
          <w:rPr>
            <w:bCs/>
            <w:sz w:val="24"/>
            <w:szCs w:val="24"/>
          </w:rPr>
          <w:t xml:space="preserve"> values</w:t>
        </w:r>
      </w:ins>
      <w:ins w:id="153" w:author="Benjamin Meyer" w:date="2021-02-18T10:49:00Z">
        <w:r w:rsidR="00127198">
          <w:rPr>
            <w:bCs/>
            <w:sz w:val="24"/>
            <w:szCs w:val="24"/>
          </w:rPr>
          <w:t xml:space="preserve"> from other</w:t>
        </w:r>
      </w:ins>
      <w:ins w:id="154" w:author="Benjamin Meyer" w:date="2021-02-18T10:52:00Z">
        <w:r w:rsidR="00127198">
          <w:rPr>
            <w:bCs/>
            <w:sz w:val="24"/>
            <w:szCs w:val="24"/>
          </w:rPr>
          <w:t xml:space="preserve"> nearby 2019 sampling events</w:t>
        </w:r>
      </w:ins>
      <w:ins w:id="155" w:author="Benjamin Meyer" w:date="2021-02-18T10:49:00Z">
        <w:r w:rsidR="00127198">
          <w:rPr>
            <w:bCs/>
            <w:sz w:val="24"/>
            <w:szCs w:val="24"/>
          </w:rPr>
          <w:t xml:space="preserve"> on the main stem Kenai River,</w:t>
        </w:r>
      </w:ins>
      <w:r w:rsidR="00E33D04">
        <w:rPr>
          <w:bCs/>
          <w:sz w:val="24"/>
          <w:szCs w:val="24"/>
        </w:rPr>
        <w:t xml:space="preserve"> the observation </w:t>
      </w:r>
      <w:ins w:id="156" w:author="Benjamin Meyer" w:date="2021-02-18T10:49:00Z">
        <w:r w:rsidR="00127198">
          <w:rPr>
            <w:bCs/>
            <w:sz w:val="24"/>
            <w:szCs w:val="24"/>
          </w:rPr>
          <w:t>could</w:t>
        </w:r>
      </w:ins>
      <w:del w:id="157" w:author="Benjamin Meyer" w:date="2021-02-18T10:49:00Z">
        <w:r w:rsidR="00E33D04" w:rsidDel="00127198">
          <w:rPr>
            <w:bCs/>
            <w:sz w:val="24"/>
            <w:szCs w:val="24"/>
          </w:rPr>
          <w:delText>is</w:delText>
        </w:r>
      </w:del>
      <w:r w:rsidR="00E33D04">
        <w:rPr>
          <w:bCs/>
          <w:sz w:val="24"/>
          <w:szCs w:val="24"/>
        </w:rPr>
        <w:t xml:space="preserve"> </w:t>
      </w:r>
      <w:ins w:id="158" w:author="Benjamin Meyer" w:date="2021-02-18T10:53:00Z">
        <w:r w:rsidR="00127198">
          <w:rPr>
            <w:bCs/>
            <w:sz w:val="24"/>
            <w:szCs w:val="24"/>
          </w:rPr>
          <w:t>be indicated as</w:t>
        </w:r>
      </w:ins>
      <w:del w:id="159" w:author="Benjamin Meyer" w:date="2021-02-18T10:53:00Z">
        <w:r w:rsidR="00E33D04" w:rsidDel="00127198">
          <w:rPr>
            <w:bCs/>
            <w:sz w:val="24"/>
            <w:szCs w:val="24"/>
          </w:rPr>
          <w:delText>presumed</w:delText>
        </w:r>
      </w:del>
      <w:r w:rsidR="00CC2857">
        <w:rPr>
          <w:bCs/>
          <w:sz w:val="24"/>
          <w:szCs w:val="24"/>
        </w:rPr>
        <w:t xml:space="preserve"> </w:t>
      </w:r>
      <w:commentRangeStart w:id="160"/>
      <w:commentRangeStart w:id="161"/>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60"/>
      <w:r w:rsidR="001D4B97">
        <w:rPr>
          <w:rStyle w:val="CommentReference"/>
        </w:rPr>
        <w:commentReference w:id="160"/>
      </w:r>
      <w:commentRangeEnd w:id="161"/>
      <w:r w:rsidR="00127198">
        <w:rPr>
          <w:rStyle w:val="CommentReference"/>
        </w:rPr>
        <w:commentReference w:id="161"/>
      </w:r>
      <w:r w:rsidR="00977755">
        <w:rPr>
          <w:bCs/>
          <w:sz w:val="24"/>
          <w:szCs w:val="24"/>
        </w:rPr>
        <w:t>ee “Copper” in the dis</w:t>
      </w:r>
      <w:r w:rsidR="00E33D04">
        <w:rPr>
          <w:bCs/>
          <w:sz w:val="24"/>
          <w:szCs w:val="24"/>
        </w:rPr>
        <w:t>cussion section</w:t>
      </w:r>
      <w:r w:rsidR="000A7351">
        <w:rPr>
          <w:bCs/>
          <w:sz w:val="24"/>
          <w:szCs w:val="24"/>
        </w:rPr>
        <w:t xml:space="preserve"> for further consideration</w:t>
      </w:r>
      <w:ins w:id="162" w:author="Benjamin Meyer" w:date="2021-02-18T10:49:00Z">
        <w:r w:rsidR="00127198">
          <w:rPr>
            <w:bCs/>
            <w:sz w:val="24"/>
            <w:szCs w:val="24"/>
          </w:rPr>
          <w:t xml:space="preserve"> and discussion</w:t>
        </w:r>
      </w:ins>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163" w:author="Benjamin Meyer" w:date="2021-02-16T17:18:00Z">
        <w:r w:rsidR="00E60CF6">
          <w:rPr>
            <w:bCs/>
            <w:sz w:val="24"/>
            <w:szCs w:val="24"/>
          </w:rPr>
          <w:t>elevated</w:t>
        </w:r>
      </w:ins>
      <w:commentRangeStart w:id="164"/>
      <w:del w:id="165" w:author="Benjamin Meyer" w:date="2021-02-16T17:18:00Z">
        <w:r w:rsidR="00B84685" w:rsidDel="00E60CF6">
          <w:rPr>
            <w:bCs/>
            <w:sz w:val="24"/>
            <w:szCs w:val="24"/>
          </w:rPr>
          <w:delText>h</w:delText>
        </w:r>
      </w:del>
      <w:commentRangeEnd w:id="164"/>
      <w:r w:rsidR="001B3D7A">
        <w:rPr>
          <w:rStyle w:val="CommentReference"/>
        </w:rPr>
        <w:commentReference w:id="164"/>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lastRenderedPageBreak/>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66"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B9B5CE7"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w:t>
      </w:r>
      <w:commentRangeStart w:id="167"/>
      <w:commentRangeStart w:id="168"/>
      <w:commentRangeStart w:id="169"/>
      <w:r>
        <w:rPr>
          <w:bCs/>
          <w:sz w:val="24"/>
          <w:szCs w:val="24"/>
        </w:rPr>
        <w:t>below</w:t>
      </w:r>
      <w:r w:rsidR="000B58BA">
        <w:rPr>
          <w:bCs/>
          <w:sz w:val="24"/>
          <w:szCs w:val="24"/>
        </w:rPr>
        <w:t xml:space="preserve"> </w:t>
      </w:r>
      <w:ins w:id="170" w:author="Benjamin Meyer" w:date="2021-02-18T10:58:00Z">
        <w:r w:rsidR="000B58BA">
          <w:rPr>
            <w:bCs/>
            <w:sz w:val="24"/>
            <w:szCs w:val="24"/>
          </w:rPr>
          <w:t xml:space="preserve">2.5 </w:t>
        </w:r>
      </w:ins>
      <w:ins w:id="171" w:author="Benjamin Meyer" w:date="2021-02-18T10:59:00Z">
        <w:r w:rsidR="000B58BA">
          <w:rPr>
            <w:bCs/>
            <w:sz w:val="24"/>
            <w:szCs w:val="24"/>
          </w:rPr>
          <w:t>µg/L.</w:t>
        </w:r>
      </w:ins>
      <w:ins w:id="172" w:author="Eldred, Laura" w:date="2020-12-29T12:46:00Z">
        <w:del w:id="173" w:author="Benjamin Meyer" w:date="2021-02-18T10:59:00Z">
          <w:r w:rsidR="007218A3" w:rsidDel="000B58BA">
            <w:rPr>
              <w:bCs/>
              <w:sz w:val="24"/>
              <w:szCs w:val="24"/>
            </w:rPr>
            <w:delText xml:space="preserve"> water quality criteria</w:delText>
          </w:r>
        </w:del>
      </w:ins>
      <w:del w:id="174" w:author="Benjamin Meyer" w:date="2021-02-18T10:59:00Z">
        <w:r w:rsidDel="000B58BA">
          <w:rPr>
            <w:bCs/>
            <w:sz w:val="24"/>
            <w:szCs w:val="24"/>
          </w:rPr>
          <w:delText xml:space="preserve"> </w:delText>
        </w:r>
      </w:del>
      <w:del w:id="175" w:author="Eldred, Laura" w:date="2020-12-29T12:47:00Z">
        <w:r w:rsidRPr="001B3D7A" w:rsidDel="007218A3">
          <w:rPr>
            <w:bCs/>
            <w:sz w:val="24"/>
            <w:szCs w:val="24"/>
            <w:highlight w:val="yellow"/>
          </w:rPr>
          <w:delText>this arbitrary</w:delText>
        </w:r>
        <w:r w:rsidDel="007218A3">
          <w:rPr>
            <w:bCs/>
            <w:sz w:val="24"/>
            <w:szCs w:val="24"/>
          </w:rPr>
          <w:delText xml:space="preserve"> </w:delText>
        </w:r>
        <w:commentRangeEnd w:id="167"/>
        <w:r w:rsidR="00AB56AA" w:rsidDel="007218A3">
          <w:rPr>
            <w:rStyle w:val="CommentReference"/>
          </w:rPr>
          <w:commentReference w:id="167"/>
        </w:r>
        <w:commentRangeEnd w:id="168"/>
        <w:r w:rsidR="007E2E3F" w:rsidDel="007218A3">
          <w:rPr>
            <w:rStyle w:val="CommentReference"/>
          </w:rPr>
          <w:commentReference w:id="168"/>
        </w:r>
      </w:del>
      <w:commentRangeEnd w:id="169"/>
      <w:r w:rsidR="00DB58B7">
        <w:rPr>
          <w:rStyle w:val="CommentReference"/>
        </w:rPr>
        <w:commentReference w:id="169"/>
      </w:r>
      <w:del w:id="176" w:author="Benjamin Meyer" w:date="2021-02-18T10:59:00Z">
        <w:r w:rsidDel="000B58BA">
          <w:rPr>
            <w:bCs/>
            <w:sz w:val="24"/>
            <w:szCs w:val="24"/>
          </w:rPr>
          <w:delText>threshold</w:delText>
        </w:r>
      </w:del>
      <w:ins w:id="177" w:author="Eldred, Laura" w:date="2020-12-29T12:47:00Z">
        <w:del w:id="178"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79" w:name="_Toc64271430"/>
      <w:r w:rsidRPr="00C86C84">
        <w:rPr>
          <w:sz w:val="24"/>
        </w:rPr>
        <w:t>Zinc</w:t>
      </w:r>
      <w:bookmarkEnd w:id="179"/>
    </w:p>
    <w:p w14:paraId="7DD30A65" w14:textId="77777777" w:rsidR="00A51324" w:rsidRPr="00A51324" w:rsidRDefault="00A51324" w:rsidP="00A51324"/>
    <w:p w14:paraId="75532D43" w14:textId="77777777"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del w:id="180"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181" w:author="Benjamin Meyer" w:date="2021-02-18T12:12:00Z">
        <w:r w:rsidR="004F4B2E" w:rsidDel="001D04BE">
          <w:rPr>
            <w:bCs/>
            <w:sz w:val="24"/>
            <w:szCs w:val="24"/>
          </w:rPr>
          <w:delText>nearly an order of magnitud</w:delText>
        </w:r>
      </w:del>
      <w:ins w:id="182" w:author="Benjamin Meyer" w:date="2021-02-18T12:12:00Z">
        <w:r w:rsidR="001D04BE">
          <w:rPr>
            <w:bCs/>
            <w:sz w:val="24"/>
            <w:szCs w:val="24"/>
          </w:rPr>
          <w:t>several multiples</w:t>
        </w:r>
      </w:ins>
      <w:r w:rsidR="004F4B2E">
        <w:rPr>
          <w:bCs/>
          <w:sz w:val="24"/>
          <w:szCs w:val="24"/>
        </w:rPr>
        <w:t xml:space="preserve"> above the range of </w:t>
      </w:r>
      <w:commentRangeStart w:id="183"/>
      <w:commentRangeStart w:id="184"/>
      <w:r w:rsidR="004F4B2E">
        <w:rPr>
          <w:bCs/>
          <w:sz w:val="24"/>
          <w:szCs w:val="24"/>
        </w:rPr>
        <w:t xml:space="preserve">typical data </w:t>
      </w:r>
      <w:commentRangeEnd w:id="183"/>
      <w:r w:rsidR="00AA460F">
        <w:rPr>
          <w:rStyle w:val="CommentReference"/>
        </w:rPr>
        <w:commentReference w:id="183"/>
      </w:r>
      <w:commentRangeEnd w:id="184"/>
      <w:r w:rsidR="00257255">
        <w:rPr>
          <w:rStyle w:val="CommentReference"/>
        </w:rPr>
        <w:commentReference w:id="184"/>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85"/>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63A1E022" w14:textId="28862785" w:rsidR="00AE01D7" w:rsidRP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85"/>
      <w:r w:rsidR="001D04BE" w:rsidRPr="001D04BE">
        <w:rPr>
          <w:bCs/>
          <w:sz w:val="24"/>
          <w:szCs w:val="24"/>
        </w:rPr>
        <w:t xml:space="preserve"> </w:t>
      </w:r>
      <w:r w:rsidR="00AA460F">
        <w:rPr>
          <w:rStyle w:val="CommentReference"/>
        </w:rPr>
        <w:commentReference w:id="185"/>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186" w:author="Benjamin Meyer" w:date="2021-02-18T12:15:00Z">
        <w:r w:rsidR="004F4B2E" w:rsidRPr="001D04BE" w:rsidDel="001D04BE">
          <w:rPr>
            <w:bCs/>
            <w:sz w:val="24"/>
            <w:szCs w:val="24"/>
          </w:rPr>
          <w:delText>)</w:delText>
        </w:r>
      </w:del>
      <w:r w:rsidR="004F4B2E" w:rsidRPr="001D04BE">
        <w:rPr>
          <w:bCs/>
          <w:sz w:val="24"/>
          <w:szCs w:val="24"/>
        </w:rPr>
        <w:t>.</w:t>
      </w:r>
    </w:p>
    <w:p w14:paraId="7DC44E30" w14:textId="77777777" w:rsidR="00103FA2" w:rsidRDefault="00103FA2" w:rsidP="006F3509">
      <w:pPr>
        <w:rPr>
          <w:bCs/>
          <w:sz w:val="24"/>
          <w:szCs w:val="24"/>
        </w:rPr>
      </w:pPr>
    </w:p>
    <w:p w14:paraId="15C5A5CD" w14:textId="0F1ED4B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187" w:author="Benjamin Meyer" w:date="2021-02-18T13:40:00Z">
        <w:r w:rsidR="00DB3D02">
          <w:rPr>
            <w:bCs/>
            <w:sz w:val="24"/>
            <w:szCs w:val="24"/>
          </w:rPr>
          <w:t>twelve</w:t>
        </w:r>
      </w:ins>
      <w:del w:id="188" w:author="Benjamin Meyer" w:date="2021-02-18T13:40:00Z">
        <w:r w:rsidR="00103FA2" w:rsidDel="00DB3D02">
          <w:rPr>
            <w:bCs/>
            <w:sz w:val="24"/>
            <w:szCs w:val="24"/>
          </w:rPr>
          <w:delText>thirteen</w:delText>
        </w:r>
      </w:del>
      <w:r w:rsidR="00103FA2">
        <w:rPr>
          <w:bCs/>
          <w:sz w:val="24"/>
          <w:szCs w:val="24"/>
        </w:rPr>
        <w:t xml:space="preserve"> sample</w:t>
      </w:r>
      <w:del w:id="189" w:author="Benjamin Meyer" w:date="2021-02-18T13:43:00Z">
        <w:r w:rsidR="00103FA2" w:rsidDel="00DB3D02">
          <w:rPr>
            <w:bCs/>
            <w:sz w:val="24"/>
            <w:szCs w:val="24"/>
          </w:rPr>
          <w:delText>s</w:delText>
        </w:r>
      </w:del>
      <w:del w:id="190"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191"/>
        <w:commentRangeStart w:id="192"/>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191"/>
      <w:r w:rsidR="00251E7A">
        <w:rPr>
          <w:rStyle w:val="CommentReference"/>
        </w:rPr>
        <w:commentReference w:id="191"/>
      </w:r>
      <w:commentRangeEnd w:id="192"/>
      <w:r w:rsidR="00DB3D02">
        <w:rPr>
          <w:rStyle w:val="CommentReference"/>
        </w:rPr>
        <w:commentReference w:id="192"/>
      </w:r>
      <w:r w:rsidR="00103FA2">
        <w:rPr>
          <w:bCs/>
          <w:sz w:val="24"/>
          <w:szCs w:val="24"/>
        </w:rPr>
        <w:t>.</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Slikok Creek, Upper Slikok Creek, and Lower Soldotna Creek (Figure 5).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93"/>
      <w:commentRangeStart w:id="194"/>
      <w:r w:rsidR="00827201">
        <w:rPr>
          <w:bCs/>
          <w:sz w:val="24"/>
          <w:szCs w:val="24"/>
        </w:rPr>
        <w:t xml:space="preserve">minimally </w:t>
      </w:r>
      <w:proofErr w:type="spellStart"/>
      <w:r w:rsidR="00827201">
        <w:rPr>
          <w:bCs/>
          <w:sz w:val="24"/>
          <w:szCs w:val="24"/>
        </w:rPr>
        <w:t>anthropogenically</w:t>
      </w:r>
      <w:commentRangeEnd w:id="193"/>
      <w:proofErr w:type="spellEnd"/>
      <w:r w:rsidR="001B3D7A">
        <w:rPr>
          <w:rStyle w:val="CommentReference"/>
        </w:rPr>
        <w:commentReference w:id="193"/>
      </w:r>
      <w:commentRangeEnd w:id="194"/>
      <w:r w:rsidR="008B42A6">
        <w:rPr>
          <w:rStyle w:val="CommentReference"/>
        </w:rPr>
        <w:commentReference w:id="194"/>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95" w:name="_Toc64271431"/>
      <w:r>
        <w:rPr>
          <w:sz w:val="24"/>
        </w:rPr>
        <w:t>Variation among re</w:t>
      </w:r>
      <w:r w:rsidR="00C86C84">
        <w:rPr>
          <w:sz w:val="24"/>
        </w:rPr>
        <w:t>plicate samples</w:t>
      </w:r>
      <w:bookmarkEnd w:id="195"/>
    </w:p>
    <w:p w14:paraId="150088F2" w14:textId="77777777" w:rsidR="00A51324" w:rsidRPr="00A51324" w:rsidRDefault="00A51324" w:rsidP="00A51324"/>
    <w:p w14:paraId="3DB122E3" w14:textId="21648446"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196" w:author="Benjamin Meyer" w:date="2021-02-18T14:07:00Z">
        <w:r>
          <w:rPr>
            <w:sz w:val="24"/>
            <w:szCs w:val="24"/>
          </w:rPr>
          <w:t xml:space="preserve">copper and zinc </w:t>
        </w:r>
      </w:ins>
      <w:r w:rsidR="00827201">
        <w:rPr>
          <w:sz w:val="24"/>
          <w:szCs w:val="24"/>
        </w:rPr>
        <w:t>re</w:t>
      </w:r>
      <w:r w:rsidR="00FC465D">
        <w:rPr>
          <w:sz w:val="24"/>
          <w:szCs w:val="24"/>
        </w:rPr>
        <w:t>plicate</w:t>
      </w:r>
      <w:ins w:id="197" w:author="Benjamin Meyer" w:date="2021-02-18T14:07:00Z">
        <w:r>
          <w:rPr>
            <w:sz w:val="24"/>
            <w:szCs w:val="24"/>
          </w:rPr>
          <w:t xml:space="preserve"> values</w:t>
        </w:r>
      </w:ins>
      <w:del w:id="198"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199" w:author="Benjamin Meyer" w:date="2021-02-18T14:07:00Z">
        <w:r w:rsidR="00B45A65">
          <w:rPr>
            <w:sz w:val="24"/>
            <w:szCs w:val="24"/>
          </w:rPr>
          <w:t xml:space="preserve">A relative percent difference of &gt; 20% </w:t>
        </w:r>
      </w:ins>
      <w:del w:id="200"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01" w:author="Benjamin Meyer" w:date="2021-02-18T14:08:00Z">
        <w:r w:rsidR="00B45A65">
          <w:rPr>
            <w:sz w:val="24"/>
            <w:szCs w:val="24"/>
          </w:rPr>
          <w:t>eleven out of thirty instance</w:t>
        </w:r>
      </w:ins>
      <w:commentRangeStart w:id="202"/>
      <w:commentRangeStart w:id="203"/>
      <w:r w:rsidR="00FC465D">
        <w:rPr>
          <w:sz w:val="24"/>
          <w:szCs w:val="24"/>
        </w:rPr>
        <w:t>s</w:t>
      </w:r>
      <w:del w:id="204" w:author="Benjamin Meyer" w:date="2021-02-18T14:08:00Z">
        <w:r w:rsidR="00FC465D" w:rsidDel="00B45A65">
          <w:rPr>
            <w:sz w:val="24"/>
            <w:szCs w:val="24"/>
          </w:rPr>
          <w:delText>ome events</w:delText>
        </w:r>
      </w:del>
      <w:commentRangeEnd w:id="202"/>
      <w:r w:rsidR="001B3D7A">
        <w:rPr>
          <w:rStyle w:val="CommentReference"/>
        </w:rPr>
        <w:commentReference w:id="202"/>
      </w:r>
      <w:commentRangeEnd w:id="203"/>
      <w:r w:rsidR="005449B4">
        <w:rPr>
          <w:rStyle w:val="CommentReference"/>
        </w:rPr>
        <w:commentReference w:id="203"/>
      </w:r>
      <w:r w:rsidR="00FC465D">
        <w:rPr>
          <w:sz w:val="24"/>
          <w:szCs w:val="24"/>
        </w:rPr>
        <w:t xml:space="preserve">, ranging from 0% - 175% (Table </w:t>
      </w:r>
      <w:r w:rsidR="00827201">
        <w:rPr>
          <w:sz w:val="24"/>
          <w:szCs w:val="24"/>
        </w:rPr>
        <w:t>5</w:t>
      </w:r>
      <w:r w:rsidR="00FC465D" w:rsidRPr="001B3D7A">
        <w:rPr>
          <w:sz w:val="24"/>
          <w:szCs w:val="24"/>
          <w:highlight w:val="yellow"/>
        </w:rPr>
        <w:t>), with a mean</w:t>
      </w:r>
      <w:r w:rsidR="00827201" w:rsidRPr="001B3D7A">
        <w:rPr>
          <w:sz w:val="24"/>
          <w:szCs w:val="24"/>
          <w:highlight w:val="yellow"/>
        </w:rPr>
        <w:t xml:space="preserve"> difference of</w:t>
      </w:r>
      <w:r w:rsidR="00FC465D" w:rsidRPr="001B3D7A">
        <w:rPr>
          <w:sz w:val="24"/>
          <w:szCs w:val="24"/>
          <w:highlight w:val="yellow"/>
        </w:rPr>
        <w:t xml:space="preserve"> 38.9 ±13.6% (mean</w:t>
      </w:r>
      <w:r w:rsidR="00827201" w:rsidRPr="001B3D7A">
        <w:rPr>
          <w:sz w:val="24"/>
          <w:szCs w:val="24"/>
          <w:highlight w:val="yellow"/>
        </w:rPr>
        <w:t xml:space="preserve"> ±</w:t>
      </w:r>
      <w:r w:rsidR="00FC465D" w:rsidRPr="001B3D7A">
        <w:rPr>
          <w:sz w:val="24"/>
          <w:szCs w:val="24"/>
          <w:highlight w:val="yellow"/>
        </w:rPr>
        <w:t xml:space="preserve"> standard error) for copper and 34.8 ± 14.3% for zinc.</w:t>
      </w:r>
      <w:r w:rsidR="00FC465D">
        <w:rPr>
          <w:sz w:val="24"/>
          <w:szCs w:val="24"/>
        </w:rPr>
        <w:t xml:space="preserve"> </w:t>
      </w:r>
      <w:ins w:id="205" w:author="Eldred, Laura" w:date="2020-12-29T12:47:00Z">
        <w:r w:rsidR="00194A4F">
          <w:rPr>
            <w:sz w:val="24"/>
            <w:szCs w:val="24"/>
          </w:rPr>
          <w:t xml:space="preserve">The </w:t>
        </w:r>
      </w:ins>
      <w:ins w:id="206" w:author="Eldred, Laura" w:date="2020-12-29T12:48:00Z">
        <w:r w:rsidR="00194A4F">
          <w:rPr>
            <w:sz w:val="24"/>
            <w:szCs w:val="24"/>
          </w:rPr>
          <w:t xml:space="preserve">QAPP set a relative percent difference for replicate samples of </w:t>
        </w:r>
      </w:ins>
      <w:ins w:id="207" w:author="Benjamin Meyer" w:date="2021-02-18T14:08:00Z">
        <w:r w:rsidR="00B45A65">
          <w:rPr>
            <w:sz w:val="24"/>
            <w:szCs w:val="24"/>
          </w:rPr>
          <w:t>20</w:t>
        </w:r>
      </w:ins>
      <w:ins w:id="208" w:author="Eldred, Laura" w:date="2020-12-29T12:48:00Z">
        <w:del w:id="209" w:author="Benjamin Meyer" w:date="2021-02-18T14:08:00Z">
          <w:r w:rsidR="00194A4F" w:rsidDel="00B45A65">
            <w:rPr>
              <w:sz w:val="24"/>
              <w:szCs w:val="24"/>
            </w:rPr>
            <w:delText>xx</w:delText>
          </w:r>
        </w:del>
        <w:r w:rsidR="00194A4F">
          <w:rPr>
            <w:sz w:val="24"/>
            <w:szCs w:val="24"/>
          </w:rPr>
          <w:t>%</w:t>
        </w:r>
      </w:ins>
      <w:ins w:id="210" w:author="Benjamin Meyer" w:date="2021-02-18T14:08:00Z">
        <w:r w:rsidR="008F4466">
          <w:rPr>
            <w:sz w:val="24"/>
            <w:szCs w:val="24"/>
          </w:rPr>
          <w:t>, indicating</w:t>
        </w:r>
        <w:r w:rsidR="00B45A65">
          <w:rPr>
            <w:sz w:val="24"/>
            <w:szCs w:val="24"/>
          </w:rPr>
          <w:t xml:space="preserve"> that</w:t>
        </w:r>
      </w:ins>
      <w:ins w:id="211" w:author="Benjamin Meyer" w:date="2021-02-18T14:09:00Z">
        <w:r w:rsidR="00B45A65">
          <w:rPr>
            <w:sz w:val="24"/>
            <w:szCs w:val="24"/>
          </w:rPr>
          <w:t xml:space="preserve"> these</w:t>
        </w:r>
      </w:ins>
      <w:ins w:id="212" w:author="Benjamin Meyer" w:date="2021-02-18T14:08:00Z">
        <w:r w:rsidR="00B45A65">
          <w:rPr>
            <w:sz w:val="24"/>
            <w:szCs w:val="24"/>
          </w:rPr>
          <w:t xml:space="preserve"> </w:t>
        </w:r>
      </w:ins>
      <w:ins w:id="213" w:author="Eldred, Laura" w:date="2020-12-29T12:48:00Z">
        <w:del w:id="214" w:author="Benjamin Meyer" w:date="2021-02-18T14:08:00Z">
          <w:r w:rsidR="00194A4F" w:rsidDel="00B45A65">
            <w:rPr>
              <w:sz w:val="24"/>
              <w:szCs w:val="24"/>
            </w:rPr>
            <w:delText xml:space="preserve">. This means that </w:delText>
          </w:r>
        </w:del>
      </w:ins>
      <w:ins w:id="215" w:author="Benjamin Meyer" w:date="2021-02-18T14:09:00Z">
        <w:r w:rsidR="00B45A65">
          <w:rPr>
            <w:sz w:val="24"/>
            <w:szCs w:val="24"/>
          </w:rPr>
          <w:t>eleven</w:t>
        </w:r>
      </w:ins>
      <w:ins w:id="216" w:author="Eldred, Laura" w:date="2020-12-29T12:48:00Z">
        <w:del w:id="217" w:author="Benjamin Meyer" w:date="2021-02-18T14:09:00Z">
          <w:r w:rsidR="00194A4F" w:rsidDel="00B45A65">
            <w:rPr>
              <w:sz w:val="24"/>
              <w:szCs w:val="24"/>
            </w:rPr>
            <w:delText>x</w:delText>
          </w:r>
        </w:del>
        <w:del w:id="218" w:author="Benjamin Meyer" w:date="2021-02-18T14:08:00Z">
          <w:r w:rsidR="00194A4F" w:rsidDel="00B45A65">
            <w:rPr>
              <w:sz w:val="24"/>
              <w:szCs w:val="24"/>
            </w:rPr>
            <w:delText>x</w:delText>
          </w:r>
        </w:del>
        <w:r w:rsidR="00194A4F">
          <w:rPr>
            <w:sz w:val="24"/>
            <w:szCs w:val="24"/>
          </w:rPr>
          <w:t xml:space="preserve"> samples did not </w:t>
        </w:r>
      </w:ins>
      <w:ins w:id="219" w:author="Benjamin Meyer" w:date="2021-02-18T14:09:00Z">
        <w:r w:rsidR="00B45A65">
          <w:rPr>
            <w:sz w:val="24"/>
            <w:szCs w:val="24"/>
          </w:rPr>
          <w:t xml:space="preserve">meet </w:t>
        </w:r>
      </w:ins>
      <w:ins w:id="220" w:author="Eldred, Laura" w:date="2020-12-29T12:48:00Z">
        <w:r w:rsidR="00194A4F">
          <w:rPr>
            <w:sz w:val="24"/>
            <w:szCs w:val="24"/>
          </w:rPr>
          <w:t xml:space="preserve">data quality objectives and the </w:t>
        </w:r>
        <w:commentRangeStart w:id="221"/>
        <w:r w:rsidR="00194A4F">
          <w:rPr>
            <w:sz w:val="24"/>
            <w:szCs w:val="24"/>
          </w:rPr>
          <w:t>results should be flagged</w:t>
        </w:r>
      </w:ins>
      <w:ins w:id="222" w:author="Benjamin Meyer" w:date="2021-02-18T14:09:00Z">
        <w:r w:rsidR="00B45A65">
          <w:rPr>
            <w:sz w:val="24"/>
            <w:szCs w:val="24"/>
          </w:rPr>
          <w:t>,</w:t>
        </w:r>
      </w:ins>
      <w:ins w:id="223" w:author="Eldred, Laura" w:date="2020-12-29T12:48:00Z">
        <w:del w:id="224" w:author="Benjamin Meyer" w:date="2021-02-18T14:09:00Z">
          <w:r w:rsidR="00194A4F" w:rsidDel="00B45A65">
            <w:rPr>
              <w:sz w:val="24"/>
              <w:szCs w:val="24"/>
            </w:rPr>
            <w:delText xml:space="preserve"> or</w:delText>
          </w:r>
        </w:del>
        <w:r w:rsidR="00194A4F">
          <w:rPr>
            <w:sz w:val="24"/>
            <w:szCs w:val="24"/>
          </w:rPr>
          <w:t xml:space="preserve"> </w:t>
        </w:r>
      </w:ins>
      <w:ins w:id="225" w:author="Benjamin Meyer" w:date="2021-02-18T14:09:00Z">
        <w:r w:rsidR="00B45A65">
          <w:rPr>
            <w:sz w:val="24"/>
            <w:szCs w:val="24"/>
          </w:rPr>
          <w:t>interpreted conservatively, or</w:t>
        </w:r>
      </w:ins>
      <w:ins w:id="226" w:author="Benjamin Meyer" w:date="2021-02-18T14:28:00Z">
        <w:r w:rsidR="008F4466">
          <w:rPr>
            <w:sz w:val="24"/>
            <w:szCs w:val="24"/>
          </w:rPr>
          <w:t xml:space="preserve"> </w:t>
        </w:r>
      </w:ins>
      <w:ins w:id="227" w:author="Eldred, Laura" w:date="2020-12-29T12:48:00Z">
        <w:r w:rsidR="00194A4F">
          <w:rPr>
            <w:sz w:val="24"/>
            <w:szCs w:val="24"/>
          </w:rPr>
          <w:t>not used</w:t>
        </w:r>
      </w:ins>
      <w:ins w:id="228" w:author="Benjamin Meyer" w:date="2021-02-18T14:28:00Z">
        <w:r w:rsidR="008F4466">
          <w:rPr>
            <w:sz w:val="24"/>
            <w:szCs w:val="24"/>
          </w:rPr>
          <w:t xml:space="preserve"> to calculate</w:t>
        </w:r>
      </w:ins>
      <w:ins w:id="229" w:author="Benjamin Meyer" w:date="2021-02-18T14:29:00Z">
        <w:r w:rsidR="008F4466">
          <w:rPr>
            <w:sz w:val="24"/>
            <w:szCs w:val="24"/>
          </w:rPr>
          <w:t xml:space="preserve"> long-term</w:t>
        </w:r>
      </w:ins>
      <w:ins w:id="230" w:author="Benjamin Meyer" w:date="2021-02-18T14:28:00Z">
        <w:r w:rsidR="008F4466">
          <w:rPr>
            <w:sz w:val="24"/>
            <w:szCs w:val="24"/>
          </w:rPr>
          <w:t xml:space="preserve"> summary values</w:t>
        </w:r>
      </w:ins>
      <w:ins w:id="231" w:author="Eldred, Laura" w:date="2020-12-29T12:48:00Z">
        <w:r w:rsidR="00194A4F">
          <w:rPr>
            <w:sz w:val="24"/>
            <w:szCs w:val="24"/>
          </w:rPr>
          <w:t>.</w:t>
        </w:r>
      </w:ins>
      <w:commentRangeEnd w:id="221"/>
      <w:r w:rsidR="00DB58B7">
        <w:rPr>
          <w:rStyle w:val="CommentReference"/>
        </w:rPr>
        <w:commentReference w:id="221"/>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32" w:name="_Toc64271432"/>
      <w:r w:rsidRPr="00AD09EE">
        <w:t>Mapping</w:t>
      </w:r>
      <w:r>
        <w:t xml:space="preserve"> potential sources of copper and zinc</w:t>
      </w:r>
      <w:bookmarkEnd w:id="232"/>
    </w:p>
    <w:p w14:paraId="05DBE785" w14:textId="77777777" w:rsidR="006F3509" w:rsidRDefault="006F3509" w:rsidP="006F3509"/>
    <w:p w14:paraId="604D7E7B" w14:textId="207679A0" w:rsidR="006F3509" w:rsidRPr="00CF3F57" w:rsidRDefault="006F3509" w:rsidP="00CF3F57">
      <w:pPr>
        <w:pStyle w:val="Heading3"/>
        <w:rPr>
          <w:sz w:val="24"/>
        </w:rPr>
      </w:pPr>
      <w:bookmarkStart w:id="233" w:name="_Toc64271433"/>
      <w:r w:rsidRPr="00CF3F57">
        <w:rPr>
          <w:sz w:val="24"/>
        </w:rPr>
        <w:t>Potential sources on the Kenai River</w:t>
      </w:r>
      <w:r w:rsidR="00AB33D0" w:rsidRPr="00CF3F57">
        <w:rPr>
          <w:sz w:val="24"/>
        </w:rPr>
        <w:t xml:space="preserve"> </w:t>
      </w:r>
      <w:r w:rsidR="00F524A8">
        <w:rPr>
          <w:sz w:val="24"/>
        </w:rPr>
        <w:t>mainstem</w:t>
      </w:r>
      <w:bookmarkEnd w:id="233"/>
    </w:p>
    <w:p w14:paraId="17FA121F" w14:textId="77777777" w:rsidR="006F3509" w:rsidRDefault="006F3509" w:rsidP="006F3509">
      <w:pPr>
        <w:rPr>
          <w:b/>
          <w:bCs/>
          <w:sz w:val="24"/>
          <w:szCs w:val="24"/>
        </w:rPr>
      </w:pPr>
    </w:p>
    <w:p w14:paraId="241DE00F" w14:textId="75580FDE" w:rsidR="003151A4" w:rsidRDefault="006F3509" w:rsidP="003151A4">
      <w:pPr>
        <w:rPr>
          <w:sz w:val="24"/>
          <w:szCs w:val="24"/>
        </w:rPr>
      </w:pPr>
      <w:r w:rsidRPr="006F3509">
        <w:rPr>
          <w:sz w:val="24"/>
          <w:szCs w:val="24"/>
        </w:rPr>
        <w:lastRenderedPageBreak/>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w:t>
      </w:r>
      <w:commentRangeStart w:id="234"/>
      <w:r w:rsidRPr="006F3509">
        <w:rPr>
          <w:sz w:val="24"/>
          <w:szCs w:val="24"/>
        </w:rPr>
        <w:t>program</w:t>
      </w:r>
      <w:commentRangeEnd w:id="234"/>
      <w:r w:rsidR="000B2B23">
        <w:rPr>
          <w:rStyle w:val="CommentReference"/>
        </w:rPr>
        <w:commentReference w:id="234"/>
      </w:r>
      <w:ins w:id="235" w:author="Benjamin Meyer" w:date="2021-02-18T16:11:00Z">
        <w:r w:rsidR="00EC101B">
          <w:rPr>
            <w:sz w:val="24"/>
            <w:szCs w:val="24"/>
          </w:rPr>
          <w:t xml:space="preserve"> and converted to a point layer</w:t>
        </w:r>
      </w:ins>
      <w:ins w:id="236" w:author="Benjamin Meyer" w:date="2021-02-18T16:20:00Z">
        <w:r w:rsidR="00135F04">
          <w:rPr>
            <w:sz w:val="24"/>
            <w:szCs w:val="24"/>
          </w:rPr>
          <w:t xml:space="preserve"> shape file</w:t>
        </w:r>
      </w:ins>
      <w:r w:rsidRPr="006F3509">
        <w:rPr>
          <w:sz w:val="24"/>
          <w:szCs w:val="24"/>
        </w:rPr>
        <w:t xml:space="preserve">. </w:t>
      </w:r>
      <w:del w:id="237"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38"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39" w:author="Benjamin Meyer" w:date="2021-02-18T16:17:00Z">
        <w:r w:rsidR="00EC101B">
          <w:rPr>
            <w:sz w:val="24"/>
            <w:szCs w:val="24"/>
          </w:rPr>
          <w:t>Photo</w:t>
        </w:r>
      </w:ins>
      <w:commentRangeStart w:id="240"/>
      <w:commentRangeStart w:id="241"/>
      <w:del w:id="242" w:author="Benjamin Meyer" w:date="2021-02-18T16:17:00Z">
        <w:r w:rsidR="00C46320" w:rsidRPr="006F3509" w:rsidDel="00EC101B">
          <w:rPr>
            <w:sz w:val="24"/>
            <w:szCs w:val="24"/>
          </w:rPr>
          <w:delText>source</w:delText>
        </w:r>
      </w:del>
      <w:r w:rsidR="00C46320" w:rsidRPr="006F3509">
        <w:rPr>
          <w:sz w:val="24"/>
          <w:szCs w:val="24"/>
        </w:rPr>
        <w:t>s</w:t>
      </w:r>
      <w:commentRangeEnd w:id="240"/>
      <w:r w:rsidR="00BC6BCB">
        <w:rPr>
          <w:rStyle w:val="CommentReference"/>
        </w:rPr>
        <w:commentReference w:id="240"/>
      </w:r>
      <w:commentRangeEnd w:id="241"/>
      <w:r w:rsidR="00476A0D">
        <w:rPr>
          <w:rStyle w:val="CommentReference"/>
        </w:rPr>
        <w:commentReference w:id="241"/>
      </w:r>
      <w:del w:id="243" w:author="Benjamin Meyer" w:date="2021-02-18T16:17:00Z">
        <w:r w:rsidR="00C46320" w:rsidRPr="006F3509" w:rsidDel="00EC101B">
          <w:rPr>
            <w:sz w:val="24"/>
            <w:szCs w:val="24"/>
          </w:rPr>
          <w:delText xml:space="preserve"> documented</w:delText>
        </w:r>
      </w:del>
      <w:ins w:id="244" w:author="Benjamin Meyer" w:date="2021-02-18T16:17:00Z">
        <w:r w:rsidR="00EC101B">
          <w:rPr>
            <w:sz w:val="24"/>
            <w:szCs w:val="24"/>
          </w:rPr>
          <w:t xml:space="preserve"> </w:t>
        </w:r>
      </w:ins>
      <w:del w:id="245"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46"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47" w:author="Benjamin Meyer" w:date="2021-02-18T16:25:00Z">
        <w:r w:rsidR="00135F04">
          <w:rPr>
            <w:sz w:val="24"/>
            <w:szCs w:val="24"/>
          </w:rPr>
          <w:t>The photos shape file</w:t>
        </w:r>
      </w:ins>
      <w:ins w:id="248" w:author="Benjamin Meyer" w:date="2021-02-18T16:26:00Z">
        <w:r w:rsidR="00135F04">
          <w:rPr>
            <w:sz w:val="24"/>
            <w:szCs w:val="24"/>
          </w:rPr>
          <w:t xml:space="preserve"> of geotagged photos</w:t>
        </w:r>
      </w:ins>
      <w:ins w:id="249" w:author="Benjamin Meyer" w:date="2021-02-18T16:25:00Z">
        <w:r w:rsidR="00135F04">
          <w:rPr>
            <w:sz w:val="24"/>
            <w:szCs w:val="24"/>
          </w:rPr>
          <w:t xml:space="preserve"> is intended to serve</w:t>
        </w:r>
      </w:ins>
      <w:ins w:id="250" w:author="Benjamin Meyer" w:date="2021-02-18T16:26:00Z">
        <w:r w:rsidR="00135F04">
          <w:rPr>
            <w:sz w:val="24"/>
            <w:szCs w:val="24"/>
          </w:rPr>
          <w:t xml:space="preserve"> as an archival document of potential point sources of copper and zinc pollution, and may be useful to compare</w:t>
        </w:r>
      </w:ins>
      <w:ins w:id="251" w:author="Benjamin Meyer" w:date="2021-02-18T16:27:00Z">
        <w:r w:rsidR="00135F04">
          <w:rPr>
            <w:sz w:val="24"/>
            <w:szCs w:val="24"/>
          </w:rPr>
          <w:t xml:space="preserve"> to similar transects in future years.</w:t>
        </w:r>
      </w:ins>
      <w:ins w:id="252" w:author="Benjamin Meyer" w:date="2021-02-18T16:28:00Z">
        <w:r w:rsidR="00135F04">
          <w:rPr>
            <w:sz w:val="24"/>
            <w:szCs w:val="24"/>
          </w:rPr>
          <w:t xml:space="preserve"> The photos shape file may be particularly useful in the context of </w:t>
        </w:r>
      </w:ins>
      <w:ins w:id="253" w:author="Benjamin Meyer" w:date="2021-02-18T16:29:00Z">
        <w:r w:rsidR="00135F04">
          <w:rPr>
            <w:sz w:val="24"/>
            <w:szCs w:val="24"/>
          </w:rPr>
          <w:t>the additional GIS products described below.</w:t>
        </w:r>
      </w:ins>
      <w:del w:id="254"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255"/>
      <w:commentRangeStart w:id="256"/>
      <w:commentRangeStart w:id="257"/>
      <w:r w:rsidR="002C2148" w:rsidRPr="00535460">
        <w:rPr>
          <w:sz w:val="24"/>
          <w:szCs w:val="24"/>
        </w:rPr>
        <w:t>2</w:t>
      </w:r>
      <w:del w:id="258" w:author="Benjamin Meyer" w:date="2021-02-18T16:29:00Z">
        <w:r w:rsidR="002C2148" w:rsidRPr="00535460" w:rsidDel="00135F04">
          <w:rPr>
            <w:sz w:val="24"/>
            <w:szCs w:val="24"/>
          </w:rPr>
          <w:delText>021</w:delText>
        </w:r>
      </w:del>
      <w:commentRangeEnd w:id="255"/>
      <w:r w:rsidR="00BC6BCB" w:rsidRPr="00535460">
        <w:rPr>
          <w:rStyle w:val="CommentReference"/>
        </w:rPr>
        <w:commentReference w:id="255"/>
      </w:r>
      <w:commentRangeEnd w:id="256"/>
      <w:r w:rsidR="00251E7A" w:rsidRPr="00535460">
        <w:rPr>
          <w:rStyle w:val="CommentReference"/>
        </w:rPr>
        <w:commentReference w:id="256"/>
      </w:r>
      <w:commentRangeEnd w:id="257"/>
      <w:r w:rsidR="002F12EF">
        <w:rPr>
          <w:rStyle w:val="CommentReference"/>
        </w:rPr>
        <w:commentReference w:id="257"/>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59" w:name="_Toc64271434"/>
      <w:r w:rsidRPr="00CF3F57">
        <w:rPr>
          <w:sz w:val="24"/>
        </w:rPr>
        <w:t>Potential sources throughout the Kenai River watershed</w:t>
      </w:r>
      <w:bookmarkEnd w:id="259"/>
    </w:p>
    <w:p w14:paraId="3D88540A" w14:textId="77777777" w:rsidR="00E73AEA" w:rsidRPr="00D36DED" w:rsidRDefault="00E73AEA" w:rsidP="00E73AEA">
      <w:pPr>
        <w:rPr>
          <w:ins w:id="260" w:author="Benjamin Meyer" w:date="2021-02-18T16:12:00Z"/>
          <w:sz w:val="24"/>
          <w:szCs w:val="24"/>
        </w:rPr>
      </w:pPr>
    </w:p>
    <w:p w14:paraId="3855BECD" w14:textId="6ECA9644" w:rsidR="00E76606" w:rsidRPr="00D36DED" w:rsidRDefault="00E76606" w:rsidP="0043231C">
      <w:pPr>
        <w:pStyle w:val="Default"/>
        <w:rPr>
          <w:rFonts w:asciiTheme="minorHAnsi" w:hAnsiTheme="minorHAnsi"/>
        </w:rPr>
      </w:pPr>
      <w:ins w:id="261" w:author="Benjamin Meyer" w:date="2021-02-18T16:33:00Z">
        <w:r w:rsidRPr="00D36DED">
          <w:rPr>
            <w:rFonts w:asciiTheme="minorHAnsi" w:hAnsiTheme="minorHAnsi"/>
          </w:rPr>
          <w:t>The final report</w:t>
        </w:r>
      </w:ins>
      <w:ins w:id="262" w:author="Benjamin Meyer" w:date="2021-02-18T16:32:00Z">
        <w:r w:rsidRPr="00D36DED">
          <w:rPr>
            <w:rFonts w:asciiTheme="minorHAnsi" w:hAnsiTheme="minorHAnsi"/>
          </w:rPr>
          <w:t xml:space="preserve"> from St. </w:t>
        </w:r>
      </w:ins>
      <w:ins w:id="263" w:author="Benjamin Meyer" w:date="2021-02-18T16:33:00Z">
        <w:r w:rsidRPr="00D36DED">
          <w:rPr>
            <w:rFonts w:asciiTheme="minorHAnsi" w:hAnsiTheme="minorHAnsi"/>
          </w:rPr>
          <w:t>M</w:t>
        </w:r>
      </w:ins>
      <w:ins w:id="264" w:author="Benjamin Meyer" w:date="2021-02-18T16:32:00Z">
        <w:r w:rsidRPr="00D36DED">
          <w:rPr>
            <w:rFonts w:asciiTheme="minorHAnsi" w:hAnsiTheme="minorHAnsi"/>
          </w:rPr>
          <w:t xml:space="preserve">ary’s University </w:t>
        </w:r>
      </w:ins>
      <w:ins w:id="265" w:author="Benjamin Meyer" w:date="2021-02-18T16:33:00Z">
        <w:r w:rsidRPr="00D36DED">
          <w:rPr>
            <w:rFonts w:asciiTheme="minorHAnsi" w:hAnsiTheme="minorHAnsi"/>
          </w:rPr>
          <w:t xml:space="preserve">Geospatial Services describes a collection of fourteen data sources useful for identifying </w:t>
        </w:r>
      </w:ins>
      <w:ins w:id="266" w:author="Benjamin Meyer" w:date="2021-02-18T16:35:00Z">
        <w:r w:rsidRPr="00D36DED">
          <w:rPr>
            <w:rFonts w:asciiTheme="minorHAnsi" w:hAnsiTheme="minorHAnsi"/>
          </w:rPr>
          <w:t xml:space="preserve">potential sources of zinc and copper pollution.  </w:t>
        </w:r>
        <w:r w:rsidRPr="00D36DED">
          <w:rPr>
            <w:rFonts w:asciiTheme="minorHAnsi" w:hAnsiTheme="minorHAnsi"/>
          </w:rPr>
          <w:t>Listed below are</w:t>
        </w:r>
        <w:r w:rsidR="00476A0D" w:rsidRPr="00D36DED">
          <w:rPr>
            <w:rFonts w:asciiTheme="minorHAnsi" w:hAnsiTheme="minorHAnsi"/>
          </w:rPr>
          <w:t xml:space="preserve"> all relevant datasets included</w:t>
        </w:r>
      </w:ins>
      <w:ins w:id="267" w:author="Benjamin Meyer" w:date="2021-02-19T10:00:00Z">
        <w:r w:rsidR="00476A0D" w:rsidRPr="00D36DED">
          <w:rPr>
            <w:rFonts w:asciiTheme="minorHAnsi" w:hAnsiTheme="minorHAnsi"/>
          </w:rPr>
          <w:t>:</w:t>
        </w:r>
      </w:ins>
      <w:ins w:id="268"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269"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270" w:author="Benjamin Meyer" w:date="2021-02-18T16:35:00Z"/>
          <w:rFonts w:asciiTheme="minorHAnsi" w:hAnsiTheme="minorHAnsi"/>
        </w:rPr>
      </w:pPr>
      <w:ins w:id="271"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272" w:author="Benjamin Meyer" w:date="2021-02-18T16:35:00Z"/>
          <w:rFonts w:asciiTheme="minorHAnsi" w:hAnsiTheme="minorHAnsi"/>
        </w:rPr>
      </w:pPr>
      <w:ins w:id="273"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274" w:author="Benjamin Meyer" w:date="2021-02-18T16:36:00Z"/>
          <w:rFonts w:asciiTheme="minorHAnsi" w:hAnsiTheme="minorHAnsi"/>
        </w:rPr>
      </w:pPr>
      <w:ins w:id="275"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276"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277" w:author="Benjamin Meyer" w:date="2021-02-18T16:36:00Z">
        <w:r w:rsidRPr="00D36DED">
          <w:rPr>
            <w:rFonts w:asciiTheme="minorHAnsi" w:hAnsiTheme="minorHAnsi"/>
          </w:rPr>
          <w:t>F</w:t>
        </w:r>
      </w:ins>
      <w:ins w:id="278"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279"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280"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281"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282"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283"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284"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285"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286"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287"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29DD6CF1" w14:textId="329020C9" w:rsidR="0043231C" w:rsidRDefault="003C5D87" w:rsidP="0043231C">
      <w:pPr>
        <w:pStyle w:val="Default"/>
        <w:rPr>
          <w:rFonts w:asciiTheme="minorHAnsi" w:hAnsiTheme="minorHAnsi"/>
        </w:rPr>
      </w:pPr>
      <w:r w:rsidRPr="00D36DED">
        <w:rPr>
          <w:rFonts w:asciiTheme="minorHAnsi" w:hAnsiTheme="minorHAnsi"/>
        </w:rPr>
        <w:t>The above</w:t>
      </w:r>
      <w:r w:rsidR="00DB6047" w:rsidRPr="00D36DED">
        <w:rPr>
          <w:rFonts w:asciiTheme="minorHAnsi" w:hAnsiTheme="minorHAnsi"/>
        </w:rPr>
        <w:t xml:space="preserve"> datasets</w:t>
      </w:r>
      <w:r w:rsidRPr="00D36DED">
        <w:rPr>
          <w:rFonts w:asciiTheme="minorHAnsi" w:hAnsiTheme="minorHAnsi"/>
        </w:rPr>
        <w:t xml:space="preserve"> </w:t>
      </w:r>
      <w:r w:rsidRPr="00D36DED">
        <w:rPr>
          <w:rFonts w:asciiTheme="minorHAnsi" w:hAnsiTheme="minorHAnsi"/>
        </w:rPr>
        <w:t>were compiled into ArcGIS file geodatabases</w:t>
      </w:r>
      <w:r w:rsidR="007C0097" w:rsidRPr="00D36DED">
        <w:rPr>
          <w:rFonts w:asciiTheme="minorHAnsi" w:hAnsiTheme="minorHAnsi"/>
        </w:rPr>
        <w:t xml:space="preserve"> and</w:t>
      </w:r>
      <w:r w:rsidR="00DB6047" w:rsidRPr="00D36DED">
        <w:rPr>
          <w:rFonts w:asciiTheme="minorHAnsi" w:hAnsiTheme="minorHAnsi"/>
        </w:rPr>
        <w:t xml:space="preserve"> contain </w:t>
      </w:r>
      <w:r w:rsidR="00DB6047" w:rsidRPr="00D36DED">
        <w:rPr>
          <w:rFonts w:asciiTheme="minorHAnsi" w:hAnsiTheme="minorHAnsi"/>
        </w:rPr>
        <w:t>potentially relevant</w:t>
      </w:r>
      <w:r w:rsidR="00DB6047" w:rsidRPr="00D36DED">
        <w:rPr>
          <w:rFonts w:asciiTheme="minorHAnsi" w:hAnsiTheme="minorHAnsi"/>
        </w:rPr>
        <w:t xml:space="preserve"> informat</w:t>
      </w:r>
      <w:r w:rsidR="00D36DED" w:rsidRPr="00D36DED">
        <w:rPr>
          <w:rFonts w:asciiTheme="minorHAnsi" w:hAnsiTheme="minorHAnsi"/>
        </w:rPr>
        <w:t>ion about heavy metal pollution</w:t>
      </w:r>
      <w:r w:rsidR="00773810">
        <w:rPr>
          <w:rFonts w:asciiTheme="minorHAnsi" w:hAnsiTheme="minorHAnsi"/>
        </w:rPr>
        <w:t xml:space="preserve"> nonpoint sources</w:t>
      </w:r>
      <w:r w:rsidR="00DB6047" w:rsidRPr="00D36DED">
        <w:rPr>
          <w:rFonts w:asciiTheme="minorHAnsi" w:hAnsiTheme="minorHAnsi"/>
        </w:rPr>
        <w:t xml:space="preserve">. </w:t>
      </w:r>
      <w:r w:rsidR="00773810">
        <w:rPr>
          <w:rFonts w:asciiTheme="minorHAnsi" w:hAnsiTheme="minorHAnsi"/>
        </w:rPr>
        <w:t>Each geodatabase’s</w:t>
      </w:r>
      <w:r w:rsidR="00DB6047" w:rsidRPr="00D36DED">
        <w:rPr>
          <w:rFonts w:asciiTheme="minorHAnsi" w:hAnsiTheme="minorHAnsi"/>
        </w:rPr>
        <w:t xml:space="preserve"> download metadata was recorded in an Excel spreadsheet table identifying a link, date of creation, type of </w:t>
      </w:r>
      <w:r w:rsidR="00DB6047" w:rsidRPr="00D36DED">
        <w:rPr>
          <w:rFonts w:asciiTheme="minorHAnsi" w:hAnsiTheme="minorHAnsi"/>
        </w:rPr>
        <w:t xml:space="preserve">potential </w:t>
      </w:r>
      <w:r w:rsidR="00DB6047" w:rsidRPr="00D36DED">
        <w:rPr>
          <w:rFonts w:asciiTheme="minorHAnsi" w:hAnsiTheme="minorHAnsi"/>
        </w:rPr>
        <w:t xml:space="preserve">pollution source, and if the source covers the entire study area. </w:t>
      </w:r>
      <w:r w:rsidR="00DB6047" w:rsidRPr="00D36DED">
        <w:rPr>
          <w:rFonts w:asciiTheme="minorHAnsi" w:hAnsiTheme="minorHAnsi"/>
        </w:rPr>
        <w:t>D</w:t>
      </w:r>
      <w:r w:rsidR="00DB6047" w:rsidRPr="00D36DED">
        <w:rPr>
          <w:rFonts w:asciiTheme="minorHAnsi" w:hAnsiTheme="minorHAnsi"/>
        </w:rPr>
        <w:t>atasets were maintained in their native ex</w:t>
      </w:r>
      <w:r w:rsidR="007C0097" w:rsidRPr="00D36DED">
        <w:rPr>
          <w:rFonts w:asciiTheme="minorHAnsi" w:hAnsiTheme="minorHAnsi"/>
        </w:rPr>
        <w:t>tent in order to encompass all</w:t>
      </w:r>
      <w:r w:rsidR="00DB6047" w:rsidRPr="00D36DED">
        <w:rPr>
          <w:rFonts w:asciiTheme="minorHAnsi" w:hAnsiTheme="minorHAnsi"/>
        </w:rPr>
        <w:t xml:space="preserve"> tributaries transporting water </w:t>
      </w:r>
      <w:r w:rsidR="007C0097" w:rsidRPr="00D36DED">
        <w:rPr>
          <w:rFonts w:asciiTheme="minorHAnsi" w:hAnsiTheme="minorHAnsi"/>
        </w:rPr>
        <w:t>into the Kenai River main stem.</w:t>
      </w:r>
    </w:p>
    <w:p w14:paraId="04C39BD8" w14:textId="4C3D81CE" w:rsidR="00751046" w:rsidRDefault="00751046" w:rsidP="0043231C">
      <w:pPr>
        <w:pStyle w:val="Default"/>
        <w:rPr>
          <w:rFonts w:asciiTheme="minorHAnsi" w:hAnsiTheme="minorHAnsi"/>
        </w:rPr>
      </w:pPr>
    </w:p>
    <w:p w14:paraId="6EA9A795" w14:textId="00B11B19" w:rsidR="00751046" w:rsidRDefault="00751046" w:rsidP="0043231C">
      <w:pPr>
        <w:pStyle w:val="Default"/>
        <w:rPr>
          <w:rFonts w:asciiTheme="minorHAnsi" w:hAnsiTheme="minorHAnsi"/>
        </w:rPr>
      </w:pPr>
      <w:r>
        <w:rPr>
          <w:rFonts w:asciiTheme="minorHAnsi" w:hAnsiTheme="minorHAnsi"/>
        </w:rPr>
        <w:t>Data gaps were also identified and included the following:</w:t>
      </w:r>
    </w:p>
    <w:p w14:paraId="25693E90" w14:textId="232444A1" w:rsidR="00751046" w:rsidRDefault="00751046" w:rsidP="0043231C">
      <w:pPr>
        <w:pStyle w:val="Default"/>
        <w:rPr>
          <w:rFonts w:asciiTheme="minorHAnsi" w:hAnsiTheme="minorHAnsi"/>
        </w:rPr>
      </w:pPr>
    </w:p>
    <w:p w14:paraId="41698B1C" w14:textId="7963EEBF" w:rsidR="00751046" w:rsidRDefault="00751046" w:rsidP="00751046">
      <w:pPr>
        <w:pStyle w:val="Default"/>
        <w:numPr>
          <w:ilvl w:val="0"/>
          <w:numId w:val="22"/>
        </w:numPr>
        <w:rPr>
          <w:rFonts w:asciiTheme="minorHAnsi" w:hAnsiTheme="minorHAnsi"/>
        </w:rPr>
      </w:pPr>
      <w:r>
        <w:rPr>
          <w:rFonts w:asciiTheme="minorHAnsi" w:hAnsiTheme="minorHAnsi"/>
        </w:rPr>
        <w:t>Impervious surfaces</w:t>
      </w:r>
    </w:p>
    <w:p w14:paraId="09CB0003" w14:textId="2C03C5CF" w:rsidR="00773810" w:rsidRDefault="00773810" w:rsidP="00751046">
      <w:pPr>
        <w:pStyle w:val="Default"/>
        <w:numPr>
          <w:ilvl w:val="0"/>
          <w:numId w:val="22"/>
        </w:numPr>
        <w:rPr>
          <w:rFonts w:asciiTheme="minorHAnsi" w:hAnsiTheme="minorHAnsi"/>
        </w:rPr>
      </w:pPr>
      <w:r>
        <w:rPr>
          <w:rFonts w:asciiTheme="minorHAnsi" w:hAnsiTheme="minorHAnsi"/>
        </w:rPr>
        <w:t>Galvanized metal surfaces</w:t>
      </w:r>
    </w:p>
    <w:p w14:paraId="32876484" w14:textId="2948AE10" w:rsidR="00751046" w:rsidRDefault="00751046" w:rsidP="00751046">
      <w:pPr>
        <w:pStyle w:val="Default"/>
        <w:numPr>
          <w:ilvl w:val="0"/>
          <w:numId w:val="22"/>
        </w:numPr>
        <w:rPr>
          <w:rFonts w:asciiTheme="minorHAnsi" w:hAnsiTheme="minorHAnsi"/>
        </w:rPr>
      </w:pPr>
      <w:r>
        <w:rPr>
          <w:rFonts w:asciiTheme="minorHAnsi" w:hAnsiTheme="minorHAnsi"/>
        </w:rPr>
        <w:t>Natural mineral deposits</w:t>
      </w:r>
    </w:p>
    <w:p w14:paraId="644A7367" w14:textId="597F4258" w:rsidR="00751046" w:rsidRDefault="00751046" w:rsidP="00751046">
      <w:pPr>
        <w:pStyle w:val="Default"/>
        <w:numPr>
          <w:ilvl w:val="0"/>
          <w:numId w:val="22"/>
        </w:numPr>
        <w:rPr>
          <w:rFonts w:asciiTheme="minorHAnsi" w:hAnsiTheme="minorHAnsi"/>
        </w:rPr>
      </w:pPr>
      <w:r>
        <w:rPr>
          <w:rFonts w:asciiTheme="minorHAnsi" w:hAnsiTheme="minorHAnsi"/>
        </w:rPr>
        <w:t>Snow storage locations</w:t>
      </w:r>
    </w:p>
    <w:p w14:paraId="022105FC" w14:textId="10792CCE" w:rsidR="00751046" w:rsidRPr="00D36DED" w:rsidRDefault="00751046" w:rsidP="00751046">
      <w:pPr>
        <w:pStyle w:val="Default"/>
        <w:numPr>
          <w:ilvl w:val="0"/>
          <w:numId w:val="22"/>
        </w:numPr>
        <w:rPr>
          <w:rFonts w:asciiTheme="minorHAnsi" w:hAnsiTheme="minorHAnsi"/>
        </w:rPr>
      </w:pPr>
      <w:proofErr w:type="spellStart"/>
      <w:r>
        <w:rPr>
          <w:rFonts w:asciiTheme="minorHAnsi" w:hAnsiTheme="minorHAnsi"/>
        </w:rPr>
        <w:t>S</w:t>
      </w:r>
      <w:r w:rsidR="00773810">
        <w:rPr>
          <w:rFonts w:asciiTheme="minorHAnsi" w:hAnsiTheme="minorHAnsi"/>
        </w:rPr>
        <w:t>tormwater</w:t>
      </w:r>
      <w:proofErr w:type="spellEnd"/>
      <w:r w:rsidR="00773810">
        <w:rPr>
          <w:rFonts w:asciiTheme="minorHAnsi" w:hAnsiTheme="minorHAnsi"/>
        </w:rPr>
        <w:t xml:space="preserve"> systems</w:t>
      </w:r>
    </w:p>
    <w:p w14:paraId="08612BB2" w14:textId="2FEF2D53" w:rsidR="00E76606" w:rsidRPr="00D36DED" w:rsidRDefault="00E76606" w:rsidP="006F3509">
      <w:pPr>
        <w:rPr>
          <w:sz w:val="24"/>
          <w:szCs w:val="24"/>
        </w:rPr>
      </w:pPr>
    </w:p>
    <w:p w14:paraId="67489A66" w14:textId="761555C7" w:rsidR="00827201" w:rsidRDefault="00827201" w:rsidP="00827201">
      <w:bookmarkStart w:id="288" w:name="_GoBack"/>
      <w:bookmarkEnd w:id="288"/>
    </w:p>
    <w:p w14:paraId="2B88BD16" w14:textId="2689083B"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89" w:name="_Toc64271435"/>
      <w:r w:rsidRPr="00CF3F57">
        <w:rPr>
          <w:b/>
        </w:rPr>
        <w:t>DISCUSSION</w:t>
      </w:r>
      <w:bookmarkEnd w:id="289"/>
    </w:p>
    <w:p w14:paraId="6A641314" w14:textId="77777777" w:rsidR="00973145" w:rsidRPr="00973145" w:rsidRDefault="00973145" w:rsidP="00973145"/>
    <w:p w14:paraId="1C3CCF05" w14:textId="57F8402A" w:rsidR="00973145" w:rsidRDefault="00973145" w:rsidP="00973145">
      <w:pPr>
        <w:pStyle w:val="Heading2"/>
      </w:pPr>
      <w:bookmarkStart w:id="290" w:name="_Toc64271436"/>
      <w:r>
        <w:t>Copper and zinc sampling</w:t>
      </w:r>
      <w:bookmarkEnd w:id="290"/>
    </w:p>
    <w:p w14:paraId="63DEA3BE" w14:textId="25339D56" w:rsidR="00973145" w:rsidRDefault="00973145" w:rsidP="00973145"/>
    <w:p w14:paraId="6F3CA150" w14:textId="479F55B3" w:rsidR="00973145" w:rsidRPr="003B4EC2" w:rsidRDefault="00D43934" w:rsidP="003B4EC2">
      <w:pPr>
        <w:pStyle w:val="Heading3"/>
        <w:rPr>
          <w:sz w:val="24"/>
        </w:rPr>
      </w:pPr>
      <w:bookmarkStart w:id="291" w:name="_Toc64271437"/>
      <w:r>
        <w:rPr>
          <w:sz w:val="24"/>
        </w:rPr>
        <w:t>Copper</w:t>
      </w:r>
      <w:bookmarkEnd w:id="291"/>
      <w:r w:rsidR="005B5ABC">
        <w:rPr>
          <w:sz w:val="24"/>
        </w:rPr>
        <w:t xml:space="preserve"> </w:t>
      </w:r>
    </w:p>
    <w:p w14:paraId="04056C7B" w14:textId="77777777" w:rsidR="00BF6E75" w:rsidRDefault="00BF6E75" w:rsidP="00973145">
      <w:pPr>
        <w:rPr>
          <w:bCs/>
          <w:sz w:val="24"/>
          <w:szCs w:val="24"/>
        </w:rPr>
      </w:pPr>
    </w:p>
    <w:p w14:paraId="772C4E75" w14:textId="264E791D" w:rsidR="00827201" w:rsidRDefault="00784C6B" w:rsidP="00973145">
      <w:pPr>
        <w:rPr>
          <w:bCs/>
          <w:sz w:val="24"/>
          <w:szCs w:val="24"/>
        </w:rPr>
      </w:pPr>
      <w:r>
        <w:rPr>
          <w:bCs/>
          <w:sz w:val="24"/>
          <w:szCs w:val="24"/>
        </w:rPr>
        <w:t xml:space="preserve">No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Slikok Creek confluence.  </w:t>
      </w:r>
      <w:commentRangeStart w:id="292"/>
      <w:commentRangeStart w:id="293"/>
      <w:r w:rsidR="00977755">
        <w:rPr>
          <w:bCs/>
          <w:sz w:val="24"/>
          <w:szCs w:val="24"/>
        </w:rPr>
        <w:t xml:space="preserve">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two nearest mainstem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ug/L</w:t>
      </w:r>
      <w:r w:rsidR="00977755">
        <w:rPr>
          <w:bCs/>
          <w:sz w:val="24"/>
          <w:szCs w:val="24"/>
        </w:rPr>
        <w:t xml:space="preserve">) and upstream (Soldotna Bridge, CCC = </w:t>
      </w:r>
      <w:r w:rsidR="00827201">
        <w:rPr>
          <w:bCs/>
          <w:sz w:val="24"/>
          <w:szCs w:val="24"/>
        </w:rPr>
        <w:t>4.52</w:t>
      </w:r>
      <w:r w:rsidR="00BD4D4B">
        <w:rPr>
          <w:bCs/>
          <w:sz w:val="24"/>
          <w:szCs w:val="24"/>
        </w:rPr>
        <w:t xml:space="preserve"> ug/L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294" w:author="Apsens, Sarah" w:date="2020-12-30T11:42:00Z">
        <w:r w:rsidR="009E491F" w:rsidDel="00FC199C">
          <w:rPr>
            <w:bCs/>
            <w:sz w:val="24"/>
            <w:szCs w:val="24"/>
          </w:rPr>
          <w:delText>likely</w:delText>
        </w:r>
        <w:r w:rsidR="00977755" w:rsidDel="00FC199C">
          <w:rPr>
            <w:bCs/>
            <w:sz w:val="24"/>
            <w:szCs w:val="24"/>
          </w:rPr>
          <w:delText xml:space="preserve"> </w:delText>
        </w:r>
      </w:del>
      <w:ins w:id="295" w:author="Apsens, Sarah" w:date="2020-12-30T11:42:00Z">
        <w:r w:rsidR="00FC199C">
          <w:rPr>
            <w:bCs/>
            <w:sz w:val="24"/>
            <w:szCs w:val="24"/>
          </w:rPr>
          <w:t xml:space="preserve">may have </w:t>
        </w:r>
      </w:ins>
      <w:ins w:id="296" w:author="Apsens, Sarah" w:date="2020-12-30T11:41:00Z">
        <w:r w:rsidR="00FC199C">
          <w:rPr>
            <w:bCs/>
            <w:sz w:val="24"/>
            <w:szCs w:val="24"/>
          </w:rPr>
          <w:t xml:space="preserve">exceeded </w:t>
        </w:r>
      </w:ins>
      <w:del w:id="297"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292"/>
      <w:r w:rsidR="005670C2">
        <w:rPr>
          <w:rStyle w:val="CommentReference"/>
        </w:rPr>
        <w:commentReference w:id="292"/>
      </w:r>
      <w:commentRangeEnd w:id="293"/>
      <w:r w:rsidR="00DF1B84">
        <w:rPr>
          <w:rStyle w:val="CommentReference"/>
        </w:rPr>
        <w:commentReference w:id="293"/>
      </w:r>
      <w:r w:rsidR="00086350">
        <w:rPr>
          <w:bCs/>
          <w:sz w:val="24"/>
          <w:szCs w:val="24"/>
        </w:rPr>
        <w:t xml:space="preserve"> Copper results</w:t>
      </w:r>
      <w:r w:rsidR="00A51324">
        <w:rPr>
          <w:bCs/>
          <w:sz w:val="24"/>
          <w:szCs w:val="24"/>
        </w:rPr>
        <w:t xml:space="preserve"> at this site</w:t>
      </w:r>
      <w:r w:rsidR="00086350">
        <w:rPr>
          <w:bCs/>
          <w:sz w:val="24"/>
          <w:szCs w:val="24"/>
        </w:rPr>
        <w:t xml:space="preserve"> in 2020 (0.372 – 0.515 ug/L) </w:t>
      </w:r>
      <w:r w:rsidR="00A51324">
        <w:rPr>
          <w:bCs/>
          <w:sz w:val="24"/>
          <w:szCs w:val="24"/>
        </w:rPr>
        <w:t>were substantially lower</w:t>
      </w:r>
      <w:r w:rsidR="00127198">
        <w:rPr>
          <w:bCs/>
          <w:sz w:val="24"/>
          <w:szCs w:val="24"/>
        </w:rPr>
        <w:t xml:space="preserve">.  </w:t>
      </w:r>
      <w:r w:rsidR="00086350">
        <w:rPr>
          <w:bCs/>
          <w:sz w:val="24"/>
          <w:szCs w:val="24"/>
        </w:rPr>
        <w:t>Due to the range of data observed in Slikok Creek and its proximity to potential anthropogenic sources, m</w:t>
      </w:r>
      <w:r w:rsidR="00827201">
        <w:rPr>
          <w:bCs/>
          <w:sz w:val="24"/>
          <w:szCs w:val="24"/>
        </w:rPr>
        <w:t xml:space="preserve">ore intensive monitoring is warranted, </w:t>
      </w:r>
      <w:commentRangeStart w:id="298"/>
      <w:r w:rsidR="00827201">
        <w:rPr>
          <w:bCs/>
          <w:sz w:val="24"/>
          <w:szCs w:val="24"/>
        </w:rPr>
        <w:t xml:space="preserve">including </w:t>
      </w:r>
      <w:r w:rsidR="00086350">
        <w:rPr>
          <w:bCs/>
          <w:sz w:val="24"/>
          <w:szCs w:val="24"/>
        </w:rPr>
        <w:t xml:space="preserve">longitudinal survey(s) and/or more frequent sampling </w:t>
      </w:r>
      <w:commentRangeEnd w:id="298"/>
      <w:r w:rsidR="00B5420F">
        <w:rPr>
          <w:rStyle w:val="CommentReference"/>
        </w:rPr>
        <w:commentReference w:id="298"/>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2263A04B"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99"/>
      <w:commentRangeStart w:id="300"/>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99"/>
      <w:r w:rsidR="00B5420F">
        <w:rPr>
          <w:rStyle w:val="CommentReference"/>
        </w:rPr>
        <w:commentReference w:id="299"/>
      </w:r>
      <w:commentRangeEnd w:id="300"/>
      <w:r w:rsidR="00DB58B7">
        <w:rPr>
          <w:rStyle w:val="CommentReference"/>
        </w:rPr>
        <w:commentReference w:id="300"/>
      </w:r>
      <w:r w:rsidR="00A51324">
        <w:rPr>
          <w:bCs/>
          <w:sz w:val="24"/>
          <w:szCs w:val="24"/>
        </w:rPr>
        <w:t xml:space="preserve">  </w:t>
      </w:r>
      <w:commentRangeStart w:id="301"/>
      <w:r w:rsidR="00A51324">
        <w:rPr>
          <w:bCs/>
          <w:sz w:val="24"/>
          <w:szCs w:val="24"/>
        </w:rPr>
        <w:t>Data to identify</w:t>
      </w:r>
      <w:r w:rsidR="001A2D92">
        <w:rPr>
          <w:bCs/>
          <w:sz w:val="24"/>
          <w:szCs w:val="24"/>
        </w:rPr>
        <w:t xml:space="preserve"> t</w:t>
      </w:r>
      <w:r w:rsidR="00F96D31">
        <w:rPr>
          <w:bCs/>
          <w:sz w:val="24"/>
          <w:szCs w:val="24"/>
        </w:rPr>
        <w:t xml:space="preserve">he seasonal </w:t>
      </w:r>
      <w:r w:rsidR="00D43934">
        <w:rPr>
          <w:bCs/>
          <w:sz w:val="24"/>
          <w:szCs w:val="24"/>
        </w:rPr>
        <w:t>pattern</w:t>
      </w:r>
      <w:r w:rsidR="002C2148">
        <w:rPr>
          <w:bCs/>
          <w:sz w:val="24"/>
          <w:szCs w:val="24"/>
        </w:rPr>
        <w:t>s within</w:t>
      </w:r>
      <w:r w:rsidR="00D43934">
        <w:rPr>
          <w:bCs/>
          <w:sz w:val="24"/>
          <w:szCs w:val="24"/>
        </w:rPr>
        <w:t xml:space="preserve"> </w:t>
      </w:r>
      <w:r w:rsidR="00F96D31">
        <w:rPr>
          <w:bCs/>
          <w:sz w:val="24"/>
          <w:szCs w:val="24"/>
        </w:rPr>
        <w:t>2020</w:t>
      </w:r>
      <w:r w:rsidR="002C2148">
        <w:rPr>
          <w:bCs/>
          <w:sz w:val="24"/>
          <w:szCs w:val="24"/>
        </w:rPr>
        <w:t xml:space="preserve"> was unavailable</w:t>
      </w:r>
      <w:r w:rsidR="00F96D31">
        <w:rPr>
          <w:bCs/>
          <w:sz w:val="24"/>
          <w:szCs w:val="24"/>
        </w:rPr>
        <w:t xml:space="preserve">, as spring sampling did not occur that year. </w:t>
      </w:r>
      <w:commentRangeEnd w:id="301"/>
      <w:r w:rsidR="00B5420F">
        <w:rPr>
          <w:rStyle w:val="CommentReference"/>
        </w:rPr>
        <w:commentReference w:id="301"/>
      </w:r>
      <w:r w:rsidR="00F96D31">
        <w:rPr>
          <w:bCs/>
          <w:sz w:val="24"/>
          <w:szCs w:val="24"/>
        </w:rPr>
        <w:t xml:space="preserve">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 xml:space="preserve">July 21, 2020, which could potentially be associated with </w:t>
      </w:r>
      <w:commentRangeStart w:id="302"/>
      <w:r w:rsidR="00F96D31">
        <w:rPr>
          <w:bCs/>
          <w:sz w:val="24"/>
          <w:szCs w:val="24"/>
        </w:rPr>
        <w:t xml:space="preserve">precipitation trends leading </w:t>
      </w:r>
      <w:commentRangeEnd w:id="302"/>
      <w:r w:rsidR="00B5420F">
        <w:rPr>
          <w:rStyle w:val="CommentReference"/>
        </w:rPr>
        <w:commentReference w:id="302"/>
      </w:r>
      <w:r w:rsidR="00F96D31">
        <w:rPr>
          <w:bCs/>
          <w:sz w:val="24"/>
          <w:szCs w:val="24"/>
        </w:rPr>
        <w:t>up to that date</w:t>
      </w:r>
      <w:r w:rsidR="00086350">
        <w:rPr>
          <w:bCs/>
          <w:sz w:val="24"/>
          <w:szCs w:val="24"/>
        </w:rPr>
        <w:t xml:space="preserve">, although this mechanism has not yet been studied for this </w:t>
      </w:r>
      <w:commentRangeStart w:id="303"/>
      <w:r w:rsidR="00086350">
        <w:rPr>
          <w:bCs/>
          <w:sz w:val="24"/>
          <w:szCs w:val="24"/>
        </w:rPr>
        <w:t>dataset</w:t>
      </w:r>
      <w:commentRangeEnd w:id="303"/>
      <w:r w:rsidR="005670C2">
        <w:rPr>
          <w:rStyle w:val="CommentReference"/>
        </w:rPr>
        <w:commentReference w:id="303"/>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commentRangeStart w:id="304"/>
      <w:r>
        <w:rPr>
          <w:bCs/>
          <w:sz w:val="24"/>
          <w:szCs w:val="24"/>
        </w:rPr>
        <w:t>Annua</w:t>
      </w:r>
      <w:commentRangeEnd w:id="304"/>
      <w:r w:rsidR="0024174C">
        <w:rPr>
          <w:rStyle w:val="CommentReference"/>
        </w:rPr>
        <w:commentReference w:id="304"/>
      </w:r>
      <w:r>
        <w:rPr>
          <w:bCs/>
          <w:sz w:val="24"/>
          <w:szCs w:val="24"/>
        </w:rPr>
        <w:t xml:space="preserve">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305" w:name="_Toc64271438"/>
      <w:commentRangeStart w:id="306"/>
      <w:r>
        <w:rPr>
          <w:sz w:val="24"/>
        </w:rPr>
        <w:t>Zinc</w:t>
      </w:r>
      <w:commentRangeEnd w:id="306"/>
      <w:r w:rsidR="0024174C">
        <w:rPr>
          <w:rStyle w:val="CommentReference"/>
          <w:b w:val="0"/>
          <w:color w:val="auto"/>
          <w:spacing w:val="0"/>
        </w:rPr>
        <w:commentReference w:id="306"/>
      </w:r>
      <w:bookmarkEnd w:id="305"/>
      <w:r w:rsidR="00E13B63" w:rsidRPr="003B4EC2">
        <w:rPr>
          <w:sz w:val="24"/>
        </w:rPr>
        <w:t xml:space="preserve"> </w:t>
      </w:r>
      <w:del w:id="307"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7ED7D583" w:rsidR="000E508E" w:rsidRDefault="00CB1EFA" w:rsidP="003D7C72">
      <w:pPr>
        <w:rPr>
          <w:bCs/>
          <w:sz w:val="24"/>
          <w:szCs w:val="24"/>
        </w:rPr>
      </w:pPr>
      <w:r>
        <w:rPr>
          <w:bCs/>
          <w:sz w:val="24"/>
          <w:szCs w:val="24"/>
        </w:rPr>
        <w:t xml:space="preserve">Zinc exceedances of </w:t>
      </w:r>
      <w:commentRangeStart w:id="308"/>
      <w:r>
        <w:rPr>
          <w:bCs/>
          <w:sz w:val="24"/>
          <w:szCs w:val="24"/>
        </w:rPr>
        <w:t>hardness-dependent toxicity criteria</w:t>
      </w:r>
      <w:r w:rsidR="00545467">
        <w:rPr>
          <w:bCs/>
          <w:sz w:val="24"/>
          <w:szCs w:val="24"/>
        </w:rPr>
        <w:t xml:space="preserve"> </w:t>
      </w:r>
      <w:commentRangeEnd w:id="308"/>
      <w:r w:rsidR="00B5420F">
        <w:rPr>
          <w:rStyle w:val="CommentReference"/>
        </w:rPr>
        <w:commentReference w:id="308"/>
      </w:r>
      <w:r w:rsidR="00545467">
        <w:rPr>
          <w:bCs/>
          <w:sz w:val="24"/>
          <w:szCs w:val="24"/>
        </w:rPr>
        <w:t>in 2019-2020</w:t>
      </w:r>
      <w:r>
        <w:rPr>
          <w:bCs/>
          <w:sz w:val="24"/>
          <w:szCs w:val="24"/>
        </w:rPr>
        <w:t xml:space="preserve"> were observed </w:t>
      </w:r>
      <w:commentRangeStart w:id="309"/>
      <w:r w:rsidR="00545467">
        <w:rPr>
          <w:bCs/>
          <w:sz w:val="24"/>
          <w:szCs w:val="24"/>
        </w:rPr>
        <w:t>throughout the sampling</w:t>
      </w:r>
      <w:commentRangeEnd w:id="309"/>
      <w:r w:rsidR="007A05B7">
        <w:rPr>
          <w:rStyle w:val="CommentReference"/>
        </w:rPr>
        <w:commentReference w:id="309"/>
      </w:r>
      <w:r w:rsidR="00545467">
        <w:rPr>
          <w:bCs/>
          <w:sz w:val="24"/>
          <w:szCs w:val="24"/>
        </w:rPr>
        <w:t xml:space="preserve">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w:t>
      </w:r>
      <w:ins w:id="310" w:author="Apsens, Sarah" w:date="2020-12-28T15:20:00Z">
        <w:r w:rsidR="007A05B7">
          <w:rPr>
            <w:bCs/>
            <w:sz w:val="24"/>
            <w:szCs w:val="24"/>
          </w:rPr>
          <w:t xml:space="preserve"> trend.</w:t>
        </w:r>
      </w:ins>
      <w:del w:id="311" w:author="Apsens, Sarah" w:date="2020-12-28T15:20:00Z">
        <w:r w:rsidR="000F731E" w:rsidDel="007A05B7">
          <w:rPr>
            <w:bCs/>
            <w:sz w:val="24"/>
            <w:szCs w:val="24"/>
          </w:rPr>
          <w:delText xml:space="preserve"> </w:delText>
        </w:r>
        <w:commentRangeStart w:id="312"/>
        <w:r w:rsidR="001A2D92" w:rsidDel="007A05B7">
          <w:rPr>
            <w:bCs/>
            <w:sz w:val="24"/>
            <w:szCs w:val="24"/>
          </w:rPr>
          <w:delText xml:space="preserve">and </w:delText>
        </w:r>
        <w:r w:rsidR="000F731E" w:rsidDel="007A05B7">
          <w:rPr>
            <w:bCs/>
            <w:sz w:val="24"/>
            <w:szCs w:val="24"/>
          </w:rPr>
          <w:delText xml:space="preserve">temporal trends throughout </w:delText>
        </w:r>
        <w:commentRangeEnd w:id="312"/>
        <w:r w:rsidR="007A05B7" w:rsidDel="007A05B7">
          <w:rPr>
            <w:rStyle w:val="CommentReference"/>
          </w:rPr>
          <w:commentReference w:id="312"/>
        </w:r>
        <w:r w:rsidR="000F731E" w:rsidDel="007A05B7">
          <w:rPr>
            <w:bCs/>
            <w:sz w:val="24"/>
            <w:szCs w:val="24"/>
          </w:rPr>
          <w:delText>our sampling sites</w:delText>
        </w:r>
      </w:del>
      <w:r w:rsidR="000F731E">
        <w:rPr>
          <w:bCs/>
          <w:sz w:val="24"/>
          <w:szCs w:val="24"/>
        </w:rPr>
        <w:t>.</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313"/>
      <w:r w:rsidR="003D7C72">
        <w:rPr>
          <w:bCs/>
          <w:sz w:val="24"/>
          <w:szCs w:val="24"/>
        </w:rPr>
        <w:t>estuary</w:t>
      </w:r>
      <w:commentRangeEnd w:id="313"/>
      <w:r w:rsidR="00FC199C">
        <w:rPr>
          <w:rStyle w:val="CommentReference"/>
        </w:rPr>
        <w:commentReference w:id="313"/>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314" w:author="Eldred, Laura" w:date="2020-12-29T13:01:00Z">
        <w:r w:rsidR="00545467" w:rsidDel="00BF1CD5">
          <w:rPr>
            <w:bCs/>
            <w:sz w:val="24"/>
            <w:szCs w:val="24"/>
          </w:rPr>
          <w:delText>s</w:delText>
        </w:r>
      </w:del>
      <w:r w:rsidR="00545467">
        <w:rPr>
          <w:bCs/>
          <w:sz w:val="24"/>
          <w:szCs w:val="24"/>
        </w:rPr>
        <w:t xml:space="preserve"> of development within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w:t>
      </w:r>
      <w:del w:id="315" w:author="Apsens, Sarah" w:date="2020-12-28T15:22:00Z">
        <w:r w:rsidR="00545467" w:rsidDel="007A05B7">
          <w:rPr>
            <w:bCs/>
            <w:sz w:val="24"/>
            <w:szCs w:val="24"/>
          </w:rPr>
          <w:delText>t</w:delText>
        </w:r>
        <w:commentRangeStart w:id="316"/>
        <w:r w:rsidR="00545467" w:rsidDel="007A05B7">
          <w:rPr>
            <w:bCs/>
            <w:sz w:val="24"/>
            <w:szCs w:val="24"/>
          </w:rPr>
          <w:delText>housands</w:delText>
        </w:r>
      </w:del>
      <w:commentRangeEnd w:id="316"/>
      <w:r w:rsidR="007A05B7">
        <w:rPr>
          <w:rStyle w:val="CommentReference"/>
        </w:rPr>
        <w:commentReference w:id="316"/>
      </w:r>
      <w:del w:id="317" w:author="Apsens, Sarah" w:date="2020-12-28T15:22:00Z">
        <w:r w:rsidR="00545467" w:rsidDel="007A05B7">
          <w:rPr>
            <w:bCs/>
            <w:sz w:val="24"/>
            <w:szCs w:val="24"/>
          </w:rPr>
          <w:delText xml:space="preserve"> of </w:delText>
        </w:r>
      </w:del>
      <w:r w:rsidR="00545467">
        <w:rPr>
          <w:bCs/>
          <w:sz w:val="24"/>
          <w:szCs w:val="24"/>
        </w:rPr>
        <w:t xml:space="preserve">impervious surfaces, </w:t>
      </w:r>
      <w:del w:id="318" w:author="Apsens, Sarah" w:date="2020-12-30T11:49:00Z">
        <w:r w:rsidR="00545467" w:rsidDel="0066467A">
          <w:rPr>
            <w:bCs/>
            <w:sz w:val="24"/>
            <w:szCs w:val="24"/>
          </w:rPr>
          <w:delText>daily tire wear and brake use</w:delText>
        </w:r>
      </w:del>
      <w:ins w:id="319" w:author="Apsens, Sarah" w:date="2020-12-30T11:49:00Z">
        <w:r w:rsidR="0066467A">
          <w:rPr>
            <w:bCs/>
            <w:sz w:val="24"/>
            <w:szCs w:val="24"/>
          </w:rPr>
          <w:t>tire a</w:t>
        </w:r>
      </w:ins>
      <w:ins w:id="320" w:author="Apsens, Sarah" w:date="2020-12-30T11:50:00Z">
        <w:r w:rsidR="0066467A">
          <w:rPr>
            <w:bCs/>
            <w:sz w:val="24"/>
            <w:szCs w:val="24"/>
          </w:rPr>
          <w:t>nd break dust</w:t>
        </w:r>
      </w:ins>
      <w:r w:rsidR="00545467">
        <w:rPr>
          <w:bCs/>
          <w:sz w:val="24"/>
          <w:szCs w:val="24"/>
        </w:rPr>
        <w:t xml:space="preserve">, motor oil, fertilizer and pesticides (KWF, 2017).  No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321"/>
      <w:r w:rsidR="00175C94">
        <w:rPr>
          <w:bCs/>
          <w:sz w:val="24"/>
          <w:szCs w:val="24"/>
        </w:rPr>
        <w:t>anthropogenic influence</w:t>
      </w:r>
      <w:commentRangeEnd w:id="321"/>
      <w:r w:rsidR="0066467A">
        <w:rPr>
          <w:rStyle w:val="CommentReference"/>
        </w:rPr>
        <w:commentReference w:id="321"/>
      </w:r>
      <w:r w:rsidR="003D7C72">
        <w:rPr>
          <w:bCs/>
          <w:sz w:val="24"/>
          <w:szCs w:val="24"/>
        </w:rPr>
        <w:t>.</w:t>
      </w:r>
    </w:p>
    <w:p w14:paraId="584B1421" w14:textId="77777777" w:rsidR="003D7C72" w:rsidRDefault="003D7C72" w:rsidP="00CB1EFA">
      <w:pPr>
        <w:rPr>
          <w:bCs/>
          <w:sz w:val="24"/>
          <w:szCs w:val="24"/>
        </w:rPr>
      </w:pPr>
    </w:p>
    <w:p w14:paraId="2FC10F45" w14:textId="2D835A14" w:rsidR="000E508E" w:rsidRDefault="00AB56AA" w:rsidP="00856719">
      <w:pPr>
        <w:rPr>
          <w:bCs/>
          <w:sz w:val="24"/>
          <w:szCs w:val="24"/>
        </w:rPr>
      </w:pPr>
      <w:ins w:id="322" w:author="Apsens, Sarah" w:date="2020-12-28T17:14:00Z">
        <w:r>
          <w:rPr>
            <w:bCs/>
            <w:sz w:val="24"/>
            <w:szCs w:val="24"/>
          </w:rPr>
          <w:t xml:space="preserve">(Temporal trends…) </w:t>
        </w:r>
      </w:ins>
      <w:commentRangeStart w:id="323"/>
      <w:r w:rsidR="00CB1EFA">
        <w:rPr>
          <w:bCs/>
          <w:sz w:val="24"/>
          <w:szCs w:val="24"/>
        </w:rPr>
        <w:t>The sampling event on April 30, 2019</w:t>
      </w:r>
      <w:r w:rsidR="00BD4D4B">
        <w:rPr>
          <w:bCs/>
          <w:sz w:val="24"/>
          <w:szCs w:val="24"/>
        </w:rPr>
        <w:t xml:space="preserve">, </w:t>
      </w:r>
      <w:commentRangeEnd w:id="323"/>
      <w:r w:rsidR="00784337">
        <w:rPr>
          <w:rStyle w:val="CommentReference"/>
        </w:rPr>
        <w:commentReference w:id="323"/>
      </w:r>
      <w:r w:rsidR="00BD4D4B">
        <w:rPr>
          <w:bCs/>
          <w:sz w:val="24"/>
          <w:szCs w:val="24"/>
        </w:rPr>
        <w:t>where zinc exceedances were simultaneously observed at three tributary and five mainstem sites, suggest</w:t>
      </w:r>
      <w:r w:rsidR="002C2148">
        <w:rPr>
          <w:bCs/>
          <w:sz w:val="24"/>
          <w:szCs w:val="24"/>
        </w:rPr>
        <w:t>s</w:t>
      </w:r>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 helped to drive the elevated concentrations</w:t>
      </w:r>
      <w:ins w:id="324" w:author="Eldred, Laura" w:date="2020-12-29T13:04:00Z">
        <w:r w:rsidR="00BF1CD5">
          <w:rPr>
            <w:bCs/>
            <w:sz w:val="24"/>
            <w:szCs w:val="24"/>
          </w:rPr>
          <w:t xml:space="preserve"> and warrants further investigation</w:t>
        </w:r>
      </w:ins>
      <w:r w:rsidR="001A2D92">
        <w:rPr>
          <w:bCs/>
          <w:sz w:val="24"/>
          <w:szCs w:val="24"/>
        </w:rPr>
        <w:t>.</w:t>
      </w:r>
      <w:r w:rsidR="000F731E">
        <w:rPr>
          <w:bCs/>
          <w:sz w:val="24"/>
          <w:szCs w:val="24"/>
        </w:rPr>
        <w:t xml:space="preserve">  </w:t>
      </w:r>
    </w:p>
    <w:p w14:paraId="5407E6F9" w14:textId="21A82C5F" w:rsidR="000E508E" w:rsidRDefault="000E508E" w:rsidP="00856719">
      <w:pPr>
        <w:rPr>
          <w:bCs/>
          <w:sz w:val="24"/>
          <w:szCs w:val="24"/>
        </w:rPr>
      </w:pPr>
    </w:p>
    <w:p w14:paraId="2EBB996C" w14:textId="4406C763"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25" w:name="_Toc64271439"/>
      <w:r>
        <w:rPr>
          <w:sz w:val="24"/>
        </w:rPr>
        <w:t>Variation among re</w:t>
      </w:r>
      <w:r w:rsidR="00FB4DBB" w:rsidRPr="00EB2CAD">
        <w:rPr>
          <w:sz w:val="24"/>
        </w:rPr>
        <w:t>plicate samples</w:t>
      </w:r>
      <w:bookmarkEnd w:id="325"/>
    </w:p>
    <w:p w14:paraId="11397BBF" w14:textId="77777777" w:rsidR="00CF2AAF" w:rsidRPr="00CF2AAF" w:rsidRDefault="00CF2AAF" w:rsidP="00CF2AAF"/>
    <w:p w14:paraId="23AB878C" w14:textId="74A8DD36" w:rsidR="007432FC" w:rsidRDefault="00BF1CD5" w:rsidP="007432FC">
      <w:pPr>
        <w:rPr>
          <w:sz w:val="24"/>
          <w:szCs w:val="24"/>
        </w:rPr>
      </w:pPr>
      <w:ins w:id="326" w:author="Eldred, Laura" w:date="2020-12-29T13:04:00Z">
        <w:r>
          <w:rPr>
            <w:sz w:val="24"/>
            <w:szCs w:val="24"/>
          </w:rPr>
          <w:lastRenderedPageBreak/>
          <w:t>The</w:t>
        </w:r>
      </w:ins>
      <w:ins w:id="327" w:author="Apsens, Sarah" w:date="2020-12-30T13:15:00Z">
        <w:r w:rsidR="0024174C">
          <w:rPr>
            <w:sz w:val="24"/>
            <w:szCs w:val="24"/>
          </w:rPr>
          <w:t xml:space="preserve"> project</w:t>
        </w:r>
      </w:ins>
      <w:ins w:id="328" w:author="Eldred, Laura" w:date="2020-12-29T13:04:00Z">
        <w:r>
          <w:rPr>
            <w:sz w:val="24"/>
            <w:szCs w:val="24"/>
          </w:rPr>
          <w:t xml:space="preserve"> QAPP requires data verification by</w:t>
        </w:r>
      </w:ins>
      <w:ins w:id="329" w:author="Eldred, Laura" w:date="2020-12-29T13:05:00Z">
        <w:r>
          <w:rPr>
            <w:sz w:val="24"/>
            <w:szCs w:val="24"/>
          </w:rPr>
          <w:t xml:space="preserve"> </w:t>
        </w:r>
      </w:ins>
      <w:del w:id="330"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331" w:author="Eldred, Laura" w:date="2020-12-29T13:05:00Z">
        <w:r>
          <w:rPr>
            <w:sz w:val="24"/>
            <w:szCs w:val="24"/>
          </w:rPr>
          <w:t xml:space="preserve"> compared to the actual samples</w:t>
        </w:r>
      </w:ins>
      <w:r w:rsidR="00754B4C">
        <w:rPr>
          <w:sz w:val="24"/>
          <w:szCs w:val="24"/>
        </w:rPr>
        <w:t xml:space="preserve"> </w:t>
      </w:r>
      <w:del w:id="332" w:author="Apsens, Sarah" w:date="2020-12-30T11:53:00Z">
        <w:r w:rsidR="00754B4C" w:rsidDel="0066467A">
          <w:rPr>
            <w:sz w:val="24"/>
            <w:szCs w:val="24"/>
          </w:rPr>
          <w:delText>in 2019-2020</w:delText>
        </w:r>
      </w:del>
      <w:ins w:id="333" w:author="Eldred, Laura" w:date="2020-12-29T13:05:00Z">
        <w:del w:id="334" w:author="Apsens, Sarah" w:date="2020-12-30T11:53:00Z">
          <w:r w:rsidDel="0066467A">
            <w:rPr>
              <w:sz w:val="24"/>
              <w:szCs w:val="24"/>
            </w:rPr>
            <w:delText xml:space="preserve"> </w:delText>
          </w:r>
        </w:del>
        <w:r>
          <w:rPr>
            <w:sz w:val="24"/>
            <w:szCs w:val="24"/>
          </w:rPr>
          <w:t xml:space="preserve">and calculating the relative percent difference. </w:t>
        </w:r>
      </w:ins>
      <w:ins w:id="335" w:author="Apsens, Sarah" w:date="2020-12-30T11:53:00Z">
        <w:r w:rsidR="0066467A">
          <w:rPr>
            <w:sz w:val="24"/>
            <w:szCs w:val="24"/>
          </w:rPr>
          <w:t>In 2019-2020, o</w:t>
        </w:r>
      </w:ins>
      <w:ins w:id="336" w:author="Eldred, Laura" w:date="2020-12-29T13:06:00Z">
        <w:del w:id="337" w:author="Apsens, Sarah" w:date="2020-12-30T11:53:00Z">
          <w:r w:rsidDel="0066467A">
            <w:rPr>
              <w:sz w:val="24"/>
              <w:szCs w:val="24"/>
            </w:rPr>
            <w:delText>O</w:delText>
          </w:r>
        </w:del>
        <w:r>
          <w:rPr>
            <w:sz w:val="24"/>
            <w:szCs w:val="24"/>
          </w:rPr>
          <w:t>utcomes</w:t>
        </w:r>
      </w:ins>
      <w:r w:rsidR="00754B4C">
        <w:rPr>
          <w:sz w:val="24"/>
          <w:szCs w:val="24"/>
        </w:rPr>
        <w:t xml:space="preserve"> </w:t>
      </w:r>
      <w:del w:id="338"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instantaneous </w:t>
      </w:r>
      <w:commentRangeStart w:id="339"/>
      <w:r w:rsidR="00CF2AAF">
        <w:rPr>
          <w:sz w:val="24"/>
          <w:szCs w:val="24"/>
        </w:rPr>
        <w:t>grab samples should be interpreted with some moderation</w:t>
      </w:r>
      <w:commentRangeEnd w:id="339"/>
      <w:r w:rsidR="008A4C86">
        <w:rPr>
          <w:rStyle w:val="CommentReference"/>
        </w:rPr>
        <w:commentReference w:id="339"/>
      </w:r>
      <w:r w:rsidR="00CF2AAF">
        <w:rPr>
          <w:sz w:val="24"/>
          <w:szCs w:val="24"/>
        </w:rPr>
        <w:t>.</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340"/>
      <w:commentRangeStart w:id="341"/>
      <w:r w:rsidR="005365F0">
        <w:rPr>
          <w:sz w:val="24"/>
          <w:szCs w:val="24"/>
        </w:rPr>
        <w:t>6</w:t>
      </w:r>
      <w:commentRangeEnd w:id="340"/>
      <w:r w:rsidR="00095B94">
        <w:rPr>
          <w:rStyle w:val="CommentReference"/>
        </w:rPr>
        <w:commentReference w:id="340"/>
      </w:r>
      <w:commentRangeEnd w:id="341"/>
      <w:r w:rsidR="0037719A">
        <w:rPr>
          <w:rStyle w:val="CommentReference"/>
        </w:rPr>
        <w:commentReference w:id="341"/>
      </w:r>
      <w:r w:rsidR="005365F0">
        <w:rPr>
          <w:sz w:val="24"/>
          <w:szCs w:val="24"/>
        </w:rPr>
        <w:t>).</w:t>
      </w:r>
    </w:p>
    <w:p w14:paraId="3C9B3257" w14:textId="2CB5B174" w:rsidR="00732355" w:rsidRDefault="00732355" w:rsidP="00FB4DBB">
      <w:pPr>
        <w:rPr>
          <w:sz w:val="24"/>
          <w:szCs w:val="24"/>
        </w:rPr>
      </w:pPr>
    </w:p>
    <w:p w14:paraId="0528AEA0" w14:textId="64317BFE"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342"/>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342"/>
      <w:r w:rsidR="00784337">
        <w:rPr>
          <w:rStyle w:val="CommentReference"/>
        </w:rPr>
        <w:commentReference w:id="342"/>
      </w:r>
      <w:r w:rsidR="00B7341B">
        <w:rPr>
          <w:sz w:val="24"/>
          <w:szCs w:val="24"/>
        </w:rPr>
        <w:t>.  Additionally or alternatively, future field efforts may</w:t>
      </w:r>
      <w:r>
        <w:rPr>
          <w:sz w:val="24"/>
          <w:szCs w:val="24"/>
        </w:rPr>
        <w:t xml:space="preserve"> modify field and lab protocol to increase</w:t>
      </w:r>
      <w:ins w:id="343" w:author="Apsens, Sarah" w:date="2020-12-28T15:35:00Z">
        <w:r w:rsidR="00784337">
          <w:rPr>
            <w:sz w:val="24"/>
            <w:szCs w:val="24"/>
          </w:rPr>
          <w:t xml:space="preserve"> accuracy and</w:t>
        </w:r>
      </w:ins>
      <w:r>
        <w:rPr>
          <w:sz w:val="24"/>
          <w:szCs w:val="24"/>
        </w:rPr>
        <w:t xml:space="preserve"> </w:t>
      </w:r>
      <w:commentRangeStart w:id="344"/>
      <w:r>
        <w:rPr>
          <w:sz w:val="24"/>
          <w:szCs w:val="24"/>
        </w:rPr>
        <w:t>precision</w:t>
      </w:r>
      <w:commentRangeEnd w:id="344"/>
      <w:r w:rsidR="00784337">
        <w:rPr>
          <w:rStyle w:val="CommentReference"/>
        </w:rPr>
        <w:commentReference w:id="344"/>
      </w:r>
      <w:r w:rsidR="00B7341B">
        <w:rPr>
          <w:sz w:val="24"/>
          <w:szCs w:val="24"/>
        </w:rPr>
        <w:t xml:space="preserve">.  </w:t>
      </w:r>
      <w:r w:rsidR="00352528">
        <w:rPr>
          <w:sz w:val="24"/>
          <w:szCs w:val="24"/>
        </w:rPr>
        <w:t>Further l</w:t>
      </w:r>
      <w:r w:rsidR="007432FC">
        <w:rPr>
          <w:sz w:val="24"/>
          <w:szCs w:val="24"/>
        </w:rPr>
        <w:t xml:space="preserve">iterature review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345" w:name="_Toc64271440"/>
      <w:ins w:id="346"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347"/>
      <w:r w:rsidR="000E508E" w:rsidRPr="000E508E">
        <w:rPr>
          <w:sz w:val="24"/>
        </w:rPr>
        <w:t>exceedances</w:t>
      </w:r>
      <w:commentRangeEnd w:id="347"/>
      <w:r w:rsidR="00A32DDF">
        <w:rPr>
          <w:rStyle w:val="CommentReference"/>
          <w:b w:val="0"/>
          <w:color w:val="auto"/>
          <w:spacing w:val="0"/>
        </w:rPr>
        <w:commentReference w:id="347"/>
      </w:r>
      <w:bookmarkEnd w:id="345"/>
    </w:p>
    <w:p w14:paraId="3538B4E1" w14:textId="77777777" w:rsidR="00370AB4" w:rsidRPr="00370AB4" w:rsidRDefault="00370AB4" w:rsidP="00370AB4"/>
    <w:p w14:paraId="25AF292F" w14:textId="77777777" w:rsidR="006575FC" w:rsidRDefault="006B3974" w:rsidP="00FB4DBB">
      <w:pPr>
        <w:rPr>
          <w:ins w:id="348" w:author="Apsens, Sarah" w:date="2020-12-28T16:17:00Z"/>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p>
    <w:p w14:paraId="5F0BE15B" w14:textId="77777777" w:rsidR="006575FC" w:rsidRDefault="006575FC" w:rsidP="00FB4DBB">
      <w:pPr>
        <w:rPr>
          <w:ins w:id="349" w:author="Apsens, Sarah" w:date="2020-12-28T16:18:00Z"/>
          <w:sz w:val="24"/>
          <w:szCs w:val="24"/>
        </w:rPr>
      </w:pPr>
    </w:p>
    <w:p w14:paraId="10652022" w14:textId="4BCBA87F" w:rsidR="00FB4DBB" w:rsidRDefault="00B4083E" w:rsidP="00FB4DBB">
      <w:pPr>
        <w:rPr>
          <w:sz w:val="24"/>
          <w:szCs w:val="24"/>
        </w:rPr>
      </w:pPr>
      <w:del w:id="350" w:author="Apsens, Sarah" w:date="2020-12-28T16:18:00Z">
        <w:r w:rsidDel="006575FC">
          <w:rPr>
            <w:sz w:val="24"/>
            <w:szCs w:val="24"/>
          </w:rPr>
          <w:delText xml:space="preserve"> </w:delText>
        </w:r>
      </w:del>
      <w:commentRangeStart w:id="351"/>
      <w:r w:rsidR="00CD6D97">
        <w:rPr>
          <w:sz w:val="24"/>
          <w:szCs w:val="24"/>
        </w:rPr>
        <w:t xml:space="preserve">A variety </w:t>
      </w:r>
      <w:commentRangeEnd w:id="351"/>
      <w:r w:rsidR="00A72791">
        <w:rPr>
          <w:rStyle w:val="CommentReference"/>
        </w:rPr>
        <w:commentReference w:id="351"/>
      </w:r>
      <w:r w:rsidR="00CD6D97">
        <w:rPr>
          <w:sz w:val="24"/>
          <w:szCs w:val="24"/>
        </w:rPr>
        <w:t xml:space="preserve">of both </w:t>
      </w:r>
      <w:r w:rsidR="00070C76">
        <w:rPr>
          <w:sz w:val="24"/>
          <w:szCs w:val="24"/>
        </w:rPr>
        <w:t xml:space="preserve">anthropogenic and natural factors </w:t>
      </w:r>
      <w:commentRangeStart w:id="352"/>
      <w:r w:rsidR="00070C76">
        <w:rPr>
          <w:sz w:val="24"/>
          <w:szCs w:val="24"/>
        </w:rPr>
        <w:t>drive likelihood of toxicity criteria</w:t>
      </w:r>
      <w:commentRangeEnd w:id="352"/>
      <w:r w:rsidR="00A72791">
        <w:rPr>
          <w:rStyle w:val="CommentReference"/>
        </w:rPr>
        <w:commentReference w:id="352"/>
      </w:r>
      <w:r w:rsidR="00D02994">
        <w:rPr>
          <w:sz w:val="24"/>
          <w:szCs w:val="24"/>
        </w:rPr>
        <w:t xml:space="preserve">.  </w:t>
      </w:r>
      <w:commentRangeStart w:id="353"/>
      <w:r w:rsidR="00D02994">
        <w:rPr>
          <w:sz w:val="24"/>
          <w:szCs w:val="24"/>
        </w:rPr>
        <w:t>Spat</w:t>
      </w:r>
      <w:r w:rsidR="00F1355B">
        <w:rPr>
          <w:sz w:val="24"/>
          <w:szCs w:val="24"/>
        </w:rPr>
        <w:t>ial factors</w:t>
      </w:r>
      <w:commentRangeEnd w:id="353"/>
      <w:r w:rsidR="00A72791">
        <w:rPr>
          <w:rStyle w:val="CommentReference"/>
        </w:rPr>
        <w:commentReference w:id="353"/>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w:t>
      </w:r>
      <w:commentRangeStart w:id="354"/>
      <w:r w:rsidR="00D02994">
        <w:rPr>
          <w:sz w:val="24"/>
          <w:szCs w:val="24"/>
        </w:rPr>
        <w:t>others</w:t>
      </w:r>
      <w:commentRangeEnd w:id="354"/>
      <w:r w:rsidR="00A32DDF">
        <w:rPr>
          <w:rStyle w:val="CommentReference"/>
        </w:rPr>
        <w:commentReference w:id="354"/>
      </w:r>
      <w:r w:rsidR="00D02994">
        <w:rPr>
          <w:sz w:val="24"/>
          <w:szCs w:val="24"/>
        </w:rPr>
        <w:t xml:space="preserve">.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w:t>
      </w:r>
      <w:commentRangeStart w:id="355"/>
      <w:commentRangeStart w:id="356"/>
      <w:r w:rsidR="00CC6A2E">
        <w:rPr>
          <w:sz w:val="24"/>
          <w:szCs w:val="24"/>
        </w:rPr>
        <w:t>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355"/>
      <w:r w:rsidR="006575FC">
        <w:rPr>
          <w:rStyle w:val="CommentReference"/>
        </w:rPr>
        <w:commentReference w:id="355"/>
      </w:r>
      <w:commentRangeEnd w:id="356"/>
      <w:r w:rsidR="00A32DDF">
        <w:rPr>
          <w:rStyle w:val="CommentReference"/>
        </w:rPr>
        <w:commentReference w:id="356"/>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5A130BF9"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ADEC, 2020</w:t>
      </w:r>
      <w:r w:rsidR="00FA2AD9">
        <w:rPr>
          <w:sz w:val="24"/>
          <w:szCs w:val="24"/>
        </w:rPr>
        <w:t>b</w:t>
      </w:r>
      <w:r w:rsidR="00FA4364">
        <w:rPr>
          <w:sz w:val="24"/>
          <w:szCs w:val="24"/>
        </w:rPr>
        <w:t xml:space="preserve">;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3C4855E0"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 xml:space="preserve">he annual spring melt event </w:t>
      </w:r>
      <w:commentRangeStart w:id="357"/>
      <w:r w:rsidR="00BD1503">
        <w:rPr>
          <w:sz w:val="24"/>
          <w:szCs w:val="24"/>
        </w:rPr>
        <w:t>likely</w:t>
      </w:r>
      <w:commentRangeEnd w:id="357"/>
      <w:r w:rsidR="001F6245">
        <w:rPr>
          <w:rStyle w:val="CommentReference"/>
        </w:rPr>
        <w:commentReference w:id="357"/>
      </w:r>
      <w:r w:rsidR="00BD1503">
        <w:rPr>
          <w:sz w:val="24"/>
          <w:szCs w:val="24"/>
        </w:rPr>
        <w:t xml:space="preserve">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w:t>
      </w:r>
      <w:r w:rsidR="00BD1503">
        <w:rPr>
          <w:sz w:val="24"/>
          <w:szCs w:val="24"/>
        </w:rPr>
        <w:lastRenderedPageBreak/>
        <w:t xml:space="preserve">accumulation collected throughout the winter months.  Additionally, a period of </w:t>
      </w:r>
      <w:del w:id="358" w:author="Apsens, Sarah" w:date="2020-12-28T16:23:00Z">
        <w:r w:rsidR="00BD1503" w:rsidDel="006575FC">
          <w:rPr>
            <w:sz w:val="24"/>
            <w:szCs w:val="24"/>
          </w:rPr>
          <w:delText xml:space="preserve">liquid </w:delText>
        </w:r>
      </w:del>
      <w:r w:rsidR="00BD1503">
        <w:rPr>
          <w:sz w:val="24"/>
          <w:szCs w:val="24"/>
        </w:rPr>
        <w:t>precipitation 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w:t>
      </w:r>
      <w:commentRangeStart w:id="359"/>
      <w:r w:rsidR="00BD1503">
        <w:rPr>
          <w:sz w:val="24"/>
          <w:szCs w:val="24"/>
        </w:rPr>
        <w:t>spikes in metals concentrations</w:t>
      </w:r>
      <w:commentRangeEnd w:id="359"/>
      <w:r w:rsidR="00971081">
        <w:rPr>
          <w:rStyle w:val="CommentReference"/>
        </w:rPr>
        <w:commentReference w:id="359"/>
      </w:r>
      <w:r w:rsidR="00BD1503">
        <w:rPr>
          <w:sz w:val="24"/>
          <w:szCs w:val="24"/>
        </w:rPr>
        <w:t xml:space="preserve">, as accumulated particles are flushed </w:t>
      </w:r>
      <w:del w:id="360" w:author="Apsens, Sarah" w:date="2020-12-28T16:23:00Z">
        <w:r w:rsidR="00BD1503" w:rsidDel="006575FC">
          <w:rPr>
            <w:sz w:val="24"/>
            <w:szCs w:val="24"/>
          </w:rPr>
          <w:delText>in to</w:delText>
        </w:r>
      </w:del>
      <w:ins w:id="361" w:author="Apsens, Sarah" w:date="2020-12-28T16:23:00Z">
        <w:r w:rsidR="006575FC">
          <w:rPr>
            <w:sz w:val="24"/>
            <w:szCs w:val="24"/>
          </w:rPr>
          <w:t>into</w:t>
        </w:r>
      </w:ins>
      <w:r w:rsidR="00BD1503">
        <w:rPr>
          <w:sz w:val="24"/>
          <w:szCs w:val="24"/>
        </w:rPr>
        <w:t xml:space="preserve"> the watershed.  </w:t>
      </w:r>
    </w:p>
    <w:p w14:paraId="5760BB77" w14:textId="5BEDDD06" w:rsidR="00370AB4" w:rsidRDefault="00370AB4" w:rsidP="00175C94">
      <w:pPr>
        <w:rPr>
          <w:sz w:val="24"/>
          <w:szCs w:val="24"/>
        </w:rPr>
      </w:pPr>
    </w:p>
    <w:p w14:paraId="6AE78AAE" w14:textId="6992DF74" w:rsidR="00545353" w:rsidRDefault="00370AB4" w:rsidP="00856719">
      <w:pPr>
        <w:rPr>
          <w:sz w:val="24"/>
          <w:szCs w:val="24"/>
        </w:rPr>
      </w:pPr>
      <w:commentRangeStart w:id="362"/>
      <w:commentRangeStart w:id="363"/>
      <w:r>
        <w:rPr>
          <w:sz w:val="24"/>
          <w:szCs w:val="24"/>
        </w:rPr>
        <w:t>In</w:t>
      </w:r>
      <w:commentRangeEnd w:id="362"/>
      <w:r w:rsidR="00A32DDF">
        <w:rPr>
          <w:rStyle w:val="CommentReference"/>
        </w:rPr>
        <w:commentReference w:id="362"/>
      </w:r>
      <w:commentRangeEnd w:id="363"/>
      <w:r w:rsidR="00971081">
        <w:rPr>
          <w:rStyle w:val="CommentReference"/>
        </w:rPr>
        <w:commentReference w:id="363"/>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364"/>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364"/>
      <w:r w:rsidR="00F95215">
        <w:rPr>
          <w:rStyle w:val="CommentReference"/>
        </w:rPr>
        <w:commentReference w:id="364"/>
      </w:r>
      <w:r w:rsidR="00545353">
        <w:rPr>
          <w:sz w:val="24"/>
          <w:szCs w:val="24"/>
        </w:rPr>
        <w:t xml:space="preserve">.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 xml:space="preserve">ome recent evidence suggests </w:t>
      </w:r>
      <w:commentRangeStart w:id="365"/>
      <w:r w:rsidR="00D67290">
        <w:rPr>
          <w:sz w:val="24"/>
          <w:szCs w:val="24"/>
        </w:rPr>
        <w:t>conductance (total dissolved ions)</w:t>
      </w:r>
      <w:r w:rsidR="00545353">
        <w:rPr>
          <w:sz w:val="24"/>
          <w:szCs w:val="24"/>
        </w:rPr>
        <w:t xml:space="preserve">, </w:t>
      </w:r>
      <w:commentRangeEnd w:id="365"/>
      <w:r w:rsidR="00F95215">
        <w:rPr>
          <w:rStyle w:val="CommentReference"/>
        </w:rPr>
        <w:commentReference w:id="365"/>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A field sampling program employing both traditional </w:t>
      </w:r>
      <w:commentRangeStart w:id="366"/>
      <w:r w:rsidR="00545353">
        <w:rPr>
          <w:sz w:val="24"/>
          <w:szCs w:val="24"/>
        </w:rPr>
        <w:t>grab samples and continuous</w:t>
      </w:r>
      <w:r w:rsidR="0018024D">
        <w:rPr>
          <w:sz w:val="24"/>
          <w:szCs w:val="24"/>
        </w:rPr>
        <w:t>ly deployed</w:t>
      </w:r>
      <w:r w:rsidR="00545353">
        <w:rPr>
          <w:sz w:val="24"/>
          <w:szCs w:val="24"/>
        </w:rPr>
        <w:t xml:space="preserve"> sondes </w:t>
      </w:r>
      <w:commentRangeEnd w:id="366"/>
      <w:r w:rsidR="00F95215">
        <w:rPr>
          <w:rStyle w:val="CommentReference"/>
        </w:rPr>
        <w:commentReference w:id="366"/>
      </w:r>
      <w:r w:rsidR="00545353">
        <w:rPr>
          <w:sz w:val="24"/>
          <w:szCs w:val="24"/>
        </w:rPr>
        <w:t>would provide insight as to which method is most economical and appropriate for long term monitoring efforts.</w:t>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387CC813"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367" w:author="Eldred, Laura" w:date="2020-12-29T13:17:00Z">
        <w:r w:rsidR="00F922B6">
          <w:rPr>
            <w:sz w:val="24"/>
            <w:szCs w:val="24"/>
          </w:rPr>
          <w:t xml:space="preserve">elevated copper or zinc </w:t>
        </w:r>
      </w:ins>
      <w:del w:id="368"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369" w:name="_Toc64271441"/>
      <w:r w:rsidRPr="00FD4665">
        <w:rPr>
          <w:sz w:val="28"/>
          <w:szCs w:val="28"/>
        </w:rPr>
        <w:t>Mapping potential sources of copper and zinc</w:t>
      </w:r>
      <w:bookmarkEnd w:id="369"/>
    </w:p>
    <w:p w14:paraId="04743D4A" w14:textId="77777777" w:rsidR="00973145" w:rsidRDefault="00973145" w:rsidP="00973145"/>
    <w:p w14:paraId="5E86DC7D" w14:textId="7351FA91"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w:t>
      </w:r>
      <w:ins w:id="370" w:author="Eldred, Laura" w:date="2020-12-29T13:18:00Z">
        <w:r w:rsidR="00F922B6">
          <w:rPr>
            <w:sz w:val="24"/>
            <w:szCs w:val="24"/>
          </w:rPr>
          <w:t xml:space="preserve">GIS </w:t>
        </w:r>
      </w:ins>
      <w:r w:rsidR="00FB4DBB">
        <w:rPr>
          <w:sz w:val="24"/>
          <w:szCs w:val="24"/>
        </w:rPr>
        <w:t xml:space="preserve">mapping tool that will help identify potential sources of copper and </w:t>
      </w:r>
      <w:commentRangeStart w:id="371"/>
      <w:commentRangeStart w:id="372"/>
      <w:r w:rsidR="00FB4DBB">
        <w:rPr>
          <w:sz w:val="24"/>
          <w:szCs w:val="24"/>
        </w:rPr>
        <w:t>zinc</w:t>
      </w:r>
      <w:commentRangeEnd w:id="371"/>
      <w:r w:rsidR="00F922B6">
        <w:rPr>
          <w:rStyle w:val="CommentReference"/>
        </w:rPr>
        <w:commentReference w:id="371"/>
      </w:r>
      <w:commentRangeEnd w:id="372"/>
      <w:r w:rsidR="00FA66A8">
        <w:rPr>
          <w:rStyle w:val="CommentReference"/>
        </w:rPr>
        <w:commentReference w:id="372"/>
      </w:r>
      <w:r w:rsidR="00FB4DBB">
        <w:rPr>
          <w:sz w:val="24"/>
          <w:szCs w:val="24"/>
        </w:rPr>
        <w:t xml:space="preserve">.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373" w:name="_Toc64271442"/>
      <w:r w:rsidRPr="003B4EC2">
        <w:rPr>
          <w:sz w:val="24"/>
        </w:rPr>
        <w:t>Potential sources on the Kenai River</w:t>
      </w:r>
      <w:bookmarkEnd w:id="373"/>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commentRangeStart w:id="374"/>
      <w:commentRangeStart w:id="375"/>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374"/>
      <w:r w:rsidR="00F95215">
        <w:rPr>
          <w:rStyle w:val="CommentReference"/>
        </w:rPr>
        <w:commentReference w:id="374"/>
      </w:r>
      <w:commentRangeEnd w:id="375"/>
      <w:r w:rsidR="00F922B6">
        <w:rPr>
          <w:rStyle w:val="CommentReference"/>
        </w:rPr>
        <w:commentReference w:id="375"/>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376" w:name="_Toc64271443"/>
      <w:r w:rsidRPr="003B4EC2">
        <w:rPr>
          <w:sz w:val="24"/>
        </w:rPr>
        <w:t>Potential sources throughout the Kenai River watershed</w:t>
      </w:r>
      <w:bookmarkEnd w:id="376"/>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 xml:space="preserve">Identifying potential sources of copper and zinc throughout the Kenai River watershed is an ongoing process. Current methods being employed to identify these potential sources include local knowledge, </w:t>
      </w:r>
      <w:r>
        <w:rPr>
          <w:sz w:val="24"/>
          <w:szCs w:val="24"/>
        </w:rPr>
        <w:lastRenderedPageBreak/>
        <w:t>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377"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378"/>
      <w:r w:rsidR="00AB33D0">
        <w:rPr>
          <w:sz w:val="24"/>
          <w:szCs w:val="24"/>
        </w:rPr>
        <w:t>time</w:t>
      </w:r>
      <w:commentRangeEnd w:id="378"/>
      <w:r w:rsidR="00F922B6">
        <w:rPr>
          <w:rStyle w:val="CommentReference"/>
        </w:rPr>
        <w:commentReference w:id="378"/>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379" w:name="_Toc64271444"/>
      <w:r w:rsidRPr="003B4EC2">
        <w:rPr>
          <w:b/>
        </w:rPr>
        <w:t>CONCLUSION</w:t>
      </w:r>
      <w:bookmarkEnd w:id="379"/>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380"/>
      <w:r w:rsidR="007D1D72">
        <w:rPr>
          <w:sz w:val="24"/>
          <w:szCs w:val="24"/>
        </w:rPr>
        <w:t xml:space="preserve">site-specific trends from </w:t>
      </w:r>
      <w:commentRangeEnd w:id="380"/>
      <w:r w:rsidR="00A235BB">
        <w:rPr>
          <w:rStyle w:val="CommentReference"/>
        </w:rPr>
        <w:commentReference w:id="380"/>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381"/>
      <w:del w:id="382" w:author="Eldred, Laura" w:date="2020-12-29T13:23:00Z">
        <w:r w:rsidDel="00193D90">
          <w:rPr>
            <w:sz w:val="24"/>
            <w:szCs w:val="24"/>
          </w:rPr>
          <w:delText>point</w:delText>
        </w:r>
      </w:del>
      <w:commentRangeEnd w:id="381"/>
      <w:r w:rsidR="00193D90">
        <w:rPr>
          <w:rStyle w:val="CommentReference"/>
        </w:rPr>
        <w:commentReference w:id="381"/>
      </w:r>
      <w:del w:id="383" w:author="Eldred, Laura" w:date="2020-12-29T13:23:00Z">
        <w:r w:rsidDel="00193D90">
          <w:rPr>
            <w:sz w:val="24"/>
            <w:szCs w:val="24"/>
          </w:rPr>
          <w:delText xml:space="preserve"> </w:delText>
        </w:r>
      </w:del>
      <w:ins w:id="384" w:author="Eldred, Laura" w:date="2020-12-29T13:23:00Z">
        <w:r w:rsidR="00193D90">
          <w:rPr>
            <w:sz w:val="24"/>
            <w:szCs w:val="24"/>
          </w:rPr>
          <w:t xml:space="preserve">discrete </w:t>
        </w:r>
      </w:ins>
      <w:r>
        <w:rPr>
          <w:sz w:val="24"/>
          <w:szCs w:val="24"/>
        </w:rPr>
        <w:t xml:space="preserve">sources </w:t>
      </w:r>
      <w:commentRangeStart w:id="385"/>
      <w:r>
        <w:rPr>
          <w:sz w:val="24"/>
          <w:szCs w:val="24"/>
        </w:rPr>
        <w:t>before,</w:t>
      </w:r>
      <w:commentRangeEnd w:id="385"/>
      <w:r w:rsidR="00A235BB">
        <w:rPr>
          <w:rStyle w:val="CommentReference"/>
        </w:rPr>
        <w:commentReference w:id="385"/>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386" w:author="Eldred, Laura" w:date="2020-12-29T13:25:00Z">
        <w:r w:rsidR="00193D90">
          <w:rPr>
            <w:sz w:val="24"/>
            <w:szCs w:val="24"/>
          </w:rPr>
          <w:t>longest term</w:t>
        </w:r>
      </w:ins>
      <w:del w:id="387"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388" w:author="Eldred, Laura" w:date="2020-12-29T13:26:00Z">
        <w:r w:rsidR="00193D90">
          <w:rPr>
            <w:sz w:val="24"/>
            <w:szCs w:val="24"/>
          </w:rPr>
          <w:t xml:space="preserve"> varying levels of copper and zinc that warrant further investigation</w:t>
        </w:r>
      </w:ins>
      <w:ins w:id="389" w:author="Eldred, Laura" w:date="2020-12-29T13:27:00Z">
        <w:r w:rsidR="00193D90">
          <w:rPr>
            <w:sz w:val="24"/>
            <w:szCs w:val="24"/>
          </w:rPr>
          <w:t xml:space="preserve"> in order to apply effective solutions</w:t>
        </w:r>
      </w:ins>
      <w:ins w:id="390" w:author="Eldred, Laura" w:date="2020-12-29T13:26:00Z">
        <w:r w:rsidR="00193D90">
          <w:rPr>
            <w:sz w:val="24"/>
            <w:szCs w:val="24"/>
          </w:rPr>
          <w:t>.</w:t>
        </w:r>
      </w:ins>
      <w:r w:rsidR="000E7DBA">
        <w:rPr>
          <w:sz w:val="24"/>
          <w:szCs w:val="24"/>
        </w:rPr>
        <w:t xml:space="preserve"> </w:t>
      </w:r>
      <w:del w:id="391"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392"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393" w:name="_Toc64271445"/>
      <w:r>
        <w:rPr>
          <w:sz w:val="24"/>
        </w:rPr>
        <w:lastRenderedPageBreak/>
        <w:t>From information to action</w:t>
      </w:r>
      <w:bookmarkEnd w:id="393"/>
    </w:p>
    <w:p w14:paraId="55292C4E" w14:textId="77777777" w:rsidR="007B10BF" w:rsidRPr="007B10BF" w:rsidRDefault="007B10BF" w:rsidP="007B10BF"/>
    <w:p w14:paraId="20B717ED" w14:textId="7777777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394"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p>
    <w:p w14:paraId="67E13F70" w14:textId="77777777" w:rsidR="003B1CEC" w:rsidRDefault="003B1CEC" w:rsidP="00042F92">
      <w:pPr>
        <w:rPr>
          <w:sz w:val="24"/>
          <w:szCs w:val="24"/>
        </w:rPr>
      </w:pPr>
    </w:p>
    <w:p w14:paraId="013F7C83" w14:textId="734CE45A"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395"/>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395"/>
      <w:r w:rsidR="008916CE">
        <w:rPr>
          <w:rStyle w:val="CommentReference"/>
        </w:rPr>
        <w:commentReference w:id="395"/>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396"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97" w:name="_Toc64271446"/>
      <w:r w:rsidRPr="00A97748">
        <w:rPr>
          <w:b/>
        </w:rPr>
        <w:t>Data availability</w:t>
      </w:r>
      <w:bookmarkEnd w:id="397"/>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398" w:name="_Toc64271447"/>
      <w:r w:rsidRPr="003B4EC2">
        <w:rPr>
          <w:b/>
        </w:rPr>
        <w:lastRenderedPageBreak/>
        <w:t>References</w:t>
      </w:r>
      <w:bookmarkEnd w:id="398"/>
    </w:p>
    <w:p w14:paraId="482F27DC" w14:textId="77777777" w:rsidR="00B6085F" w:rsidRPr="00F22B91" w:rsidRDefault="00B6085F" w:rsidP="00B6085F">
      <w:pPr>
        <w:rPr>
          <w:sz w:val="24"/>
          <w:szCs w:val="24"/>
        </w:rPr>
      </w:pPr>
    </w:p>
    <w:p w14:paraId="5419048D" w14:textId="39AFC00B" w:rsidR="00211BA0" w:rsidRDefault="004B37C0" w:rsidP="00B6085F">
      <w:pPr>
        <w:rPr>
          <w:sz w:val="24"/>
          <w:szCs w:val="24"/>
        </w:rPr>
      </w:pPr>
      <w:commentRangeStart w:id="399"/>
      <w:commentRangeStart w:id="400"/>
      <w:r>
        <w:rPr>
          <w:sz w:val="24"/>
          <w:szCs w:val="24"/>
        </w:rPr>
        <w:t xml:space="preserve">Alaska Department of Environmental Conservation </w:t>
      </w:r>
      <w:commentRangeEnd w:id="399"/>
      <w:r w:rsidR="008916CE">
        <w:rPr>
          <w:rStyle w:val="CommentReference"/>
        </w:rPr>
        <w:commentReference w:id="399"/>
      </w:r>
      <w:commentRangeEnd w:id="400"/>
      <w:r w:rsidR="00E50228">
        <w:rPr>
          <w:rStyle w:val="CommentReference"/>
        </w:rPr>
        <w:commentReference w:id="400"/>
      </w:r>
      <w:r>
        <w:rPr>
          <w:sz w:val="24"/>
          <w:szCs w:val="24"/>
        </w:rPr>
        <w:t>(ADEC)</w:t>
      </w:r>
      <w:r w:rsidR="00211BA0" w:rsidRPr="00D9174B">
        <w:rPr>
          <w:sz w:val="24"/>
          <w:szCs w:val="24"/>
        </w:rPr>
        <w:t>. (2008). Alaska Water Quality Criteria Manual for Toxic and Other Deleterious O</w:t>
      </w:r>
      <w:r w:rsidR="0023740C">
        <w:rPr>
          <w:sz w:val="24"/>
          <w:szCs w:val="24"/>
        </w:rPr>
        <w:t xml:space="preserve">rganic and Inorganic Substance.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7F0456F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 xml:space="preserve">18 AAC 70 Water Quality Standards.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62D0D31F" w:rsidR="00E50228" w:rsidRP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5"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Zinc binding to the gills of rainbow trout: the effect of long-term exposure to sublethal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3E6B2DBD"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r w:rsidR="00723CCF">
        <w:rPr>
          <w:sz w:val="24"/>
          <w:szCs w:val="24"/>
        </w:rPr>
        <w:t xml:space="preserve">  </w:t>
      </w:r>
      <w:hyperlink r:id="rId26" w:history="1">
        <w:r w:rsidR="00723CCF" w:rsidRPr="009B3D32">
          <w:rPr>
            <w:rStyle w:val="Hyperlink"/>
            <w:sz w:val="24"/>
            <w:szCs w:val="24"/>
          </w:rPr>
          <w:t>https://dec.alaska.gov/media/16761/kenai-river-zinc-and-copper-pollution-study.pdf</w:t>
        </w:r>
      </w:hyperlink>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bookmarkStart w:id="401" w:name="_Hlk60066725"/>
      <w:r>
        <w:rPr>
          <w:sz w:val="24"/>
          <w:szCs w:val="24"/>
        </w:rPr>
        <w:t>Morel, C.J., Kaushal,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r w:rsidRPr="00E7447E">
        <w:rPr>
          <w:rFonts w:asciiTheme="majorHAnsi" w:hAnsiTheme="majorHAnsi" w:cs="URWPalladioL-Bold"/>
          <w:bCs/>
          <w:kern w:val="0"/>
          <w:sz w:val="24"/>
          <w:szCs w:val="24"/>
          <w:lang w:eastAsia="en-US"/>
        </w:rPr>
        <w:t>of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doi:10.3390</w:t>
      </w:r>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bookmarkEnd w:id="401"/>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lastRenderedPageBreak/>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r w:rsidRPr="00A22082">
        <w:rPr>
          <w:sz w:val="24"/>
          <w:szCs w:val="24"/>
        </w:rPr>
        <w:t>doi</w:t>
      </w:r>
      <w:proofErr w:type="spellEnd"/>
      <w:r w:rsidRPr="00A22082">
        <w:rPr>
          <w:sz w:val="24"/>
          <w:szCs w:val="24"/>
        </w:rPr>
        <w:t xml:space="preserve">: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402" w:name="aff-1"/>
      <w:bookmarkEnd w:id="402"/>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03" w:name="_Toc64271448"/>
      <w:r w:rsidRPr="003B4EC2">
        <w:rPr>
          <w:b/>
        </w:rPr>
        <w:t xml:space="preserve">appendix a: </w:t>
      </w:r>
      <w:r w:rsidR="00C85CBE">
        <w:rPr>
          <w:b/>
        </w:rPr>
        <w:t>figures</w:t>
      </w:r>
      <w:bookmarkEnd w:id="403"/>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04" w:name="_Toc57830637"/>
      <w:bookmarkStart w:id="405"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04"/>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405"/>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406"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406"/>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407"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408"/>
      <w:r>
        <w:rPr>
          <w:sz w:val="24"/>
          <w:szCs w:val="24"/>
        </w:rPr>
        <w:t>values</w:t>
      </w:r>
      <w:commentRangeEnd w:id="408"/>
      <w:r w:rsidR="00FA66A8">
        <w:rPr>
          <w:rStyle w:val="CommentReference"/>
          <w:b w:val="0"/>
          <w:bCs w:val="0"/>
          <w:caps w:val="0"/>
        </w:rPr>
        <w:commentReference w:id="408"/>
      </w:r>
      <w:r w:rsidR="00CA4780">
        <w:rPr>
          <w:sz w:val="24"/>
          <w:szCs w:val="24"/>
        </w:rPr>
        <w:t>.</w:t>
      </w:r>
      <w:bookmarkEnd w:id="407"/>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409"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409"/>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410"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411"/>
      <w:commentRangeStart w:id="412"/>
      <w:r w:rsidRPr="00CA4780">
        <w:rPr>
          <w:sz w:val="24"/>
          <w:szCs w:val="24"/>
        </w:rPr>
        <w:t>values</w:t>
      </w:r>
      <w:commentRangeEnd w:id="411"/>
      <w:r w:rsidR="00FA7176">
        <w:rPr>
          <w:rStyle w:val="CommentReference"/>
          <w:b w:val="0"/>
          <w:bCs w:val="0"/>
          <w:caps w:val="0"/>
        </w:rPr>
        <w:commentReference w:id="411"/>
      </w:r>
      <w:commentRangeEnd w:id="412"/>
      <w:r w:rsidR="00403E31">
        <w:rPr>
          <w:rStyle w:val="CommentReference"/>
          <w:b w:val="0"/>
          <w:bCs w:val="0"/>
          <w:caps w:val="0"/>
        </w:rPr>
        <w:commentReference w:id="412"/>
      </w:r>
      <w:r w:rsidRPr="00CA4780">
        <w:rPr>
          <w:sz w:val="24"/>
          <w:szCs w:val="24"/>
        </w:rPr>
        <w:t>.</w:t>
      </w:r>
      <w:bookmarkEnd w:id="410"/>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413"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413"/>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414" w:name="_Toc64271449"/>
      <w:r w:rsidRPr="003B4EC2">
        <w:rPr>
          <w:b/>
        </w:rPr>
        <w:lastRenderedPageBreak/>
        <w:t>appendix B: Tables</w:t>
      </w:r>
      <w:bookmarkEnd w:id="414"/>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415"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415"/>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416"/>
            <w:r w:rsidRPr="007C7454">
              <w:rPr>
                <w:color w:val="000000"/>
                <w:sz w:val="24"/>
                <w:szCs w:val="24"/>
              </w:rPr>
              <w:t xml:space="preserve">chronic </w:t>
            </w:r>
            <w:commentRangeEnd w:id="416"/>
            <w:r w:rsidR="00FA7176">
              <w:rPr>
                <w:rStyle w:val="CommentReference"/>
              </w:rPr>
              <w:commentReference w:id="416"/>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417"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418"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418"/>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03971058" w:rsidR="00FB2CDE" w:rsidRDefault="00DB281F" w:rsidP="00217FEE">
      <w:pPr>
        <w:pStyle w:val="Caption"/>
        <w:rPr>
          <w:sz w:val="24"/>
          <w:szCs w:val="24"/>
        </w:rPr>
      </w:pPr>
      <w:bookmarkStart w:id="419"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xml:space="preserve">.  Instances where zinc and copper data differs from Paired calcium and magnesium </w:t>
      </w:r>
      <w:commentRangeStart w:id="420"/>
      <w:commentRangeStart w:id="421"/>
      <w:r>
        <w:rPr>
          <w:sz w:val="24"/>
          <w:szCs w:val="24"/>
        </w:rPr>
        <w:t>data.</w:t>
      </w:r>
      <w:bookmarkEnd w:id="419"/>
      <w:commentRangeEnd w:id="420"/>
      <w:r>
        <w:rPr>
          <w:rStyle w:val="CommentReference"/>
          <w:b w:val="0"/>
          <w:bCs w:val="0"/>
          <w:caps w:val="0"/>
        </w:rPr>
        <w:commentReference w:id="420"/>
      </w:r>
      <w:commentRangeEnd w:id="421"/>
      <w:r>
        <w:rPr>
          <w:rStyle w:val="CommentReference"/>
          <w:b w:val="0"/>
          <w:bCs w:val="0"/>
          <w:caps w:val="0"/>
        </w:rPr>
        <w:commentReference w:id="421"/>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422"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423"/>
      <w:commentRangeStart w:id="424"/>
      <w:commentRangeStart w:id="425"/>
      <w:r w:rsidR="00CE1039" w:rsidRPr="00CE1039">
        <w:rPr>
          <w:sz w:val="24"/>
          <w:szCs w:val="24"/>
        </w:rPr>
        <w:t>standards</w:t>
      </w:r>
      <w:commentRangeEnd w:id="423"/>
      <w:r w:rsidR="005E798A">
        <w:rPr>
          <w:rStyle w:val="CommentReference"/>
          <w:b w:val="0"/>
          <w:bCs w:val="0"/>
          <w:caps w:val="0"/>
        </w:rPr>
        <w:commentReference w:id="423"/>
      </w:r>
      <w:commentRangeEnd w:id="424"/>
      <w:r w:rsidR="00FA66A8">
        <w:rPr>
          <w:rStyle w:val="CommentReference"/>
          <w:b w:val="0"/>
          <w:bCs w:val="0"/>
          <w:caps w:val="0"/>
        </w:rPr>
        <w:commentReference w:id="424"/>
      </w:r>
      <w:commentRangeEnd w:id="425"/>
      <w:r w:rsidR="00AC4CEC">
        <w:rPr>
          <w:rStyle w:val="CommentReference"/>
          <w:b w:val="0"/>
          <w:bCs w:val="0"/>
          <w:caps w:val="0"/>
        </w:rPr>
        <w:commentReference w:id="425"/>
      </w:r>
      <w:r w:rsidR="00CE1039">
        <w:rPr>
          <w:sz w:val="24"/>
          <w:szCs w:val="24"/>
        </w:rPr>
        <w:t>.</w:t>
      </w:r>
      <w:bookmarkEnd w:id="422"/>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AE344E9"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426"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427"/>
      <w:commentRangeStart w:id="428"/>
      <w:r w:rsidR="004E2909">
        <w:rPr>
          <w:sz w:val="24"/>
          <w:szCs w:val="24"/>
        </w:rPr>
        <w:t>difference levels</w:t>
      </w:r>
      <w:commentRangeEnd w:id="427"/>
      <w:r w:rsidR="006B24FD">
        <w:rPr>
          <w:rStyle w:val="CommentReference"/>
          <w:b w:val="0"/>
          <w:bCs w:val="0"/>
          <w:caps w:val="0"/>
        </w:rPr>
        <w:commentReference w:id="427"/>
      </w:r>
      <w:commentRangeEnd w:id="428"/>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428"/>
      </w:r>
      <w:r w:rsidR="004E2909">
        <w:rPr>
          <w:sz w:val="24"/>
          <w:szCs w:val="24"/>
        </w:rPr>
        <w:t xml:space="preserve"> of duplicate samples by site and date.</w:t>
      </w:r>
      <w:bookmarkEnd w:id="426"/>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429"/>
                  <w:r w:rsidRPr="009208A1">
                    <w:rPr>
                      <w:rFonts w:ascii="Calibri" w:eastAsia="Times New Roman" w:hAnsi="Calibri" w:cs="Calibri"/>
                      <w:color w:val="000000"/>
                      <w:kern w:val="0"/>
                      <w:sz w:val="22"/>
                      <w:szCs w:val="22"/>
                      <w:lang w:eastAsia="en-US"/>
                    </w:rPr>
                    <w:t>4.06</w:t>
                  </w:r>
                  <w:commentRangeEnd w:id="429"/>
                  <w:r w:rsidR="00E60CF6">
                    <w:rPr>
                      <w:rStyle w:val="CommentReference"/>
                    </w:rPr>
                    <w:commentReference w:id="429"/>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430"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431"/>
      <w:commentRangeStart w:id="432"/>
      <w:commentRangeStart w:id="433"/>
      <w:r w:rsidR="00E164AF">
        <w:rPr>
          <w:sz w:val="24"/>
          <w:szCs w:val="24"/>
        </w:rPr>
        <w:t>Significant</w:t>
      </w:r>
      <w:commentRangeEnd w:id="431"/>
      <w:r w:rsidR="00E164AF">
        <w:rPr>
          <w:rStyle w:val="CommentReference"/>
          <w:b w:val="0"/>
          <w:bCs w:val="0"/>
          <w:caps w:val="0"/>
        </w:rPr>
        <w:commentReference w:id="431"/>
      </w:r>
      <w:commentRangeEnd w:id="432"/>
      <w:r w:rsidR="006B24FD">
        <w:rPr>
          <w:rStyle w:val="CommentReference"/>
          <w:b w:val="0"/>
          <w:bCs w:val="0"/>
          <w:caps w:val="0"/>
        </w:rPr>
        <w:commentReference w:id="432"/>
      </w:r>
      <w:commentRangeEnd w:id="433"/>
      <w:r w:rsidR="008F5F9A">
        <w:rPr>
          <w:rStyle w:val="CommentReference"/>
          <w:b w:val="0"/>
          <w:bCs w:val="0"/>
          <w:caps w:val="0"/>
        </w:rPr>
        <w:commentReference w:id="433"/>
      </w:r>
      <w:r w:rsidR="00E164AF">
        <w:rPr>
          <w:sz w:val="24"/>
          <w:szCs w:val="24"/>
        </w:rPr>
        <w:t xml:space="preserve"> outliers were removed prior to calculating averages.</w:t>
      </w:r>
      <w:bookmarkEnd w:id="430"/>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ldred, Laura" w:date="2020-12-29T08:02:00Z" w:initials="EL">
    <w:p w14:paraId="42372C32" w14:textId="6966C48B" w:rsidR="000B2B23" w:rsidRDefault="000B2B23">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4" w:author="Apsens, Sarah" w:date="2020-12-30T16:23:00Z" w:initials="ASJ(">
    <w:p w14:paraId="4CF820D1" w14:textId="5F02CB2C" w:rsidR="000B2B23" w:rsidRDefault="000B2B23">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5" w:author="Benjamin Meyer" w:date="2021-01-18T07:15:00Z" w:initials="BM">
    <w:p w14:paraId="651DFDA2" w14:textId="661F01A1" w:rsidR="000B2B23" w:rsidRDefault="000B2B23">
      <w:pPr>
        <w:pStyle w:val="CommentText"/>
      </w:pPr>
      <w:r>
        <w:rPr>
          <w:rStyle w:val="CommentReference"/>
        </w:rPr>
        <w:annotationRef/>
      </w:r>
      <w:r>
        <w:t>Added hyperlink to citation and in bibliography.  Added list of acronyms.</w:t>
      </w:r>
    </w:p>
  </w:comment>
  <w:comment w:id="11" w:author="Apsens, Sarah" w:date="2020-12-30T09:35:00Z" w:initials="ASJ(">
    <w:p w14:paraId="5323FF0A" w14:textId="77DB8682" w:rsidR="000B2B23" w:rsidRDefault="000B2B23">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2" w:author="Benjamin Meyer" w:date="2021-01-26T08:41:00Z" w:initials="BM">
    <w:p w14:paraId="3DFCFD03" w14:textId="1FF5D2A7" w:rsidR="000B2B23" w:rsidRDefault="000B2B23">
      <w:pPr>
        <w:pStyle w:val="CommentText"/>
      </w:pPr>
      <w:r>
        <w:rPr>
          <w:rStyle w:val="CommentReference"/>
        </w:rPr>
        <w:annotationRef/>
      </w:r>
      <w:r>
        <w:t>Modified text to clarify</w:t>
      </w:r>
    </w:p>
  </w:comment>
  <w:comment w:id="14" w:author="Eldred, Laura" w:date="2020-12-29T11:28:00Z" w:initials="EL">
    <w:p w14:paraId="25EEC855" w14:textId="3421CF22" w:rsidR="000B2B23" w:rsidRDefault="000B2B23">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5" w:author="Benjamin Meyer" w:date="2021-01-18T07:30:00Z" w:initials="BM">
    <w:p w14:paraId="3CF40963" w14:textId="10F5DB54" w:rsidR="000B2B23" w:rsidRDefault="000B2B23">
      <w:pPr>
        <w:pStyle w:val="CommentText"/>
      </w:pPr>
      <w:r>
        <w:rPr>
          <w:rStyle w:val="CommentReference"/>
        </w:rPr>
        <w:annotationRef/>
      </w:r>
      <w:r>
        <w:t>Moved sentence</w:t>
      </w:r>
    </w:p>
  </w:comment>
  <w:comment w:id="18" w:author="Apsens, Sarah" w:date="2020-12-28T12:34:00Z" w:initials="ASJ(">
    <w:p w14:paraId="3B23D2CF" w14:textId="37EE3164" w:rsidR="000B2B23" w:rsidRDefault="000B2B23">
      <w:pPr>
        <w:pStyle w:val="CommentText"/>
      </w:pPr>
      <w:r>
        <w:rPr>
          <w:rStyle w:val="CommentReference"/>
        </w:rPr>
        <w:annotationRef/>
      </w:r>
      <w:r>
        <w:t>Did you look at the acute criterion also?</w:t>
      </w:r>
    </w:p>
  </w:comment>
  <w:comment w:id="19" w:author="Benjamin Meyer" w:date="2021-01-18T07:29:00Z" w:initials="BM">
    <w:p w14:paraId="2EC68EF7" w14:textId="5AEE418A" w:rsidR="000B2B23" w:rsidRDefault="000B2B23">
      <w:pPr>
        <w:pStyle w:val="CommentText"/>
      </w:pPr>
      <w:r>
        <w:rPr>
          <w:rStyle w:val="CommentReference"/>
        </w:rPr>
        <w:annotationRef/>
      </w:r>
      <w:r>
        <w:t>We assessed only CCC criteria in this report.</w:t>
      </w:r>
    </w:p>
  </w:comment>
  <w:comment w:id="16" w:author="Apsens, Sarah" w:date="2020-12-28T12:10:00Z" w:initials="ASJ(">
    <w:p w14:paraId="504457F9" w14:textId="1FF61085" w:rsidR="000B2B23" w:rsidRDefault="000B2B23">
      <w:pPr>
        <w:pStyle w:val="CommentText"/>
      </w:pPr>
      <w:r>
        <w:rPr>
          <w:rStyle w:val="CommentReference"/>
        </w:rPr>
        <w:annotationRef/>
      </w:r>
      <w:r>
        <w:t>This is a bit wordy as is</w:t>
      </w:r>
    </w:p>
  </w:comment>
  <w:comment w:id="17" w:author="Benjamin Meyer" w:date="2021-01-18T07:30:00Z" w:initials="BM">
    <w:p w14:paraId="5BF513E4" w14:textId="34E59514" w:rsidR="000B2B23" w:rsidRDefault="000B2B23">
      <w:pPr>
        <w:pStyle w:val="CommentText"/>
      </w:pPr>
      <w:r>
        <w:rPr>
          <w:rStyle w:val="CommentReference"/>
        </w:rPr>
        <w:annotationRef/>
      </w:r>
      <w:r>
        <w:t>Rephrased</w:t>
      </w:r>
    </w:p>
  </w:comment>
  <w:comment w:id="20" w:author="Apsens, Sarah" w:date="2020-12-30T16:43:00Z" w:initials="ASJ(">
    <w:p w14:paraId="27697F71" w14:textId="3CE85B8D" w:rsidR="000B2B23" w:rsidRDefault="000B2B23">
      <w:pPr>
        <w:pStyle w:val="CommentText"/>
      </w:pPr>
      <w:r>
        <w:rPr>
          <w:rStyle w:val="CommentReference"/>
        </w:rPr>
        <w:annotationRef/>
      </w:r>
      <w:r>
        <w:t>Just as a reminder, please include a short discussion of the resulting GIS product(s) in the comprehensive final report for this project.</w:t>
      </w:r>
    </w:p>
  </w:comment>
  <w:comment w:id="21" w:author="Benjamin Meyer" w:date="2021-01-18T07:31:00Z" w:initials="BM">
    <w:p w14:paraId="594E4F29" w14:textId="7982EBDC" w:rsidR="000B2B23" w:rsidRDefault="000B2B23">
      <w:pPr>
        <w:pStyle w:val="CommentText"/>
      </w:pPr>
      <w:r>
        <w:rPr>
          <w:rStyle w:val="CommentReference"/>
        </w:rPr>
        <w:annotationRef/>
      </w:r>
      <w:r>
        <w:t>Will do, report currently in progress</w:t>
      </w:r>
    </w:p>
  </w:comment>
  <w:comment w:id="28" w:author="Apsens, Sarah" w:date="2020-12-30T16:45:00Z" w:initials="ASJ(">
    <w:p w14:paraId="271953A2" w14:textId="7ED2017D" w:rsidR="000B2B23" w:rsidRDefault="000B2B23">
      <w:pPr>
        <w:pStyle w:val="CommentText"/>
      </w:pPr>
      <w:r>
        <w:rPr>
          <w:rStyle w:val="CommentReference"/>
        </w:rPr>
        <w:annotationRef/>
      </w:r>
      <w:r>
        <w:t>Not sure this is the best solution – was attempting to clarify that the 10 sites were from the Cu and Zn specific project</w:t>
      </w:r>
    </w:p>
  </w:comment>
  <w:comment w:id="29" w:author="Benjamin Meyer" w:date="2021-01-18T07:37:00Z" w:initials="BM">
    <w:p w14:paraId="1160FEEF" w14:textId="66F4C42C" w:rsidR="000B2B23" w:rsidRDefault="000B2B23">
      <w:pPr>
        <w:pStyle w:val="CommentText"/>
      </w:pPr>
      <w:r>
        <w:rPr>
          <w:rStyle w:val="CommentReference"/>
        </w:rPr>
        <w:annotationRef/>
      </w:r>
      <w:r>
        <w:t>Between all the various data I encountered, there were 10 main stem sites and nine tributary sites</w:t>
      </w:r>
    </w:p>
  </w:comment>
  <w:comment w:id="33" w:author="Benjamin Meyer" w:date="2021-01-21T06:40:00Z" w:initials="BM">
    <w:p w14:paraId="6A57DE53" w14:textId="5353FAF8" w:rsidR="000B2B23" w:rsidRPr="0040381D" w:rsidRDefault="000B2B23"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35" w:author="Apsens, Sarah" w:date="2020-12-30T09:42:00Z" w:initials="ASJ(">
    <w:p w14:paraId="23C4788C" w14:textId="2A47D365" w:rsidR="000B2B23" w:rsidRDefault="000B2B23">
      <w:pPr>
        <w:pStyle w:val="CommentText"/>
      </w:pPr>
      <w:r>
        <w:rPr>
          <w:rStyle w:val="CommentReference"/>
        </w:rPr>
        <w:annotationRef/>
      </w:r>
      <w:r>
        <w:t xml:space="preserve">Was the Ca/Mg analysis run by a different lab (Test America?), if so, please add this information.  </w:t>
      </w:r>
    </w:p>
  </w:comment>
  <w:comment w:id="36" w:author="Benjamin Meyer" w:date="2021-01-21T06:57:00Z" w:initials="BM">
    <w:p w14:paraId="4253AFAB" w14:textId="01885BDC" w:rsidR="000B2B23" w:rsidRDefault="000B2B23">
      <w:pPr>
        <w:pStyle w:val="CommentText"/>
      </w:pPr>
      <w:r>
        <w:rPr>
          <w:rStyle w:val="CommentReference"/>
        </w:rPr>
        <w:annotationRef/>
      </w:r>
      <w:r>
        <w:t>Added additional lab info</w:t>
      </w:r>
    </w:p>
  </w:comment>
  <w:comment w:id="38" w:author="Apsens, Sarah" w:date="2020-12-30T09:48:00Z" w:initials="ASJ(">
    <w:p w14:paraId="4C67EB2B" w14:textId="115999A9" w:rsidR="000B2B23" w:rsidRDefault="000B2B23">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39" w:author="Benjamin Meyer" w:date="2021-01-21T07:09:00Z" w:initials="BM">
    <w:p w14:paraId="0CC95098" w14:textId="104F156B" w:rsidR="000B2B23" w:rsidRDefault="000B2B23">
      <w:pPr>
        <w:pStyle w:val="CommentText"/>
      </w:pPr>
      <w:r>
        <w:rPr>
          <w:rStyle w:val="CommentReference"/>
        </w:rPr>
        <w:annotationRef/>
      </w:r>
      <w:proofErr w:type="gramStart"/>
      <w:r>
        <w:t>cited</w:t>
      </w:r>
      <w:proofErr w:type="gramEnd"/>
    </w:p>
  </w:comment>
  <w:comment w:id="43" w:author="Apsens, Sarah" w:date="2020-12-30T09:55:00Z" w:initials="ASJ(">
    <w:p w14:paraId="35689DD2" w14:textId="2C4D2223" w:rsidR="000B2B23" w:rsidRDefault="000B2B23">
      <w:pPr>
        <w:pStyle w:val="CommentText"/>
      </w:pPr>
      <w:r>
        <w:rPr>
          <w:rStyle w:val="CommentReference"/>
        </w:rPr>
        <w:annotationRef/>
      </w:r>
      <w:r>
        <w:t xml:space="preserve">Same comment as above, needs proper citation(s). </w:t>
      </w:r>
    </w:p>
  </w:comment>
  <w:comment w:id="44" w:author="Benjamin Meyer" w:date="2021-01-21T07:10:00Z" w:initials="BM">
    <w:p w14:paraId="724EB5EA" w14:textId="17023E25" w:rsidR="000B2B23" w:rsidRDefault="000B2B23">
      <w:pPr>
        <w:pStyle w:val="CommentText"/>
      </w:pPr>
      <w:r>
        <w:rPr>
          <w:rStyle w:val="CommentReference"/>
        </w:rPr>
        <w:annotationRef/>
      </w:r>
      <w:proofErr w:type="gramStart"/>
      <w:r>
        <w:t>cited</w:t>
      </w:r>
      <w:proofErr w:type="gramEnd"/>
    </w:p>
  </w:comment>
  <w:comment w:id="46" w:author="Apsens, Sarah" w:date="2020-12-30T10:04:00Z" w:initials="ASJ(">
    <w:p w14:paraId="71490C15" w14:textId="2E5EE816" w:rsidR="000B2B23" w:rsidRDefault="000B2B23">
      <w:pPr>
        <w:pStyle w:val="CommentText"/>
      </w:pPr>
      <w:r>
        <w:rPr>
          <w:rStyle w:val="CommentReference"/>
        </w:rPr>
        <w:annotationRef/>
      </w:r>
      <w:r>
        <w:t>Sample Accuracy and Precision – is really what this is about</w:t>
      </w:r>
    </w:p>
  </w:comment>
  <w:comment w:id="47" w:author="Benjamin Meyer" w:date="2021-01-21T07:38:00Z" w:initials="BM">
    <w:p w14:paraId="4A331AF8" w14:textId="62EA46CB" w:rsidR="000B2B23" w:rsidRDefault="000B2B23">
      <w:pPr>
        <w:pStyle w:val="CommentText"/>
      </w:pPr>
      <w:r>
        <w:rPr>
          <w:rStyle w:val="CommentReference"/>
        </w:rPr>
        <w:annotationRef/>
      </w:r>
      <w:r>
        <w:t>Changed section title</w:t>
      </w:r>
    </w:p>
  </w:comment>
  <w:comment w:id="52" w:author="Benjamin Meyer" w:date="2021-02-16T17:20:00Z" w:initials="BM">
    <w:p w14:paraId="7DE71F9E" w14:textId="00639F81" w:rsidR="000B2B23" w:rsidRDefault="000B2B23">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62" w:author="Benjamin Meyer" w:date="2021-01-21T07:18:00Z" w:initials="BM">
    <w:p w14:paraId="7C489B78" w14:textId="0FCE3C00" w:rsidR="000B2B23" w:rsidRDefault="000B2B23">
      <w:pPr>
        <w:pStyle w:val="CommentText"/>
      </w:pPr>
      <w:r>
        <w:rPr>
          <w:rStyle w:val="CommentReference"/>
        </w:rPr>
        <w:annotationRef/>
      </w:r>
      <w:r>
        <w:t>Rephrased paragraph</w:t>
      </w:r>
    </w:p>
  </w:comment>
  <w:comment w:id="63" w:author="Apsens, Sarah" w:date="2020-12-30T10:07:00Z" w:initials="ASJ(">
    <w:p w14:paraId="53BB0917" w14:textId="04F3E854" w:rsidR="000B2B23" w:rsidRDefault="000B2B23">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64" w:author="Benjamin Meyer" w:date="2021-01-21T07:38:00Z" w:initials="BM">
    <w:p w14:paraId="1784C868" w14:textId="63397ACA" w:rsidR="000B2B23" w:rsidRDefault="000B2B23">
      <w:pPr>
        <w:pStyle w:val="CommentText"/>
      </w:pPr>
      <w:r>
        <w:rPr>
          <w:rStyle w:val="CommentReference"/>
        </w:rPr>
        <w:annotationRef/>
      </w:r>
      <w:r>
        <w:t>This was summary table I inherited.  See response to next comment for resolution.</w:t>
      </w:r>
    </w:p>
  </w:comment>
  <w:comment w:id="65" w:author="Apsens, Sarah" w:date="2020-12-28T12:51:00Z" w:initials="ASJ(">
    <w:p w14:paraId="1F9E63E6" w14:textId="08AB29BF" w:rsidR="000B2B23" w:rsidRDefault="000B2B23">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66" w:author="Benjamin Meyer" w:date="2021-01-21T07:19:00Z" w:initials="BM">
    <w:p w14:paraId="38CE5F9B" w14:textId="77777777" w:rsidR="000B2B23" w:rsidRDefault="000B2B23">
      <w:pPr>
        <w:pStyle w:val="CommentText"/>
      </w:pPr>
      <w:r>
        <w:rPr>
          <w:rStyle w:val="CommentReference"/>
        </w:rPr>
        <w:annotationRef/>
      </w:r>
    </w:p>
    <w:p w14:paraId="0996270F" w14:textId="65D0AFF0" w:rsidR="000B2B23" w:rsidRDefault="000B2B23">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0B2B23" w:rsidRDefault="000B2B23">
      <w:pPr>
        <w:pStyle w:val="CommentText"/>
      </w:pPr>
    </w:p>
    <w:p w14:paraId="05677E12" w14:textId="6402A882" w:rsidR="000B2B23" w:rsidRDefault="000B2B23">
      <w:pPr>
        <w:pStyle w:val="CommentText"/>
      </w:pPr>
      <w:r>
        <w:t>(I look forward to remedying this gap ASAP, but it’s beyond the scope of work for this report).  I presume that’s why the timeframe of 2000 – 2014 was used to create the table though.</w:t>
      </w:r>
    </w:p>
    <w:p w14:paraId="7908D1EA" w14:textId="70DF48FA" w:rsidR="000B2B23" w:rsidRDefault="000B2B23">
      <w:pPr>
        <w:pStyle w:val="CommentText"/>
      </w:pPr>
    </w:p>
    <w:p w14:paraId="7D57E1CC" w14:textId="0CA3EEAA" w:rsidR="000B2B23" w:rsidRDefault="000B2B23">
      <w:pPr>
        <w:pStyle w:val="CommentText"/>
      </w:pPr>
      <w:r>
        <w:t>In the meantime, for this report, I have recreated a new table using all Ca/Mg data 2000 – 2019.</w:t>
      </w:r>
    </w:p>
    <w:p w14:paraId="68327065" w14:textId="07A611D6" w:rsidR="000B2B23" w:rsidRDefault="000B2B23">
      <w:pPr>
        <w:pStyle w:val="CommentText"/>
      </w:pPr>
    </w:p>
    <w:p w14:paraId="0906F538" w14:textId="3FBDBC51" w:rsidR="000B2B23" w:rsidRDefault="000B2B23">
      <w:pPr>
        <w:pStyle w:val="CommentText"/>
      </w:pPr>
      <w:r>
        <w:t xml:space="preserve">I have created a figure placing the asynchronous hardness values in context of longer-term seasonal averages to gauge the appropriateness of </w:t>
      </w:r>
    </w:p>
    <w:p w14:paraId="36777242" w14:textId="6ED4211F" w:rsidR="000B2B23" w:rsidRDefault="000B2B23">
      <w:pPr>
        <w:pStyle w:val="CommentText"/>
      </w:pPr>
    </w:p>
    <w:p w14:paraId="5B079354" w14:textId="70852DE9" w:rsidR="000B2B23" w:rsidRDefault="000B2B23">
      <w:pPr>
        <w:pStyle w:val="CommentText"/>
      </w:pPr>
      <w:r>
        <w:t>See link here for details, or see Table 6 for and Figure X</w:t>
      </w:r>
    </w:p>
  </w:comment>
  <w:comment w:id="67" w:author="Benjamin Meyer" w:date="2021-02-17T15:22:00Z" w:initials="BM">
    <w:p w14:paraId="2527252F" w14:textId="649A31DA" w:rsidR="000B2B23" w:rsidRDefault="000B2B23">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70" w:author="Benjamin Meyer" w:date="2021-02-19T09:21:00Z" w:initials="BM">
    <w:p w14:paraId="3F8AEE5E" w14:textId="0942BFAE" w:rsidR="00F15C33" w:rsidRDefault="00F15C33">
      <w:pPr>
        <w:pStyle w:val="CommentText"/>
      </w:pPr>
      <w:r>
        <w:rPr>
          <w:rStyle w:val="CommentReference"/>
        </w:rPr>
        <w:annotationRef/>
      </w:r>
      <w:r>
        <w:t>Modified the language in M</w:t>
      </w:r>
      <w:r w:rsidR="00476A0D">
        <w:t>apping section for</w:t>
      </w:r>
      <w:r>
        <w:t xml:space="preserve"> both Methods and Results to better match the deliverables in our Statement of Work agreement.</w:t>
      </w:r>
    </w:p>
  </w:comment>
  <w:comment w:id="72" w:author="Apsens, Sarah" w:date="2020-12-30T10:12:00Z" w:initials="ASJ(">
    <w:p w14:paraId="4774671F" w14:textId="0DB84A96" w:rsidR="000B2B23" w:rsidRDefault="000B2B23">
      <w:pPr>
        <w:pStyle w:val="CommentText"/>
      </w:pPr>
      <w:r>
        <w:rPr>
          <w:rStyle w:val="CommentReference"/>
        </w:rPr>
        <w:annotationRef/>
      </w:r>
      <w:r>
        <w:t xml:space="preserve">Add a sentence on next steps – How will the photos be used? </w:t>
      </w:r>
    </w:p>
  </w:comment>
  <w:comment w:id="73" w:author="Apsens, Sarah" w:date="2020-12-30T16:50:00Z" w:initials="ASJ(">
    <w:p w14:paraId="296D48DF" w14:textId="31034587" w:rsidR="000B2B23" w:rsidRDefault="000B2B23">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4" w:author="Benjamin Meyer" w:date="2021-02-17T15:24:00Z" w:initials="BM">
    <w:p w14:paraId="2EB5F450" w14:textId="33C6B4AD" w:rsidR="000B2B23" w:rsidRDefault="000B2B23">
      <w:pPr>
        <w:pStyle w:val="CommentText"/>
      </w:pPr>
      <w:r>
        <w:rPr>
          <w:rStyle w:val="CommentReference"/>
        </w:rPr>
        <w:annotationRef/>
      </w:r>
      <w:r w:rsidR="000D6FE9">
        <w:t>KWF does not currently have</w:t>
      </w:r>
      <w:r>
        <w:t xml:space="preserve"> plans to make public any of these photos. The original photos and a geodatabase of points containing the photos are included in the email with this report.</w:t>
      </w:r>
    </w:p>
    <w:p w14:paraId="5B01E836" w14:textId="08269B80" w:rsidR="000B2B23" w:rsidRDefault="000B2B23">
      <w:pPr>
        <w:pStyle w:val="CommentText"/>
      </w:pPr>
    </w:p>
    <w:p w14:paraId="4C2821FD" w14:textId="6F78BA38" w:rsidR="000B2B23" w:rsidRDefault="000B2B23">
      <w:pPr>
        <w:pStyle w:val="CommentText"/>
      </w:pPr>
      <w:r>
        <w:t>Possible solution for future use: with ArcGIS Online, it is an option to make some map layers public and others private.</w:t>
      </w:r>
    </w:p>
  </w:comment>
  <w:comment w:id="129" w:author="Benjamin Meyer" w:date="2021-02-18T10:33:00Z" w:initials="BM">
    <w:p w14:paraId="36D04C90" w14:textId="2F413137" w:rsidR="000B2B23" w:rsidRDefault="000B2B23"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89" w:author="Eldred, Laura" w:date="2020-12-29T11:55:00Z" w:initials="EL">
    <w:p w14:paraId="2BFC99FF" w14:textId="78419910" w:rsidR="000B2B23" w:rsidRDefault="000B2B23">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90" w:author="Benjamin Meyer" w:date="2021-02-18T10:27:00Z" w:initials="BM">
    <w:p w14:paraId="793431A0" w14:textId="63607331" w:rsidR="000B2B23" w:rsidRDefault="000B2B23">
      <w:pPr>
        <w:pStyle w:val="CommentText"/>
      </w:pPr>
      <w:r>
        <w:rPr>
          <w:rStyle w:val="CommentReference"/>
        </w:rPr>
        <w:annotationRef/>
      </w:r>
      <w:r>
        <w:t>Modified this paragraph and the above paragraph, hopefully answers the question.</w:t>
      </w:r>
    </w:p>
  </w:comment>
  <w:comment w:id="139" w:author="Benjamin Meyer" w:date="2020-12-01T16:54:00Z" w:initials="BM">
    <w:p w14:paraId="36646A8D" w14:textId="2E635160" w:rsidR="000B2B23" w:rsidRDefault="000B2B23">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0B2B23" w:rsidRDefault="000B2B23">
      <w:pPr>
        <w:pStyle w:val="CommentText"/>
      </w:pPr>
    </w:p>
    <w:p w14:paraId="57EBC5C0" w14:textId="4DABF334" w:rsidR="000B2B23" w:rsidRDefault="000B2B23">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0B2B23" w:rsidRDefault="000B2B23">
      <w:pPr>
        <w:pStyle w:val="CommentText"/>
      </w:pPr>
    </w:p>
    <w:p w14:paraId="4922A0DD" w14:textId="4AE88CF0" w:rsidR="000B2B23" w:rsidRDefault="000B2B23">
      <w:pPr>
        <w:pStyle w:val="CommentText"/>
      </w:pPr>
      <w:r>
        <w:t>Thus In this current report I have instead separated results in to a “Copper” section and a “Zinc” section.</w:t>
      </w:r>
    </w:p>
    <w:p w14:paraId="59C1185F" w14:textId="0E2ABFC4" w:rsidR="000B2B23" w:rsidRDefault="000B2B23">
      <w:pPr>
        <w:pStyle w:val="CommentText"/>
      </w:pPr>
    </w:p>
    <w:p w14:paraId="190B8771" w14:textId="05C94EFE" w:rsidR="000B2B23" w:rsidRDefault="000B2B23">
      <w:pPr>
        <w:pStyle w:val="CommentText"/>
      </w:pPr>
      <w:r>
        <w:t>Additionally, when two sites exist within a tributary, I have renamed them as either “Upper” or “Lower” (e.g. Lower Slikok Creek)</w:t>
      </w:r>
    </w:p>
  </w:comment>
  <w:comment w:id="140" w:author="Apsens, Sarah" w:date="2020-12-28T17:15:00Z" w:initials="ASJ(">
    <w:p w14:paraId="04899940" w14:textId="77777777" w:rsidR="000B2B23" w:rsidRDefault="000B2B23">
      <w:pPr>
        <w:pStyle w:val="CommentText"/>
      </w:pPr>
      <w:r>
        <w:rPr>
          <w:rStyle w:val="CommentReference"/>
        </w:rPr>
        <w:annotationRef/>
      </w:r>
      <w:r>
        <w:t xml:space="preserve">The “upper” and “lower” terminology works. </w:t>
      </w:r>
    </w:p>
    <w:p w14:paraId="1088F9BC" w14:textId="77777777" w:rsidR="000B2B23" w:rsidRDefault="000B2B23">
      <w:pPr>
        <w:pStyle w:val="CommentText"/>
      </w:pPr>
    </w:p>
    <w:p w14:paraId="59D38E93" w14:textId="08F21FF8" w:rsidR="000B2B23" w:rsidRDefault="000B2B23">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41" w:author="Benjamin Meyer" w:date="2021-02-18T10:34:00Z" w:initials="BM">
    <w:p w14:paraId="5CD06A13" w14:textId="211411B5" w:rsidR="000B2B23" w:rsidRDefault="000B2B23">
      <w:pPr>
        <w:pStyle w:val="CommentText"/>
      </w:pPr>
      <w:r>
        <w:rPr>
          <w:rStyle w:val="CommentReference"/>
        </w:rPr>
        <w:annotationRef/>
      </w:r>
      <w:r>
        <w:t>Roger; thanks.</w:t>
      </w:r>
    </w:p>
  </w:comment>
  <w:comment w:id="143" w:author="Apsens, Sarah" w:date="2020-12-30T15:03:00Z" w:initials="ASJ(">
    <w:p w14:paraId="52656570" w14:textId="07551E0D" w:rsidR="000B2B23" w:rsidRDefault="000B2B23">
      <w:pPr>
        <w:pStyle w:val="CommentText"/>
      </w:pPr>
      <w:r>
        <w:rPr>
          <w:rStyle w:val="CommentReference"/>
        </w:rPr>
        <w:annotationRef/>
      </w:r>
      <w:r>
        <w:t xml:space="preserve">Are all these results as dissolved metals? Please state this somewhere. </w:t>
      </w:r>
    </w:p>
  </w:comment>
  <w:comment w:id="144" w:author="Benjamin Meyer" w:date="2021-02-18T09:35:00Z" w:initials="BM">
    <w:p w14:paraId="25DB17E8" w14:textId="6BBEB788" w:rsidR="000B2B23" w:rsidRDefault="000B2B23">
      <w:pPr>
        <w:pStyle w:val="CommentText"/>
      </w:pPr>
      <w:r>
        <w:rPr>
          <w:rStyle w:val="CommentReference"/>
        </w:rPr>
        <w:annotationRef/>
      </w:r>
      <w:r>
        <w:t>Does reporting results in the mg/L units indicate them as reported in dissolved form?  If not, I included a new sentence.</w:t>
      </w:r>
    </w:p>
  </w:comment>
  <w:comment w:id="160" w:author="Apsens, Sarah" w:date="2020-12-28T12:48:00Z" w:initials="ASJ(">
    <w:p w14:paraId="39EB03F5" w14:textId="504E4C32" w:rsidR="000B2B23" w:rsidRDefault="000B2B23">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161" w:author="Benjamin Meyer" w:date="2021-02-18T10:53:00Z" w:initials="BM">
    <w:p w14:paraId="3BE3A200" w14:textId="6AB92D7C" w:rsidR="000B2B23" w:rsidRDefault="000B2B23">
      <w:pPr>
        <w:pStyle w:val="CommentText"/>
      </w:pPr>
      <w:r>
        <w:rPr>
          <w:rStyle w:val="CommentReference"/>
        </w:rPr>
        <w:annotationRef/>
      </w:r>
      <w:r>
        <w:t>Modified paragraph.</w:t>
      </w:r>
    </w:p>
  </w:comment>
  <w:comment w:id="164" w:author="Apsens, Sarah" w:date="2020-12-28T12:52:00Z" w:initials="ASJ(">
    <w:p w14:paraId="1FB74C43" w14:textId="7C78321A" w:rsidR="000B2B23" w:rsidRDefault="000B2B23">
      <w:pPr>
        <w:pStyle w:val="CommentText"/>
      </w:pPr>
      <w:r>
        <w:rPr>
          <w:rStyle w:val="CommentReference"/>
        </w:rPr>
        <w:annotationRef/>
      </w:r>
      <w:r>
        <w:t>Suggest substituting “elevated” here</w:t>
      </w:r>
    </w:p>
  </w:comment>
  <w:comment w:id="167" w:author="Apsens, Sarah" w:date="2020-12-28T17:13:00Z" w:initials="ASJ(">
    <w:p w14:paraId="19C178D7" w14:textId="022D382D" w:rsidR="000B2B23" w:rsidRDefault="000B2B23">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168" w:author="Eldred, Laura" w:date="2020-12-29T12:06:00Z" w:initials="EL">
    <w:p w14:paraId="2A2B2F12" w14:textId="451CBF7B" w:rsidR="000B2B23" w:rsidRDefault="000B2B23">
      <w:pPr>
        <w:pStyle w:val="CommentText"/>
      </w:pPr>
      <w:r>
        <w:rPr>
          <w:rStyle w:val="CommentReference"/>
        </w:rPr>
        <w:annotationRef/>
      </w:r>
      <w:r>
        <w:t>Definitely not arbitrary if using the State Water Quality Criteria 18 AAC 70</w:t>
      </w:r>
    </w:p>
  </w:comment>
  <w:comment w:id="169" w:author="Benjamin Meyer" w:date="2021-01-27T16:52:00Z" w:initials="BM">
    <w:p w14:paraId="1CAAD727" w14:textId="57B1C262" w:rsidR="000B2B23" w:rsidRDefault="000B2B23">
      <w:pPr>
        <w:pStyle w:val="CommentText"/>
      </w:pPr>
      <w:r>
        <w:rPr>
          <w:rStyle w:val="CommentReference"/>
        </w:rPr>
        <w:annotationRef/>
      </w:r>
      <w:r>
        <w:t xml:space="preserve">In referring to the value of 2.5 </w:t>
      </w:r>
      <w:proofErr w:type="spellStart"/>
      <w:r>
        <w:t>ug</w:t>
      </w:r>
      <w:proofErr w:type="spellEnd"/>
      <w:r>
        <w:t>/L, I am not referring to any criteria in 18 AAC 70.</w:t>
      </w:r>
    </w:p>
    <w:p w14:paraId="2613797C" w14:textId="77777777" w:rsidR="000B2B23" w:rsidRDefault="000B2B23">
      <w:pPr>
        <w:pStyle w:val="CommentText"/>
      </w:pPr>
    </w:p>
    <w:p w14:paraId="704DDFDD" w14:textId="27F967E5" w:rsidR="000B2B23" w:rsidRDefault="000B2B23">
      <w:pPr>
        <w:pStyle w:val="CommentText"/>
      </w:pPr>
      <w:r>
        <w:t>Perhaps the word “arbitrary” inadvertently connotes “not relevant”, which was not my intention.</w:t>
      </w:r>
    </w:p>
    <w:p w14:paraId="2E83DFFA" w14:textId="77777777" w:rsidR="000B2B23" w:rsidRDefault="000B2B23">
      <w:pPr>
        <w:pStyle w:val="CommentText"/>
      </w:pPr>
    </w:p>
    <w:p w14:paraId="64EFAEFC" w14:textId="3D208E1F" w:rsidR="000B2B23" w:rsidRDefault="000B2B23">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0B2B23" w:rsidRDefault="000B2B23">
      <w:pPr>
        <w:pStyle w:val="CommentText"/>
      </w:pPr>
    </w:p>
    <w:p w14:paraId="1BD73C66" w14:textId="38281FCD" w:rsidR="000B2B23" w:rsidRDefault="000B2B23">
      <w:pPr>
        <w:pStyle w:val="CommentText"/>
      </w:pPr>
      <w:r>
        <w:t>Modified paragraph.</w:t>
      </w:r>
    </w:p>
  </w:comment>
  <w:comment w:id="183" w:author="Apsens, Sarah" w:date="2020-12-30T15:12:00Z" w:initials="ASJ(">
    <w:p w14:paraId="65FBA4A5" w14:textId="56948A60" w:rsidR="000B2B23" w:rsidRDefault="000B2B23">
      <w:pPr>
        <w:pStyle w:val="CommentText"/>
      </w:pPr>
      <w:r>
        <w:rPr>
          <w:rStyle w:val="CommentReference"/>
        </w:rPr>
        <w:annotationRef/>
      </w:r>
      <w:r>
        <w:t>How did you determine what constitutes typical data?</w:t>
      </w:r>
    </w:p>
  </w:comment>
  <w:comment w:id="184" w:author="Benjamin Meyer" w:date="2021-02-18T12:48:00Z" w:initials="BM">
    <w:p w14:paraId="6BF9AB47" w14:textId="063428B1" w:rsidR="000B2B23" w:rsidRDefault="000B2B23">
      <w:pPr>
        <w:pStyle w:val="CommentText"/>
      </w:pPr>
      <w:r>
        <w:rPr>
          <w:rStyle w:val="CommentReference"/>
        </w:rPr>
        <w:annotationRef/>
      </w:r>
      <w:r>
        <w:t xml:space="preserve">In this new draft, I queried all available Ca and Mg data for each of the two sites and calculated CCC values for each sample event 2014 – 2018.  </w:t>
      </w:r>
    </w:p>
  </w:comment>
  <w:comment w:id="185" w:author="Apsens, Sarah" w:date="2020-12-30T15:14:00Z" w:initials="ASJ(">
    <w:p w14:paraId="1B8D5906" w14:textId="54CCCD46" w:rsidR="000B2B23" w:rsidRDefault="000B2B23">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91" w:author="Apsens, Sarah" w:date="2020-12-30T11:20:00Z" w:initials="ASJ(">
    <w:p w14:paraId="5D3FD81C" w14:textId="6AEA0CD9" w:rsidR="000B2B23" w:rsidRDefault="000B2B23">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92" w:author="Benjamin Meyer" w:date="2021-02-18T13:39:00Z" w:initials="BM">
    <w:p w14:paraId="485E133B" w14:textId="7E0877AD" w:rsidR="000B2B23" w:rsidRDefault="000B2B23">
      <w:pPr>
        <w:pStyle w:val="CommentText"/>
      </w:pPr>
      <w:r>
        <w:rPr>
          <w:rStyle w:val="CommentReference"/>
        </w:rPr>
        <w:annotationRef/>
      </w:r>
      <w:r>
        <w:t>Roger that.  Modified statement accordingly.</w:t>
      </w:r>
    </w:p>
  </w:comment>
  <w:comment w:id="193" w:author="Apsens, Sarah" w:date="2020-12-28T12:58:00Z" w:initials="ASJ(">
    <w:p w14:paraId="6908BD7E" w14:textId="1E941972" w:rsidR="000B2B23" w:rsidRDefault="000B2B23">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94" w:author="Benjamin Meyer" w:date="2021-02-18T13:52:00Z" w:initials="BM">
    <w:p w14:paraId="2951344A" w14:textId="31F16E33" w:rsidR="000B2B23" w:rsidRDefault="000B2B23">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02" w:author="Apsens, Sarah" w:date="2020-12-28T12:59:00Z" w:initials="ASJ(">
    <w:p w14:paraId="0C96AFEC" w14:textId="1284B1A5" w:rsidR="000B2B23" w:rsidRDefault="000B2B23">
      <w:pPr>
        <w:pStyle w:val="CommentText"/>
      </w:pPr>
      <w:r>
        <w:rPr>
          <w:rStyle w:val="CommentReference"/>
        </w:rPr>
        <w:annotationRef/>
      </w:r>
      <w:r>
        <w:t xml:space="preserve">Specific number/percentage of events?  </w:t>
      </w:r>
    </w:p>
  </w:comment>
  <w:comment w:id="203" w:author="Benjamin Meyer" w:date="2021-02-18T15:25:00Z" w:initials="BM">
    <w:p w14:paraId="69BC9D2B" w14:textId="163D502E" w:rsidR="000B2B23" w:rsidRDefault="000B2B23">
      <w:pPr>
        <w:pStyle w:val="CommentText"/>
      </w:pPr>
      <w:r>
        <w:rPr>
          <w:rStyle w:val="CommentReference"/>
        </w:rPr>
        <w:annotationRef/>
      </w:r>
      <w:r>
        <w:t>Modified sentence</w:t>
      </w:r>
    </w:p>
  </w:comment>
  <w:comment w:id="221" w:author="Benjamin Meyer" w:date="2021-01-27T16:51:00Z" w:initials="BM">
    <w:p w14:paraId="7B961B28" w14:textId="6B0EC0FF" w:rsidR="000B2B23" w:rsidRDefault="000B2B23">
      <w:pPr>
        <w:pStyle w:val="CommentText"/>
      </w:pPr>
      <w:r>
        <w:rPr>
          <w:rStyle w:val="CommentReference"/>
        </w:rPr>
        <w:annotationRef/>
      </w:r>
      <w:r>
        <w:t>Or interpreted differently</w:t>
      </w:r>
    </w:p>
  </w:comment>
  <w:comment w:id="234" w:author="Benjamin Meyer" w:date="2021-02-18T16:03:00Z" w:initials="BM">
    <w:p w14:paraId="197BB06D" w14:textId="1FA73627" w:rsidR="000B2B23" w:rsidRDefault="000B2B23">
      <w:pPr>
        <w:pStyle w:val="CommentText"/>
      </w:pPr>
      <w:r>
        <w:rPr>
          <w:rStyle w:val="CommentReference"/>
        </w:rPr>
        <w:annotationRef/>
      </w:r>
      <w:r>
        <w:t>Removed sentence describing detailed attribute table with parcel information.  Task is not described in the work plan (Task #5).</w:t>
      </w:r>
    </w:p>
  </w:comment>
  <w:comment w:id="240" w:author="Eldred, Laura" w:date="2020-12-29T12:51:00Z" w:initials="EL">
    <w:p w14:paraId="2FDBDD3F" w14:textId="1DE19E6A" w:rsidR="000B2B23" w:rsidRDefault="000B2B23">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41" w:author="Benjamin Meyer" w:date="2021-02-19T09:57:00Z" w:initials="BM">
    <w:p w14:paraId="30D8C47F" w14:textId="4DD9382C" w:rsidR="00476A0D" w:rsidRDefault="00476A0D">
      <w:pPr>
        <w:pStyle w:val="CommentText"/>
      </w:pPr>
      <w:r>
        <w:rPr>
          <w:rStyle w:val="CommentReference"/>
        </w:rPr>
        <w:annotationRef/>
      </w:r>
      <w:r>
        <w:t>Modified text to better match</w:t>
      </w:r>
      <w:r w:rsidR="00DB6047">
        <w:t xml:space="preserve"> the</w:t>
      </w:r>
      <w:r>
        <w:t xml:space="preserve"> deliverable outlined in </w:t>
      </w:r>
      <w:r w:rsidR="00DB6047">
        <w:t xml:space="preserve">the </w:t>
      </w:r>
      <w:r>
        <w:t>Statement of Work. We are to provide a geodatabase library containing potentially useful layers regarding copper and zinc sources.</w:t>
      </w:r>
    </w:p>
    <w:p w14:paraId="550C1926" w14:textId="243054A2" w:rsidR="00476A0D" w:rsidRDefault="00476A0D">
      <w:pPr>
        <w:pStyle w:val="CommentText"/>
      </w:pPr>
    </w:p>
    <w:p w14:paraId="6D2B9EFE" w14:textId="1E19D067" w:rsidR="00476A0D" w:rsidRDefault="00476A0D">
      <w:pPr>
        <w:pStyle w:val="CommentText"/>
      </w:pPr>
      <w:r>
        <w:t>Also included a sentence in the discussion about some of the caveats Laura describes.</w:t>
      </w:r>
    </w:p>
  </w:comment>
  <w:comment w:id="255" w:author="Eldred, Laura" w:date="2020-12-29T12:50:00Z" w:initials="EL">
    <w:p w14:paraId="0D82BD9E" w14:textId="727C9137" w:rsidR="000B2B23" w:rsidRDefault="000B2B23">
      <w:pPr>
        <w:pStyle w:val="CommentText"/>
      </w:pPr>
      <w:r>
        <w:rPr>
          <w:rStyle w:val="CommentReference"/>
        </w:rPr>
        <w:annotationRef/>
      </w:r>
      <w:proofErr w:type="gramStart"/>
      <w:r>
        <w:t>when</w:t>
      </w:r>
      <w:proofErr w:type="gramEnd"/>
      <w:r>
        <w:t xml:space="preserve"> is the GIS task deliverables due to DEC?</w:t>
      </w:r>
    </w:p>
  </w:comment>
  <w:comment w:id="256" w:author="Apsens, Sarah" w:date="2020-12-30T11:27:00Z" w:initials="ASJ(">
    <w:p w14:paraId="3A62A726" w14:textId="0E3FAAB3" w:rsidR="000B2B23" w:rsidRDefault="000B2B23">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257" w:author="Benjamin Meyer" w:date="2021-02-18T16:30:00Z" w:initials="BM">
    <w:p w14:paraId="3EE0EAF0" w14:textId="0CDA5F37" w:rsidR="002F12EF" w:rsidRDefault="002F12EF">
      <w:pPr>
        <w:pStyle w:val="CommentText"/>
      </w:pPr>
      <w:r>
        <w:rPr>
          <w:rStyle w:val="CommentReference"/>
        </w:rPr>
        <w:annotationRef/>
      </w:r>
      <w:r>
        <w:t>Left text containing the number “2” here so as not to delete this comment thread with relevant dates.</w:t>
      </w:r>
    </w:p>
  </w:comment>
  <w:comment w:id="292" w:author="Eldred, Laura" w:date="2020-12-29T12:57:00Z" w:initials="EL">
    <w:p w14:paraId="19E5B7FB" w14:textId="456A8A1B" w:rsidR="000B2B23" w:rsidRDefault="000B2B23">
      <w:pPr>
        <w:pStyle w:val="CommentText"/>
      </w:pPr>
      <w:r>
        <w:rPr>
          <w:rStyle w:val="CommentReference"/>
        </w:rPr>
        <w:annotationRef/>
      </w:r>
      <w:proofErr w:type="gramStart"/>
      <w:r>
        <w:t>this</w:t>
      </w:r>
      <w:proofErr w:type="gramEnd"/>
      <w:r>
        <w:t xml:space="preserve"> still confuses me – why would it be an exceedance?</w:t>
      </w:r>
    </w:p>
  </w:comment>
  <w:comment w:id="293" w:author="Apsens, Sarah" w:date="2020-12-30T17:15:00Z" w:initials="ASJ(">
    <w:p w14:paraId="1817E642" w14:textId="2E1D0F2E" w:rsidR="000B2B23" w:rsidRDefault="000B2B23">
      <w:pPr>
        <w:pStyle w:val="CommentText"/>
      </w:pPr>
      <w:r>
        <w:rPr>
          <w:rStyle w:val="CommentReference"/>
        </w:rPr>
        <w:annotationRef/>
      </w:r>
      <w:r>
        <w:t>Ben – I think the sentence needs more clarification</w:t>
      </w:r>
    </w:p>
  </w:comment>
  <w:comment w:id="298" w:author="Apsens, Sarah" w:date="2020-12-28T15:06:00Z" w:initials="ASJ(">
    <w:p w14:paraId="58213BF2" w14:textId="4064DD40" w:rsidR="000B2B23" w:rsidRDefault="000B2B23">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299" w:author="Apsens, Sarah" w:date="2020-12-28T15:11:00Z" w:initials="ASJ(">
    <w:p w14:paraId="33081C85" w14:textId="0000953B" w:rsidR="000B2B23" w:rsidRDefault="000B2B23">
      <w:pPr>
        <w:pStyle w:val="CommentText"/>
      </w:pPr>
      <w:r>
        <w:rPr>
          <w:rStyle w:val="CommentReference"/>
        </w:rPr>
        <w:annotationRef/>
      </w:r>
      <w:r>
        <w:t xml:space="preserve">Have you looked at USGS gage data to identify the timing of freshet? </w:t>
      </w:r>
    </w:p>
  </w:comment>
  <w:comment w:id="300" w:author="Benjamin Meyer" w:date="2021-01-27T16:56:00Z" w:initials="BM">
    <w:p w14:paraId="7C3181CA" w14:textId="39CBDCC6" w:rsidR="000B2B23" w:rsidRDefault="000B2B23">
      <w:pPr>
        <w:pStyle w:val="CommentText"/>
      </w:pPr>
      <w:r>
        <w:rPr>
          <w:rStyle w:val="CommentReference"/>
        </w:rPr>
        <w:annotationRef/>
      </w:r>
      <w:r>
        <w:t>That would be neat. Beyond the scope of this current work though I think.</w:t>
      </w:r>
    </w:p>
  </w:comment>
  <w:comment w:id="301" w:author="Apsens, Sarah" w:date="2020-12-28T15:10:00Z" w:initials="ASJ(">
    <w:p w14:paraId="1081B1E3" w14:textId="6C9C2E84" w:rsidR="000B2B23" w:rsidRDefault="000B2B23">
      <w:pPr>
        <w:pStyle w:val="CommentText"/>
      </w:pPr>
      <w:r>
        <w:rPr>
          <w:rStyle w:val="CommentReference"/>
        </w:rPr>
        <w:annotationRef/>
      </w:r>
      <w:r>
        <w:t xml:space="preserve">Needs clarification – there was spring sampling in 2020 for the ACWA funded project, correct? </w:t>
      </w:r>
    </w:p>
  </w:comment>
  <w:comment w:id="302" w:author="Apsens, Sarah" w:date="2020-12-28T15:13:00Z" w:initials="ASJ(">
    <w:p w14:paraId="2D825862" w14:textId="20E0B130" w:rsidR="000B2B23" w:rsidRDefault="000B2B23">
      <w:pPr>
        <w:pStyle w:val="CommentText"/>
      </w:pPr>
      <w:r>
        <w:rPr>
          <w:rStyle w:val="CommentReference"/>
        </w:rPr>
        <w:annotationRef/>
      </w:r>
      <w:r>
        <w:t xml:space="preserve">What were those trends? E.g., Greater/less than average rainfall? </w:t>
      </w:r>
    </w:p>
  </w:comment>
  <w:comment w:id="303" w:author="Eldred, Laura" w:date="2020-12-29T12:58:00Z" w:initials="EL">
    <w:p w14:paraId="234112BD" w14:textId="6E1DC508" w:rsidR="000B2B23" w:rsidRDefault="000B2B23">
      <w:pPr>
        <w:pStyle w:val="CommentText"/>
      </w:pPr>
      <w:r>
        <w:rPr>
          <w:rStyle w:val="CommentReference"/>
        </w:rPr>
        <w:annotationRef/>
      </w:r>
      <w:r>
        <w:t>if there are creosote pilings at the docks, warmer July temps could lead to increased leaching – another potential source</w:t>
      </w:r>
    </w:p>
  </w:comment>
  <w:comment w:id="304" w:author="Apsens, Sarah" w:date="2020-12-30T13:12:00Z" w:initials="ASJ(">
    <w:p w14:paraId="7448FAE2" w14:textId="2692F688" w:rsidR="000B2B23" w:rsidRDefault="000B2B23">
      <w:pPr>
        <w:pStyle w:val="CommentText"/>
      </w:pPr>
      <w:r>
        <w:rPr>
          <w:rStyle w:val="CommentReference"/>
        </w:rPr>
        <w:annotationRef/>
      </w:r>
      <w:r>
        <w:t xml:space="preserve">Could this sentence (and the sentence at the end of the zinc section) be moved to the Conclusion: From Information to Action section? </w:t>
      </w:r>
    </w:p>
  </w:comment>
  <w:comment w:id="306" w:author="Apsens, Sarah" w:date="2020-12-30T13:14:00Z" w:initials="ASJ(">
    <w:p w14:paraId="6F088C21" w14:textId="0F4BEEE2" w:rsidR="000B2B23" w:rsidRDefault="000B2B23">
      <w:pPr>
        <w:pStyle w:val="CommentText"/>
      </w:pPr>
      <w:r>
        <w:rPr>
          <w:rStyle w:val="CommentReference"/>
        </w:rPr>
        <w:annotationRef/>
      </w:r>
      <w:r>
        <w:t xml:space="preserve">Same as with Cu, do not count duplicates as they are not independent samples. </w:t>
      </w:r>
    </w:p>
  </w:comment>
  <w:comment w:id="308" w:author="Apsens, Sarah" w:date="2020-12-28T15:15:00Z" w:initials="ASJ(">
    <w:p w14:paraId="66FA2F70" w14:textId="4D65277C" w:rsidR="000B2B23" w:rsidRDefault="000B2B23">
      <w:pPr>
        <w:pStyle w:val="CommentText"/>
      </w:pPr>
      <w:r>
        <w:rPr>
          <w:rStyle w:val="CommentReference"/>
        </w:rPr>
        <w:annotationRef/>
      </w:r>
      <w:r>
        <w:t xml:space="preserve">Use CCC abbreviation? </w:t>
      </w:r>
    </w:p>
  </w:comment>
  <w:comment w:id="309" w:author="Apsens, Sarah" w:date="2020-12-28T15:23:00Z" w:initials="ASJ(">
    <w:p w14:paraId="72188CAF" w14:textId="10B789F7" w:rsidR="000B2B23" w:rsidRDefault="000B2B23">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312" w:author="Apsens, Sarah" w:date="2020-12-28T15:18:00Z" w:initials="ASJ(">
    <w:p w14:paraId="6BC159A4" w14:textId="34BE0E27" w:rsidR="000B2B23" w:rsidRDefault="000B2B23">
      <w:pPr>
        <w:pStyle w:val="CommentText"/>
      </w:pPr>
      <w:r>
        <w:rPr>
          <w:rStyle w:val="CommentReference"/>
        </w:rPr>
        <w:annotationRef/>
      </w:r>
      <w:r>
        <w:t xml:space="preserve">The temporal connection is not made clear in this paragraph. Suggest removing/moving this to the next paragraph. </w:t>
      </w:r>
    </w:p>
  </w:comment>
  <w:comment w:id="313" w:author="Apsens, Sarah" w:date="2020-12-30T11:45:00Z" w:initials="ASJ(">
    <w:p w14:paraId="44D0C959" w14:textId="3835F4D3" w:rsidR="000B2B23" w:rsidRDefault="000B2B23">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316" w:author="Apsens, Sarah" w:date="2020-12-28T15:22:00Z" w:initials="ASJ(">
    <w:p w14:paraId="61B35354" w14:textId="22A44998" w:rsidR="000B2B23" w:rsidRDefault="000B2B23">
      <w:pPr>
        <w:pStyle w:val="CommentText"/>
      </w:pPr>
      <w:r>
        <w:rPr>
          <w:rStyle w:val="CommentReference"/>
        </w:rPr>
        <w:annotationRef/>
      </w:r>
      <w:r>
        <w:t xml:space="preserve">Thought this sounded a bit odd as is. </w:t>
      </w:r>
    </w:p>
  </w:comment>
  <w:comment w:id="321" w:author="Apsens, Sarah" w:date="2020-12-30T11:51:00Z" w:initials="ASJ(">
    <w:p w14:paraId="3926ECC4" w14:textId="2BFF5FE4" w:rsidR="000B2B23" w:rsidRDefault="000B2B23">
      <w:pPr>
        <w:pStyle w:val="CommentText"/>
      </w:pPr>
      <w:r>
        <w:rPr>
          <w:rStyle w:val="CommentReference"/>
        </w:rPr>
        <w:annotationRef/>
      </w:r>
      <w:r>
        <w:t>this paragraph makes it sound like you’ve already determined the sources. Re-wording recommended, since it’s circumstantial still.</w:t>
      </w:r>
    </w:p>
  </w:comment>
  <w:comment w:id="323" w:author="Apsens, Sarah" w:date="2020-12-28T15:28:00Z" w:initials="ASJ(">
    <w:p w14:paraId="69100C3C" w14:textId="48052028" w:rsidR="000B2B23" w:rsidRDefault="000B2B23">
      <w:pPr>
        <w:pStyle w:val="CommentText"/>
      </w:pPr>
      <w:r>
        <w:rPr>
          <w:rStyle w:val="CommentReference"/>
        </w:rPr>
        <w:annotationRef/>
      </w:r>
      <w:r>
        <w:t xml:space="preserve">Were there any other seasonal/temporal trends observed? </w:t>
      </w:r>
    </w:p>
  </w:comment>
  <w:comment w:id="339" w:author="Apsens, Sarah" w:date="2020-12-28T15:58:00Z" w:initials="ASJ(">
    <w:p w14:paraId="62E7AAC3" w14:textId="3D3DE834" w:rsidR="000B2B23" w:rsidRDefault="000B2B23">
      <w:pPr>
        <w:pStyle w:val="CommentText"/>
      </w:pPr>
      <w:r>
        <w:rPr>
          <w:rStyle w:val="CommentReference"/>
        </w:rPr>
        <w:annotationRef/>
      </w:r>
      <w:r>
        <w:t xml:space="preserve">Should reference the project QAPP somewhere in this paragraph as well as the RPD threshold. </w:t>
      </w:r>
    </w:p>
  </w:comment>
  <w:comment w:id="340" w:author="Eldred, Laura" w:date="2020-12-29T13:07:00Z" w:initials="EL">
    <w:p w14:paraId="1426E72F" w14:textId="6E5CFC2A" w:rsidR="000B2B23" w:rsidRDefault="000B2B23">
      <w:pPr>
        <w:pStyle w:val="CommentText"/>
      </w:pPr>
      <w:r>
        <w:rPr>
          <w:rStyle w:val="CommentReference"/>
        </w:rPr>
        <w:annotationRef/>
      </w:r>
      <w:r>
        <w:t>at a minimum this data should flagged or not used for now since it does not meet data quality objectives and we don’t know why yet</w:t>
      </w:r>
    </w:p>
  </w:comment>
  <w:comment w:id="341" w:author="Apsens, Sarah" w:date="2020-12-30T17:16:00Z" w:initials="ASJ(">
    <w:p w14:paraId="7A2CC1D6" w14:textId="09A6711B" w:rsidR="000B2B23" w:rsidRDefault="000B2B23">
      <w:pPr>
        <w:pStyle w:val="CommentText"/>
      </w:pPr>
      <w:r>
        <w:rPr>
          <w:rStyle w:val="CommentReference"/>
        </w:rPr>
        <w:annotationRef/>
      </w:r>
      <w:r>
        <w:t xml:space="preserve">Ben – The above comment is from DECs perspective - we cannot use questionable data to make management decisions.   </w:t>
      </w:r>
    </w:p>
  </w:comment>
  <w:comment w:id="342" w:author="Apsens, Sarah" w:date="2020-12-28T15:32:00Z" w:initials="ASJ(">
    <w:p w14:paraId="07AF8809" w14:textId="433D1419" w:rsidR="000B2B23" w:rsidRDefault="000B2B23">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344" w:author="Apsens, Sarah" w:date="2020-12-28T15:35:00Z" w:initials="ASJ(">
    <w:p w14:paraId="0CC71F30" w14:textId="76B79DDB" w:rsidR="000B2B23" w:rsidRDefault="000B2B23">
      <w:pPr>
        <w:pStyle w:val="CommentText"/>
      </w:pPr>
      <w:r>
        <w:rPr>
          <w:rStyle w:val="CommentReference"/>
        </w:rPr>
        <w:annotationRef/>
      </w:r>
      <w:r>
        <w:t xml:space="preserve">Suggest looking into adding field blanks/lab blanks in addition to duplicate samples </w:t>
      </w:r>
    </w:p>
  </w:comment>
  <w:comment w:id="347" w:author="Eldred, Laura" w:date="2020-12-29T13:17:00Z" w:initials="EL">
    <w:p w14:paraId="760F86D1" w14:textId="79E5664B" w:rsidR="000B2B23" w:rsidRDefault="000B2B23">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351" w:author="Apsens, Sarah" w:date="2020-12-28T16:13:00Z" w:initials="ASJ(">
    <w:p w14:paraId="08342BFA" w14:textId="662700BC" w:rsidR="000B2B23" w:rsidRDefault="000B2B23">
      <w:pPr>
        <w:pStyle w:val="CommentText"/>
      </w:pPr>
      <w:r>
        <w:rPr>
          <w:rStyle w:val="CommentReference"/>
        </w:rPr>
        <w:annotationRef/>
      </w:r>
      <w:r>
        <w:t xml:space="preserve">Start new paragraph? </w:t>
      </w:r>
    </w:p>
  </w:comment>
  <w:comment w:id="352" w:author="Apsens, Sarah" w:date="2020-12-28T16:10:00Z" w:initials="ASJ(">
    <w:p w14:paraId="0B01DD99" w14:textId="25494DA3" w:rsidR="000B2B23" w:rsidRDefault="000B2B23">
      <w:pPr>
        <w:pStyle w:val="CommentText"/>
      </w:pPr>
      <w:r>
        <w:rPr>
          <w:rStyle w:val="CommentReference"/>
        </w:rPr>
        <w:annotationRef/>
      </w:r>
      <w:r>
        <w:t>Re-word, not sure what’s being said</w:t>
      </w:r>
    </w:p>
  </w:comment>
  <w:comment w:id="353" w:author="Apsens, Sarah" w:date="2020-12-28T16:13:00Z" w:initials="ASJ(">
    <w:p w14:paraId="015410B4" w14:textId="5648E7F0" w:rsidR="000B2B23" w:rsidRDefault="000B2B23">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354" w:author="Eldred, Laura" w:date="2020-12-29T13:09:00Z" w:initials="EL">
    <w:p w14:paraId="0F267779" w14:textId="644AD8D8" w:rsidR="000B2B23" w:rsidRDefault="000B2B23">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355" w:author="Apsens, Sarah" w:date="2020-12-28T16:18:00Z" w:initials="ASJ(">
    <w:p w14:paraId="65D15C5D" w14:textId="740E821F" w:rsidR="000B2B23" w:rsidRDefault="000B2B23">
      <w:pPr>
        <w:pStyle w:val="CommentText"/>
      </w:pPr>
      <w:r>
        <w:rPr>
          <w:rStyle w:val="CommentReference"/>
        </w:rPr>
        <w:annotationRef/>
      </w:r>
      <w:r>
        <w:t xml:space="preserve">This would be great! </w:t>
      </w:r>
    </w:p>
  </w:comment>
  <w:comment w:id="356" w:author="Eldred, Laura" w:date="2020-12-29T13:12:00Z" w:initials="EL">
    <w:p w14:paraId="266DBA46" w14:textId="1B5A19AD" w:rsidR="000B2B23" w:rsidRDefault="000B2B23">
      <w:pPr>
        <w:pStyle w:val="CommentText"/>
      </w:pPr>
      <w:r>
        <w:rPr>
          <w:rStyle w:val="CommentReference"/>
        </w:rPr>
        <w:annotationRef/>
      </w:r>
      <w:r>
        <w:t>has this been done? If not please clarify in the paragraph that it could provide info if completed</w:t>
      </w:r>
    </w:p>
  </w:comment>
  <w:comment w:id="357" w:author="Apsens, Sarah" w:date="2020-12-28T16:25:00Z" w:initials="ASJ(">
    <w:p w14:paraId="0D3F7536" w14:textId="59A091A7" w:rsidR="000B2B23" w:rsidRDefault="000B2B23">
      <w:pPr>
        <w:pStyle w:val="CommentText"/>
      </w:pPr>
      <w:r>
        <w:rPr>
          <w:rStyle w:val="CommentReference"/>
        </w:rPr>
        <w:annotationRef/>
      </w:r>
      <w:r>
        <w:t xml:space="preserve">What were the river gages reading during the spring sampling event? Could include a graph of flow with the sampling dates identified. </w:t>
      </w:r>
    </w:p>
  </w:comment>
  <w:comment w:id="359" w:author="Apsens, Sarah" w:date="2020-12-30T13:21:00Z" w:initials="ASJ(">
    <w:p w14:paraId="5A6AB774" w14:textId="44061340" w:rsidR="000B2B23" w:rsidRDefault="000B2B23">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362" w:author="Eldred, Laura" w:date="2020-12-29T13:15:00Z" w:initials="EL">
    <w:p w14:paraId="3BF9EC74" w14:textId="1FC8D13B" w:rsidR="000B2B23" w:rsidRDefault="000B2B23">
      <w:pPr>
        <w:pStyle w:val="CommentText"/>
      </w:pPr>
      <w:r>
        <w:rPr>
          <w:rStyle w:val="CommentReference"/>
        </w:rPr>
        <w:annotationRef/>
      </w:r>
      <w:r>
        <w:t>this paragraph may fit better under recommendations section</w:t>
      </w:r>
    </w:p>
  </w:comment>
  <w:comment w:id="363" w:author="Apsens, Sarah" w:date="2020-12-30T13:25:00Z" w:initials="ASJ(">
    <w:p w14:paraId="49734EC8" w14:textId="4F1B8497" w:rsidR="000B2B23" w:rsidRDefault="000B2B23">
      <w:pPr>
        <w:pStyle w:val="CommentText"/>
      </w:pPr>
      <w:r>
        <w:rPr>
          <w:rStyle w:val="CommentReference"/>
        </w:rPr>
        <w:annotationRef/>
      </w:r>
      <w:r>
        <w:t>Agreed</w:t>
      </w:r>
    </w:p>
  </w:comment>
  <w:comment w:id="364" w:author="Apsens, Sarah" w:date="2020-12-28T16:28:00Z" w:initials="ASJ(">
    <w:p w14:paraId="25D6FA45" w14:textId="750B95AE" w:rsidR="000B2B23" w:rsidRDefault="000B2B23">
      <w:pPr>
        <w:pStyle w:val="CommentText"/>
      </w:pPr>
      <w:r>
        <w:rPr>
          <w:rStyle w:val="CommentReference"/>
        </w:rPr>
        <w:annotationRef/>
      </w:r>
      <w:r>
        <w:t xml:space="preserve">Cool idea/I like it – how would you select said site? </w:t>
      </w:r>
    </w:p>
  </w:comment>
  <w:comment w:id="365" w:author="Apsens, Sarah" w:date="2020-12-28T16:29:00Z" w:initials="ASJ(">
    <w:p w14:paraId="587A341D" w14:textId="3106D05B" w:rsidR="000B2B23" w:rsidRDefault="000B2B23">
      <w:pPr>
        <w:pStyle w:val="CommentText"/>
      </w:pPr>
      <w:r>
        <w:rPr>
          <w:rStyle w:val="CommentReference"/>
        </w:rPr>
        <w:annotationRef/>
      </w:r>
      <w:r>
        <w:t>Could be a great option for long-term monitoring but would still need occasional grab samples for assessment against state WQ criteria.</w:t>
      </w:r>
    </w:p>
  </w:comment>
  <w:comment w:id="366" w:author="Apsens, Sarah" w:date="2020-12-28T16:31:00Z" w:initials="ASJ(">
    <w:p w14:paraId="01677580" w14:textId="552AA504" w:rsidR="000B2B23" w:rsidRDefault="000B2B23">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371" w:author="Eldred, Laura" w:date="2020-12-29T13:18:00Z" w:initials="EL">
    <w:p w14:paraId="2B068550" w14:textId="0441F34D" w:rsidR="000B2B23" w:rsidRDefault="000B2B23">
      <w:pPr>
        <w:pStyle w:val="CommentText"/>
      </w:pPr>
      <w:r>
        <w:rPr>
          <w:rStyle w:val="CommentReference"/>
        </w:rPr>
        <w:annotationRef/>
      </w:r>
      <w:r>
        <w:t>will it provide any ranking of priority sites to examine further?</w:t>
      </w:r>
    </w:p>
  </w:comment>
  <w:comment w:id="372" w:author="Apsens, Sarah" w:date="2020-12-30T17:07:00Z" w:initials="ASJ(">
    <w:p w14:paraId="1477FDF3" w14:textId="178CACDF" w:rsidR="000B2B23" w:rsidRDefault="000B2B23">
      <w:pPr>
        <w:pStyle w:val="CommentText"/>
      </w:pPr>
      <w:r>
        <w:rPr>
          <w:rStyle w:val="CommentReference"/>
        </w:rPr>
        <w:annotationRef/>
      </w:r>
      <w:r>
        <w:t>Ben – Incorporating some sort of prioritization tool in the mapping product could be really useful</w:t>
      </w:r>
      <w:proofErr w:type="gramStart"/>
      <w:r>
        <w:t>..</w:t>
      </w:r>
      <w:proofErr w:type="gramEnd"/>
      <w:r>
        <w:t xml:space="preserve"> </w:t>
      </w:r>
    </w:p>
  </w:comment>
  <w:comment w:id="374" w:author="Apsens, Sarah" w:date="2020-12-28T16:35:00Z" w:initials="ASJ(">
    <w:p w14:paraId="60097FCA" w14:textId="2FB569F8" w:rsidR="000B2B23" w:rsidRDefault="000B2B23">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375" w:author="Eldred, Laura" w:date="2020-12-29T13:19:00Z" w:initials="EL">
    <w:p w14:paraId="711F8199" w14:textId="1EB5BA53" w:rsidR="000B2B23" w:rsidRDefault="000B2B23">
      <w:pPr>
        <w:pStyle w:val="CommentText"/>
      </w:pPr>
      <w:r>
        <w:rPr>
          <w:rStyle w:val="CommentReference"/>
        </w:rPr>
        <w:annotationRef/>
      </w:r>
      <w:r>
        <w:t>or even drone technology</w:t>
      </w:r>
    </w:p>
  </w:comment>
  <w:comment w:id="378" w:author="Eldred, Laura" w:date="2020-12-29T13:20:00Z" w:initials="EL">
    <w:p w14:paraId="3CB9C224" w14:textId="513AEDAC" w:rsidR="000B2B23" w:rsidRDefault="000B2B23">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380" w:author="Apsens, Sarah" w:date="2020-12-28T16:44:00Z" w:initials="ASJ(">
    <w:p w14:paraId="14E4E668" w14:textId="17DF8500" w:rsidR="000B2B23" w:rsidRDefault="000B2B23">
      <w:pPr>
        <w:pStyle w:val="CommentText"/>
      </w:pPr>
      <w:r>
        <w:rPr>
          <w:rStyle w:val="CommentReference"/>
        </w:rPr>
        <w:annotationRef/>
      </w:r>
      <w:r>
        <w:t>Yes, we need a proper (and statistically rigorous) trend analysis of Cu and Zn over time</w:t>
      </w:r>
    </w:p>
  </w:comment>
  <w:comment w:id="381" w:author="Eldred, Laura" w:date="2020-12-29T13:24:00Z" w:initials="EL">
    <w:p w14:paraId="1D1288A5" w14:textId="6AB4B037" w:rsidR="000B2B23" w:rsidRDefault="000B2B23">
      <w:pPr>
        <w:pStyle w:val="CommentText"/>
      </w:pPr>
      <w:r>
        <w:rPr>
          <w:rStyle w:val="CommentReference"/>
        </w:rPr>
        <w:annotationRef/>
      </w:r>
      <w:r>
        <w:t>in our regulatory world “point” often equates to “pipe” and I don’t think that’s what you mean here so I suggested using “discrete”</w:t>
      </w:r>
    </w:p>
  </w:comment>
  <w:comment w:id="385" w:author="Apsens, Sarah" w:date="2020-12-28T16:46:00Z" w:initials="ASJ(">
    <w:p w14:paraId="42A9DACD" w14:textId="647B978F" w:rsidR="000B2B23" w:rsidRDefault="000B2B23">
      <w:pPr>
        <w:pStyle w:val="CommentText"/>
      </w:pPr>
      <w:r>
        <w:rPr>
          <w:rStyle w:val="CommentReference"/>
        </w:rPr>
        <w:annotationRef/>
      </w:r>
      <w:r>
        <w:t>Under ice sampling?</w:t>
      </w:r>
    </w:p>
  </w:comment>
  <w:comment w:id="395" w:author="Apsens, Sarah" w:date="2020-12-30T14:28:00Z" w:initials="ASJ(">
    <w:p w14:paraId="1153BF9D" w14:textId="3458EA67" w:rsidR="000B2B23" w:rsidRDefault="000B2B23">
      <w:pPr>
        <w:pStyle w:val="CommentText"/>
      </w:pPr>
      <w:r>
        <w:rPr>
          <w:rStyle w:val="CommentReference"/>
        </w:rPr>
        <w:annotationRef/>
      </w:r>
      <w:r>
        <w:t xml:space="preserve">Ideally GIS mapping tool will aid in prioritization of potential GI sites </w:t>
      </w:r>
    </w:p>
  </w:comment>
  <w:comment w:id="399" w:author="Apsens, Sarah" w:date="2020-12-30T14:32:00Z" w:initials="ASJ(">
    <w:p w14:paraId="52254E1A" w14:textId="65916D59" w:rsidR="000B2B23" w:rsidRDefault="000B2B23">
      <w:pPr>
        <w:pStyle w:val="CommentText"/>
      </w:pPr>
      <w:r>
        <w:rPr>
          <w:rStyle w:val="CommentReference"/>
        </w:rPr>
        <w:annotationRef/>
      </w:r>
      <w:r>
        <w:t xml:space="preserve">Need to include a reference for the State Water Quality Standards 18 AAC 70 – link to the DEC website and applicable docs </w:t>
      </w:r>
      <w:hyperlink r:id="rId2" w:history="1">
        <w:r w:rsidRPr="008916CE">
          <w:rPr>
            <w:rStyle w:val="Hyperlink"/>
          </w:rPr>
          <w:t>here</w:t>
        </w:r>
      </w:hyperlink>
    </w:p>
  </w:comment>
  <w:comment w:id="400" w:author="Benjamin Meyer" w:date="2021-01-21T07:05:00Z" w:initials="BM">
    <w:p w14:paraId="7CAD4C59" w14:textId="06B81E97" w:rsidR="000B2B23" w:rsidRDefault="000B2B23">
      <w:pPr>
        <w:pStyle w:val="CommentText"/>
      </w:pPr>
      <w:r>
        <w:rPr>
          <w:rStyle w:val="CommentReference"/>
        </w:rPr>
        <w:annotationRef/>
      </w:r>
      <w:r>
        <w:t>Added and referenced</w:t>
      </w:r>
    </w:p>
  </w:comment>
  <w:comment w:id="408" w:author="Apsens, Sarah" w:date="2020-12-30T17:09:00Z" w:initials="ASJ(">
    <w:p w14:paraId="0AD09313" w14:textId="43846193" w:rsidR="000B2B23" w:rsidRDefault="000B2B23">
      <w:pPr>
        <w:pStyle w:val="CommentText"/>
      </w:pPr>
      <w:r>
        <w:rPr>
          <w:rStyle w:val="CommentReference"/>
        </w:rPr>
        <w:annotationRef/>
      </w:r>
      <w:r>
        <w:t xml:space="preserve">Nice job on the graphs. I like this format a lot. </w:t>
      </w:r>
    </w:p>
  </w:comment>
  <w:comment w:id="411" w:author="Apsens, Sarah" w:date="2020-12-28T16:51:00Z" w:initials="ASJ(">
    <w:p w14:paraId="47630821" w14:textId="544B7439" w:rsidR="000B2B23" w:rsidRDefault="000B2B23">
      <w:pPr>
        <w:pStyle w:val="CommentText"/>
      </w:pPr>
      <w:r>
        <w:rPr>
          <w:rStyle w:val="CommentReference"/>
        </w:rPr>
        <w:annotationRef/>
      </w:r>
      <w:r>
        <w:t xml:space="preserve">Any idea(s) why the exceedances occurred in spring 2019 but not spring 2020? </w:t>
      </w:r>
    </w:p>
  </w:comment>
  <w:comment w:id="412" w:author="Benjamin Meyer" w:date="2021-01-04T09:23:00Z" w:initials="BM">
    <w:p w14:paraId="6AE70AB9" w14:textId="61D10070" w:rsidR="000B2B23" w:rsidRDefault="000B2B23">
      <w:pPr>
        <w:pStyle w:val="CommentText"/>
      </w:pPr>
      <w:r>
        <w:rPr>
          <w:rStyle w:val="CommentReference"/>
        </w:rPr>
        <w:annotationRef/>
      </w:r>
      <w:r>
        <w:t xml:space="preserve">Sampling was cancelled in spring 2020 </w:t>
      </w:r>
      <w:r>
        <w:sym w:font="Wingdings" w:char="F04C"/>
      </w:r>
    </w:p>
  </w:comment>
  <w:comment w:id="416" w:author="Apsens, Sarah" w:date="2020-12-28T16:53:00Z" w:initials="ASJ(">
    <w:p w14:paraId="6DB688FE" w14:textId="266ED599" w:rsidR="000B2B23" w:rsidRDefault="000B2B23">
      <w:pPr>
        <w:pStyle w:val="CommentText"/>
      </w:pPr>
      <w:r>
        <w:rPr>
          <w:rStyle w:val="CommentReference"/>
        </w:rPr>
        <w:annotationRef/>
      </w:r>
      <w:r>
        <w:t xml:space="preserve">Did you look at the acute criteria? </w:t>
      </w:r>
    </w:p>
  </w:comment>
  <w:comment w:id="420" w:author="Apsens, Sarah" w:date="2020-12-28T16:55:00Z" w:initials="ASJ(">
    <w:p w14:paraId="57661674" w14:textId="77777777" w:rsidR="000B2B23" w:rsidRDefault="000B2B23" w:rsidP="00DB281F">
      <w:pPr>
        <w:pStyle w:val="CommentText"/>
      </w:pPr>
      <w:r>
        <w:rPr>
          <w:rStyle w:val="CommentReference"/>
        </w:rPr>
        <w:annotationRef/>
      </w:r>
      <w:r>
        <w:t xml:space="preserve">Table is okay, but a little difficult to interpret </w:t>
      </w:r>
    </w:p>
  </w:comment>
  <w:comment w:id="421" w:author="Benjamin Meyer" w:date="2021-01-28T08:35:00Z" w:initials="BM">
    <w:p w14:paraId="67813A96" w14:textId="132BB6C7" w:rsidR="000B2B23" w:rsidRDefault="000B2B23">
      <w:pPr>
        <w:pStyle w:val="CommentText"/>
      </w:pPr>
      <w:r>
        <w:rPr>
          <w:rStyle w:val="CommentReference"/>
        </w:rPr>
        <w:annotationRef/>
      </w:r>
      <w:r>
        <w:t>Modified table</w:t>
      </w:r>
    </w:p>
  </w:comment>
  <w:comment w:id="423" w:author="Eldred, Laura" w:date="2020-12-29T13:31:00Z" w:initials="EL">
    <w:p w14:paraId="24DDDBCC" w14:textId="08D3C657" w:rsidR="000B2B23" w:rsidRDefault="000B2B23">
      <w:pPr>
        <w:pStyle w:val="CommentText"/>
      </w:pPr>
      <w:r>
        <w:rPr>
          <w:rStyle w:val="CommentReference"/>
        </w:rPr>
        <w:annotationRef/>
      </w:r>
      <w:proofErr w:type="gramStart"/>
      <w:r>
        <w:t>replicate/duplicate</w:t>
      </w:r>
      <w:proofErr w:type="gramEnd"/>
      <w:r>
        <w:t xml:space="preserve"> results should not be presented in this table</w:t>
      </w:r>
    </w:p>
  </w:comment>
  <w:comment w:id="424" w:author="Apsens, Sarah" w:date="2020-12-30T17:10:00Z" w:initials="ASJ(">
    <w:p w14:paraId="48A00B6F" w14:textId="7FD83C09" w:rsidR="000B2B23" w:rsidRDefault="000B2B23">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425" w:author="Benjamin Meyer" w:date="2021-01-28T07:52:00Z" w:initials="BM">
    <w:p w14:paraId="44B60715" w14:textId="77777777" w:rsidR="000B2B23" w:rsidRDefault="000B2B23">
      <w:pPr>
        <w:pStyle w:val="CommentText"/>
      </w:pPr>
      <w:r>
        <w:rPr>
          <w:rStyle w:val="CommentReference"/>
        </w:rPr>
        <w:annotationRef/>
      </w:r>
      <w:r>
        <w:t xml:space="preserve">Agreed.  </w:t>
      </w:r>
    </w:p>
    <w:p w14:paraId="253E7D1C" w14:textId="77777777" w:rsidR="000B2B23" w:rsidRDefault="000B2B23">
      <w:pPr>
        <w:pStyle w:val="CommentText"/>
      </w:pPr>
    </w:p>
    <w:p w14:paraId="3AF4A2F0" w14:textId="25996AF3" w:rsidR="000B2B23" w:rsidRDefault="000B2B23">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3"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0B2B23" w:rsidRDefault="000B2B23">
      <w:pPr>
        <w:pStyle w:val="CommentText"/>
      </w:pPr>
    </w:p>
    <w:p w14:paraId="117A2555" w14:textId="18C14770" w:rsidR="000B2B23" w:rsidRDefault="000B2B23" w:rsidP="00023CC3">
      <w:pPr>
        <w:pStyle w:val="CommentText"/>
      </w:pPr>
      <w:r>
        <w:t>New version of the table is inserted.  This version includes only the designated “sample” value and not the paired “replicate” value.  Replicate RDL values are still reported in Table 5.</w:t>
      </w:r>
    </w:p>
  </w:comment>
  <w:comment w:id="427" w:author="Apsens, Sarah" w:date="2020-12-28T17:01:00Z" w:initials="ASJ(">
    <w:p w14:paraId="316FB957" w14:textId="11349D41" w:rsidR="000B2B23" w:rsidRDefault="000B2B23">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428" w:author="Benjamin Meyer" w:date="2021-01-28T09:08:00Z" w:initials="BM">
    <w:p w14:paraId="5071987B" w14:textId="40E1F903" w:rsidR="000B2B23" w:rsidRDefault="000B2B23">
      <w:pPr>
        <w:pStyle w:val="CommentText"/>
      </w:pPr>
      <w:r>
        <w:rPr>
          <w:rStyle w:val="CommentReference"/>
        </w:rPr>
        <w:annotationRef/>
      </w:r>
      <w:r>
        <w:t>Modified Table as requested</w:t>
      </w:r>
    </w:p>
  </w:comment>
  <w:comment w:id="429" w:author="Benjamin Meyer" w:date="2021-02-16T17:12:00Z" w:initials="BM">
    <w:p w14:paraId="2E7987CE" w14:textId="137709A2" w:rsidR="000B2B23" w:rsidRDefault="000B2B23">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431" w:author="Benjamin Meyer" w:date="2020-12-07T07:12:00Z" w:initials="BM">
    <w:p w14:paraId="3B7C6C0E" w14:textId="77777777" w:rsidR="000B2B23" w:rsidRDefault="000B2B23"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0B2B23" w:rsidRDefault="000B2B23" w:rsidP="00E164AF">
      <w:pPr>
        <w:pStyle w:val="CommentText"/>
      </w:pPr>
    </w:p>
    <w:p w14:paraId="49538A29" w14:textId="77777777" w:rsidR="000B2B23" w:rsidRDefault="000B2B23"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0B2B23" w:rsidRDefault="000B2B23">
      <w:pPr>
        <w:pStyle w:val="CommentText"/>
      </w:pPr>
    </w:p>
  </w:comment>
  <w:comment w:id="432" w:author="Apsens, Sarah" w:date="2020-12-28T17:02:00Z" w:initials="ASJ(">
    <w:p w14:paraId="2E048157" w14:textId="0697E5C6" w:rsidR="000B2B23" w:rsidRDefault="000B2B23">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433" w:author="Benjamin Meyer" w:date="2021-01-27T12:01:00Z" w:initials="BM">
    <w:p w14:paraId="5E522CF4" w14:textId="7694CC02" w:rsidR="000B2B23" w:rsidRDefault="000B2B23">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A57DE53"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C2821FD"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58213BF2" w15:done="0"/>
  <w15:commentEx w15:paraId="33081C85" w15:done="0"/>
  <w15:commentEx w15:paraId="7C3181CA" w15:paraIdParent="33081C85" w15:done="0"/>
  <w15:commentEx w15:paraId="1081B1E3" w15:done="0"/>
  <w15:commentEx w15:paraId="2D825862" w15:done="0"/>
  <w15:commentEx w15:paraId="234112BD" w15:done="0"/>
  <w15:commentEx w15:paraId="7448FAE2" w15:done="0"/>
  <w15:commentEx w15:paraId="6F088C21" w15:done="0"/>
  <w15:commentEx w15:paraId="66FA2F70" w15:done="0"/>
  <w15:commentEx w15:paraId="72188CAF" w15:done="0"/>
  <w15:commentEx w15:paraId="6BC159A4" w15:done="0"/>
  <w15:commentEx w15:paraId="44D0C959" w15:done="0"/>
  <w15:commentEx w15:paraId="61B35354" w15:done="0"/>
  <w15:commentEx w15:paraId="3926ECC4" w15:done="0"/>
  <w15:commentEx w15:paraId="69100C3C" w15:done="0"/>
  <w15:commentEx w15:paraId="62E7AAC3" w15:done="0"/>
  <w15:commentEx w15:paraId="1426E72F" w15:done="0"/>
  <w15:commentEx w15:paraId="7A2CC1D6" w15:paraIdParent="1426E72F" w15:done="0"/>
  <w15:commentEx w15:paraId="07AF8809" w15:done="0"/>
  <w15:commentEx w15:paraId="0CC71F30" w15:done="0"/>
  <w15:commentEx w15:paraId="760F86D1" w15:done="0"/>
  <w15:commentEx w15:paraId="08342BFA" w15:done="0"/>
  <w15:commentEx w15:paraId="0B01DD99" w15:done="0"/>
  <w15:commentEx w15:paraId="015410B4" w15:done="0"/>
  <w15:commentEx w15:paraId="0F267779" w15:done="0"/>
  <w15:commentEx w15:paraId="65D15C5D" w15:done="0"/>
  <w15:commentEx w15:paraId="266DBA46" w15:paraIdParent="65D15C5D" w15:done="0"/>
  <w15:commentEx w15:paraId="0D3F7536" w15:done="0"/>
  <w15:commentEx w15:paraId="5A6AB774" w15:done="0"/>
  <w15:commentEx w15:paraId="3BF9EC74" w15:done="0"/>
  <w15:commentEx w15:paraId="49734EC8" w15:paraIdParent="3BF9EC74" w15:done="0"/>
  <w15:commentEx w15:paraId="25D6FA45" w15:done="0"/>
  <w15:commentEx w15:paraId="587A341D" w15:done="0"/>
  <w15:commentEx w15:paraId="01677580" w15:done="0"/>
  <w15:commentEx w15:paraId="2B068550" w15:done="0"/>
  <w15:commentEx w15:paraId="1477FDF3"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F0FE4" w14:textId="77777777" w:rsidR="00560ACE" w:rsidRDefault="00560ACE">
      <w:r>
        <w:separator/>
      </w:r>
    </w:p>
  </w:endnote>
  <w:endnote w:type="continuationSeparator" w:id="0">
    <w:p w14:paraId="7A616D82" w14:textId="77777777" w:rsidR="00560ACE" w:rsidRDefault="00560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0B2B23" w:rsidRDefault="000B2B23"/>
  <w:p w14:paraId="2935DDFE" w14:textId="64359063" w:rsidR="000B2B23" w:rsidRDefault="000B2B23" w:rsidP="005F7DDC">
    <w:pPr>
      <w:pStyle w:val="FooterEven"/>
      <w:jc w:val="right"/>
    </w:pPr>
    <w:r>
      <w:fldChar w:fldCharType="begin"/>
    </w:r>
    <w:r>
      <w:instrText xml:space="preserve"> PAGE   \* MERGEFORMAT </w:instrText>
    </w:r>
    <w:r>
      <w:fldChar w:fldCharType="separate"/>
    </w:r>
    <w:r w:rsidR="00773810" w:rsidRPr="00773810">
      <w:rPr>
        <w:noProof/>
        <w:sz w:val="24"/>
        <w:szCs w:val="24"/>
      </w:rPr>
      <w:t>20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0B2B23" w:rsidRDefault="000B2B23"/>
  <w:p w14:paraId="3F9B4C0F" w14:textId="3998D0BC" w:rsidR="000B2B23" w:rsidRDefault="000B2B23" w:rsidP="005F7DDC">
    <w:pPr>
      <w:pStyle w:val="FooterOdd"/>
    </w:pPr>
    <w:r>
      <w:fldChar w:fldCharType="begin"/>
    </w:r>
    <w:r>
      <w:instrText xml:space="preserve"> PAGE   \* MERGEFORMAT </w:instrText>
    </w:r>
    <w:r>
      <w:fldChar w:fldCharType="separate"/>
    </w:r>
    <w:r w:rsidR="00773810" w:rsidRPr="00773810">
      <w:rPr>
        <w:noProof/>
        <w:sz w:val="24"/>
        <w:szCs w:val="24"/>
      </w:rPr>
      <w:t>17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62726ED1" w:rsidR="000B2B23" w:rsidRDefault="000B2B23" w:rsidP="005F7DDC">
    <w:pPr>
      <w:pStyle w:val="FooterEven"/>
      <w:jc w:val="right"/>
    </w:pPr>
    <w:r>
      <w:fldChar w:fldCharType="begin"/>
    </w:r>
    <w:r>
      <w:instrText xml:space="preserve"> PAGE   \* MERGEFORMAT </w:instrText>
    </w:r>
    <w:r>
      <w:fldChar w:fldCharType="separate"/>
    </w:r>
    <w:r w:rsidR="00773810" w:rsidRPr="00773810">
      <w:rPr>
        <w:noProof/>
        <w:sz w:val="24"/>
        <w:szCs w:val="24"/>
      </w:rPr>
      <w:t>19</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00A99" w14:textId="77777777" w:rsidR="00560ACE" w:rsidRDefault="00560ACE">
      <w:r>
        <w:separator/>
      </w:r>
    </w:p>
  </w:footnote>
  <w:footnote w:type="continuationSeparator" w:id="0">
    <w:p w14:paraId="7F3B75A0" w14:textId="77777777" w:rsidR="00560ACE" w:rsidRDefault="00560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0B2B23" w:rsidRDefault="000B2B23">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0B2B23" w:rsidRDefault="000B2B23"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0B2B23" w:rsidRDefault="000B2B23"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026C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DRAFT_CopperZincFieldReport_2019_2020_v2.docx"/>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32AC"/>
    <w:rsid w:val="000778A9"/>
    <w:rsid w:val="00077B8D"/>
    <w:rsid w:val="000802CE"/>
    <w:rsid w:val="00083DED"/>
    <w:rsid w:val="0008493C"/>
    <w:rsid w:val="00084FE1"/>
    <w:rsid w:val="00086350"/>
    <w:rsid w:val="000879E9"/>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6FE9"/>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245"/>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7255"/>
    <w:rsid w:val="002604F9"/>
    <w:rsid w:val="00261E5F"/>
    <w:rsid w:val="0026450A"/>
    <w:rsid w:val="00266D30"/>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6A"/>
    <w:rsid w:val="00343BBF"/>
    <w:rsid w:val="003465A9"/>
    <w:rsid w:val="00346910"/>
    <w:rsid w:val="00346DF2"/>
    <w:rsid w:val="00347BF6"/>
    <w:rsid w:val="00347E71"/>
    <w:rsid w:val="00347F98"/>
    <w:rsid w:val="00351BE0"/>
    <w:rsid w:val="00352528"/>
    <w:rsid w:val="00353A40"/>
    <w:rsid w:val="003578B3"/>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D69"/>
    <w:rsid w:val="00455E31"/>
    <w:rsid w:val="004578C1"/>
    <w:rsid w:val="00461A33"/>
    <w:rsid w:val="00461B14"/>
    <w:rsid w:val="00465235"/>
    <w:rsid w:val="0046607C"/>
    <w:rsid w:val="00467BA8"/>
    <w:rsid w:val="00467FB3"/>
    <w:rsid w:val="004701F9"/>
    <w:rsid w:val="00471103"/>
    <w:rsid w:val="004723FE"/>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3C48"/>
    <w:rsid w:val="004C4721"/>
    <w:rsid w:val="004C51CF"/>
    <w:rsid w:val="004C5D17"/>
    <w:rsid w:val="004C6F04"/>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0ACE"/>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1F0B"/>
    <w:rsid w:val="006428B4"/>
    <w:rsid w:val="00643302"/>
    <w:rsid w:val="006434E8"/>
    <w:rsid w:val="00644940"/>
    <w:rsid w:val="00645BD2"/>
    <w:rsid w:val="00646B88"/>
    <w:rsid w:val="00653986"/>
    <w:rsid w:val="006575FC"/>
    <w:rsid w:val="00662139"/>
    <w:rsid w:val="00662427"/>
    <w:rsid w:val="0066467A"/>
    <w:rsid w:val="00665E1E"/>
    <w:rsid w:val="00666804"/>
    <w:rsid w:val="00670306"/>
    <w:rsid w:val="00670ECE"/>
    <w:rsid w:val="0067159D"/>
    <w:rsid w:val="00672098"/>
    <w:rsid w:val="0067399F"/>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B04"/>
    <w:rsid w:val="00732355"/>
    <w:rsid w:val="0073260F"/>
    <w:rsid w:val="0073474F"/>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7813"/>
    <w:rsid w:val="008C01D6"/>
    <w:rsid w:val="008C0977"/>
    <w:rsid w:val="008C2E42"/>
    <w:rsid w:val="008C3747"/>
    <w:rsid w:val="008C4AD1"/>
    <w:rsid w:val="008C55C2"/>
    <w:rsid w:val="008C5F11"/>
    <w:rsid w:val="008C7C2F"/>
    <w:rsid w:val="008D1473"/>
    <w:rsid w:val="008D575E"/>
    <w:rsid w:val="008E0690"/>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56DD"/>
    <w:rsid w:val="00A76888"/>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3035"/>
    <w:rsid w:val="00AB3068"/>
    <w:rsid w:val="00AB33D0"/>
    <w:rsid w:val="00AB3697"/>
    <w:rsid w:val="00AB44FB"/>
    <w:rsid w:val="00AB56AA"/>
    <w:rsid w:val="00AB59EF"/>
    <w:rsid w:val="00AC2FA4"/>
    <w:rsid w:val="00AC4CEC"/>
    <w:rsid w:val="00AC777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8A2"/>
    <w:rsid w:val="00B04518"/>
    <w:rsid w:val="00B059DD"/>
    <w:rsid w:val="00B05EE2"/>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93A73"/>
    <w:rsid w:val="00B940CB"/>
    <w:rsid w:val="00B94C5A"/>
    <w:rsid w:val="00B965F8"/>
    <w:rsid w:val="00B97330"/>
    <w:rsid w:val="00B97DEA"/>
    <w:rsid w:val="00BA487E"/>
    <w:rsid w:val="00BB0048"/>
    <w:rsid w:val="00BB045B"/>
    <w:rsid w:val="00BB1C48"/>
    <w:rsid w:val="00BB3EEA"/>
    <w:rsid w:val="00BB5787"/>
    <w:rsid w:val="00BC1F4D"/>
    <w:rsid w:val="00BC2F47"/>
    <w:rsid w:val="00BC50DD"/>
    <w:rsid w:val="00BC5C8D"/>
    <w:rsid w:val="00BC6BCB"/>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1CD5"/>
    <w:rsid w:val="00BF2680"/>
    <w:rsid w:val="00BF4127"/>
    <w:rsid w:val="00BF5602"/>
    <w:rsid w:val="00BF6E75"/>
    <w:rsid w:val="00C03CEA"/>
    <w:rsid w:val="00C04205"/>
    <w:rsid w:val="00C055FD"/>
    <w:rsid w:val="00C0627B"/>
    <w:rsid w:val="00C07F73"/>
    <w:rsid w:val="00C10B66"/>
    <w:rsid w:val="00C144DE"/>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2AD2"/>
    <w:rsid w:val="00D942C9"/>
    <w:rsid w:val="00D950C7"/>
    <w:rsid w:val="00D95DD3"/>
    <w:rsid w:val="00D976E5"/>
    <w:rsid w:val="00DA6E3B"/>
    <w:rsid w:val="00DA7366"/>
    <w:rsid w:val="00DB281F"/>
    <w:rsid w:val="00DB3D02"/>
    <w:rsid w:val="00DB481B"/>
    <w:rsid w:val="00DB51E5"/>
    <w:rsid w:val="00DB58B7"/>
    <w:rsid w:val="00DB6047"/>
    <w:rsid w:val="00DC127E"/>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5F9F"/>
    <w:rsid w:val="00E8677D"/>
    <w:rsid w:val="00E87FC3"/>
    <w:rsid w:val="00E93470"/>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6043"/>
    <w:rsid w:val="00F86196"/>
    <w:rsid w:val="00F90086"/>
    <w:rsid w:val="00F915C5"/>
    <w:rsid w:val="00F922B6"/>
    <w:rsid w:val="00F92FA5"/>
    <w:rsid w:val="00F93F46"/>
    <w:rsid w:val="00F95215"/>
    <w:rsid w:val="00F95BA2"/>
    <w:rsid w:val="00F96220"/>
    <w:rsid w:val="00F96D31"/>
    <w:rsid w:val="00FA0855"/>
    <w:rsid w:val="00FA10BD"/>
    <w:rsid w:val="00FA1781"/>
    <w:rsid w:val="00FA2AD9"/>
    <w:rsid w:val="00FA4364"/>
    <w:rsid w:val="00FA5D74"/>
    <w:rsid w:val="00FA60F6"/>
    <w:rsid w:val="00FA66A8"/>
    <w:rsid w:val="00FA7176"/>
    <w:rsid w:val="00FB2CDE"/>
    <w:rsid w:val="00FB3473"/>
    <w:rsid w:val="00FB4284"/>
    <w:rsid w:val="00FB4DBB"/>
    <w:rsid w:val="00FC0FCE"/>
    <w:rsid w:val="00FC199C"/>
    <w:rsid w:val="00FC1A52"/>
    <w:rsid w:val="00FC2849"/>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c.alaska.gov/media/21000/kenai-river-beach-2019-final-reportadec.pdf" TargetMode="External"/><Relationship Id="rId2" Type="http://schemas.openxmlformats.org/officeDocument/2006/relationships/hyperlink" Target="https://dec.alaska.gov/water/water-quality/standards/" TargetMode="External"/><Relationship Id="rId1" Type="http://schemas.openxmlformats.org/officeDocument/2006/relationships/hyperlink" Target="https://dec.alaska.gov/water/water-quality/report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ec.alaska.gov/media/16761/kenai-river-zinc-and-copper-pollution-study.pdf" TargetMode="External"/><Relationship Id="rId39" Type="http://schemas.openxmlformats.org/officeDocument/2006/relationships/theme" Target="theme/theme1.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catalog.epscor.alaska.edu/dataset" TargetMode="External"/><Relationship Id="rId33" Type="http://schemas.openxmlformats.org/officeDocument/2006/relationships/image" Target="media/image8.png"/><Relationship Id="rId38"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1C1F65"/>
    <w:rsid w:val="002D31AB"/>
    <w:rsid w:val="00327824"/>
    <w:rsid w:val="00341803"/>
    <w:rsid w:val="003962F7"/>
    <w:rsid w:val="003A7C0E"/>
    <w:rsid w:val="003B5377"/>
    <w:rsid w:val="003D060E"/>
    <w:rsid w:val="003D233F"/>
    <w:rsid w:val="003F0EBD"/>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9B3F04B1-471F-46A9-8290-F3177E86E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12277</TotalTime>
  <Pages>31</Pages>
  <Words>9179</Words>
  <Characters>52324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58</cp:revision>
  <cp:lastPrinted>2019-11-29T23:21:00Z</cp:lastPrinted>
  <dcterms:created xsi:type="dcterms:W3CDTF">2021-01-04T18:25:00Z</dcterms:created>
  <dcterms:modified xsi:type="dcterms:W3CDTF">2021-02-19T20:06:00Z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
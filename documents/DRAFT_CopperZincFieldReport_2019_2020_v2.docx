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5F1216"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DB91029" w:rsidR="00A906E9" w:rsidRDefault="005F1216"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1-04-29T00:00:00Z">
                      <w:dateFormat w:val="M/d/yyyy"/>
                      <w:lid w:val="en-US"/>
                      <w:storeMappedDataAs w:val="dateTime"/>
                      <w:calendar w:val="gregorian"/>
                    </w:date>
                  </w:sdtPr>
                  <w:sdtContent>
                    <w:r>
                      <w:rPr>
                        <w:rFonts w:ascii="Times New Roman" w:hAnsi="Times New Roman"/>
                        <w:color w:val="FFFFFF" w:themeColor="background1"/>
                        <w:sz w:val="32"/>
                        <w:szCs w:val="32"/>
                      </w:rPr>
                      <w:t>4/29</w:t>
                    </w:r>
                    <w:r w:rsidR="00454C72">
                      <w:rPr>
                        <w:rFonts w:ascii="Times New Roman" w:hAnsi="Times New Roman"/>
                        <w:color w:val="FFFFFF" w:themeColor="background1"/>
                        <w:sz w:val="32"/>
                        <w:szCs w:val="32"/>
                      </w:rPr>
                      <w:t>/2021</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5F1216"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6CFF22DF" w14:textId="1C9AAF80" w:rsidR="00430E3E" w:rsidRPr="00454C72" w:rsidRDefault="00514749">
          <w:pPr>
            <w:pStyle w:val="TOC1"/>
            <w:rPr>
              <w:rFonts w:eastAsiaTheme="minorEastAsia" w:cstheme="minorBidi"/>
              <w:b w:val="0"/>
              <w:caps w:val="0"/>
              <w:color w:val="auto"/>
              <w:kern w:val="0"/>
              <w:sz w:val="24"/>
              <w:szCs w:val="24"/>
              <w:lang w:eastAsia="en-US"/>
            </w:rPr>
          </w:pPr>
          <w:r>
            <w:fldChar w:fldCharType="begin"/>
          </w:r>
          <w:r w:rsidR="00CF3F57">
            <w:instrText xml:space="preserve"> TOC \o "1-3" \h \z \u </w:instrText>
          </w:r>
          <w:r>
            <w:fldChar w:fldCharType="separate"/>
          </w:r>
          <w:hyperlink w:anchor="_Toc64271413" w:history="1">
            <w:r w:rsidR="00430E3E" w:rsidRPr="00454C72">
              <w:rPr>
                <w:rStyle w:val="Hyperlink"/>
                <w:sz w:val="24"/>
                <w:szCs w:val="24"/>
              </w:rPr>
              <w:t>list of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12E9C0F2" w14:textId="7879BB24" w:rsidR="00430E3E" w:rsidRPr="00454C72" w:rsidRDefault="005F1216">
          <w:pPr>
            <w:pStyle w:val="TOC1"/>
            <w:rPr>
              <w:rFonts w:eastAsiaTheme="minorEastAsia" w:cstheme="minorBidi"/>
              <w:b w:val="0"/>
              <w:caps w:val="0"/>
              <w:color w:val="auto"/>
              <w:kern w:val="0"/>
              <w:sz w:val="24"/>
              <w:szCs w:val="24"/>
              <w:lang w:eastAsia="en-US"/>
            </w:rPr>
          </w:pPr>
          <w:hyperlink w:anchor="_Toc64271414" w:history="1">
            <w:r w:rsidR="00430E3E" w:rsidRPr="00454C72">
              <w:rPr>
                <w:rStyle w:val="Hyperlink"/>
                <w:sz w:val="24"/>
                <w:szCs w:val="24"/>
              </w:rPr>
              <w:t>list of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2C9BC82D" w14:textId="49EE5BC3" w:rsidR="00430E3E" w:rsidRPr="00454C72" w:rsidRDefault="005F1216">
          <w:pPr>
            <w:pStyle w:val="TOC1"/>
            <w:rPr>
              <w:rFonts w:eastAsiaTheme="minorEastAsia" w:cstheme="minorBidi"/>
              <w:b w:val="0"/>
              <w:caps w:val="0"/>
              <w:color w:val="auto"/>
              <w:kern w:val="0"/>
              <w:sz w:val="24"/>
              <w:szCs w:val="24"/>
              <w:lang w:eastAsia="en-US"/>
            </w:rPr>
          </w:pPr>
          <w:hyperlink w:anchor="_Toc64271415" w:history="1">
            <w:r w:rsidR="00430E3E" w:rsidRPr="00454C72">
              <w:rPr>
                <w:rStyle w:val="Hyperlink"/>
                <w:sz w:val="24"/>
                <w:szCs w:val="24"/>
              </w:rPr>
              <w:t>Purpose</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4</w:t>
            </w:r>
            <w:r w:rsidR="00430E3E" w:rsidRPr="00454C72">
              <w:rPr>
                <w:webHidden/>
                <w:sz w:val="24"/>
                <w:szCs w:val="24"/>
              </w:rPr>
              <w:fldChar w:fldCharType="end"/>
            </w:r>
          </w:hyperlink>
        </w:p>
        <w:p w14:paraId="6F5B2C07" w14:textId="50476E0A" w:rsidR="00430E3E" w:rsidRPr="00454C72" w:rsidRDefault="005F1216">
          <w:pPr>
            <w:pStyle w:val="TOC2"/>
            <w:rPr>
              <w:rFonts w:eastAsiaTheme="minorEastAsia" w:cstheme="minorBidi"/>
              <w:kern w:val="0"/>
              <w:sz w:val="24"/>
              <w:szCs w:val="24"/>
              <w:lang w:eastAsia="en-US"/>
            </w:rPr>
          </w:pPr>
          <w:hyperlink w:anchor="_Toc64271416" w:history="1">
            <w:r w:rsidR="00430E3E" w:rsidRPr="00454C72">
              <w:rPr>
                <w:rStyle w:val="Hyperlink"/>
                <w:bCs/>
                <w:sz w:val="24"/>
                <w:szCs w:val="24"/>
              </w:rPr>
              <w:t>Acronyms &amp; Abbreviations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5</w:t>
            </w:r>
            <w:r w:rsidR="00430E3E" w:rsidRPr="00454C72">
              <w:rPr>
                <w:webHidden/>
                <w:sz w:val="24"/>
                <w:szCs w:val="24"/>
              </w:rPr>
              <w:fldChar w:fldCharType="end"/>
            </w:r>
          </w:hyperlink>
        </w:p>
        <w:p w14:paraId="17B505E7" w14:textId="5CA8BFE4" w:rsidR="00430E3E" w:rsidRPr="00454C72" w:rsidRDefault="005F1216">
          <w:pPr>
            <w:pStyle w:val="TOC1"/>
            <w:rPr>
              <w:rFonts w:eastAsiaTheme="minorEastAsia" w:cstheme="minorBidi"/>
              <w:b w:val="0"/>
              <w:caps w:val="0"/>
              <w:color w:val="auto"/>
              <w:kern w:val="0"/>
              <w:sz w:val="24"/>
              <w:szCs w:val="24"/>
              <w:lang w:eastAsia="en-US"/>
            </w:rPr>
          </w:pPr>
          <w:hyperlink w:anchor="_Toc64271417" w:history="1">
            <w:r w:rsidR="00430E3E" w:rsidRPr="00454C72">
              <w:rPr>
                <w:rStyle w:val="Hyperlink"/>
                <w:bCs/>
                <w:sz w:val="24"/>
                <w:szCs w:val="24"/>
              </w:rPr>
              <w:t>Introduction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6</w:t>
            </w:r>
            <w:r w:rsidR="00430E3E" w:rsidRPr="00454C72">
              <w:rPr>
                <w:webHidden/>
                <w:sz w:val="24"/>
                <w:szCs w:val="24"/>
              </w:rPr>
              <w:fldChar w:fldCharType="end"/>
            </w:r>
          </w:hyperlink>
        </w:p>
        <w:p w14:paraId="16B01E0D" w14:textId="3DE7F7E1" w:rsidR="00430E3E" w:rsidRPr="00454C72" w:rsidRDefault="005F1216">
          <w:pPr>
            <w:pStyle w:val="TOC1"/>
            <w:rPr>
              <w:rFonts w:eastAsiaTheme="minorEastAsia" w:cstheme="minorBidi"/>
              <w:b w:val="0"/>
              <w:caps w:val="0"/>
              <w:color w:val="auto"/>
              <w:kern w:val="0"/>
              <w:sz w:val="24"/>
              <w:szCs w:val="24"/>
              <w:lang w:eastAsia="en-US"/>
            </w:rPr>
          </w:pPr>
          <w:hyperlink w:anchor="_Toc64271418" w:history="1">
            <w:r w:rsidR="00430E3E" w:rsidRPr="00454C72">
              <w:rPr>
                <w:rStyle w:val="Hyperlink"/>
                <w:bCs/>
                <w:sz w:val="24"/>
                <w:szCs w:val="24"/>
              </w:rPr>
              <w:t>Methods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7D7D95DC" w14:textId="3F36425E" w:rsidR="00430E3E" w:rsidRPr="00454C72" w:rsidRDefault="005F1216">
          <w:pPr>
            <w:pStyle w:val="TOC2"/>
            <w:rPr>
              <w:rFonts w:eastAsiaTheme="minorEastAsia" w:cstheme="minorBidi"/>
              <w:kern w:val="0"/>
              <w:sz w:val="24"/>
              <w:szCs w:val="24"/>
              <w:lang w:eastAsia="en-US"/>
            </w:rPr>
          </w:pPr>
          <w:hyperlink w:anchor="_Toc64271419"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55EB2184" w14:textId="3BFD3A6B" w:rsidR="00430E3E" w:rsidRPr="00454C72" w:rsidRDefault="005F1216">
          <w:pPr>
            <w:pStyle w:val="TOC3"/>
            <w:rPr>
              <w:rFonts w:eastAsiaTheme="minorEastAsia" w:cstheme="minorBidi"/>
              <w:kern w:val="0"/>
              <w:sz w:val="24"/>
              <w:szCs w:val="24"/>
              <w:lang w:eastAsia="en-US"/>
            </w:rPr>
          </w:pPr>
          <w:hyperlink w:anchor="_Toc64271420" w:history="1">
            <w:r w:rsidR="00430E3E" w:rsidRPr="00454C72">
              <w:rPr>
                <w:rStyle w:val="Hyperlink"/>
                <w:sz w:val="24"/>
                <w:szCs w:val="24"/>
              </w:rPr>
              <w:t>Kenai River Baseline Water Quality Monitoring (KRBWQM)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3871A3E3" w14:textId="2D6A2C8D" w:rsidR="00430E3E" w:rsidRPr="00454C72" w:rsidRDefault="005F1216">
          <w:pPr>
            <w:pStyle w:val="TOC3"/>
            <w:rPr>
              <w:rFonts w:eastAsiaTheme="minorEastAsia" w:cstheme="minorBidi"/>
              <w:kern w:val="0"/>
              <w:sz w:val="24"/>
              <w:szCs w:val="24"/>
              <w:lang w:eastAsia="en-US"/>
            </w:rPr>
          </w:pPr>
          <w:hyperlink w:anchor="_Toc64271421" w:history="1">
            <w:r w:rsidR="00430E3E" w:rsidRPr="00454C72">
              <w:rPr>
                <w:rStyle w:val="Hyperlink"/>
                <w:sz w:val="24"/>
                <w:szCs w:val="24"/>
              </w:rPr>
              <w:t>Copper and zinc-specific sampling events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A91A9F" w14:textId="64623D6C" w:rsidR="00430E3E" w:rsidRPr="00454C72" w:rsidRDefault="005F1216">
          <w:pPr>
            <w:pStyle w:val="TOC3"/>
            <w:rPr>
              <w:rFonts w:eastAsiaTheme="minorEastAsia" w:cstheme="minorBidi"/>
              <w:kern w:val="0"/>
              <w:sz w:val="24"/>
              <w:szCs w:val="24"/>
              <w:lang w:eastAsia="en-US"/>
            </w:rPr>
          </w:pPr>
          <w:hyperlink w:anchor="_Toc64271422" w:history="1">
            <w:r w:rsidR="00430E3E" w:rsidRPr="00454C72">
              <w:rPr>
                <w:rStyle w:val="Hyperlink"/>
                <w:sz w:val="24"/>
                <w:szCs w:val="24"/>
              </w:rPr>
              <w:t>Sample Accuracy and Precision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446F39D3" w14:textId="6F4DD535" w:rsidR="00430E3E" w:rsidRPr="00454C72" w:rsidRDefault="005F1216">
          <w:pPr>
            <w:pStyle w:val="TOC3"/>
            <w:rPr>
              <w:rFonts w:eastAsiaTheme="minorEastAsia" w:cstheme="minorBidi"/>
              <w:kern w:val="0"/>
              <w:sz w:val="24"/>
              <w:szCs w:val="24"/>
              <w:lang w:eastAsia="en-US"/>
            </w:rPr>
          </w:pPr>
          <w:hyperlink w:anchor="_Toc64271423" w:history="1">
            <w:r w:rsidR="00430E3E" w:rsidRPr="00454C72">
              <w:rPr>
                <w:rStyle w:val="Hyperlink"/>
                <w:sz w:val="24"/>
                <w:szCs w:val="24"/>
              </w:rPr>
              <w:t>2019 Hardness values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0A3B6D" w14:textId="408AB05C" w:rsidR="00430E3E" w:rsidRPr="00454C72" w:rsidRDefault="005F1216">
          <w:pPr>
            <w:pStyle w:val="TOC2"/>
            <w:rPr>
              <w:rFonts w:eastAsiaTheme="minorEastAsia" w:cstheme="minorBidi"/>
              <w:kern w:val="0"/>
              <w:sz w:val="24"/>
              <w:szCs w:val="24"/>
              <w:lang w:eastAsia="en-US"/>
            </w:rPr>
          </w:pPr>
          <w:hyperlink w:anchor="_Toc64271424"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596B463" w14:textId="16FF45C7" w:rsidR="00430E3E" w:rsidRPr="00454C72" w:rsidRDefault="005F1216">
          <w:pPr>
            <w:pStyle w:val="TOC3"/>
            <w:rPr>
              <w:rFonts w:eastAsiaTheme="minorEastAsia" w:cstheme="minorBidi"/>
              <w:kern w:val="0"/>
              <w:sz w:val="24"/>
              <w:szCs w:val="24"/>
              <w:lang w:eastAsia="en-US"/>
            </w:rPr>
          </w:pPr>
          <w:hyperlink w:anchor="_Toc64271425"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31933A78" w14:textId="5D9436DC" w:rsidR="00430E3E" w:rsidRPr="00454C72" w:rsidRDefault="005F1216">
          <w:pPr>
            <w:pStyle w:val="TOC3"/>
            <w:rPr>
              <w:rFonts w:eastAsiaTheme="minorEastAsia" w:cstheme="minorBidi"/>
              <w:kern w:val="0"/>
              <w:sz w:val="24"/>
              <w:szCs w:val="24"/>
              <w:lang w:eastAsia="en-US"/>
            </w:rPr>
          </w:pPr>
          <w:hyperlink w:anchor="_Toc64271426"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836D4D9" w14:textId="42C2482E" w:rsidR="00430E3E" w:rsidRPr="00454C72" w:rsidRDefault="005F1216">
          <w:pPr>
            <w:pStyle w:val="TOC1"/>
            <w:rPr>
              <w:rFonts w:eastAsiaTheme="minorEastAsia" w:cstheme="minorBidi"/>
              <w:b w:val="0"/>
              <w:caps w:val="0"/>
              <w:color w:val="auto"/>
              <w:kern w:val="0"/>
              <w:sz w:val="24"/>
              <w:szCs w:val="24"/>
              <w:lang w:eastAsia="en-US"/>
            </w:rPr>
          </w:pPr>
          <w:hyperlink w:anchor="_Toc64271427" w:history="1">
            <w:r w:rsidR="00430E3E" w:rsidRPr="00454C72">
              <w:rPr>
                <w:rStyle w:val="Hyperlink"/>
                <w:sz w:val="24"/>
                <w:szCs w:val="24"/>
              </w:rPr>
              <w:t>RESULTS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6A907F11" w14:textId="17917374" w:rsidR="00430E3E" w:rsidRPr="00454C72" w:rsidRDefault="005F1216">
          <w:pPr>
            <w:pStyle w:val="TOC2"/>
            <w:rPr>
              <w:rFonts w:eastAsiaTheme="minorEastAsia" w:cstheme="minorBidi"/>
              <w:kern w:val="0"/>
              <w:sz w:val="24"/>
              <w:szCs w:val="24"/>
              <w:lang w:eastAsia="en-US"/>
            </w:rPr>
          </w:pPr>
          <w:hyperlink w:anchor="_Toc64271428"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4467A14B" w14:textId="37EB22D4" w:rsidR="00430E3E" w:rsidRPr="00454C72" w:rsidRDefault="005F1216">
          <w:pPr>
            <w:pStyle w:val="TOC3"/>
            <w:rPr>
              <w:rFonts w:eastAsiaTheme="minorEastAsia" w:cstheme="minorBidi"/>
              <w:kern w:val="0"/>
              <w:sz w:val="24"/>
              <w:szCs w:val="24"/>
              <w:lang w:eastAsia="en-US"/>
            </w:rPr>
          </w:pPr>
          <w:hyperlink w:anchor="_Toc64271429"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56A38639" w14:textId="4962E248" w:rsidR="00430E3E" w:rsidRPr="00454C72" w:rsidRDefault="005F1216">
          <w:pPr>
            <w:pStyle w:val="TOC3"/>
            <w:rPr>
              <w:rFonts w:eastAsiaTheme="minorEastAsia" w:cstheme="minorBidi"/>
              <w:kern w:val="0"/>
              <w:sz w:val="24"/>
              <w:szCs w:val="24"/>
              <w:lang w:eastAsia="en-US"/>
            </w:rPr>
          </w:pPr>
          <w:hyperlink w:anchor="_Toc64271430"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611997" w14:textId="6BA687FC" w:rsidR="00430E3E" w:rsidRPr="00454C72" w:rsidRDefault="005F1216">
          <w:pPr>
            <w:pStyle w:val="TOC3"/>
            <w:rPr>
              <w:rFonts w:eastAsiaTheme="minorEastAsia" w:cstheme="minorBidi"/>
              <w:kern w:val="0"/>
              <w:sz w:val="24"/>
              <w:szCs w:val="24"/>
              <w:lang w:eastAsia="en-US"/>
            </w:rPr>
          </w:pPr>
          <w:hyperlink w:anchor="_Toc64271431"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1F8A60" w14:textId="43C6EDEA" w:rsidR="00430E3E" w:rsidRPr="00454C72" w:rsidRDefault="005F1216">
          <w:pPr>
            <w:pStyle w:val="TOC2"/>
            <w:rPr>
              <w:rFonts w:eastAsiaTheme="minorEastAsia" w:cstheme="minorBidi"/>
              <w:kern w:val="0"/>
              <w:sz w:val="24"/>
              <w:szCs w:val="24"/>
              <w:lang w:eastAsia="en-US"/>
            </w:rPr>
          </w:pPr>
          <w:hyperlink w:anchor="_Toc64271432"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070C5A86" w14:textId="066F32CA" w:rsidR="00430E3E" w:rsidRPr="00454C72" w:rsidRDefault="005F1216">
          <w:pPr>
            <w:pStyle w:val="TOC3"/>
            <w:rPr>
              <w:rFonts w:eastAsiaTheme="minorEastAsia" w:cstheme="minorBidi"/>
              <w:kern w:val="0"/>
              <w:sz w:val="24"/>
              <w:szCs w:val="24"/>
              <w:lang w:eastAsia="en-US"/>
            </w:rPr>
          </w:pPr>
          <w:hyperlink w:anchor="_Toc64271433" w:history="1">
            <w:r w:rsidR="00430E3E" w:rsidRPr="00454C72">
              <w:rPr>
                <w:rStyle w:val="Hyperlink"/>
                <w:sz w:val="24"/>
                <w:szCs w:val="24"/>
              </w:rPr>
              <w:t>Potential sources on the Kenai River mainstem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7FF96B64" w14:textId="6545BA78" w:rsidR="00430E3E" w:rsidRPr="00454C72" w:rsidRDefault="005F1216">
          <w:pPr>
            <w:pStyle w:val="TOC3"/>
            <w:rPr>
              <w:rFonts w:eastAsiaTheme="minorEastAsia" w:cstheme="minorBidi"/>
              <w:kern w:val="0"/>
              <w:sz w:val="24"/>
              <w:szCs w:val="24"/>
              <w:lang w:eastAsia="en-US"/>
            </w:rPr>
          </w:pPr>
          <w:hyperlink w:anchor="_Toc64271434"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1E99DBAF" w14:textId="628640C3" w:rsidR="00430E3E" w:rsidRPr="00454C72" w:rsidRDefault="005F1216">
          <w:pPr>
            <w:pStyle w:val="TOC1"/>
            <w:rPr>
              <w:rFonts w:eastAsiaTheme="minorEastAsia" w:cstheme="minorBidi"/>
              <w:b w:val="0"/>
              <w:caps w:val="0"/>
              <w:color w:val="auto"/>
              <w:kern w:val="0"/>
              <w:sz w:val="24"/>
              <w:szCs w:val="24"/>
              <w:lang w:eastAsia="en-US"/>
            </w:rPr>
          </w:pPr>
          <w:hyperlink w:anchor="_Toc64271435" w:history="1">
            <w:r w:rsidR="00430E3E" w:rsidRPr="00454C72">
              <w:rPr>
                <w:rStyle w:val="Hyperlink"/>
                <w:sz w:val="24"/>
                <w:szCs w:val="24"/>
              </w:rPr>
              <w:t>DISCUSSION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F8D81E6" w14:textId="465A8D00" w:rsidR="00430E3E" w:rsidRPr="00454C72" w:rsidRDefault="005F1216">
          <w:pPr>
            <w:pStyle w:val="TOC2"/>
            <w:rPr>
              <w:rFonts w:eastAsiaTheme="minorEastAsia" w:cstheme="minorBidi"/>
              <w:kern w:val="0"/>
              <w:sz w:val="24"/>
              <w:szCs w:val="24"/>
              <w:lang w:eastAsia="en-US"/>
            </w:rPr>
          </w:pPr>
          <w:hyperlink w:anchor="_Toc64271436"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42BD064F" w14:textId="183354E2" w:rsidR="00430E3E" w:rsidRPr="00454C72" w:rsidRDefault="005F1216">
          <w:pPr>
            <w:pStyle w:val="TOC3"/>
            <w:rPr>
              <w:rFonts w:eastAsiaTheme="minorEastAsia" w:cstheme="minorBidi"/>
              <w:kern w:val="0"/>
              <w:sz w:val="24"/>
              <w:szCs w:val="24"/>
              <w:lang w:eastAsia="en-US"/>
            </w:rPr>
          </w:pPr>
          <w:hyperlink w:anchor="_Toc64271437"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68A7CF8D" w14:textId="55D2569B" w:rsidR="00430E3E" w:rsidRPr="00454C72" w:rsidRDefault="005F1216">
          <w:pPr>
            <w:pStyle w:val="TOC3"/>
            <w:rPr>
              <w:rFonts w:eastAsiaTheme="minorEastAsia" w:cstheme="minorBidi"/>
              <w:kern w:val="0"/>
              <w:sz w:val="24"/>
              <w:szCs w:val="24"/>
              <w:lang w:eastAsia="en-US"/>
            </w:rPr>
          </w:pPr>
          <w:hyperlink w:anchor="_Toc64271438"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8D23FAC" w14:textId="245832E6" w:rsidR="00430E3E" w:rsidRPr="00454C72" w:rsidRDefault="005F1216">
          <w:pPr>
            <w:pStyle w:val="TOC3"/>
            <w:rPr>
              <w:rFonts w:eastAsiaTheme="minorEastAsia" w:cstheme="minorBidi"/>
              <w:kern w:val="0"/>
              <w:sz w:val="24"/>
              <w:szCs w:val="24"/>
              <w:lang w:eastAsia="en-US"/>
            </w:rPr>
          </w:pPr>
          <w:hyperlink w:anchor="_Toc64271439"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04E16F19" w14:textId="147EE6C2" w:rsidR="00430E3E" w:rsidRPr="00454C72" w:rsidRDefault="005F1216">
          <w:pPr>
            <w:pStyle w:val="TOC3"/>
            <w:rPr>
              <w:rFonts w:eastAsiaTheme="minorEastAsia" w:cstheme="minorBidi"/>
              <w:kern w:val="0"/>
              <w:sz w:val="24"/>
              <w:szCs w:val="24"/>
              <w:lang w:eastAsia="en-US"/>
            </w:rPr>
          </w:pPr>
          <w:hyperlink w:anchor="_Toc64271440" w:history="1">
            <w:r w:rsidR="00430E3E" w:rsidRPr="00454C72">
              <w:rPr>
                <w:rStyle w:val="Hyperlink"/>
                <w:sz w:val="24"/>
                <w:szCs w:val="24"/>
              </w:rPr>
              <w:t>Potential Drivers of copper and zinc exceedances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576FBBBE" w14:textId="4ECCC495" w:rsidR="00430E3E" w:rsidRPr="00454C72" w:rsidRDefault="005F1216">
          <w:pPr>
            <w:pStyle w:val="TOC3"/>
            <w:rPr>
              <w:rFonts w:eastAsiaTheme="minorEastAsia" w:cstheme="minorBidi"/>
              <w:kern w:val="0"/>
              <w:sz w:val="24"/>
              <w:szCs w:val="24"/>
              <w:lang w:eastAsia="en-US"/>
            </w:rPr>
          </w:pPr>
          <w:hyperlink w:anchor="_Toc64271441"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7482418F" w14:textId="6D5F16AD" w:rsidR="00430E3E" w:rsidRPr="00454C72" w:rsidRDefault="005F1216">
          <w:pPr>
            <w:pStyle w:val="TOC3"/>
            <w:rPr>
              <w:rFonts w:eastAsiaTheme="minorEastAsia" w:cstheme="minorBidi"/>
              <w:kern w:val="0"/>
              <w:sz w:val="24"/>
              <w:szCs w:val="24"/>
              <w:lang w:eastAsia="en-US"/>
            </w:rPr>
          </w:pPr>
          <w:hyperlink w:anchor="_Toc64271442"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441A0D79" w14:textId="7F634592" w:rsidR="00430E3E" w:rsidRPr="00454C72" w:rsidRDefault="005F1216">
          <w:pPr>
            <w:pStyle w:val="TOC3"/>
            <w:rPr>
              <w:rFonts w:eastAsiaTheme="minorEastAsia" w:cstheme="minorBidi"/>
              <w:kern w:val="0"/>
              <w:sz w:val="24"/>
              <w:szCs w:val="24"/>
              <w:lang w:eastAsia="en-US"/>
            </w:rPr>
          </w:pPr>
          <w:hyperlink w:anchor="_Toc64271443"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3683C4FB" w14:textId="3501DB9D" w:rsidR="00430E3E" w:rsidRPr="00454C72" w:rsidRDefault="005F1216">
          <w:pPr>
            <w:pStyle w:val="TOC1"/>
            <w:rPr>
              <w:rFonts w:eastAsiaTheme="minorEastAsia" w:cstheme="minorBidi"/>
              <w:b w:val="0"/>
              <w:caps w:val="0"/>
              <w:color w:val="auto"/>
              <w:kern w:val="0"/>
              <w:sz w:val="24"/>
              <w:szCs w:val="24"/>
              <w:lang w:eastAsia="en-US"/>
            </w:rPr>
          </w:pPr>
          <w:hyperlink w:anchor="_Toc64271444" w:history="1">
            <w:r w:rsidR="00430E3E" w:rsidRPr="00454C72">
              <w:rPr>
                <w:rStyle w:val="Hyperlink"/>
                <w:sz w:val="24"/>
                <w:szCs w:val="24"/>
              </w:rPr>
              <w:t>CONCLUSION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7828ABD8" w14:textId="37FAD290" w:rsidR="00430E3E" w:rsidRPr="00454C72" w:rsidRDefault="005F1216">
          <w:pPr>
            <w:pStyle w:val="TOC3"/>
            <w:rPr>
              <w:rFonts w:eastAsiaTheme="minorEastAsia" w:cstheme="minorBidi"/>
              <w:kern w:val="0"/>
              <w:sz w:val="24"/>
              <w:szCs w:val="24"/>
              <w:lang w:eastAsia="en-US"/>
            </w:rPr>
          </w:pPr>
          <w:hyperlink w:anchor="_Toc64271445" w:history="1">
            <w:r w:rsidR="00430E3E" w:rsidRPr="00454C72">
              <w:rPr>
                <w:rStyle w:val="Hyperlink"/>
                <w:sz w:val="24"/>
                <w:szCs w:val="24"/>
              </w:rPr>
              <w:t>From information to action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4B55756E" w14:textId="1952B45A" w:rsidR="00430E3E" w:rsidRPr="00454C72" w:rsidRDefault="005F1216">
          <w:pPr>
            <w:pStyle w:val="TOC1"/>
            <w:rPr>
              <w:rFonts w:eastAsiaTheme="minorEastAsia" w:cstheme="minorBidi"/>
              <w:b w:val="0"/>
              <w:caps w:val="0"/>
              <w:color w:val="auto"/>
              <w:kern w:val="0"/>
              <w:sz w:val="24"/>
              <w:szCs w:val="24"/>
              <w:lang w:eastAsia="en-US"/>
            </w:rPr>
          </w:pPr>
          <w:hyperlink w:anchor="_Toc64271446" w:history="1">
            <w:r w:rsidR="00430E3E" w:rsidRPr="00454C72">
              <w:rPr>
                <w:rStyle w:val="Hyperlink"/>
                <w:sz w:val="24"/>
                <w:szCs w:val="24"/>
              </w:rPr>
              <w:t>Data availability</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2886CF75" w14:textId="0107E6AE" w:rsidR="00430E3E" w:rsidRPr="00454C72" w:rsidRDefault="005F1216">
          <w:pPr>
            <w:pStyle w:val="TOC1"/>
            <w:rPr>
              <w:rFonts w:eastAsiaTheme="minorEastAsia" w:cstheme="minorBidi"/>
              <w:b w:val="0"/>
              <w:caps w:val="0"/>
              <w:color w:val="auto"/>
              <w:kern w:val="0"/>
              <w:sz w:val="24"/>
              <w:szCs w:val="24"/>
              <w:lang w:eastAsia="en-US"/>
            </w:rPr>
          </w:pPr>
          <w:hyperlink w:anchor="_Toc64271447" w:history="1">
            <w:r w:rsidR="00430E3E" w:rsidRPr="00454C72">
              <w:rPr>
                <w:rStyle w:val="Hyperlink"/>
                <w:sz w:val="24"/>
                <w:szCs w:val="24"/>
              </w:rPr>
              <w:t>References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16</w:t>
            </w:r>
            <w:r w:rsidR="00430E3E" w:rsidRPr="00454C72">
              <w:rPr>
                <w:webHidden/>
                <w:sz w:val="24"/>
                <w:szCs w:val="24"/>
              </w:rPr>
              <w:fldChar w:fldCharType="end"/>
            </w:r>
          </w:hyperlink>
        </w:p>
        <w:p w14:paraId="56D194D1" w14:textId="26FB7D6C" w:rsidR="00430E3E" w:rsidRPr="00454C72" w:rsidRDefault="005F1216">
          <w:pPr>
            <w:pStyle w:val="TOC1"/>
            <w:rPr>
              <w:rFonts w:eastAsiaTheme="minorEastAsia" w:cstheme="minorBidi"/>
              <w:b w:val="0"/>
              <w:caps w:val="0"/>
              <w:color w:val="auto"/>
              <w:kern w:val="0"/>
              <w:sz w:val="24"/>
              <w:szCs w:val="24"/>
              <w:lang w:eastAsia="en-US"/>
            </w:rPr>
          </w:pPr>
          <w:hyperlink w:anchor="_Toc64271448" w:history="1">
            <w:r w:rsidR="00430E3E" w:rsidRPr="00454C72">
              <w:rPr>
                <w:rStyle w:val="Hyperlink"/>
                <w:sz w:val="24"/>
                <w:szCs w:val="24"/>
              </w:rPr>
              <w:t>appendix a: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17</w:t>
            </w:r>
            <w:r w:rsidR="00430E3E" w:rsidRPr="00454C72">
              <w:rPr>
                <w:webHidden/>
                <w:sz w:val="24"/>
                <w:szCs w:val="24"/>
              </w:rPr>
              <w:fldChar w:fldCharType="end"/>
            </w:r>
          </w:hyperlink>
        </w:p>
        <w:p w14:paraId="7964F1AF" w14:textId="77777777" w:rsidR="00454C72" w:rsidRDefault="00454C72">
          <w:pPr>
            <w:pStyle w:val="TOC1"/>
            <w:rPr>
              <w:sz w:val="24"/>
              <w:szCs w:val="24"/>
            </w:rPr>
          </w:pPr>
        </w:p>
        <w:p w14:paraId="4147038C" w14:textId="6589FABC" w:rsidR="00430E3E" w:rsidRDefault="005F1216">
          <w:pPr>
            <w:pStyle w:val="TOC1"/>
            <w:rPr>
              <w:rFonts w:eastAsiaTheme="minorEastAsia" w:cstheme="minorBidi"/>
              <w:b w:val="0"/>
              <w:caps w:val="0"/>
              <w:color w:val="auto"/>
              <w:kern w:val="0"/>
              <w:sz w:val="22"/>
              <w:szCs w:val="22"/>
              <w:lang w:eastAsia="en-US"/>
            </w:rPr>
          </w:pPr>
          <w:hyperlink w:anchor="_Toc64271449" w:history="1">
            <w:r w:rsidR="00430E3E" w:rsidRPr="00454C72">
              <w:rPr>
                <w:rStyle w:val="Hyperlink"/>
                <w:sz w:val="24"/>
                <w:szCs w:val="24"/>
              </w:rPr>
              <w:t>appendix B: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23</w:t>
            </w:r>
            <w:r w:rsidR="00430E3E" w:rsidRPr="00454C72">
              <w:rPr>
                <w:webHidden/>
                <w:sz w:val="24"/>
                <w:szCs w:val="24"/>
              </w:rPr>
              <w:fldChar w:fldCharType="end"/>
            </w:r>
          </w:hyperlink>
        </w:p>
        <w:p w14:paraId="10FE2CA6" w14:textId="68FE18E1" w:rsidR="003B4EC2" w:rsidRDefault="00514749" w:rsidP="00454C72">
          <w:r>
            <w:fldChar w:fldCharType="end"/>
          </w:r>
        </w:p>
      </w:sdtContent>
    </w:sdt>
    <w:p w14:paraId="1A4D6ABB" w14:textId="7B954474" w:rsidR="003B4EC2" w:rsidRDefault="003B4EC2" w:rsidP="005505C8">
      <w:pPr>
        <w:pStyle w:val="Heading1"/>
      </w:pPr>
    </w:p>
    <w:p w14:paraId="2704587C" w14:textId="77777777" w:rsidR="005758E6" w:rsidRDefault="006428B4" w:rsidP="005758E6">
      <w:pPr>
        <w:pStyle w:val="Heading1"/>
      </w:pPr>
      <w:bookmarkStart w:id="0" w:name="_Toc64271413"/>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Pr="00454C72" w:rsidRDefault="00514749">
      <w:pPr>
        <w:pStyle w:val="TableofFigures"/>
        <w:tabs>
          <w:tab w:val="right" w:leader="dot" w:pos="10070"/>
        </w:tabs>
        <w:rPr>
          <w:rFonts w:eastAsiaTheme="minorEastAsia" w:cstheme="minorBidi"/>
          <w:noProof/>
          <w:kern w:val="0"/>
          <w:sz w:val="24"/>
          <w:szCs w:val="24"/>
          <w:lang w:eastAsia="en-US"/>
        </w:rPr>
      </w:pPr>
      <w:r w:rsidRPr="00454C72">
        <w:rPr>
          <w:sz w:val="24"/>
          <w:szCs w:val="24"/>
        </w:rPr>
        <w:fldChar w:fldCharType="begin"/>
      </w:r>
      <w:r w:rsidR="005758E6" w:rsidRPr="00454C72">
        <w:rPr>
          <w:sz w:val="24"/>
          <w:szCs w:val="24"/>
        </w:rPr>
        <w:instrText xml:space="preserve"> TOC \h \z \c "Figure" </w:instrText>
      </w:r>
      <w:r w:rsidRPr="00454C72">
        <w:rPr>
          <w:sz w:val="24"/>
          <w:szCs w:val="24"/>
        </w:rPr>
        <w:fldChar w:fldCharType="separate"/>
      </w:r>
      <w:hyperlink w:anchor="_Toc57830637" w:history="1">
        <w:r w:rsidR="00675E59" w:rsidRPr="00454C72">
          <w:rPr>
            <w:rStyle w:val="Hyperlink"/>
            <w:noProof/>
            <w:sz w:val="24"/>
            <w:szCs w:val="24"/>
          </w:rPr>
          <w:t>Figure 1. Division of the Kenai River watershed (lower, middle, and upper Kenai River)</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_Toc57830637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15</w:t>
        </w:r>
        <w:r w:rsidR="00675E59" w:rsidRPr="00454C72">
          <w:rPr>
            <w:noProof/>
            <w:webHidden/>
            <w:sz w:val="24"/>
            <w:szCs w:val="24"/>
          </w:rPr>
          <w:fldChar w:fldCharType="end"/>
        </w:r>
      </w:hyperlink>
    </w:p>
    <w:p w14:paraId="76EDA8D1" w14:textId="785BA6A2" w:rsidR="00675E59" w:rsidRPr="00454C72" w:rsidRDefault="005F1216">
      <w:pPr>
        <w:pStyle w:val="TableofFigures"/>
        <w:tabs>
          <w:tab w:val="right" w:leader="dot" w:pos="10070"/>
        </w:tabs>
        <w:rPr>
          <w:rFonts w:eastAsiaTheme="minorEastAsia" w:cstheme="minorBidi"/>
          <w:noProof/>
          <w:kern w:val="0"/>
          <w:sz w:val="24"/>
          <w:szCs w:val="24"/>
          <w:lang w:eastAsia="en-US"/>
        </w:rPr>
      </w:pPr>
      <w:hyperlink w:anchor="_Toc57830638" w:history="1">
        <w:r w:rsidR="00675E59" w:rsidRPr="00454C72">
          <w:rPr>
            <w:rStyle w:val="Hyperlink"/>
            <w:noProof/>
            <w:sz w:val="24"/>
            <w:szCs w:val="24"/>
          </w:rPr>
          <w:t>Figure 2.</w:t>
        </w:r>
        <w:r w:rsidR="00C64020" w:rsidRPr="00454C72">
          <w:rPr>
            <w:rStyle w:val="Hyperlink"/>
            <w:noProof/>
            <w:sz w:val="24"/>
            <w:szCs w:val="24"/>
          </w:rPr>
          <w:t xml:space="preserve"> 2019-2020 sampling locations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_Toc57830638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16</w:t>
        </w:r>
        <w:r w:rsidR="00675E59" w:rsidRPr="00454C72">
          <w:rPr>
            <w:noProof/>
            <w:webHidden/>
            <w:sz w:val="24"/>
            <w:szCs w:val="24"/>
          </w:rPr>
          <w:fldChar w:fldCharType="end"/>
        </w:r>
      </w:hyperlink>
    </w:p>
    <w:p w14:paraId="1672448D" w14:textId="52147286" w:rsidR="00675E59" w:rsidRPr="00454C72" w:rsidRDefault="005F1216">
      <w:pPr>
        <w:pStyle w:val="TableofFigures"/>
        <w:tabs>
          <w:tab w:val="right" w:leader="dot" w:pos="10070"/>
        </w:tabs>
        <w:rPr>
          <w:rFonts w:eastAsiaTheme="minorEastAsia" w:cstheme="minorBidi"/>
          <w:noProof/>
          <w:kern w:val="0"/>
          <w:sz w:val="24"/>
          <w:szCs w:val="24"/>
          <w:lang w:eastAsia="en-US"/>
        </w:rPr>
      </w:pPr>
      <w:hyperlink w:anchor="_Toc57830639" w:history="1">
        <w:r w:rsidR="00C64020" w:rsidRPr="00454C72">
          <w:rPr>
            <w:rStyle w:val="Hyperlink"/>
            <w:noProof/>
            <w:sz w:val="24"/>
            <w:szCs w:val="24"/>
          </w:rPr>
          <w:t>Figure 3. Kenai River m</w:t>
        </w:r>
        <w:r w:rsidR="00675E59" w:rsidRPr="00454C72">
          <w:rPr>
            <w:rStyle w:val="Hyperlink"/>
            <w:noProof/>
            <w:sz w:val="24"/>
            <w:szCs w:val="24"/>
          </w:rPr>
          <w:t>ainstem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_Toc57830639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17</w:t>
        </w:r>
        <w:r w:rsidR="00675E59" w:rsidRPr="00454C72">
          <w:rPr>
            <w:noProof/>
            <w:webHidden/>
            <w:sz w:val="24"/>
            <w:szCs w:val="24"/>
          </w:rPr>
          <w:fldChar w:fldCharType="end"/>
        </w:r>
      </w:hyperlink>
    </w:p>
    <w:p w14:paraId="38BC9AFB" w14:textId="68B84B24" w:rsidR="00675E59" w:rsidRPr="00454C72" w:rsidRDefault="005F1216">
      <w:pPr>
        <w:pStyle w:val="TableofFigures"/>
        <w:tabs>
          <w:tab w:val="right" w:leader="dot" w:pos="10070"/>
        </w:tabs>
        <w:rPr>
          <w:rFonts w:eastAsiaTheme="minorEastAsia" w:cstheme="minorBidi"/>
          <w:noProof/>
          <w:kern w:val="0"/>
          <w:sz w:val="24"/>
          <w:szCs w:val="24"/>
          <w:lang w:eastAsia="en-US"/>
        </w:rPr>
      </w:pPr>
      <w:hyperlink w:anchor="_Toc57830640" w:history="1">
        <w:r w:rsidR="00C64020" w:rsidRPr="00454C72">
          <w:rPr>
            <w:rStyle w:val="Hyperlink"/>
            <w:noProof/>
            <w:sz w:val="24"/>
            <w:szCs w:val="24"/>
          </w:rPr>
          <w:t>Figure 4. Kenai R</w:t>
        </w:r>
        <w:r w:rsidR="00675E59" w:rsidRPr="00454C72">
          <w:rPr>
            <w:rStyle w:val="Hyperlink"/>
            <w:noProof/>
            <w:sz w:val="24"/>
            <w:szCs w:val="24"/>
          </w:rPr>
          <w:t>iver tributary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_Toc57830640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18</w:t>
        </w:r>
        <w:r w:rsidR="00675E59" w:rsidRPr="00454C72">
          <w:rPr>
            <w:noProof/>
            <w:webHidden/>
            <w:sz w:val="24"/>
            <w:szCs w:val="24"/>
          </w:rPr>
          <w:fldChar w:fldCharType="end"/>
        </w:r>
      </w:hyperlink>
    </w:p>
    <w:p w14:paraId="36926D25" w14:textId="59DC696E" w:rsidR="00675E59" w:rsidRPr="00454C72" w:rsidRDefault="005F1216">
      <w:pPr>
        <w:pStyle w:val="TableofFigures"/>
        <w:tabs>
          <w:tab w:val="right" w:leader="dot" w:pos="10070"/>
        </w:tabs>
        <w:rPr>
          <w:rFonts w:eastAsiaTheme="minorEastAsia" w:cstheme="minorBidi"/>
          <w:noProof/>
          <w:kern w:val="0"/>
          <w:sz w:val="24"/>
          <w:szCs w:val="24"/>
          <w:lang w:eastAsia="en-US"/>
        </w:rPr>
      </w:pPr>
      <w:hyperlink w:anchor="_Toc57830641" w:history="1">
        <w:r w:rsidR="00C64020" w:rsidRPr="00454C72">
          <w:rPr>
            <w:rStyle w:val="Hyperlink"/>
            <w:noProof/>
            <w:sz w:val="24"/>
            <w:szCs w:val="24"/>
          </w:rPr>
          <w:t xml:space="preserve">Figure 5. </w:t>
        </w:r>
        <w:r w:rsidR="00675E59" w:rsidRPr="00454C72">
          <w:rPr>
            <w:rStyle w:val="Hyperlink"/>
            <w:noProof/>
            <w:sz w:val="24"/>
            <w:szCs w:val="24"/>
          </w:rPr>
          <w:t>Kenai River mainstem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_Toc57830641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19</w:t>
        </w:r>
        <w:r w:rsidR="00675E59" w:rsidRPr="00454C72">
          <w:rPr>
            <w:noProof/>
            <w:webHidden/>
            <w:sz w:val="24"/>
            <w:szCs w:val="24"/>
          </w:rPr>
          <w:fldChar w:fldCharType="end"/>
        </w:r>
      </w:hyperlink>
    </w:p>
    <w:p w14:paraId="2A71F5BE" w14:textId="2A7A9334" w:rsidR="00675E59" w:rsidRPr="00454C72" w:rsidRDefault="005F1216">
      <w:pPr>
        <w:pStyle w:val="TableofFigures"/>
        <w:tabs>
          <w:tab w:val="right" w:leader="dot" w:pos="10070"/>
        </w:tabs>
        <w:rPr>
          <w:rFonts w:eastAsiaTheme="minorEastAsia" w:cstheme="minorBidi"/>
          <w:noProof/>
          <w:kern w:val="0"/>
          <w:sz w:val="24"/>
          <w:szCs w:val="24"/>
          <w:lang w:eastAsia="en-US"/>
        </w:rPr>
      </w:pPr>
      <w:hyperlink w:anchor="_Toc57830642" w:history="1">
        <w:r w:rsidR="00C64020" w:rsidRPr="00454C72">
          <w:rPr>
            <w:rStyle w:val="Hyperlink"/>
            <w:noProof/>
            <w:sz w:val="24"/>
            <w:szCs w:val="24"/>
          </w:rPr>
          <w:t>Figure 6. Kenai Ri</w:t>
        </w:r>
        <w:r w:rsidR="00675E59" w:rsidRPr="00454C72">
          <w:rPr>
            <w:rStyle w:val="Hyperlink"/>
            <w:noProof/>
            <w:sz w:val="24"/>
            <w:szCs w:val="24"/>
          </w:rPr>
          <w:t>ver tributary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_Toc57830642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20</w:t>
        </w:r>
        <w:r w:rsidR="00675E59" w:rsidRPr="00454C72">
          <w:rPr>
            <w:noProof/>
            <w:webHidden/>
            <w:sz w:val="24"/>
            <w:szCs w:val="24"/>
          </w:rPr>
          <w:fldChar w:fldCharType="end"/>
        </w:r>
      </w:hyperlink>
    </w:p>
    <w:p w14:paraId="4B89E2CD" w14:textId="62B5B407" w:rsidR="005758E6" w:rsidRPr="00454C72" w:rsidRDefault="00514749" w:rsidP="005758E6">
      <w:pPr>
        <w:pStyle w:val="TableofFigures"/>
        <w:tabs>
          <w:tab w:val="right" w:leader="dot" w:pos="10070"/>
        </w:tabs>
        <w:rPr>
          <w:sz w:val="24"/>
          <w:szCs w:val="24"/>
        </w:rPr>
      </w:pPr>
      <w:r w:rsidRPr="00454C72">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64271414"/>
      <w:r>
        <w:t>list of Tables</w:t>
      </w:r>
      <w:bookmarkEnd w:id="1"/>
    </w:p>
    <w:p w14:paraId="0FEF5790" w14:textId="77777777" w:rsidR="000C461A" w:rsidRPr="000C461A" w:rsidRDefault="000C461A" w:rsidP="000C461A"/>
    <w:p w14:paraId="419F1C1B" w14:textId="58F5D21B" w:rsidR="00C64020" w:rsidRPr="00454C72" w:rsidRDefault="00514749">
      <w:pPr>
        <w:pStyle w:val="TableofFigures"/>
        <w:tabs>
          <w:tab w:val="right" w:leader="dot" w:pos="10070"/>
        </w:tabs>
        <w:rPr>
          <w:rFonts w:eastAsiaTheme="minorEastAsia" w:cstheme="minorBidi"/>
          <w:noProof/>
          <w:kern w:val="0"/>
          <w:sz w:val="24"/>
          <w:szCs w:val="24"/>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sidRPr="00454C72">
          <w:rPr>
            <w:rStyle w:val="Hyperlink"/>
            <w:noProof/>
            <w:sz w:val="24"/>
            <w:szCs w:val="24"/>
          </w:rPr>
          <w:t xml:space="preserve">Table 1. ADEC </w:t>
        </w:r>
        <w:r w:rsidR="00F524A8" w:rsidRPr="00454C72">
          <w:rPr>
            <w:rStyle w:val="Hyperlink"/>
            <w:noProof/>
            <w:sz w:val="24"/>
            <w:szCs w:val="24"/>
          </w:rPr>
          <w:t>water quality standards and</w:t>
        </w:r>
        <w:r w:rsidR="00C64020" w:rsidRPr="00454C72">
          <w:rPr>
            <w:rStyle w:val="Hyperlink"/>
            <w:noProof/>
            <w:sz w:val="24"/>
            <w:szCs w:val="24"/>
          </w:rPr>
          <w:t xml:space="preserve"> calculations..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_Toc58231538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22</w:t>
        </w:r>
        <w:r w:rsidR="00C64020" w:rsidRPr="00454C72">
          <w:rPr>
            <w:noProof/>
            <w:webHidden/>
            <w:sz w:val="24"/>
            <w:szCs w:val="24"/>
          </w:rPr>
          <w:fldChar w:fldCharType="end"/>
        </w:r>
      </w:hyperlink>
    </w:p>
    <w:p w14:paraId="10061A31" w14:textId="0C676FA1" w:rsidR="00C64020" w:rsidRPr="00454C72" w:rsidRDefault="005F1216">
      <w:pPr>
        <w:pStyle w:val="TableofFigures"/>
        <w:tabs>
          <w:tab w:val="right" w:leader="dot" w:pos="10070"/>
        </w:tabs>
        <w:rPr>
          <w:rFonts w:eastAsiaTheme="minorEastAsia" w:cstheme="minorBidi"/>
          <w:noProof/>
          <w:kern w:val="0"/>
          <w:sz w:val="24"/>
          <w:szCs w:val="24"/>
          <w:lang w:eastAsia="en-US"/>
        </w:rPr>
      </w:pPr>
      <w:hyperlink w:anchor="_Toc58231539" w:history="1">
        <w:r w:rsidR="00C64020" w:rsidRPr="00454C72">
          <w:rPr>
            <w:rStyle w:val="Hyperlink"/>
            <w:noProof/>
            <w:sz w:val="24"/>
            <w:szCs w:val="24"/>
          </w:rPr>
          <w:t>Tab</w:t>
        </w:r>
        <w:r w:rsidR="002A3367" w:rsidRPr="00454C72">
          <w:rPr>
            <w:rStyle w:val="Hyperlink"/>
            <w:noProof/>
            <w:sz w:val="24"/>
            <w:szCs w:val="24"/>
          </w:rPr>
          <w:t>le 2. Sampling site coordinates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_Toc58231539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23</w:t>
        </w:r>
        <w:r w:rsidR="00C64020" w:rsidRPr="00454C72">
          <w:rPr>
            <w:noProof/>
            <w:webHidden/>
            <w:sz w:val="24"/>
            <w:szCs w:val="24"/>
          </w:rPr>
          <w:fldChar w:fldCharType="end"/>
        </w:r>
      </w:hyperlink>
    </w:p>
    <w:p w14:paraId="5527903B" w14:textId="34DD2DD3" w:rsidR="00C64020" w:rsidRPr="00454C72" w:rsidRDefault="005F1216">
      <w:pPr>
        <w:pStyle w:val="TableofFigures"/>
        <w:tabs>
          <w:tab w:val="right" w:leader="dot" w:pos="10070"/>
        </w:tabs>
        <w:rPr>
          <w:rFonts w:eastAsiaTheme="minorEastAsia" w:cstheme="minorBidi"/>
          <w:noProof/>
          <w:kern w:val="0"/>
          <w:sz w:val="24"/>
          <w:szCs w:val="24"/>
          <w:lang w:eastAsia="en-US"/>
        </w:rPr>
      </w:pPr>
      <w:hyperlink w:anchor="_Toc58231540" w:history="1">
        <w:r w:rsidR="00C64020" w:rsidRPr="00454C72">
          <w:rPr>
            <w:rStyle w:val="Hyperlink"/>
            <w:noProof/>
            <w:sz w:val="24"/>
            <w:szCs w:val="24"/>
          </w:rPr>
          <w:t>Table 3. Instances where zinc</w:t>
        </w:r>
        <w:r w:rsidR="00F524A8" w:rsidRPr="00454C72">
          <w:rPr>
            <w:rStyle w:val="Hyperlink"/>
            <w:noProof/>
            <w:sz w:val="24"/>
            <w:szCs w:val="24"/>
          </w:rPr>
          <w:t xml:space="preserve"> and copper data differs from pa</w:t>
        </w:r>
        <w:r w:rsidR="00C64020" w:rsidRPr="00454C72">
          <w:rPr>
            <w:rStyle w:val="Hyperlink"/>
            <w:noProof/>
            <w:sz w:val="24"/>
            <w:szCs w:val="24"/>
          </w:rPr>
          <w:t>ired calcium and magnesium data.</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_Toc58231540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24</w:t>
        </w:r>
        <w:r w:rsidR="00C64020" w:rsidRPr="00454C72">
          <w:rPr>
            <w:noProof/>
            <w:webHidden/>
            <w:sz w:val="24"/>
            <w:szCs w:val="24"/>
          </w:rPr>
          <w:fldChar w:fldCharType="end"/>
        </w:r>
      </w:hyperlink>
    </w:p>
    <w:p w14:paraId="69D51DBE" w14:textId="379B1490" w:rsidR="00C64020" w:rsidRPr="00454C72" w:rsidRDefault="005F1216">
      <w:pPr>
        <w:pStyle w:val="TableofFigures"/>
        <w:tabs>
          <w:tab w:val="right" w:leader="dot" w:pos="10070"/>
        </w:tabs>
        <w:rPr>
          <w:rFonts w:eastAsiaTheme="minorEastAsia" w:cstheme="minorBidi"/>
          <w:noProof/>
          <w:kern w:val="0"/>
          <w:sz w:val="24"/>
          <w:szCs w:val="24"/>
          <w:lang w:eastAsia="en-US"/>
        </w:rPr>
      </w:pPr>
      <w:hyperlink w:anchor="_Toc58231541" w:history="1">
        <w:r w:rsidR="00C64020" w:rsidRPr="00454C72">
          <w:rPr>
            <w:rStyle w:val="Hyperlink"/>
            <w:noProof/>
            <w:sz w:val="24"/>
            <w:szCs w:val="24"/>
          </w:rPr>
          <w:t>Table 4. Copper and zinc levels and hardness-dependent criterion standards.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_Toc58231541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25</w:t>
        </w:r>
        <w:r w:rsidR="00C64020" w:rsidRPr="00454C72">
          <w:rPr>
            <w:noProof/>
            <w:webHidden/>
            <w:sz w:val="24"/>
            <w:szCs w:val="24"/>
          </w:rPr>
          <w:fldChar w:fldCharType="end"/>
        </w:r>
      </w:hyperlink>
    </w:p>
    <w:p w14:paraId="2FE2FAF6" w14:textId="77A0C021" w:rsidR="00C64020" w:rsidRPr="00454C72" w:rsidRDefault="005F1216">
      <w:pPr>
        <w:pStyle w:val="TableofFigures"/>
        <w:tabs>
          <w:tab w:val="right" w:leader="dot" w:pos="10070"/>
        </w:tabs>
        <w:rPr>
          <w:rFonts w:eastAsiaTheme="minorEastAsia" w:cstheme="minorBidi"/>
          <w:noProof/>
          <w:kern w:val="0"/>
          <w:sz w:val="24"/>
          <w:szCs w:val="24"/>
          <w:lang w:eastAsia="en-US"/>
        </w:rPr>
      </w:pPr>
      <w:hyperlink w:anchor="_Toc58231542" w:history="1">
        <w:r w:rsidR="00C64020" w:rsidRPr="00454C72">
          <w:rPr>
            <w:rStyle w:val="Hyperlink"/>
            <w:noProof/>
            <w:sz w:val="24"/>
            <w:szCs w:val="24"/>
          </w:rPr>
          <w:t>Table 5. Relative difference levels of duplicate samples by site and date</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_Toc58231542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28</w:t>
        </w:r>
        <w:r w:rsidR="00C64020" w:rsidRPr="00454C72">
          <w:rPr>
            <w:noProof/>
            <w:webHidden/>
            <w:sz w:val="24"/>
            <w:szCs w:val="24"/>
          </w:rPr>
          <w:fldChar w:fldCharType="end"/>
        </w:r>
      </w:hyperlink>
    </w:p>
    <w:p w14:paraId="31C2694A" w14:textId="2FD99F1E" w:rsidR="00C64020" w:rsidRPr="00454C72" w:rsidRDefault="005F1216">
      <w:pPr>
        <w:pStyle w:val="TableofFigures"/>
        <w:tabs>
          <w:tab w:val="right" w:leader="dot" w:pos="10070"/>
        </w:tabs>
        <w:rPr>
          <w:rFonts w:eastAsiaTheme="minorEastAsia" w:cstheme="minorBidi"/>
          <w:noProof/>
          <w:kern w:val="0"/>
          <w:sz w:val="24"/>
          <w:szCs w:val="24"/>
          <w:lang w:eastAsia="en-US"/>
        </w:rPr>
      </w:pPr>
      <w:hyperlink w:anchor="_Toc58231543" w:history="1">
        <w:r w:rsidR="00C64020" w:rsidRPr="00454C72">
          <w:rPr>
            <w:rStyle w:val="Hyperlink"/>
            <w:noProof/>
            <w:sz w:val="24"/>
            <w:szCs w:val="24"/>
          </w:rPr>
          <w:t>Table 6. Average hardness values for 2000 – 2014</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_Toc58231543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29</w:t>
        </w:r>
        <w:r w:rsidR="00C64020" w:rsidRPr="00454C72">
          <w:rPr>
            <w:noProof/>
            <w:webHidden/>
            <w:sz w:val="24"/>
            <w:szCs w:val="24"/>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r>
        <w:t>list of acronyms</w:t>
      </w:r>
    </w:p>
    <w:p w14:paraId="0214F84D" w14:textId="77777777" w:rsidR="00430E3E" w:rsidRPr="00430E3E" w:rsidRDefault="00430E3E" w:rsidP="00430E3E"/>
    <w:p w14:paraId="6B7307D7"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ADF&amp;G</w:t>
      </w:r>
      <w:r w:rsidRPr="00454C72">
        <w:rPr>
          <w:rFonts w:asciiTheme="minorHAnsi" w:hAnsiTheme="minorHAnsi"/>
          <w:color w:val="000000"/>
        </w:rPr>
        <w:t xml:space="preserve"> - Alaska Department of Fish &amp; Game</w:t>
      </w:r>
    </w:p>
    <w:p w14:paraId="5ECA0A11" w14:textId="77777777" w:rsidR="001F5D99" w:rsidRPr="00454C72" w:rsidRDefault="00430E3E" w:rsidP="00430E3E">
      <w:pPr>
        <w:pStyle w:val="NormalWeb"/>
        <w:spacing w:before="0" w:beforeAutospacing="0" w:after="0" w:afterAutospacing="0"/>
        <w:rPr>
          <w:ins w:id="2" w:author="Benjamin Meyer" w:date="2021-02-19T16:13:00Z"/>
          <w:rFonts w:asciiTheme="minorHAnsi" w:hAnsiTheme="minorHAnsi"/>
          <w:color w:val="000000"/>
        </w:rPr>
      </w:pPr>
      <w:r w:rsidRPr="00454C72">
        <w:rPr>
          <w:rFonts w:asciiTheme="minorHAnsi" w:hAnsiTheme="minorHAnsi"/>
          <w:b/>
          <w:bCs/>
          <w:color w:val="000000"/>
        </w:rPr>
        <w:t>ADEC</w:t>
      </w:r>
      <w:r w:rsidRPr="00454C72">
        <w:rPr>
          <w:rFonts w:asciiTheme="minorHAnsi" w:hAnsiTheme="minorHAnsi"/>
          <w:color w:val="000000"/>
        </w:rPr>
        <w:t xml:space="preserve"> - Alaska Department of Environmental Conservation</w:t>
      </w:r>
    </w:p>
    <w:p w14:paraId="3700A76F" w14:textId="66D3C070" w:rsidR="00430E3E" w:rsidRPr="00454C72" w:rsidRDefault="001F5D99" w:rsidP="00430E3E">
      <w:pPr>
        <w:pStyle w:val="NormalWeb"/>
        <w:spacing w:before="0" w:beforeAutospacing="0" w:after="0" w:afterAutospacing="0"/>
        <w:rPr>
          <w:rFonts w:asciiTheme="minorHAnsi" w:hAnsiTheme="minorHAnsi"/>
        </w:rPr>
      </w:pPr>
      <w:r w:rsidRPr="00454C72">
        <w:rPr>
          <w:rFonts w:asciiTheme="minorHAnsi" w:hAnsiTheme="minorHAnsi"/>
          <w:b/>
          <w:color w:val="000000"/>
        </w:rPr>
        <w:t xml:space="preserve">CCC - </w:t>
      </w:r>
      <w:r w:rsidRPr="00454C72">
        <w:rPr>
          <w:rFonts w:asciiTheme="minorHAnsi" w:hAnsiTheme="minorHAnsi"/>
        </w:rPr>
        <w:t>Criterion Chronic Concentration</w:t>
      </w:r>
    </w:p>
    <w:p w14:paraId="2F242F8E"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CWA</w:t>
      </w:r>
      <w:r w:rsidRPr="00454C72">
        <w:rPr>
          <w:rFonts w:asciiTheme="minorHAnsi" w:hAnsiTheme="minorHAnsi"/>
          <w:color w:val="000000"/>
        </w:rPr>
        <w:t xml:space="preserve"> - Clean Water Act</w:t>
      </w:r>
    </w:p>
    <w:p w14:paraId="1A413973"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EPA - </w:t>
      </w:r>
      <w:r w:rsidRPr="00454C72">
        <w:rPr>
          <w:rFonts w:asciiTheme="minorHAnsi" w:hAnsiTheme="minorHAnsi"/>
          <w:color w:val="000000"/>
        </w:rPr>
        <w:t>United States Environmental Protection Agency</w:t>
      </w:r>
    </w:p>
    <w:p w14:paraId="5345A29B"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KPB</w:t>
      </w:r>
      <w:r w:rsidRPr="00454C72">
        <w:rPr>
          <w:rFonts w:asciiTheme="minorHAnsi" w:hAnsiTheme="minorHAnsi"/>
          <w:color w:val="000000"/>
        </w:rPr>
        <w:t xml:space="preserve"> - Kenai Peninsula Borough</w:t>
      </w:r>
    </w:p>
    <w:p w14:paraId="317BE622"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KPFHP </w:t>
      </w:r>
      <w:r w:rsidRPr="00454C72">
        <w:rPr>
          <w:rFonts w:asciiTheme="minorHAnsi" w:hAnsiTheme="minorHAnsi"/>
          <w:color w:val="000000"/>
        </w:rPr>
        <w:t>- Kenai Peninsula Fish Habitat Partnership</w:t>
      </w:r>
    </w:p>
    <w:p w14:paraId="79386750"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KRBWQM</w:t>
      </w:r>
      <w:r w:rsidRPr="00454C72">
        <w:rPr>
          <w:rFonts w:asciiTheme="minorHAnsi" w:hAnsiTheme="minorHAnsi"/>
          <w:color w:val="000000"/>
        </w:rPr>
        <w:t xml:space="preserve"> - Kenai River Baseline Water Quality Monitoring </w:t>
      </w:r>
    </w:p>
    <w:p w14:paraId="03E0546A"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KRCMP </w:t>
      </w:r>
      <w:r w:rsidRPr="00454C72">
        <w:rPr>
          <w:rFonts w:asciiTheme="minorHAnsi" w:hAnsiTheme="minorHAnsi"/>
          <w:color w:val="000000"/>
        </w:rPr>
        <w:t>- Kenai River Comprehensive Management Plan</w:t>
      </w:r>
    </w:p>
    <w:p w14:paraId="50130CC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KRSMA</w:t>
      </w:r>
      <w:r w:rsidRPr="00454C72">
        <w:rPr>
          <w:rFonts w:asciiTheme="minorHAnsi" w:hAnsiTheme="minorHAnsi"/>
          <w:color w:val="000000"/>
        </w:rPr>
        <w:t xml:space="preserve"> - Kenai River Special Management Area </w:t>
      </w:r>
    </w:p>
    <w:p w14:paraId="05DEC0F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KWF</w:t>
      </w:r>
      <w:r w:rsidRPr="00454C72">
        <w:rPr>
          <w:rFonts w:asciiTheme="minorHAnsi" w:hAnsiTheme="minorHAnsi"/>
          <w:color w:val="000000"/>
        </w:rPr>
        <w:t xml:space="preserve"> - Kenai Watershed Forum </w:t>
      </w:r>
    </w:p>
    <w:p w14:paraId="4D9E32FA" w14:textId="0A5E4AC8"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QAPP</w:t>
      </w:r>
      <w:r w:rsidRPr="00454C72">
        <w:rPr>
          <w:rFonts w:asciiTheme="minorHAnsi" w:hAnsiTheme="minorHAnsi"/>
          <w:color w:val="000000"/>
        </w:rPr>
        <w:t xml:space="preserve"> - Quality Assurance Project Plan</w:t>
      </w:r>
    </w:p>
    <w:p w14:paraId="5E6795B3" w14:textId="221EBE92" w:rsidR="00F33294" w:rsidRPr="00454C72" w:rsidRDefault="00F33294" w:rsidP="00430E3E">
      <w:pPr>
        <w:pStyle w:val="NormalWeb"/>
        <w:spacing w:before="0" w:beforeAutospacing="0" w:after="0" w:afterAutospacing="0"/>
        <w:rPr>
          <w:rFonts w:asciiTheme="minorHAnsi" w:hAnsiTheme="minorHAnsi"/>
        </w:rPr>
      </w:pPr>
      <w:r w:rsidRPr="00454C72">
        <w:rPr>
          <w:rFonts w:asciiTheme="minorHAnsi" w:hAnsiTheme="minorHAnsi"/>
          <w:b/>
        </w:rPr>
        <w:t>RPD</w:t>
      </w:r>
      <w:r w:rsidRPr="00454C72">
        <w:rPr>
          <w:rFonts w:asciiTheme="minorHAnsi" w:hAnsiTheme="minorHAnsi"/>
        </w:rPr>
        <w:t xml:space="preserve"> – Relative Percent Difference</w:t>
      </w:r>
    </w:p>
    <w:p w14:paraId="491679D6"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USFS - </w:t>
      </w:r>
      <w:r w:rsidRPr="00454C72">
        <w:rPr>
          <w:rFonts w:asciiTheme="minorHAnsi" w:hAnsiTheme="minorHAnsi"/>
          <w:color w:val="000000"/>
        </w:rPr>
        <w:t>United States Forest Service</w:t>
      </w:r>
    </w:p>
    <w:p w14:paraId="7E4CD87C" w14:textId="77777777"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USGS</w:t>
      </w:r>
      <w:r w:rsidRPr="00454C72">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64271415"/>
      <w:commentRangeStart w:id="4"/>
      <w:commentRangeStart w:id="5"/>
      <w:commentRangeStart w:id="6"/>
      <w:r>
        <w:lastRenderedPageBreak/>
        <w:t>P</w:t>
      </w:r>
      <w:r w:rsidR="003E173B">
        <w:t>urpose</w:t>
      </w:r>
      <w:commentRangeEnd w:id="4"/>
      <w:r w:rsidR="000E534D">
        <w:rPr>
          <w:rStyle w:val="CommentReference"/>
          <w:rFonts w:asciiTheme="minorHAnsi" w:hAnsiTheme="minorHAnsi"/>
          <w:caps w:val="0"/>
        </w:rPr>
        <w:commentReference w:id="4"/>
      </w:r>
      <w:commentRangeEnd w:id="5"/>
      <w:r w:rsidR="00CA538C">
        <w:rPr>
          <w:rStyle w:val="CommentReference"/>
          <w:rFonts w:asciiTheme="minorHAnsi" w:hAnsiTheme="minorHAnsi"/>
          <w:caps w:val="0"/>
        </w:rPr>
        <w:commentReference w:id="5"/>
      </w:r>
      <w:commentRangeEnd w:id="6"/>
      <w:r w:rsidR="00A03C7E">
        <w:rPr>
          <w:rStyle w:val="CommentReference"/>
          <w:rFonts w:asciiTheme="minorHAnsi" w:hAnsiTheme="minorHAnsi"/>
          <w:caps w:val="0"/>
        </w:rPr>
        <w:commentReference w:id="6"/>
      </w:r>
      <w:bookmarkEnd w:id="3"/>
      <w:ins w:id="7" w:author="Benjamin Meyer [2]" w:date="2020-11-28T19:56:00Z">
        <w:r w:rsidR="009C0C0A">
          <w:t xml:space="preserve"> </w:t>
        </w:r>
      </w:ins>
    </w:p>
    <w:p w14:paraId="25BF2E6E" w14:textId="77777777" w:rsidR="000C461A" w:rsidRPr="000C461A" w:rsidRDefault="000C461A" w:rsidP="000C461A"/>
    <w:p w14:paraId="3264F95E" w14:textId="7B3E278B" w:rsidR="000F2469" w:rsidRPr="00CE73AF" w:rsidRDefault="00EF0F35" w:rsidP="00EF0F35">
      <w:pPr>
        <w:rPr>
          <w:sz w:val="24"/>
          <w:szCs w:val="24"/>
        </w:rPr>
      </w:pPr>
      <w:r w:rsidRPr="00831865">
        <w:rPr>
          <w:sz w:val="24"/>
          <w:szCs w:val="24"/>
        </w:rPr>
        <w:t xml:space="preserve">This </w:t>
      </w:r>
      <w:ins w:id="8"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ins w:id="9" w:author="Benjamin Meyer" w:date="2021-01-26T08:40:00Z">
        <w:r w:rsidR="00723CCF">
          <w:rPr>
            <w:sz w:val="24"/>
            <w:szCs w:val="24"/>
          </w:rPr>
          <w:t xml:space="preserve"> </w:t>
        </w:r>
      </w:ins>
      <w:del w:id="10" w:author="Benjamin Meyer" w:date="2021-01-26T08:40:00Z">
        <w:r w:rsidR="00FE0429" w:rsidRPr="00831865" w:rsidDel="00723CCF">
          <w:rPr>
            <w:sz w:val="24"/>
            <w:szCs w:val="24"/>
          </w:rPr>
          <w:delText xml:space="preserve"> </w:delText>
        </w:r>
        <w:r w:rsidR="00831865" w:rsidDel="00723CCF">
          <w:rPr>
            <w:sz w:val="24"/>
            <w:szCs w:val="24"/>
          </w:rPr>
          <w:delText>fieldwork</w:delText>
        </w:r>
        <w:r w:rsidR="007D1535" w:rsidDel="00723CCF">
          <w:rPr>
            <w:sz w:val="24"/>
            <w:szCs w:val="24"/>
          </w:rPr>
          <w:delText xml:space="preserve"> </w:delText>
        </w:r>
        <w:r w:rsidR="00255424" w:rsidRPr="00831865" w:rsidDel="00723CCF">
          <w:rPr>
            <w:sz w:val="24"/>
            <w:szCs w:val="24"/>
          </w:rPr>
          <w:delText xml:space="preserve">and </w:delText>
        </w:r>
        <w:r w:rsidR="00255424" w:rsidRPr="00CE73AF" w:rsidDel="00723CCF">
          <w:rPr>
            <w:sz w:val="24"/>
            <w:szCs w:val="24"/>
          </w:rPr>
          <w:delText>mapping</w:delText>
        </w:r>
      </w:del>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11"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2"/>
      <w:commentRangeStart w:id="13"/>
      <w:r w:rsidR="00255424" w:rsidRPr="00CE73AF">
        <w:rPr>
          <w:sz w:val="24"/>
          <w:szCs w:val="24"/>
        </w:rPr>
        <w:t xml:space="preserve">These </w:t>
      </w:r>
      <w:r w:rsidR="00831865" w:rsidRPr="00CE73AF">
        <w:rPr>
          <w:sz w:val="24"/>
          <w:szCs w:val="24"/>
        </w:rPr>
        <w:t>e</w:t>
      </w:r>
      <w:commentRangeEnd w:id="12"/>
      <w:r w:rsidR="00511403">
        <w:rPr>
          <w:rStyle w:val="CommentReference"/>
        </w:rPr>
        <w:commentReference w:id="12"/>
      </w:r>
      <w:commentRangeEnd w:id="13"/>
      <w:r w:rsidR="00723CCF">
        <w:rPr>
          <w:rStyle w:val="CommentReference"/>
        </w:rPr>
        <w:commentReference w:id="13"/>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FC3D86">
        <w:rPr>
          <w:sz w:val="24"/>
          <w:szCs w:val="24"/>
        </w:rPr>
        <w:t xml:space="preserve"> </w:t>
      </w:r>
      <w:r w:rsidR="00FC3D86">
        <w:rPr>
          <w:sz w:val="24"/>
          <w:szCs w:val="24"/>
        </w:rPr>
        <w:fldChar w:fldCharType="begin" w:fldLock="1">
          <w:fldData xml:space="preserve">ZQBKAHcAOQBVAHQAdAB1ADIAegBBAE0ALwBSAFgARAB6ADEAVQBpAHkAUgBmAEoAZQBWAHIAYQBK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</w:fldData>
        </w:fldChar>
      </w:r>
      <w:r w:rsidR="00FC3D86">
        <w:rPr>
          <w:sz w:val="24"/>
          <w:szCs w:val="24"/>
        </w:rPr>
        <w:instrText>ADDIN paperpile_citation &lt;clusterId&gt;V538J688F979C799&lt;/clusterId&gt;&lt;version&gt;0.6.11&lt;/version&gt;&lt;metadata&gt;&lt;citation&gt;&lt;id&gt;55186b86-6adf-4c4c-8518-f7a7550705db&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FC3D86">
        <w:rPr>
          <w:noProof/>
          <w:sz w:val="24"/>
          <w:szCs w:val="24"/>
        </w:rPr>
        <w:t>(Sires 2017b)</w:t>
      </w:r>
      <w:r w:rsidR="00FC3D86">
        <w:rPr>
          <w:sz w:val="24"/>
          <w:szCs w:val="24"/>
        </w:rPr>
        <w:fldChar w:fldCharType="end"/>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4" w:name="_Toc64271417"/>
      <w:r w:rsidRPr="006F3509">
        <w:rPr>
          <w:b/>
          <w:bCs/>
        </w:rPr>
        <w:lastRenderedPageBreak/>
        <w:t>Introduction</w:t>
      </w:r>
      <w:bookmarkEnd w:id="14"/>
    </w:p>
    <w:p w14:paraId="406BF11F" w14:textId="77777777" w:rsidR="00A21003" w:rsidRPr="00A21003" w:rsidRDefault="00A21003" w:rsidP="00A21003"/>
    <w:p w14:paraId="0E6D6206" w14:textId="5D5761AA"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w:t>
      </w:r>
      <w:proofErr w:type="spellStart"/>
      <w:r w:rsidR="00F852E3">
        <w:rPr>
          <w:sz w:val="24"/>
          <w:szCs w:val="24"/>
        </w:rPr>
        <w:t>Skilak</w:t>
      </w:r>
      <w:proofErr w:type="spellEnd"/>
      <w:r w:rsidR="00F852E3">
        <w:rPr>
          <w:sz w:val="24"/>
          <w:szCs w:val="24"/>
        </w:rPr>
        <w:t xml:space="preserve"> Lake at RM 65), middle river (RM 50 at the outlet of </w:t>
      </w:r>
      <w:proofErr w:type="spellStart"/>
      <w:r w:rsidR="00F852E3">
        <w:rPr>
          <w:sz w:val="24"/>
          <w:szCs w:val="24"/>
        </w:rPr>
        <w:t>Skilak</w:t>
      </w:r>
      <w:proofErr w:type="spellEnd"/>
      <w:r w:rsidR="00F852E3">
        <w:rPr>
          <w:sz w:val="24"/>
          <w:szCs w:val="24"/>
        </w:rPr>
        <w:t xml:space="preserve">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13765281" w14:textId="77777777" w:rsidR="005F1216"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ins w:id="15" w:author="Benjamin Meyer" w:date="2021-02-22T12:01:00Z">
        <w:r w:rsidR="00454C72">
          <w:rPr>
            <w:sz w:val="24"/>
            <w:szCs w:val="24"/>
          </w:rPr>
          <w:t xml:space="preserve">surface </w:t>
        </w:r>
      </w:ins>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5F1216">
        <w:rPr>
          <w:sz w:val="24"/>
          <w:szCs w:val="24"/>
        </w:rPr>
        <w:t>Twenty-two</w:t>
      </w:r>
      <w:r w:rsidR="00901F3F" w:rsidRPr="00621F96">
        <w:rPr>
          <w:sz w:val="24"/>
          <w:szCs w:val="24"/>
        </w:rPr>
        <w:t xml:space="preserve"> sites were chosen along the Kenai River </w:t>
      </w:r>
      <w:proofErr w:type="spellStart"/>
      <w:r w:rsidR="00901F3F" w:rsidRPr="00621F96">
        <w:rPr>
          <w:sz w:val="24"/>
          <w:szCs w:val="24"/>
        </w:rPr>
        <w:t>mainstem</w:t>
      </w:r>
      <w:proofErr w:type="spellEnd"/>
      <w:r w:rsidR="00901F3F" w:rsidRPr="00621F96">
        <w:rPr>
          <w:sz w:val="24"/>
          <w:szCs w:val="24"/>
        </w:rPr>
        <w:t xml:space="preserve">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D74AB6">
        <w:rPr>
          <w:sz w:val="24"/>
          <w:szCs w:val="24"/>
        </w:rPr>
        <w:t xml:space="preserve"> </w:t>
      </w:r>
    </w:p>
    <w:p w14:paraId="3411A705" w14:textId="77777777" w:rsidR="005F1216" w:rsidRDefault="005F1216" w:rsidP="00711575">
      <w:pPr>
        <w:rPr>
          <w:sz w:val="24"/>
          <w:szCs w:val="24"/>
        </w:rPr>
      </w:pPr>
    </w:p>
    <w:p w14:paraId="2C55FAC8" w14:textId="77777777" w:rsidR="005A7030" w:rsidRDefault="00925628" w:rsidP="00D60B2A">
      <w:pPr>
        <w:rPr>
          <w:rFonts w:asciiTheme="majorHAnsi" w:hAnsiTheme="majorHAnsi"/>
          <w:sz w:val="24"/>
          <w:szCs w:val="24"/>
        </w:rPr>
      </w:pPr>
      <w:r>
        <w:rPr>
          <w:sz w:val="24"/>
          <w:szCs w:val="24"/>
        </w:rPr>
        <w:t xml:space="preserve">As part of ongoing monitoring efforts, increases in copper and zinc concentrations </w:t>
      </w:r>
      <w:r w:rsidR="00874FFE">
        <w:rPr>
          <w:sz w:val="24"/>
          <w:szCs w:val="24"/>
        </w:rPr>
        <w:t>at some sites in the lower river</w:t>
      </w:r>
      <w:r>
        <w:rPr>
          <w:sz w:val="24"/>
          <w:szCs w:val="24"/>
        </w:rPr>
        <w:t xml:space="preserve"> were </w:t>
      </w:r>
      <w:r w:rsidR="00D41435">
        <w:rPr>
          <w:sz w:val="24"/>
          <w:szCs w:val="24"/>
        </w:rPr>
        <w:t>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C3D86">
        <w:rPr>
          <w:sz w:val="24"/>
          <w:szCs w:val="24"/>
        </w:rPr>
        <w:t xml:space="preserve"> </w:t>
      </w:r>
      <w:r w:rsidR="00FC3D86">
        <w:rPr>
          <w:sz w:val="24"/>
          <w:szCs w:val="24"/>
        </w:rPr>
        <w:fldChar w:fldCharType="begin" w:fldLock="1">
          <w:fldData xml:space="preserve">ZQBKAHoATgBsAFUAMQB2ADQAegBZAFEAaAB2ACsASwBvAEwATgBwAGsAeABSAEoAaQBUAGsAMQBh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</w:fldData>
        </w:fldChar>
      </w:r>
      <w:r w:rsidR="00FC3D86">
        <w:rPr>
          <w:sz w:val="24"/>
          <w:szCs w:val="24"/>
        </w:rPr>
        <w:instrText>ADDIN paperpile_citation &lt;clusterId&gt;B898I955E346C139&lt;/clusterId&gt;&lt;version&gt;0.6.11&lt;/version&gt;&lt;metadata&gt;&lt;citation&gt;&lt;id&gt;ee643dd7-0ae5-4021-bf06-efef305bcb0f&lt;/id&gt;&lt;no_author/&gt;&lt;prefix/&gt;&lt;suffix/&gt;&lt;locator/&gt;&lt;locator_label&gt;page&lt;/locator_label&gt;&lt;/citation&gt;&lt;citation&gt;&lt;id&gt;f63d6980-70fb-489a-90c4-2c9e5d240472&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734AC5">
        <w:rPr>
          <w:noProof/>
          <w:sz w:val="24"/>
          <w:szCs w:val="24"/>
        </w:rPr>
        <w:t>(Guerron Orejuela 2016; Sires 2017a)</w:t>
      </w:r>
      <w:r w:rsidR="00FC3D86">
        <w:rPr>
          <w:sz w:val="24"/>
          <w:szCs w:val="24"/>
        </w:rPr>
        <w:fldChar w:fldCharType="end"/>
      </w:r>
      <w:r w:rsidR="00F63BE5">
        <w:rPr>
          <w:sz w:val="24"/>
          <w:szCs w:val="24"/>
        </w:rPr>
        <w:t>, warranting further investigation and more intensive monitoring</w:t>
      </w:r>
      <w:r w:rsidR="00346DF2">
        <w:rPr>
          <w:sz w:val="24"/>
          <w:szCs w:val="24"/>
        </w:rPr>
        <w:t xml:space="preserve"> for these metals</w:t>
      </w:r>
      <w:r w:rsidR="00F63BE5">
        <w:rPr>
          <w:sz w:val="24"/>
          <w:szCs w:val="24"/>
        </w:rPr>
        <w:t>.</w:t>
      </w:r>
      <w:r w:rsidR="00D74AB6">
        <w:rPr>
          <w:sz w:val="24"/>
          <w:szCs w:val="24"/>
        </w:rPr>
        <w:t xml:space="preserve"> </w:t>
      </w:r>
      <w:r w:rsidR="00874FFE">
        <w:rPr>
          <w:sz w:val="24"/>
          <w:szCs w:val="24"/>
        </w:rPr>
        <w:t xml:space="preserve">Zinc and copper are elements with both natural and anthropogenic sources, and when present in </w:t>
      </w:r>
      <w:r w:rsidR="00874FFE" w:rsidRPr="00D60B2A">
        <w:rPr>
          <w:sz w:val="24"/>
          <w:szCs w:val="24"/>
        </w:rPr>
        <w:t>aquatic environments</w:t>
      </w:r>
      <w:r w:rsidR="00820428" w:rsidRPr="00D60B2A">
        <w:rPr>
          <w:sz w:val="24"/>
          <w:szCs w:val="24"/>
        </w:rPr>
        <w:t xml:space="preserve"> at high levels can potentially be of ecological concern to aquatic organisms </w:t>
      </w:r>
      <w:r w:rsidR="00820428" w:rsidRPr="00D60B2A">
        <w:rPr>
          <w:sz w:val="24"/>
          <w:szCs w:val="24"/>
        </w:rPr>
        <w:fldChar w:fldCharType="begin" w:fldLock="1">
          <w:fldData xml:space="preserve">ZQBKAHkATgBWAEUAMQB2ADQAegBZAFUALwBDAHUARQBEAGoAbABGAE0AdgBWAEYAVQBRAG0AQwAx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</w:fldData>
        </w:fldChar>
      </w:r>
      <w:r w:rsidR="00D60B2A" w:rsidRPr="00D60B2A">
        <w:rPr>
          <w:sz w:val="24"/>
          <w:szCs w:val="24"/>
        </w:rPr>
        <w:instrText>ADDIN paperpile_citation &lt;clusterId&gt;E963S923O413L134&lt;/clusterId&gt;&lt;version&gt;0.6.11&lt;/version&gt;&lt;metadata&gt;&lt;citation&gt;&lt;id&gt;ecfe0be2-d5ec-4a2d-b615-df8d33882d63&lt;/id&gt;&lt;no_author/&gt;&lt;prefix/&gt;&lt;suffix/&gt;&lt;locator/&gt;&lt;locator_label&gt;page&lt;/locator_label&gt;&lt;/citation&gt;&lt;/metadata&gt; \* MERGEFORMAT</w:instrText>
      </w:r>
      <w:r w:rsidR="00D60B2A" w:rsidRPr="00D60B2A">
        <w:rPr>
          <w:sz w:val="24"/>
          <w:szCs w:val="24"/>
        </w:rPr>
      </w:r>
      <w:r w:rsidR="00820428" w:rsidRPr="00D60B2A">
        <w:rPr>
          <w:sz w:val="24"/>
          <w:szCs w:val="24"/>
        </w:rPr>
        <w:fldChar w:fldCharType="separate"/>
      </w:r>
      <w:r w:rsidR="00820428" w:rsidRPr="00D60B2A">
        <w:rPr>
          <w:noProof/>
          <w:sz w:val="24"/>
          <w:szCs w:val="24"/>
        </w:rPr>
        <w:t>(Skidmore 1964)</w:t>
      </w:r>
      <w:r w:rsidR="00820428" w:rsidRPr="00D60B2A">
        <w:rPr>
          <w:sz w:val="24"/>
          <w:szCs w:val="24"/>
        </w:rPr>
        <w:fldChar w:fldCharType="end"/>
      </w:r>
      <w:r w:rsidR="00820428" w:rsidRPr="00D60B2A">
        <w:rPr>
          <w:sz w:val="24"/>
          <w:szCs w:val="24"/>
        </w:rPr>
        <w:t xml:space="preserve">. </w:t>
      </w:r>
      <w:r w:rsidR="00DE469F" w:rsidRPr="00D60B2A">
        <w:rPr>
          <w:sz w:val="24"/>
          <w:szCs w:val="24"/>
        </w:rPr>
        <w:t xml:space="preserve">Metals interacting with aquatic organisms often exhibit greatest </w:t>
      </w:r>
      <w:r w:rsidR="00F524A8" w:rsidRPr="00D60B2A">
        <w:rPr>
          <w:sz w:val="24"/>
          <w:szCs w:val="24"/>
        </w:rPr>
        <w:t>toxicity</w:t>
      </w:r>
      <w:r w:rsidR="00DE469F" w:rsidRPr="00D60B2A">
        <w:rPr>
          <w:sz w:val="24"/>
          <w:szCs w:val="24"/>
        </w:rPr>
        <w:t xml:space="preserve"> when in the dissolved phase</w:t>
      </w:r>
      <w:r w:rsidR="00961D19" w:rsidRPr="00D60B2A">
        <w:rPr>
          <w:sz w:val="24"/>
          <w:szCs w:val="24"/>
        </w:rPr>
        <w:t xml:space="preserve"> </w:t>
      </w:r>
      <w:r w:rsidR="00961D19" w:rsidRPr="00D60B2A">
        <w:rPr>
          <w:sz w:val="24"/>
          <w:szCs w:val="24"/>
        </w:rPr>
        <w:fldChar w:fldCharType="begin" w:fldLock="1">
          <w:fldData xml:space="preserve">ZQBKAHgATgBVADkAMQBPADIAegBBAFkAZgBaAFgASQAxADQAVABGAFMAWgB6AFkAWABLADIARgBs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==
</w:fldData>
        </w:fldChar>
      </w:r>
      <w:r w:rsidR="00961D19" w:rsidRPr="00D60B2A">
        <w:rPr>
          <w:sz w:val="24"/>
          <w:szCs w:val="24"/>
        </w:rPr>
        <w:instrText>ADDIN paperpile_citation &lt;clusterId&gt;G113T499P751N474&lt;/clusterId&gt;&lt;version&gt;0.6.11&lt;/version&gt;&lt;metadata&gt;&lt;citation&gt;&lt;id&gt;f8d9e6d6-7287-00ad-bf6c-c9945a2fa676&lt;/id&gt;&lt;no_author/&gt;&lt;prefix/&gt;&lt;suffix/&gt;&lt;locator/&gt;&lt;locator_label&gt;page&lt;/locator_label&gt;&lt;/citation&gt;&lt;/metadata&gt; \* MERGEFORMAT</w:instrText>
      </w:r>
      <w:r w:rsidR="00961D19" w:rsidRPr="00D60B2A">
        <w:rPr>
          <w:sz w:val="24"/>
          <w:szCs w:val="24"/>
        </w:rPr>
      </w:r>
      <w:r w:rsidR="00961D19" w:rsidRPr="00D60B2A">
        <w:rPr>
          <w:sz w:val="24"/>
          <w:szCs w:val="24"/>
        </w:rPr>
        <w:fldChar w:fldCharType="separate"/>
      </w:r>
      <w:r w:rsidR="00961D19" w:rsidRPr="00D60B2A">
        <w:rPr>
          <w:noProof/>
          <w:sz w:val="24"/>
          <w:szCs w:val="24"/>
        </w:rPr>
        <w:t>(Gerhardt 1993)</w:t>
      </w:r>
      <w:r w:rsidR="00961D19" w:rsidRPr="00D60B2A">
        <w:rPr>
          <w:sz w:val="24"/>
          <w:szCs w:val="24"/>
        </w:rPr>
        <w:fldChar w:fldCharType="end"/>
      </w:r>
      <w:r w:rsidR="00DE469F" w:rsidRPr="00D60B2A">
        <w:rPr>
          <w:sz w:val="24"/>
          <w:szCs w:val="24"/>
        </w:rPr>
        <w:t xml:space="preserve">, and </w:t>
      </w:r>
      <w:r w:rsidR="00212C5D" w:rsidRPr="00D60B2A">
        <w:rPr>
          <w:sz w:val="24"/>
          <w:szCs w:val="24"/>
        </w:rPr>
        <w:t>can have harmful effects on Pa</w:t>
      </w:r>
      <w:r w:rsidR="00D93915">
        <w:rPr>
          <w:sz w:val="24"/>
          <w:szCs w:val="24"/>
        </w:rPr>
        <w:t xml:space="preserve">cific salmon and their habitat. </w:t>
      </w:r>
      <w:proofErr w:type="spellStart"/>
      <w:r w:rsidR="00D60B2A" w:rsidRPr="00D60B2A">
        <w:rPr>
          <w:rFonts w:asciiTheme="majorHAnsi" w:hAnsiTheme="majorHAnsi"/>
          <w:color w:val="2E2E2E"/>
          <w:sz w:val="24"/>
          <w:szCs w:val="24"/>
        </w:rPr>
        <w:t>Sublethal</w:t>
      </w:r>
      <w:proofErr w:type="spellEnd"/>
      <w:r w:rsidR="00D60B2A" w:rsidRPr="00D60B2A">
        <w:rPr>
          <w:rFonts w:asciiTheme="majorHAnsi" w:hAnsiTheme="majorHAnsi"/>
          <w:color w:val="2E2E2E"/>
          <w:sz w:val="24"/>
          <w:szCs w:val="24"/>
        </w:rPr>
        <w:t xml:space="preserve"> levels of dissolved copper commonly found in urban aquatic systems have been shown to disrupt olfactory function </w:t>
      </w:r>
      <w:r w:rsidR="00D60B2A" w:rsidRPr="00D60B2A">
        <w:rPr>
          <w:rFonts w:asciiTheme="majorHAnsi" w:hAnsiTheme="majorHAnsi"/>
          <w:color w:val="2E2E2E"/>
          <w:sz w:val="24"/>
          <w:szCs w:val="24"/>
        </w:rPr>
        <w:fldChar w:fldCharType="begin" w:fldLock="1">
          <w:fldData xml:space="preserve">ZQBKAHkAVgBXAEcAdAB2ADIAOABZAFMALwBTAHUARQBQAGgAZwBKAEkATQBwADgAUAAxAHcAWQB2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</w:fldData>
        </w:fldChar>
      </w:r>
      <w:r w:rsidR="00D60B2A" w:rsidRPr="00D60B2A">
        <w:rPr>
          <w:rFonts w:asciiTheme="majorHAnsi" w:hAnsiTheme="majorHAnsi"/>
          <w:color w:val="2E2E2E"/>
          <w:sz w:val="24"/>
          <w:szCs w:val="24"/>
        </w:rPr>
        <w:instrText>ADDIN paperpile_citation &lt;clusterId&gt;T565A623W913U796&lt;/clusterId&gt;&lt;version&gt;0.6.11&lt;/version&gt;&lt;metadata&gt;&lt;citation&gt;&lt;id&gt;138b5719-f291-4386-8afa-6220ec4592af&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(Tierney et al. 2010)</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behavior</w:t>
      </w:r>
      <w:r w:rsidR="00D60B2A" w:rsidRPr="00D60B2A">
        <w:rPr>
          <w:rFonts w:asciiTheme="majorHAnsi" w:hAnsiTheme="majorHAnsi"/>
          <w:color w:val="2E2E2E"/>
          <w:sz w:val="24"/>
          <w:szCs w:val="24"/>
        </w:rPr>
        <w:t xml:space="preserve"> </w:t>
      </w:r>
      <w:r w:rsidR="00D60B2A" w:rsidRPr="00D60B2A">
        <w:rPr>
          <w:rFonts w:asciiTheme="majorHAnsi" w:hAnsiTheme="majorHAnsi"/>
          <w:color w:val="2E2E2E"/>
          <w:sz w:val="24"/>
          <w:szCs w:val="24"/>
        </w:rPr>
        <w:fldChar w:fldCharType="begin" w:fldLock="1">
          <w:fldData xml:space="preserve">ZQBKAHoATgBXAEcAbQBQADIAMABZAFMALwBTAHUATgBBAGUAeAAxAEEASgBIAEQAKwAvAEMAdQBO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==
</w:fldData>
        </w:fldChar>
      </w:r>
      <w:r w:rsidR="00D60B2A" w:rsidRPr="00D60B2A">
        <w:rPr>
          <w:rFonts w:asciiTheme="majorHAnsi" w:hAnsiTheme="majorHAnsi"/>
          <w:color w:val="2E2E2E"/>
          <w:sz w:val="24"/>
          <w:szCs w:val="24"/>
        </w:rPr>
        <w:instrText>ADDIN paperpile_citation &lt;clusterId&gt;O489C749R221V842&lt;/clusterId&gt;&lt;version&gt;0.6.11&lt;/version&gt;&lt;metadata&gt;&lt;citation&gt;&lt;id&gt;d0d0ca68-bf0d-47d9-a560-539c3448c005&lt;/id&gt;&lt;no_author/&gt;&lt;prefix/&gt;&lt;suffix/&gt;&lt;locator/&gt;&lt;locator_label&gt;page&lt;/locator_label&gt;&lt;/citation&gt;&lt;citation&gt;&lt;id&gt;88a1198d-3b5b-4b37-a668-8347f877c5e6&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(Goldstein et al. 1999; Scott and Sloman 2004)</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and survival </w:t>
      </w:r>
      <w:r w:rsidR="00D60B2A" w:rsidRPr="00D60B2A">
        <w:rPr>
          <w:rFonts w:asciiTheme="majorHAnsi" w:hAnsiTheme="majorHAnsi"/>
          <w:color w:val="2E2E2E"/>
          <w:sz w:val="24"/>
          <w:szCs w:val="24"/>
        </w:rPr>
        <w:fldChar w:fldCharType="begin" w:fldLock="1">
          <w:fldData xml:space="preserve">ZQBKAHkATgBWADIAdAB2ADIAegBnAFcALwBTAHUARQBnAFEAMQBhAEkARgBJAGsAMgBaAEwAbABB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</w:fldData>
        </w:fldChar>
      </w:r>
      <w:r w:rsidR="00D60B2A" w:rsidRPr="00D60B2A">
        <w:rPr>
          <w:rFonts w:asciiTheme="majorHAnsi" w:hAnsiTheme="majorHAnsi"/>
          <w:color w:val="2E2E2E"/>
          <w:sz w:val="24"/>
          <w:szCs w:val="24"/>
        </w:rPr>
        <w:instrText>ADDIN paperpile_citation &lt;clusterId&gt;L638Z985O376S199&lt;/clusterId&gt;&lt;version&gt;0.6.11&lt;/version&gt;&lt;metadata&gt;&lt;citation&gt;&lt;id&gt;cafaa92e-f5d7-455b-b85f-0570942aeb07&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(McIntyre et al. 2012)</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primarily in freshwater.</w:t>
      </w:r>
      <w:r w:rsidR="00D60B2A" w:rsidRPr="00D60B2A">
        <w:rPr>
          <w:rFonts w:asciiTheme="majorHAnsi" w:hAnsiTheme="majorHAnsi"/>
          <w:color w:val="2E2E2E"/>
          <w:sz w:val="24"/>
          <w:szCs w:val="24"/>
        </w:rPr>
        <w:t xml:space="preserve"> </w:t>
      </w:r>
      <w:r w:rsidR="00D60B2A" w:rsidRPr="00D60B2A">
        <w:rPr>
          <w:rFonts w:asciiTheme="majorHAnsi" w:hAnsiTheme="majorHAnsi"/>
          <w:sz w:val="24"/>
          <w:szCs w:val="24"/>
        </w:rPr>
        <w:t>Chinook salmon (</w:t>
      </w:r>
      <w:proofErr w:type="spellStart"/>
      <w:r w:rsidR="00D60B2A" w:rsidRPr="00D60B2A">
        <w:rPr>
          <w:rFonts w:asciiTheme="majorHAnsi" w:hAnsiTheme="majorHAnsi"/>
          <w:i/>
          <w:iCs/>
          <w:sz w:val="24"/>
          <w:szCs w:val="24"/>
        </w:rPr>
        <w:t>Oncorhynchus</w:t>
      </w:r>
      <w:proofErr w:type="spellEnd"/>
      <w:r w:rsidR="00D60B2A" w:rsidRPr="00D60B2A">
        <w:rPr>
          <w:rFonts w:asciiTheme="majorHAnsi" w:hAnsiTheme="majorHAnsi"/>
          <w:i/>
          <w:iCs/>
          <w:sz w:val="24"/>
          <w:szCs w:val="24"/>
        </w:rPr>
        <w:t xml:space="preserve"> </w:t>
      </w:r>
      <w:proofErr w:type="spellStart"/>
      <w:r w:rsidR="00D60B2A" w:rsidRPr="00D60B2A">
        <w:rPr>
          <w:rFonts w:asciiTheme="majorHAnsi" w:hAnsiTheme="majorHAnsi"/>
          <w:i/>
          <w:iCs/>
          <w:sz w:val="24"/>
          <w:szCs w:val="24"/>
        </w:rPr>
        <w:t>tshawytscha</w:t>
      </w:r>
      <w:proofErr w:type="spellEnd"/>
      <w:r w:rsidR="00D60B2A" w:rsidRPr="00D60B2A">
        <w:rPr>
          <w:rFonts w:asciiTheme="majorHAnsi" w:hAnsiTheme="majorHAnsi"/>
          <w:sz w:val="24"/>
          <w:szCs w:val="24"/>
        </w:rPr>
        <w:t xml:space="preserve">) have shown increased susceptibility to mortality from elevated zinc levels during early life stages-a critical period of time in development </w:t>
      </w:r>
      <w:r w:rsidR="00D60B2A" w:rsidRPr="00D60B2A">
        <w:rPr>
          <w:rFonts w:asciiTheme="majorHAnsi" w:hAnsiTheme="majorHAnsi"/>
          <w:sz w:val="24"/>
          <w:szCs w:val="24"/>
        </w:rPr>
        <w:fldChar w:fldCharType="begin" w:fldLock="1">
          <w:fldData xml:space="preserve">ZQBKAHkAbABWAEcAMQB2ADIAegBZAFEALwBpAHUAQwBQAGcAUQBiAFkATQBtAGkAOQBaADQAdAAy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</w:fldData>
        </w:fldChar>
      </w:r>
      <w:r w:rsidR="00D60B2A" w:rsidRPr="00D60B2A">
        <w:rPr>
          <w:rFonts w:asciiTheme="majorHAnsi" w:hAnsiTheme="majorHAnsi"/>
          <w:sz w:val="24"/>
          <w:szCs w:val="24"/>
        </w:rPr>
        <w:instrText>ADDIN paperpile_citation &lt;clusterId&gt;I257V517K897P528&lt;/clusterId&gt;&lt;version&gt;0.6.11&lt;/version&gt;&lt;metadata&gt;&lt;citation&gt;&lt;id&gt;ac47eca5-80d5-03f6-9533-3adfc414a481&lt;/id&gt;&lt;no_author/&gt;&lt;prefix/&gt;&lt;suffix/&gt;&lt;locator/&gt;&lt;locator_label&gt;page&lt;/locator_label&gt;&lt;/citation&gt;&lt;/metadata&gt; \* MERGEFORMAT</w:instrText>
      </w:r>
      <w:r w:rsidR="00D60B2A" w:rsidRPr="00D60B2A">
        <w:rPr>
          <w:rFonts w:asciiTheme="majorHAnsi" w:hAnsiTheme="majorHAnsi"/>
          <w:sz w:val="24"/>
          <w:szCs w:val="24"/>
        </w:rPr>
      </w:r>
      <w:r w:rsidR="00D60B2A" w:rsidRPr="00D60B2A">
        <w:rPr>
          <w:rFonts w:asciiTheme="majorHAnsi" w:hAnsiTheme="majorHAnsi"/>
          <w:sz w:val="24"/>
          <w:szCs w:val="24"/>
        </w:rPr>
        <w:fldChar w:fldCharType="separate"/>
      </w:r>
      <w:r w:rsidR="00D60B2A" w:rsidRPr="00D60B2A">
        <w:rPr>
          <w:rFonts w:asciiTheme="majorHAnsi" w:hAnsiTheme="majorHAnsi"/>
          <w:noProof/>
          <w:sz w:val="24"/>
          <w:szCs w:val="24"/>
        </w:rPr>
        <w:t>(Chapman 1978)</w:t>
      </w:r>
      <w:r w:rsidR="00D60B2A" w:rsidRPr="00D60B2A">
        <w:rPr>
          <w:rFonts w:asciiTheme="majorHAnsi" w:hAnsiTheme="majorHAnsi"/>
          <w:sz w:val="24"/>
          <w:szCs w:val="24"/>
        </w:rPr>
        <w:fldChar w:fldCharType="end"/>
      </w:r>
      <w:r w:rsidR="00D60B2A" w:rsidRPr="00D60B2A">
        <w:rPr>
          <w:rFonts w:asciiTheme="majorHAnsi" w:hAnsiTheme="majorHAnsi"/>
          <w:sz w:val="24"/>
          <w:szCs w:val="24"/>
        </w:rPr>
        <w:t xml:space="preserve">. </w:t>
      </w:r>
    </w:p>
    <w:p w14:paraId="7C2F4D61" w14:textId="77777777" w:rsidR="005A7030" w:rsidRDefault="005A7030" w:rsidP="00D60B2A">
      <w:pPr>
        <w:rPr>
          <w:rFonts w:asciiTheme="majorHAnsi" w:hAnsiTheme="majorHAnsi"/>
          <w:sz w:val="24"/>
          <w:szCs w:val="24"/>
        </w:rPr>
      </w:pPr>
    </w:p>
    <w:p w14:paraId="02E256C9" w14:textId="46628087" w:rsidR="00F63BE5" w:rsidRPr="005A7030" w:rsidRDefault="00D93915" w:rsidP="00711575">
      <w:pPr>
        <w:rPr>
          <w:rFonts w:asciiTheme="majorHAnsi" w:hAnsiTheme="majorHAnsi"/>
          <w:sz w:val="24"/>
          <w:szCs w:val="24"/>
        </w:rPr>
      </w:pPr>
      <w:r>
        <w:rPr>
          <w:rFonts w:asciiTheme="majorHAnsi" w:hAnsiTheme="majorHAnsi"/>
          <w:sz w:val="24"/>
          <w:szCs w:val="24"/>
        </w:rPr>
        <w:t>Metals tox</w:t>
      </w:r>
      <w:r w:rsidR="005A7030">
        <w:rPr>
          <w:rFonts w:asciiTheme="majorHAnsi" w:hAnsiTheme="majorHAnsi"/>
          <w:sz w:val="24"/>
          <w:szCs w:val="24"/>
        </w:rPr>
        <w:t>icity varies with other environmental conditions</w:t>
      </w:r>
      <w:r>
        <w:rPr>
          <w:rFonts w:asciiTheme="majorHAnsi" w:hAnsiTheme="majorHAnsi"/>
          <w:sz w:val="24"/>
          <w:szCs w:val="24"/>
        </w:rPr>
        <w:t xml:space="preserve">, particularly </w:t>
      </w:r>
      <w:r w:rsidR="005A7030">
        <w:rPr>
          <w:rFonts w:asciiTheme="majorHAnsi" w:hAnsiTheme="majorHAnsi"/>
          <w:sz w:val="24"/>
          <w:szCs w:val="24"/>
        </w:rPr>
        <w:t xml:space="preserve">water hardness. </w:t>
      </w:r>
      <w:commentRangeStart w:id="16"/>
      <w:commentRangeStart w:id="17"/>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18"/>
      <w:commentRangeStart w:id="19"/>
      <w:r w:rsidR="008C01D6">
        <w:rPr>
          <w:sz w:val="24"/>
          <w:szCs w:val="24"/>
        </w:rPr>
        <w:t>(CCC</w:t>
      </w:r>
      <w:commentRangeEnd w:id="18"/>
      <w:r w:rsidR="001C3AA1">
        <w:rPr>
          <w:rStyle w:val="CommentReference"/>
        </w:rPr>
        <w:commentReference w:id="18"/>
      </w:r>
      <w:commentRangeEnd w:id="19"/>
      <w:r w:rsidR="00887237">
        <w:rPr>
          <w:rStyle w:val="CommentReference"/>
        </w:rPr>
        <w:commentReference w:id="19"/>
      </w:r>
      <w:r w:rsidR="008C01D6">
        <w:rPr>
          <w:sz w:val="24"/>
          <w:szCs w:val="24"/>
        </w:rPr>
        <w:t>)</w:t>
      </w:r>
      <w:r w:rsidR="00887237">
        <w:rPr>
          <w:sz w:val="24"/>
          <w:szCs w:val="24"/>
        </w:rPr>
        <w:t>, which varies with calcium and magnesium concentration</w:t>
      </w:r>
      <w:r w:rsidR="00CF0915">
        <w:rPr>
          <w:sz w:val="24"/>
          <w:szCs w:val="24"/>
        </w:rPr>
        <w:t xml:space="preserve"> (Table </w:t>
      </w:r>
      <w:commentRangeEnd w:id="16"/>
      <w:r w:rsidR="00CF0915">
        <w:rPr>
          <w:sz w:val="24"/>
          <w:szCs w:val="24"/>
        </w:rPr>
        <w:t xml:space="preserve">1) </w:t>
      </w:r>
      <w:r w:rsidR="003A2471">
        <w:rPr>
          <w:rStyle w:val="CommentReference"/>
        </w:rPr>
        <w:commentReference w:id="16"/>
      </w:r>
      <w:commentRangeEnd w:id="17"/>
      <w:r w:rsidR="00887237">
        <w:rPr>
          <w:rStyle w:val="CommentReference"/>
        </w:rPr>
        <w:commentReference w:id="17"/>
      </w:r>
      <w:r w:rsidR="00CF0915">
        <w:rPr>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sz w:val="24"/>
          <w:szCs w:val="24"/>
        </w:rPr>
        <w:instrText>ADDIN paperpile_citation &lt;clusterId&gt;H174V133R524O245&lt;/clusterId&gt;&lt;version&gt;0.6.11&lt;/version&gt;&lt;metadata&gt;&lt;citation&gt;&lt;id&gt;1b270325-f520-425e-bc0f-a5d4a9e2b458&lt;/id&gt;&lt;no_author/&gt;&lt;prefix/&gt;&lt;suffix/&gt;&lt;locator/&gt;&lt;locator_label&gt;page&lt;/locator_label&gt;&lt;/citation&gt;&lt;/metadata&gt; \* MERGEFORMAT</w:instrText>
      </w:r>
      <w:r w:rsidR="00CF0915">
        <w:rPr>
          <w:sz w:val="24"/>
          <w:szCs w:val="24"/>
        </w:rPr>
      </w:r>
      <w:r w:rsidR="00CF0915">
        <w:rPr>
          <w:sz w:val="24"/>
          <w:szCs w:val="24"/>
        </w:rPr>
        <w:fldChar w:fldCharType="separate"/>
      </w:r>
      <w:r w:rsidR="00CF0915">
        <w:rPr>
          <w:noProof/>
          <w:sz w:val="24"/>
          <w:szCs w:val="24"/>
        </w:rPr>
        <w:t>(ADEC 2008)</w:t>
      </w:r>
      <w:r w:rsidR="00CF0915">
        <w:rPr>
          <w:sz w:val="24"/>
          <w:szCs w:val="24"/>
        </w:rPr>
        <w:fldChar w:fldCharType="end"/>
      </w:r>
      <w:r w:rsidR="00CF0915">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w:t>
      </w:r>
      <w:r w:rsidR="00212C5D" w:rsidRPr="00051262">
        <w:rPr>
          <w:rFonts w:asciiTheme="majorHAnsi" w:hAnsiTheme="majorHAnsi" w:cs="Arial"/>
          <w:sz w:val="24"/>
          <w:szCs w:val="24"/>
        </w:rPr>
        <w:t>sites on the fish gill</w:t>
      </w:r>
      <w:r w:rsidR="00734AC5">
        <w:rPr>
          <w:rFonts w:asciiTheme="majorHAnsi" w:hAnsiTheme="majorHAnsi" w:cs="Arial"/>
          <w:sz w:val="24"/>
          <w:szCs w:val="24"/>
        </w:rPr>
        <w:t xml:space="preserve"> </w:t>
      </w:r>
      <w:r w:rsidR="00734AC5">
        <w:rPr>
          <w:rFonts w:asciiTheme="majorHAnsi" w:hAnsiTheme="majorHAnsi" w:cs="Arial"/>
          <w:sz w:val="24"/>
          <w:szCs w:val="24"/>
        </w:rPr>
        <w:fldChar w:fldCharType="begin" w:fldLock="1">
          <w:fldData xml:space="preserve">ZQBKAHoARgBWAEUAdAB2ADQAegBZAFEALwBpAHUAQwBEAGoAbABaAE4AcQBrADMAQQB3AFMAdAB2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</w:fldData>
        </w:fldChar>
      </w:r>
      <w:r w:rsidR="00734AC5">
        <w:rPr>
          <w:rFonts w:asciiTheme="majorHAnsi" w:hAnsiTheme="majorHAnsi" w:cs="Arial"/>
          <w:sz w:val="24"/>
          <w:szCs w:val="24"/>
        </w:rPr>
        <w:instrText>ADDIN paperpile_citation &lt;clusterId&gt;F773T139P421M114&lt;/clusterId&gt;&lt;version&gt;0.6.11&lt;/version&gt;&lt;metadata&gt;&lt;citation&gt;&lt;id&gt;31b8d4aa-7128-0e64-abb8-9237f69223df&lt;/id&gt;&lt;no_author/&gt;&lt;prefix/&gt;&lt;suffix/&gt;&lt;locator/&gt;&lt;locator_label&gt;page&lt;/locator_label&gt;&lt;/citation&gt;&lt;/metadata&gt; \* MERGEFORMAT</w:instrText>
      </w:r>
      <w:r w:rsidR="00734AC5">
        <w:rPr>
          <w:rFonts w:asciiTheme="majorHAnsi" w:hAnsiTheme="majorHAnsi" w:cs="Arial"/>
          <w:sz w:val="24"/>
          <w:szCs w:val="24"/>
        </w:rPr>
      </w:r>
      <w:r w:rsidR="00734AC5">
        <w:rPr>
          <w:rFonts w:asciiTheme="majorHAnsi" w:hAnsiTheme="majorHAnsi" w:cs="Arial"/>
          <w:sz w:val="24"/>
          <w:szCs w:val="24"/>
        </w:rPr>
        <w:fldChar w:fldCharType="separate"/>
      </w:r>
      <w:r w:rsidR="00734AC5">
        <w:rPr>
          <w:rFonts w:asciiTheme="majorHAnsi" w:hAnsiTheme="majorHAnsi" w:cs="Arial"/>
          <w:noProof/>
          <w:sz w:val="24"/>
          <w:szCs w:val="24"/>
        </w:rPr>
        <w:t>(Galvez 1998)</w:t>
      </w:r>
      <w:r w:rsidR="00734AC5">
        <w:rPr>
          <w:rFonts w:asciiTheme="majorHAnsi" w:hAnsiTheme="majorHAnsi" w:cs="Arial"/>
          <w:sz w:val="24"/>
          <w:szCs w:val="24"/>
        </w:rPr>
        <w:fldChar w:fldCharType="end"/>
      </w:r>
      <w:r w:rsidR="00702BE9" w:rsidRPr="00051262">
        <w:rPr>
          <w:rFonts w:asciiTheme="majorHAnsi" w:hAnsiTheme="majorHAnsi" w:cs="Arial"/>
          <w:sz w:val="24"/>
          <w:szCs w:val="24"/>
        </w:rPr>
        <w:t>.</w:t>
      </w:r>
    </w:p>
    <w:p w14:paraId="2FC444C9" w14:textId="1700F689" w:rsidR="00F63BE5" w:rsidRPr="00051262" w:rsidRDefault="00F63BE5" w:rsidP="00711575">
      <w:pPr>
        <w:rPr>
          <w:rFonts w:asciiTheme="majorHAnsi" w:hAnsiTheme="majorHAnsi"/>
          <w:sz w:val="24"/>
          <w:szCs w:val="24"/>
        </w:rPr>
      </w:pPr>
    </w:p>
    <w:p w14:paraId="5108C273" w14:textId="77777777" w:rsidR="005A7030" w:rsidRDefault="00A47E46" w:rsidP="00051262">
      <w:pPr>
        <w:pStyle w:val="Default"/>
        <w:rPr>
          <w:rFonts w:asciiTheme="majorHAnsi" w:hAnsiTheme="majorHAnsi"/>
        </w:rPr>
      </w:pPr>
      <w:r w:rsidRPr="00051262">
        <w:rPr>
          <w:rFonts w:asciiTheme="majorHAnsi" w:hAnsiTheme="majorHAnsi"/>
        </w:rPr>
        <w:t>T</w:t>
      </w:r>
      <w:r w:rsidR="00B86230" w:rsidRPr="00051262">
        <w:rPr>
          <w:rFonts w:asciiTheme="majorHAnsi" w:hAnsiTheme="majorHAnsi"/>
        </w:rPr>
        <w:t>hrough</w:t>
      </w:r>
      <w:r w:rsidR="00887237" w:rsidRPr="00051262">
        <w:rPr>
          <w:rFonts w:asciiTheme="majorHAnsi" w:hAnsiTheme="majorHAnsi"/>
        </w:rPr>
        <w:t xml:space="preserve"> </w:t>
      </w:r>
      <w:r w:rsidR="00526496" w:rsidRPr="00051262">
        <w:rPr>
          <w:rFonts w:asciiTheme="majorHAnsi" w:hAnsiTheme="majorHAnsi"/>
        </w:rPr>
        <w:t>grant funds provided through</w:t>
      </w:r>
      <w:r w:rsidR="007702A3" w:rsidRPr="00051262">
        <w:rPr>
          <w:rFonts w:asciiTheme="majorHAnsi" w:hAnsiTheme="majorHAnsi"/>
        </w:rPr>
        <w:t xml:space="preserve"> the Alaska Department of Environmental Conservation</w:t>
      </w:r>
      <w:r w:rsidR="00526496" w:rsidRPr="00051262">
        <w:rPr>
          <w:rFonts w:asciiTheme="majorHAnsi" w:hAnsiTheme="majorHAnsi"/>
        </w:rPr>
        <w:t xml:space="preserve"> </w:t>
      </w:r>
      <w:r w:rsidR="007702A3" w:rsidRPr="00051262">
        <w:rPr>
          <w:rFonts w:asciiTheme="majorHAnsi" w:hAnsiTheme="majorHAnsi"/>
        </w:rPr>
        <w:t>(</w:t>
      </w:r>
      <w:r w:rsidR="00887237" w:rsidRPr="00051262">
        <w:rPr>
          <w:rFonts w:asciiTheme="majorHAnsi" w:hAnsiTheme="majorHAnsi"/>
        </w:rPr>
        <w:t>A</w:t>
      </w:r>
      <w:r w:rsidR="00526496" w:rsidRPr="00051262">
        <w:rPr>
          <w:rFonts w:asciiTheme="majorHAnsi" w:hAnsiTheme="majorHAnsi"/>
        </w:rPr>
        <w:t>DEC</w:t>
      </w:r>
      <w:r w:rsidR="007702A3" w:rsidRPr="00051262">
        <w:rPr>
          <w:rFonts w:asciiTheme="majorHAnsi" w:hAnsiTheme="majorHAnsi"/>
        </w:rPr>
        <w:t>)</w:t>
      </w:r>
      <w:r w:rsidR="00526496" w:rsidRPr="00051262">
        <w:rPr>
          <w:rFonts w:asciiTheme="majorHAnsi" w:hAnsiTheme="majorHAnsi"/>
        </w:rPr>
        <w:t xml:space="preserve"> and matching funds from KWF</w:t>
      </w:r>
      <w:r w:rsidR="00B86230" w:rsidRPr="00051262">
        <w:rPr>
          <w:rFonts w:asciiTheme="majorHAnsi" w:hAnsiTheme="majorHAnsi"/>
        </w:rPr>
        <w:t xml:space="preserve">, KWF identified </w:t>
      </w:r>
      <w:r w:rsidR="00947FFA" w:rsidRPr="00051262">
        <w:rPr>
          <w:rFonts w:asciiTheme="majorHAnsi" w:hAnsiTheme="majorHAnsi"/>
        </w:rPr>
        <w:t xml:space="preserve">four tributary and three </w:t>
      </w:r>
      <w:proofErr w:type="spellStart"/>
      <w:r w:rsidR="00947FFA" w:rsidRPr="00051262">
        <w:rPr>
          <w:rFonts w:asciiTheme="majorHAnsi" w:hAnsiTheme="majorHAnsi"/>
        </w:rPr>
        <w:t>mainstem</w:t>
      </w:r>
      <w:proofErr w:type="spellEnd"/>
      <w:r w:rsidR="00947FFA" w:rsidRPr="00051262">
        <w:rPr>
          <w:rFonts w:asciiTheme="majorHAnsi" w:hAnsiTheme="majorHAnsi"/>
        </w:rPr>
        <w:t xml:space="preserve"> sites </w:t>
      </w:r>
      <w:r w:rsidR="00FD1A88" w:rsidRPr="00051262">
        <w:rPr>
          <w:rFonts w:asciiTheme="majorHAnsi" w:hAnsiTheme="majorHAnsi"/>
        </w:rPr>
        <w:t xml:space="preserve">in addition to the </w:t>
      </w:r>
      <w:r w:rsidR="00D41435" w:rsidRPr="00051262">
        <w:rPr>
          <w:rFonts w:asciiTheme="majorHAnsi" w:hAnsiTheme="majorHAnsi"/>
        </w:rPr>
        <w:t>standard biannual KRBWQM</w:t>
      </w:r>
      <w:r w:rsidR="00FD1A88" w:rsidRPr="00051262">
        <w:rPr>
          <w:rFonts w:asciiTheme="majorHAnsi" w:hAnsiTheme="majorHAnsi"/>
        </w:rPr>
        <w:t xml:space="preserve"> sampling sites </w:t>
      </w:r>
      <w:r w:rsidR="00947FFA" w:rsidRPr="00051262">
        <w:rPr>
          <w:rFonts w:asciiTheme="majorHAnsi" w:hAnsiTheme="majorHAnsi"/>
        </w:rPr>
        <w:t xml:space="preserve">throughout the Kenai River watershed for </w:t>
      </w:r>
      <w:r w:rsidR="00C90F57" w:rsidRPr="00051262">
        <w:rPr>
          <w:rFonts w:asciiTheme="majorHAnsi" w:hAnsiTheme="majorHAnsi"/>
        </w:rPr>
        <w:t>supplemental sampling</w:t>
      </w:r>
      <w:r w:rsidR="00947FFA" w:rsidRPr="00051262">
        <w:rPr>
          <w:rFonts w:asciiTheme="majorHAnsi" w:hAnsiTheme="majorHAnsi"/>
        </w:rPr>
        <w:t xml:space="preserve"> in the spring</w:t>
      </w:r>
      <w:r w:rsidR="00B04518" w:rsidRPr="00051262">
        <w:rPr>
          <w:rFonts w:asciiTheme="majorHAnsi" w:hAnsiTheme="majorHAnsi"/>
        </w:rPr>
        <w:t>s</w:t>
      </w:r>
      <w:r w:rsidR="00947FFA" w:rsidRPr="00051262">
        <w:rPr>
          <w:rFonts w:asciiTheme="majorHAnsi" w:hAnsiTheme="majorHAnsi"/>
        </w:rPr>
        <w:t xml:space="preserve"> and summe</w:t>
      </w:r>
      <w:r w:rsidR="00225A7F" w:rsidRPr="00051262">
        <w:rPr>
          <w:rFonts w:asciiTheme="majorHAnsi" w:hAnsiTheme="majorHAnsi"/>
        </w:rPr>
        <w:t>rs</w:t>
      </w:r>
      <w:r w:rsidR="00947FFA" w:rsidRPr="00051262">
        <w:rPr>
          <w:rFonts w:asciiTheme="majorHAnsi" w:hAnsiTheme="majorHAnsi"/>
        </w:rPr>
        <w:t xml:space="preserve"> of 2019</w:t>
      </w:r>
      <w:r w:rsidR="00B04518" w:rsidRPr="00051262">
        <w:rPr>
          <w:rFonts w:asciiTheme="majorHAnsi" w:hAnsiTheme="majorHAnsi"/>
        </w:rPr>
        <w:t>-2020</w:t>
      </w:r>
      <w:r w:rsidR="0024208B" w:rsidRPr="00051262">
        <w:rPr>
          <w:rFonts w:asciiTheme="majorHAnsi" w:hAnsiTheme="majorHAnsi"/>
        </w:rPr>
        <w:t xml:space="preserve"> (Figure 2)</w:t>
      </w:r>
      <w:r w:rsidR="00947FFA" w:rsidRPr="00051262">
        <w:rPr>
          <w:rFonts w:asciiTheme="majorHAnsi" w:hAnsiTheme="majorHAnsi"/>
        </w:rPr>
        <w:t>.</w:t>
      </w:r>
      <w:r w:rsidR="007702A3" w:rsidRPr="00051262">
        <w:rPr>
          <w:rFonts w:asciiTheme="majorHAnsi" w:hAnsiTheme="majorHAnsi"/>
        </w:rPr>
        <w:t xml:space="preserve"> </w:t>
      </w:r>
      <w:r w:rsidR="004E4CDA" w:rsidRPr="00051262">
        <w:rPr>
          <w:rFonts w:asciiTheme="majorHAnsi" w:hAnsiTheme="majorHAnsi"/>
        </w:rPr>
        <w:t>This report presents</w:t>
      </w:r>
      <w:r w:rsidR="00C90F57" w:rsidRPr="00051262">
        <w:rPr>
          <w:rFonts w:asciiTheme="majorHAnsi" w:hAnsiTheme="majorHAnsi"/>
        </w:rPr>
        <w:t xml:space="preserve"> </w:t>
      </w:r>
      <w:r w:rsidR="004E4CDA" w:rsidRPr="00051262">
        <w:rPr>
          <w:rFonts w:asciiTheme="majorHAnsi" w:hAnsiTheme="majorHAnsi"/>
        </w:rPr>
        <w:t>results from both biannual KRBWQM events in 2019-2020 as well as the supplemental sampling events.</w:t>
      </w:r>
      <w:r w:rsidR="00D74AB6" w:rsidRPr="00051262">
        <w:rPr>
          <w:rFonts w:asciiTheme="majorHAnsi" w:hAnsiTheme="majorHAnsi"/>
        </w:rPr>
        <w:t xml:space="preserve"> </w:t>
      </w:r>
    </w:p>
    <w:p w14:paraId="1246C3CA" w14:textId="20249D51" w:rsidR="005A7030" w:rsidRDefault="005A7030" w:rsidP="00051262">
      <w:pPr>
        <w:pStyle w:val="Default"/>
        <w:rPr>
          <w:rFonts w:asciiTheme="majorHAnsi" w:hAnsiTheme="majorHAnsi"/>
        </w:rPr>
      </w:pPr>
    </w:p>
    <w:p w14:paraId="47B26F60" w14:textId="2E810F42" w:rsidR="00051262" w:rsidRPr="00051262" w:rsidRDefault="004E4CDA" w:rsidP="00051262">
      <w:pPr>
        <w:pStyle w:val="Default"/>
        <w:rPr>
          <w:ins w:id="20" w:author="Benjamin Meyer" w:date="2021-02-22T13:08:00Z"/>
          <w:rFonts w:asciiTheme="majorHAnsi" w:hAnsiTheme="majorHAnsi"/>
        </w:rPr>
      </w:pPr>
      <w:r w:rsidRPr="00051262">
        <w:rPr>
          <w:rFonts w:asciiTheme="majorHAnsi" w:hAnsiTheme="majorHAnsi"/>
        </w:rPr>
        <w:t xml:space="preserve">Additional efforts to identify </w:t>
      </w:r>
      <w:r w:rsidR="00526496" w:rsidRPr="00051262">
        <w:rPr>
          <w:rFonts w:asciiTheme="majorHAnsi" w:hAnsiTheme="majorHAnsi"/>
        </w:rPr>
        <w:t xml:space="preserve">potential </w:t>
      </w:r>
      <w:r w:rsidRPr="00051262">
        <w:rPr>
          <w:rFonts w:asciiTheme="majorHAnsi" w:hAnsiTheme="majorHAnsi"/>
        </w:rPr>
        <w:t xml:space="preserve">sources of </w:t>
      </w:r>
      <w:ins w:id="21" w:author="Benjamin Meyer" w:date="2021-04-16T11:57:00Z">
        <w:r w:rsidR="002165A7">
          <w:rPr>
            <w:rFonts w:asciiTheme="majorHAnsi" w:hAnsiTheme="majorHAnsi"/>
          </w:rPr>
          <w:t>copper and zinc</w:t>
        </w:r>
      </w:ins>
      <w:r w:rsidRPr="00051262">
        <w:rPr>
          <w:rFonts w:asciiTheme="majorHAnsi" w:hAnsiTheme="majorHAnsi"/>
        </w:rPr>
        <w:t xml:space="preserve"> throughout the Kenai River watershed were initiated in 2019-2020 and are reported here.</w:t>
      </w:r>
      <w:r w:rsidR="00D74AB6" w:rsidRPr="00051262">
        <w:rPr>
          <w:rFonts w:asciiTheme="majorHAnsi" w:hAnsiTheme="majorHAnsi"/>
        </w:rPr>
        <w:t xml:space="preserve"> </w:t>
      </w:r>
      <w:r w:rsidR="002165A7">
        <w:rPr>
          <w:rFonts w:asciiTheme="majorHAnsi" w:hAnsiTheme="majorHAnsi"/>
        </w:rPr>
        <w:t xml:space="preserve">These efforts included a mapping effort in which </w:t>
      </w:r>
      <w:ins w:id="22" w:author="Benjamin Meyer" w:date="2021-02-22T13:08:00Z">
        <w:r w:rsidR="00051262" w:rsidRPr="00051262">
          <w:rPr>
            <w:rFonts w:asciiTheme="majorHAnsi" w:hAnsiTheme="majorHAnsi"/>
          </w:rPr>
          <w:t xml:space="preserve">five river trips were conducted in order to photograph potential zinc and copper sources visible from the Kenai River </w:t>
        </w:r>
        <w:proofErr w:type="spellStart"/>
        <w:r w:rsidR="00051262" w:rsidRPr="00051262">
          <w:rPr>
            <w:rFonts w:asciiTheme="majorHAnsi" w:hAnsiTheme="majorHAnsi"/>
          </w:rPr>
          <w:t>mainstem</w:t>
        </w:r>
        <w:proofErr w:type="spellEnd"/>
        <w:r w:rsidR="00051262" w:rsidRPr="00051262">
          <w:rPr>
            <w:rFonts w:asciiTheme="majorHAnsi" w:hAnsiTheme="majorHAnsi"/>
          </w:rPr>
          <w:t xml:space="preserve">. </w:t>
        </w:r>
      </w:ins>
      <w:r w:rsidR="002165A7">
        <w:rPr>
          <w:rFonts w:asciiTheme="majorHAnsi" w:hAnsiTheme="majorHAnsi"/>
        </w:rPr>
        <w:t>P</w:t>
      </w:r>
      <w:ins w:id="23" w:author="Benjamin Meyer" w:date="2021-02-22T13:08:00Z">
        <w:r w:rsidR="00051262" w:rsidRPr="00051262">
          <w:rPr>
            <w:rFonts w:asciiTheme="majorHAnsi" w:hAnsiTheme="majorHAnsi"/>
          </w:rPr>
          <w:t>hotos</w:t>
        </w:r>
      </w:ins>
      <w:r w:rsidR="002165A7">
        <w:rPr>
          <w:rFonts w:asciiTheme="majorHAnsi" w:hAnsiTheme="majorHAnsi"/>
        </w:rPr>
        <w:t xml:space="preserve"> from these trips</w:t>
      </w:r>
      <w:ins w:id="24" w:author="Benjamin Meyer" w:date="2021-02-22T13:08:00Z">
        <w:r w:rsidR="00051262" w:rsidRPr="00051262">
          <w:rPr>
            <w:rFonts w:asciiTheme="majorHAnsi" w:hAnsiTheme="majorHAnsi"/>
          </w:rPr>
          <w:t xml:space="preserve"> were incorporated into a GIS </w:t>
        </w:r>
        <w:proofErr w:type="spellStart"/>
        <w:r w:rsidR="00051262" w:rsidRPr="00051262">
          <w:rPr>
            <w:rFonts w:asciiTheme="majorHAnsi" w:hAnsiTheme="majorHAnsi"/>
          </w:rPr>
          <w:t>shapefile</w:t>
        </w:r>
        <w:proofErr w:type="spellEnd"/>
        <w:r w:rsidR="00051262" w:rsidRPr="00051262">
          <w:rPr>
            <w:rFonts w:asciiTheme="majorHAnsi" w:hAnsiTheme="majorHAnsi"/>
          </w:rPr>
          <w:t xml:space="preserve"> established to </w:t>
        </w:r>
        <w:r w:rsidR="00051262" w:rsidRPr="00051262">
          <w:rPr>
            <w:rFonts w:asciiTheme="majorHAnsi" w:hAnsiTheme="majorHAnsi"/>
          </w:rPr>
          <w:lastRenderedPageBreak/>
          <w:t xml:space="preserve">document adjacent potential sources of these heavy metals including impervious surfaces, boat landings, and wastewater discharge. </w:t>
        </w:r>
      </w:ins>
      <w:ins w:id="25" w:author="Benjamin Meyer" w:date="2021-04-16T11:59:00Z">
        <w:r w:rsidR="002165A7">
          <w:rPr>
            <w:rFonts w:asciiTheme="majorHAnsi" w:hAnsiTheme="majorHAnsi"/>
          </w:rPr>
          <w:t>In addition to KWF’s field imagery,</w:t>
        </w:r>
      </w:ins>
      <w:ins w:id="26" w:author="Benjamin Meyer" w:date="2021-04-16T12:00:00Z">
        <w:r w:rsidR="002165A7" w:rsidRPr="002165A7">
          <w:rPr>
            <w:rFonts w:asciiTheme="majorHAnsi" w:hAnsiTheme="majorHAnsi"/>
          </w:rPr>
          <w:t xml:space="preserve"> </w:t>
        </w:r>
        <w:r w:rsidR="002165A7" w:rsidRPr="00051262">
          <w:rPr>
            <w:rFonts w:asciiTheme="majorHAnsi" w:hAnsiTheme="majorHAnsi"/>
          </w:rPr>
          <w:t>St. Mary’s University of Minnesota Geospatial Services</w:t>
        </w:r>
        <w:r w:rsidR="002165A7">
          <w:rPr>
            <w:rFonts w:asciiTheme="majorHAnsi" w:hAnsiTheme="majorHAnsi"/>
          </w:rPr>
          <w:t xml:space="preserve"> was contracted to</w:t>
        </w:r>
        <w:r w:rsidR="002165A7" w:rsidRPr="00051262">
          <w:rPr>
            <w:rFonts w:asciiTheme="majorHAnsi" w:hAnsiTheme="majorHAnsi"/>
          </w:rPr>
          <w:t xml:space="preserve"> develop a draft ArcGIS database of sources potentially related to copper and zinc pollution</w:t>
        </w:r>
        <w:r w:rsidR="002165A7">
          <w:rPr>
            <w:rFonts w:asciiTheme="majorHAnsi" w:hAnsiTheme="majorHAnsi"/>
          </w:rPr>
          <w:t>.</w:t>
        </w:r>
      </w:ins>
      <w:ins w:id="27" w:author="Benjamin Meyer" w:date="2021-04-16T12:01:00Z">
        <w:r w:rsidR="002165A7">
          <w:rPr>
            <w:rFonts w:asciiTheme="majorHAnsi" w:hAnsiTheme="majorHAnsi"/>
          </w:rPr>
          <w:t xml:space="preserve"> </w:t>
        </w:r>
      </w:ins>
      <w:ins w:id="28" w:author="Benjamin Meyer" w:date="2021-02-22T13:08:00Z">
        <w:r w:rsidR="00051262" w:rsidRPr="00051262">
          <w:rPr>
            <w:rFonts w:asciiTheme="majorHAnsi" w:hAnsiTheme="majorHAnsi"/>
            <w:bCs/>
          </w:rPr>
          <w:t xml:space="preserve">The </w:t>
        </w:r>
      </w:ins>
      <w:ins w:id="29" w:author="Benjamin Meyer" w:date="2021-04-16T11:56:00Z">
        <w:r w:rsidR="002165A7" w:rsidRPr="00051262">
          <w:rPr>
            <w:rFonts w:asciiTheme="majorHAnsi" w:hAnsiTheme="majorHAnsi"/>
            <w:bCs/>
          </w:rPr>
          <w:t>geodatabase</w:t>
        </w:r>
      </w:ins>
      <w:ins w:id="30" w:author="Benjamin Meyer" w:date="2021-02-22T13:08:00Z">
        <w:r w:rsidR="00051262" w:rsidRPr="00051262">
          <w:rPr>
            <w:rFonts w:asciiTheme="majorHAnsi" w:hAnsiTheme="majorHAnsi"/>
            <w:bCs/>
          </w:rPr>
          <w:t xml:space="preserve"> is intended to be of use in future monitoring efforts and potentially in the production of a future decision support tool.</w:t>
        </w:r>
      </w:ins>
    </w:p>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31" w:name="_Toc64271418"/>
      <w:r w:rsidRPr="006F3509">
        <w:rPr>
          <w:b/>
          <w:bCs/>
        </w:rPr>
        <w:t>Methods</w:t>
      </w:r>
      <w:bookmarkEnd w:id="31"/>
    </w:p>
    <w:p w14:paraId="1E1F60F8" w14:textId="77777777" w:rsidR="00AD09EE" w:rsidRDefault="00AD09EE" w:rsidP="009308B3"/>
    <w:p w14:paraId="354A3F22" w14:textId="3001320B" w:rsidR="001F0EA8" w:rsidRDefault="003D0107" w:rsidP="00A21003">
      <w:pPr>
        <w:pStyle w:val="Heading2"/>
        <w:rPr>
          <w:ins w:id="32" w:author="Benjamin Meyer" w:date="2020-12-07T05:39:00Z"/>
        </w:rPr>
      </w:pPr>
      <w:bookmarkStart w:id="33" w:name="_Toc64271419"/>
      <w:r>
        <w:t>Copper and zinc s</w:t>
      </w:r>
      <w:r w:rsidR="00AD09EE">
        <w:t>ampling</w:t>
      </w:r>
      <w:bookmarkEnd w:id="33"/>
    </w:p>
    <w:p w14:paraId="38E99023" w14:textId="77777777" w:rsidR="003D567B" w:rsidRPr="003D567B" w:rsidRDefault="003D567B" w:rsidP="00C90F57"/>
    <w:p w14:paraId="3D66DB16" w14:textId="211DA971" w:rsidR="001F0EA8" w:rsidRPr="001F0EA8" w:rsidRDefault="00FD1A88" w:rsidP="001F0EA8">
      <w:pPr>
        <w:rPr>
          <w:sz w:val="24"/>
          <w:szCs w:val="24"/>
        </w:rPr>
      </w:pPr>
      <w:r>
        <w:rPr>
          <w:sz w:val="24"/>
          <w:szCs w:val="24"/>
        </w:rPr>
        <w:t>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w:t>
      </w:r>
      <w:ins w:id="34" w:author="Benjamin Meyer" w:date="2021-02-22T13:09:00Z">
        <w:r w:rsidR="00051262">
          <w:rPr>
            <w:sz w:val="24"/>
            <w:szCs w:val="24"/>
          </w:rPr>
          <w:t>c</w:t>
        </w:r>
      </w:ins>
      <w:del w:id="35" w:author="Benjamin Meyer" w:date="2021-02-22T13:09:00Z">
        <w:r w:rsidDel="00051262">
          <w:rPr>
            <w:sz w:val="24"/>
            <w:szCs w:val="24"/>
          </w:rPr>
          <w:delText>C</w:delText>
        </w:r>
      </w:del>
      <w:r>
        <w:rPr>
          <w:sz w:val="24"/>
          <w:szCs w:val="24"/>
        </w:rPr>
        <w:t>opper and</w:t>
      </w:r>
      <w:r w:rsidR="007702A3">
        <w:rPr>
          <w:sz w:val="24"/>
          <w:szCs w:val="24"/>
        </w:rPr>
        <w:t xml:space="preserve"> zinc-specific sampling events.”</w:t>
      </w:r>
      <w:r w:rsidR="007D1A77">
        <w:rPr>
          <w:sz w:val="24"/>
          <w:szCs w:val="24"/>
        </w:rPr>
        <w:t xml:space="preserve"> </w:t>
      </w:r>
      <w:r w:rsidR="00001D8B">
        <w:rPr>
          <w:sz w:val="24"/>
          <w:szCs w:val="24"/>
        </w:rPr>
        <w:t xml:space="preserve">In total, </w:t>
      </w:r>
      <w:r w:rsidR="00001D8B">
        <w:rPr>
          <w:bCs/>
          <w:sz w:val="24"/>
          <w:szCs w:val="24"/>
        </w:rPr>
        <w:t xml:space="preserve">water samples were taken from ten </w:t>
      </w:r>
      <w:commentRangeStart w:id="36"/>
      <w:commentRangeStart w:id="37"/>
      <w:commentRangeStart w:id="38"/>
      <w:ins w:id="39" w:author="Apsens, Sarah" w:date="2020-12-30T16:45:00Z">
        <w:r w:rsidR="00361719" w:rsidRPr="002D3CA3">
          <w:rPr>
            <w:bCs/>
            <w:strike/>
            <w:sz w:val="24"/>
            <w:szCs w:val="24"/>
          </w:rPr>
          <w:t>additional</w:t>
        </w:r>
        <w:commentRangeEnd w:id="36"/>
        <w:r w:rsidR="00361719" w:rsidRPr="002D3CA3">
          <w:rPr>
            <w:rStyle w:val="CommentReference"/>
            <w:strike/>
          </w:rPr>
          <w:commentReference w:id="36"/>
        </w:r>
      </w:ins>
      <w:commentRangeEnd w:id="37"/>
      <w:r w:rsidR="002C10DB" w:rsidRPr="002D3CA3">
        <w:rPr>
          <w:rStyle w:val="CommentReference"/>
          <w:strike/>
        </w:rPr>
        <w:commentReference w:id="37"/>
      </w:r>
      <w:commentRangeEnd w:id="38"/>
      <w:r w:rsidR="00E6440A">
        <w:rPr>
          <w:rStyle w:val="CommentReference"/>
        </w:rPr>
        <w:commentReference w:id="38"/>
      </w:r>
      <w:ins w:id="41" w:author="Apsens, Sarah" w:date="2020-12-30T16:45:00Z">
        <w:r w:rsidR="00361719" w:rsidRPr="002D3CA3">
          <w:rPr>
            <w:bCs/>
            <w:strike/>
            <w:sz w:val="24"/>
            <w:szCs w:val="24"/>
          </w:rPr>
          <w:t xml:space="preserve"> </w:t>
        </w:r>
      </w:ins>
      <w:r w:rsidR="00001D8B">
        <w:rPr>
          <w:bCs/>
          <w:sz w:val="24"/>
          <w:szCs w:val="24"/>
        </w:rPr>
        <w:t xml:space="preserve">sites on the Kenai River </w:t>
      </w:r>
      <w:proofErr w:type="spellStart"/>
      <w:r w:rsidR="00001D8B">
        <w:rPr>
          <w:bCs/>
          <w:sz w:val="24"/>
          <w:szCs w:val="24"/>
        </w:rPr>
        <w:t>mainstem</w:t>
      </w:r>
      <w:proofErr w:type="spellEnd"/>
      <w:r w:rsidR="00001D8B">
        <w:rPr>
          <w:bCs/>
          <w:sz w:val="24"/>
          <w:szCs w:val="24"/>
        </w:rPr>
        <w:t xml:space="preserve"> and nine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w:t>
      </w:r>
      <w:proofErr w:type="spellStart"/>
      <w:r w:rsidR="002A2C0D" w:rsidRPr="002A2C0D">
        <w:rPr>
          <w:sz w:val="24"/>
          <w:szCs w:val="24"/>
        </w:rPr>
        <w:t>mainstem</w:t>
      </w:r>
      <w:proofErr w:type="spellEnd"/>
      <w:r w:rsidR="002A2C0D" w:rsidRPr="002A2C0D">
        <w:rPr>
          <w:sz w:val="24"/>
          <w:szCs w:val="24"/>
        </w:rPr>
        <w:t>. River miles listed for tributaries reference their</w:t>
      </w:r>
      <w:r w:rsidR="00621F96">
        <w:rPr>
          <w:sz w:val="24"/>
          <w:szCs w:val="24"/>
        </w:rPr>
        <w:t xml:space="preserve"> confluence river mile on the </w:t>
      </w:r>
      <w:proofErr w:type="spellStart"/>
      <w:r w:rsidR="00621F96">
        <w:rPr>
          <w:sz w:val="24"/>
          <w:szCs w:val="24"/>
        </w:rPr>
        <w:t>mainstem</w:t>
      </w:r>
      <w:proofErr w:type="spellEnd"/>
      <w:r w:rsidR="00621F96">
        <w:rPr>
          <w:sz w:val="24"/>
          <w:szCs w:val="24"/>
        </w:rPr>
        <w:t xml:space="preserve">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22A3E8D1" w14:textId="77777777" w:rsidR="002A2C0D" w:rsidRPr="002A2C0D" w:rsidRDefault="002A2C0D" w:rsidP="00AD09EE">
      <w:pPr>
        <w:rPr>
          <w:sz w:val="24"/>
          <w:szCs w:val="24"/>
        </w:rPr>
      </w:pPr>
    </w:p>
    <w:p w14:paraId="0527702C" w14:textId="67E5F4FC" w:rsidR="003D0107" w:rsidRDefault="003D0107" w:rsidP="00CF3F57">
      <w:pPr>
        <w:pStyle w:val="Heading3"/>
        <w:rPr>
          <w:sz w:val="24"/>
        </w:rPr>
      </w:pPr>
      <w:bookmarkStart w:id="42" w:name="_Toc64271420"/>
      <w:r w:rsidRPr="00CF3F57">
        <w:rPr>
          <w:sz w:val="24"/>
        </w:rPr>
        <w:t>Kenai River Baseline Water Quality Monitoring (KRBWQM)</w:t>
      </w:r>
      <w:bookmarkEnd w:id="42"/>
    </w:p>
    <w:p w14:paraId="7BF45577" w14:textId="77777777" w:rsidR="003D567B" w:rsidRPr="00C90F57" w:rsidRDefault="003D567B" w:rsidP="00C90F57"/>
    <w:p w14:paraId="5506FE15" w14:textId="7C80ED56"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w:t>
      </w:r>
      <w:r w:rsidR="00D74AB6">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7FA9A51E" w:rsidR="00A21003" w:rsidRPr="00A21003" w:rsidRDefault="00A21003" w:rsidP="00A21003">
      <w:pPr>
        <w:rPr>
          <w:bCs/>
          <w:sz w:val="24"/>
          <w:szCs w:val="24"/>
        </w:rPr>
      </w:pPr>
      <w:r>
        <w:rPr>
          <w:bCs/>
          <w:sz w:val="24"/>
          <w:szCs w:val="24"/>
        </w:rPr>
        <w:t>Due to logistical and safety constraints as a result of the COVID-19 pandemic, spring</w:t>
      </w:r>
      <w:ins w:id="43" w:author="Benjamin Meyer" w:date="2021-02-22T13:10:00Z">
        <w:r w:rsidR="00051262">
          <w:rPr>
            <w:bCs/>
            <w:sz w:val="24"/>
            <w:szCs w:val="24"/>
          </w:rPr>
          <w:t xml:space="preserve"> KRBWQM</w:t>
        </w:r>
      </w:ins>
      <w:r>
        <w:rPr>
          <w:bCs/>
          <w:sz w:val="24"/>
          <w:szCs w:val="24"/>
        </w:rPr>
        <w:t xml:space="preserve"> sampling did not occur in 2020.</w:t>
      </w:r>
    </w:p>
    <w:p w14:paraId="3BCD85C9" w14:textId="77777777" w:rsidR="0041495C" w:rsidRDefault="0041495C" w:rsidP="0041495C">
      <w:pPr>
        <w:rPr>
          <w:bCs/>
          <w:sz w:val="24"/>
          <w:szCs w:val="24"/>
        </w:rPr>
      </w:pPr>
    </w:p>
    <w:p w14:paraId="5867DE28" w14:textId="03F99476"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 from</w:t>
      </w:r>
      <w:r>
        <w:rPr>
          <w:bCs/>
          <w:sz w:val="24"/>
          <w:szCs w:val="24"/>
        </w:rPr>
        <w:t xml:space="preserve"> 2019-2020</w:t>
      </w:r>
      <w:r w:rsidR="000A7351">
        <w:rPr>
          <w:bCs/>
          <w:sz w:val="24"/>
          <w:szCs w:val="24"/>
        </w:rPr>
        <w:t xml:space="preserve"> presented in this report</w:t>
      </w:r>
      <w:r w:rsidR="009010FE">
        <w:rPr>
          <w:bCs/>
          <w:sz w:val="24"/>
          <w:szCs w:val="24"/>
        </w:rPr>
        <w:t xml:space="preserve"> were analyzed for zinc, copper, calcium, and magnesium</w:t>
      </w:r>
      <w:r w:rsidR="007D1A77">
        <w:rPr>
          <w:bCs/>
          <w:sz w:val="24"/>
          <w:szCs w:val="24"/>
        </w:rPr>
        <w:t xml:space="preserve"> concentrations. </w:t>
      </w:r>
      <w:r w:rsidR="00EA17C2">
        <w:rPr>
          <w:bCs/>
          <w:sz w:val="24"/>
          <w:szCs w:val="24"/>
        </w:rPr>
        <w:t xml:space="preserve">Sample </w:t>
      </w:r>
      <w:r w:rsidR="000E0701">
        <w:rPr>
          <w:bCs/>
          <w:sz w:val="24"/>
          <w:szCs w:val="24"/>
        </w:rPr>
        <w:t xml:space="preserve">locations are reported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45398DD1" w14:textId="307210B3" w:rsidR="001C0F3B" w:rsidRDefault="001C0F3B" w:rsidP="0041495C">
      <w:pPr>
        <w:rPr>
          <w:bCs/>
          <w:sz w:val="24"/>
          <w:szCs w:val="24"/>
        </w:rPr>
      </w:pPr>
    </w:p>
    <w:p w14:paraId="1ABF2B86" w14:textId="6A7AC1C4" w:rsidR="001C0F3B"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w:t>
      </w:r>
      <w:r w:rsidR="00D74AB6">
        <w:rPr>
          <w:bCs/>
          <w:sz w:val="24"/>
          <w:szCs w:val="24"/>
        </w:rPr>
        <w:t xml:space="preserve"> </w:t>
      </w:r>
      <w:r w:rsidR="00702BE9">
        <w:rPr>
          <w:bCs/>
          <w:sz w:val="24"/>
          <w:szCs w:val="24"/>
        </w:rPr>
        <w:t>Sample collection timing</w:t>
      </w:r>
      <w:r>
        <w:rPr>
          <w:bCs/>
          <w:sz w:val="24"/>
          <w:szCs w:val="24"/>
        </w:rPr>
        <w:t xml:space="preserve"> coincided with an outgoing tide to reduce potential saltwater </w:t>
      </w:r>
      <w:r>
        <w:rPr>
          <w:bCs/>
          <w:sz w:val="24"/>
          <w:szCs w:val="24"/>
        </w:rPr>
        <w:lastRenderedPageBreak/>
        <w:t>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For sites accessed by boats, water samples were taken from the bow while the boat faced upstream.</w:t>
      </w:r>
      <w:r w:rsidR="00D74AB6">
        <w:rPr>
          <w:bCs/>
          <w:sz w:val="24"/>
          <w:szCs w:val="24"/>
        </w:rPr>
        <w:t xml:space="preserve">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commentRangeStart w:id="44"/>
      <w:ins w:id="45" w:author="Benjamin Meyer" w:date="2021-02-22T13:21:00Z">
        <w:r w:rsidR="00357E08">
          <w:rPr>
            <w:bCs/>
            <w:sz w:val="24"/>
            <w:szCs w:val="24"/>
          </w:rPr>
          <w:t>.</w:t>
        </w:r>
        <w:commentRangeEnd w:id="44"/>
        <w:r w:rsidR="00357E08">
          <w:rPr>
            <w:rStyle w:val="CommentReference"/>
          </w:rPr>
          <w:commentReference w:id="44"/>
        </w:r>
      </w:ins>
      <w:r w:rsidR="00B940CB">
        <w:rPr>
          <w:bCs/>
          <w:sz w:val="24"/>
          <w:szCs w:val="24"/>
        </w:rPr>
        <w:t xml:space="preserve"> </w:t>
      </w:r>
      <w:commentRangeStart w:id="46"/>
      <w:commentRangeStart w:id="47"/>
      <w:del w:id="48" w:author="Benjamin Meyer" w:date="2021-02-17T14:58:00Z">
        <w:r w:rsidR="00B940CB" w:rsidDel="00D5535A">
          <w:rPr>
            <w:bCs/>
            <w:sz w:val="24"/>
            <w:szCs w:val="24"/>
          </w:rPr>
          <w:delText>and capped while still submerged?</w:delText>
        </w:r>
        <w:commentRangeEnd w:id="46"/>
        <w:r w:rsidR="002D3CA3" w:rsidDel="00D5535A">
          <w:rPr>
            <w:rStyle w:val="CommentReference"/>
          </w:rPr>
          <w:commentReference w:id="46"/>
        </w:r>
        <w:r w:rsidDel="00D5535A">
          <w:rPr>
            <w:bCs/>
            <w:sz w:val="24"/>
            <w:szCs w:val="24"/>
          </w:rPr>
          <w:delText xml:space="preserve">. </w:delText>
        </w:r>
      </w:del>
      <w:commentRangeEnd w:id="47"/>
      <w:r w:rsidR="00357E08">
        <w:rPr>
          <w:rStyle w:val="CommentReference"/>
        </w:rPr>
        <w:commentReference w:id="47"/>
      </w:r>
      <w:r w:rsidR="0077716C">
        <w:rPr>
          <w:bCs/>
          <w:sz w:val="24"/>
          <w:szCs w:val="24"/>
        </w:rPr>
        <w:t>All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49"/>
      <w:commentRangeStart w:id="50"/>
      <w:r w:rsidR="0077716C">
        <w:rPr>
          <w:bCs/>
          <w:sz w:val="24"/>
          <w:szCs w:val="24"/>
        </w:rPr>
        <w:t xml:space="preserve">SGS North American, </w:t>
      </w:r>
      <w:proofErr w:type="spellStart"/>
      <w:r w:rsidR="0077716C">
        <w:rPr>
          <w:bCs/>
          <w:sz w:val="24"/>
          <w:szCs w:val="24"/>
        </w:rPr>
        <w:t>Inc</w:t>
      </w:r>
      <w:proofErr w:type="spellEnd"/>
      <w:r w:rsidR="0077716C">
        <w:rPr>
          <w:bCs/>
          <w:sz w:val="24"/>
          <w:szCs w:val="24"/>
        </w:rPr>
        <w:t xml:space="preserve"> </w:t>
      </w:r>
      <w:commentRangeEnd w:id="49"/>
      <w:r w:rsidR="00841FAF">
        <w:rPr>
          <w:rStyle w:val="CommentReference"/>
        </w:rPr>
        <w:commentReference w:id="49"/>
      </w:r>
      <w:commentRangeEnd w:id="50"/>
      <w:r w:rsidR="0023740C">
        <w:rPr>
          <w:rStyle w:val="CommentReference"/>
        </w:rPr>
        <w:commentReference w:id="50"/>
      </w:r>
      <w:r w:rsidR="0077716C">
        <w:rPr>
          <w:bCs/>
          <w:sz w:val="24"/>
          <w:szCs w:val="24"/>
        </w:rPr>
        <w:t>(Anchorage</w:t>
      </w:r>
      <w:r w:rsidR="003D567B">
        <w:rPr>
          <w:bCs/>
          <w:sz w:val="24"/>
          <w:szCs w:val="24"/>
        </w:rPr>
        <w:t>, AK</w:t>
      </w:r>
      <w:r w:rsidR="0077716C">
        <w:rPr>
          <w:bCs/>
          <w:sz w:val="24"/>
          <w:szCs w:val="24"/>
        </w:rPr>
        <w:t>) within the holding time of each sample.</w:t>
      </w:r>
      <w:r w:rsidR="00D74AB6">
        <w:rPr>
          <w:bCs/>
          <w:sz w:val="24"/>
          <w:szCs w:val="24"/>
        </w:rPr>
        <w:t xml:space="preserve"> </w:t>
      </w:r>
      <w:r w:rsidR="0023740C">
        <w:rPr>
          <w:bCs/>
          <w:sz w:val="24"/>
          <w:szCs w:val="24"/>
        </w:rPr>
        <w:t xml:space="preserve">Copper and zinc analyses were performed by SGS in Anchorage, </w:t>
      </w:r>
      <w:ins w:id="51"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 xml:space="preserve">These procedures follow the protocols established in a Quality Assurance Project Plan (QAPP) originally approved by ADEC in 2001, later revised and approved by ADEC again in 2013 and 2019 </w:t>
      </w:r>
      <w:r w:rsidR="00BD5112">
        <w:rPr>
          <w:bCs/>
          <w:sz w:val="24"/>
          <w:szCs w:val="24"/>
        </w:rPr>
        <w:fldChar w:fldCharType="begin" w:fldLock="1">
          <w:fldData xml:space="preserve">ZQBKAHkAMQBWAEYARgB2ADIAegBZAFEALwBpAHUAQwBuAGoAYgBBAHQARQBWAEsAcABNAGoAMABa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</w:fldData>
        </w:fldChar>
      </w:r>
      <w:r w:rsidR="00BD5112">
        <w:rPr>
          <w:bCs/>
          <w:sz w:val="24"/>
          <w:szCs w:val="24"/>
        </w:rPr>
        <w:instrText>ADDIN paperpile_citation &lt;clusterId&gt;T567H845D315A928&lt;/clusterId&gt;&lt;version&gt;0.6.11&lt;/version&gt;&lt;metadata&gt;&lt;citation&gt;&lt;id&gt;89888691-6eda-42f9-847e-9ebd53a36565&lt;/id&gt;&lt;no_author/&gt;&lt;prefix/&gt;&lt;suffix/&gt;&lt;locator/&gt;&lt;locator_label&gt;page&lt;/locator_label&gt;&lt;/citation&gt;&lt;/metadata&gt; \* MERGEFORMAT</w:instrText>
      </w:r>
      <w:r w:rsidR="00BD5112">
        <w:rPr>
          <w:bCs/>
          <w:sz w:val="24"/>
          <w:szCs w:val="24"/>
        </w:rPr>
      </w:r>
      <w:r w:rsidR="00BD5112">
        <w:rPr>
          <w:bCs/>
          <w:sz w:val="24"/>
          <w:szCs w:val="24"/>
        </w:rPr>
        <w:fldChar w:fldCharType="separate"/>
      </w:r>
      <w:r w:rsidR="00977D24">
        <w:rPr>
          <w:bCs/>
          <w:noProof/>
          <w:sz w:val="24"/>
          <w:szCs w:val="24"/>
        </w:rPr>
        <w:t>(ADEC 2020a)</w:t>
      </w:r>
      <w:r w:rsidR="00BD5112">
        <w:rPr>
          <w:bCs/>
          <w:sz w:val="24"/>
          <w:szCs w:val="24"/>
        </w:rPr>
        <w:fldChar w:fldCharType="end"/>
      </w:r>
      <w:r w:rsidR="00E1754F">
        <w:rPr>
          <w:bCs/>
          <w:sz w:val="24"/>
          <w:szCs w:val="24"/>
        </w:rPr>
        <w:t>.</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225A7F">
        <w:rPr>
          <w:bCs/>
          <w:sz w:val="24"/>
          <w:szCs w:val="24"/>
        </w:rPr>
        <w:t xml:space="preserve"> and R Studio</w:t>
      </w:r>
      <w:r w:rsidR="0077716C">
        <w:rPr>
          <w:bCs/>
          <w:sz w:val="24"/>
          <w:szCs w:val="24"/>
        </w:rPr>
        <w:t>.</w:t>
      </w:r>
      <w:r w:rsidR="00D74AB6">
        <w:rPr>
          <w:bCs/>
          <w:sz w:val="24"/>
          <w:szCs w:val="24"/>
        </w:rPr>
        <w:t xml:space="preserve"> </w:t>
      </w:r>
      <w:r w:rsidR="00E1754F">
        <w:rPr>
          <w:bCs/>
          <w:sz w:val="24"/>
          <w:szCs w:val="24"/>
        </w:rPr>
        <w:t xml:space="preserve">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52"/>
      <w:commentRangeStart w:id="53"/>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r w:rsidR="007E0550">
        <w:rPr>
          <w:bCs/>
          <w:sz w:val="24"/>
          <w:szCs w:val="24"/>
        </w:rPr>
        <w:t>.</w:t>
      </w:r>
      <w:commentRangeEnd w:id="52"/>
      <w:r w:rsidR="00957DF4">
        <w:rPr>
          <w:rStyle w:val="CommentReference"/>
        </w:rPr>
        <w:commentReference w:id="52"/>
      </w:r>
      <w:commentRangeEnd w:id="53"/>
      <w:r w:rsidR="00FA2AD9">
        <w:rPr>
          <w:rStyle w:val="CommentReference"/>
        </w:rPr>
        <w:commentReference w:id="53"/>
      </w: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54" w:name="_Toc64271421"/>
      <w:r w:rsidRPr="00CF3F57">
        <w:rPr>
          <w:sz w:val="24"/>
        </w:rPr>
        <w:t>Copper and zinc-specific sampling event</w:t>
      </w:r>
      <w:r w:rsidR="00C90F57">
        <w:rPr>
          <w:sz w:val="24"/>
        </w:rPr>
        <w:t>s</w:t>
      </w:r>
      <w:bookmarkEnd w:id="54"/>
    </w:p>
    <w:p w14:paraId="38EDEE86" w14:textId="77777777" w:rsidR="00C90F57" w:rsidRPr="00C90F57" w:rsidRDefault="00C90F57" w:rsidP="00C90F57"/>
    <w:p w14:paraId="32063A92" w14:textId="43B26852"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copper and zinc.</w:t>
      </w:r>
      <w:r w:rsidR="00D74AB6">
        <w:rPr>
          <w:bCs/>
          <w:sz w:val="24"/>
          <w:szCs w:val="24"/>
        </w:rPr>
        <w:t xml:space="preserve"> </w:t>
      </w:r>
      <w:r>
        <w:rPr>
          <w:bCs/>
          <w:sz w:val="24"/>
          <w:szCs w:val="24"/>
        </w:rPr>
        <w:t>Sample sites</w:t>
      </w:r>
      <w:r w:rsidR="003B782D">
        <w:rPr>
          <w:bCs/>
          <w:sz w:val="24"/>
          <w:szCs w:val="24"/>
        </w:rPr>
        <w:t xml:space="preserve"> for these 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w:t>
      </w:r>
      <w:proofErr w:type="spellStart"/>
      <w:r w:rsidR="00AB3035">
        <w:rPr>
          <w:bCs/>
          <w:sz w:val="24"/>
          <w:szCs w:val="24"/>
        </w:rPr>
        <w:t>mainstem</w:t>
      </w:r>
      <w:proofErr w:type="spellEnd"/>
      <w:r w:rsidR="00AB3035">
        <w:rPr>
          <w:bCs/>
          <w:sz w:val="24"/>
          <w:szCs w:val="24"/>
        </w:rPr>
        <w:t xml:space="preserve">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70243732"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(KWF, 2015)</w:t>
      </w:r>
      <w:r>
        <w:rPr>
          <w:sz w:val="24"/>
          <w:szCs w:val="24"/>
        </w:rPr>
        <w:t xml:space="preserve"> as well as their location above most </w:t>
      </w:r>
      <w:ins w:id="55"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w:t>
      </w:r>
      <w:proofErr w:type="spellStart"/>
      <w:r w:rsidR="00E460B4">
        <w:rPr>
          <w:sz w:val="24"/>
          <w:szCs w:val="24"/>
        </w:rPr>
        <w:t>mainstem</w:t>
      </w:r>
      <w:proofErr w:type="spellEnd"/>
      <w:r w:rsidR="00E460B4">
        <w:rPr>
          <w:sz w:val="24"/>
          <w:szCs w:val="24"/>
        </w:rPr>
        <w:t>, t</w:t>
      </w:r>
      <w:r>
        <w:rPr>
          <w:sz w:val="24"/>
          <w:szCs w:val="24"/>
        </w:rPr>
        <w:t xml:space="preserve">he </w:t>
      </w:r>
      <w:proofErr w:type="spellStart"/>
      <w:r>
        <w:rPr>
          <w:sz w:val="24"/>
          <w:szCs w:val="24"/>
        </w:rPr>
        <w:t>Slikok</w:t>
      </w:r>
      <w:proofErr w:type="spellEnd"/>
      <w:r>
        <w:rPr>
          <w:sz w:val="24"/>
          <w:szCs w:val="24"/>
        </w:rPr>
        <w:t xml:space="preserve">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w:t>
      </w:r>
      <w:proofErr w:type="spellStart"/>
      <w:r w:rsidR="000E55F2">
        <w:rPr>
          <w:sz w:val="24"/>
          <w:szCs w:val="24"/>
        </w:rPr>
        <w:t>mainstem</w:t>
      </w:r>
      <w:proofErr w:type="spellEnd"/>
      <w:r w:rsidR="000E55F2">
        <w:rPr>
          <w:sz w:val="24"/>
          <w:szCs w:val="24"/>
        </w:rPr>
        <w:t xml:space="preserve"> to those</w:t>
      </w:r>
      <w:r>
        <w:rPr>
          <w:sz w:val="24"/>
          <w:szCs w:val="24"/>
        </w:rPr>
        <w:t xml:space="preserve"> within the </w:t>
      </w:r>
      <w:proofErr w:type="spellStart"/>
      <w:r>
        <w:rPr>
          <w:sz w:val="24"/>
          <w:szCs w:val="24"/>
        </w:rPr>
        <w:t>Slikok</w:t>
      </w:r>
      <w:proofErr w:type="spellEnd"/>
      <w:r>
        <w:rPr>
          <w:sz w:val="24"/>
          <w:szCs w:val="24"/>
        </w:rPr>
        <w:t xml:space="preserve"> Creek tributary. </w:t>
      </w:r>
      <w:r w:rsidR="003C7959">
        <w:rPr>
          <w:sz w:val="24"/>
          <w:szCs w:val="24"/>
        </w:rPr>
        <w:t xml:space="preserve">The </w:t>
      </w:r>
      <w:proofErr w:type="spellStart"/>
      <w:r w:rsidR="00150511">
        <w:rPr>
          <w:sz w:val="24"/>
          <w:szCs w:val="24"/>
        </w:rPr>
        <w:t>Skilak</w:t>
      </w:r>
      <w:proofErr w:type="spellEnd"/>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w:t>
      </w:r>
      <w:r w:rsidR="00803543" w:rsidRPr="000E145D">
        <w:rPr>
          <w:bCs/>
          <w:sz w:val="24"/>
          <w:szCs w:val="24"/>
          <w:highlight w:val="yellow"/>
        </w:rPr>
        <w:t>Studio.</w:t>
      </w:r>
      <w:r w:rsidR="00D74AB6" w:rsidRPr="000E145D">
        <w:rPr>
          <w:bCs/>
          <w:sz w:val="24"/>
          <w:szCs w:val="24"/>
          <w:highlight w:val="yellow"/>
        </w:rPr>
        <w:t xml:space="preserve"> </w:t>
      </w:r>
      <w:commentRangeStart w:id="56"/>
      <w:commentRangeStart w:id="57"/>
      <w:r w:rsidR="00803543" w:rsidRPr="000E145D">
        <w:rPr>
          <w:bCs/>
          <w:sz w:val="24"/>
          <w:szCs w:val="24"/>
          <w:highlight w:val="yellow"/>
        </w:rPr>
        <w:t>Hardness an</w:t>
      </w:r>
      <w:r w:rsidR="00D05531" w:rsidRPr="000E145D">
        <w:rPr>
          <w:bCs/>
          <w:sz w:val="24"/>
          <w:szCs w:val="24"/>
          <w:highlight w:val="yellow"/>
        </w:rPr>
        <w:t>d freshwater CCC values</w:t>
      </w:r>
      <w:r w:rsidR="00803543" w:rsidRPr="000E145D">
        <w:rPr>
          <w:bCs/>
          <w:sz w:val="24"/>
          <w:szCs w:val="24"/>
          <w:highlight w:val="yellow"/>
        </w:rPr>
        <w:t xml:space="preserve"> were calculated using ADEC-provided equations </w:t>
      </w:r>
      <w:r w:rsidR="00EA17C2" w:rsidRPr="000E145D">
        <w:rPr>
          <w:bCs/>
          <w:sz w:val="24"/>
          <w:szCs w:val="24"/>
          <w:highlight w:val="yellow"/>
        </w:rPr>
        <w:t xml:space="preserve">shown </w:t>
      </w:r>
      <w:r w:rsidR="00803543" w:rsidRPr="000E145D">
        <w:rPr>
          <w:bCs/>
          <w:sz w:val="24"/>
          <w:szCs w:val="24"/>
          <w:highlight w:val="yellow"/>
        </w:rPr>
        <w:t>in Table 1</w:t>
      </w:r>
      <w:r w:rsidR="00090395">
        <w:rPr>
          <w:bCs/>
          <w:sz w:val="24"/>
          <w:szCs w:val="24"/>
          <w:highlight w:val="yellow"/>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bCs/>
          <w:sz w:val="24"/>
          <w:szCs w:val="24"/>
          <w:highlight w:val="yellow"/>
        </w:rPr>
        <w:instrText>ADDIN paperpile_citation &lt;clusterId&gt;R554Y512U992R685&lt;/clusterId&gt;&lt;version&gt;0.6.11&lt;/version&gt;&lt;metadata&gt;&lt;citation&gt;&lt;id&gt;1b270325-f520-425e-bc0f-a5d4a9e2b458&lt;/id&gt;&lt;no_author/&gt;&lt;prefix/&gt;&lt;suffix/&gt;&lt;locator/&gt;&lt;locator_label&gt;page&lt;/locator_label&gt;&lt;/citation&gt;&lt;/metadata&gt; \* MERGEFORMAT</w:instrText>
      </w:r>
      <w:r w:rsidR="00090395">
        <w:rPr>
          <w:bCs/>
          <w:sz w:val="24"/>
          <w:szCs w:val="24"/>
          <w:highlight w:val="yellow"/>
        </w:rPr>
      </w:r>
      <w:r w:rsidR="00090395">
        <w:rPr>
          <w:bCs/>
          <w:sz w:val="24"/>
          <w:szCs w:val="24"/>
          <w:highlight w:val="yellow"/>
        </w:rPr>
        <w:fldChar w:fldCharType="separate"/>
      </w:r>
      <w:r w:rsidR="00090395">
        <w:rPr>
          <w:bCs/>
          <w:noProof/>
          <w:sz w:val="24"/>
          <w:szCs w:val="24"/>
          <w:highlight w:val="yellow"/>
        </w:rPr>
        <w:t>(ADEC 2008)</w:t>
      </w:r>
      <w:r w:rsidR="00090395">
        <w:rPr>
          <w:bCs/>
          <w:sz w:val="24"/>
          <w:szCs w:val="24"/>
          <w:highlight w:val="yellow"/>
        </w:rPr>
        <w:fldChar w:fldCharType="end"/>
      </w:r>
      <w:r w:rsidR="00803543" w:rsidRPr="000E145D">
        <w:rPr>
          <w:bCs/>
          <w:sz w:val="24"/>
          <w:szCs w:val="24"/>
          <w:highlight w:val="yellow"/>
        </w:rPr>
        <w:t>.</w:t>
      </w:r>
      <w:commentRangeEnd w:id="56"/>
      <w:r w:rsidR="00957DF4" w:rsidRPr="000E145D">
        <w:rPr>
          <w:rStyle w:val="CommentReference"/>
          <w:highlight w:val="yellow"/>
        </w:rPr>
        <w:commentReference w:id="56"/>
      </w:r>
      <w:commentRangeEnd w:id="57"/>
      <w:r w:rsidR="00FA2AD9" w:rsidRPr="000E145D">
        <w:rPr>
          <w:rStyle w:val="CommentReference"/>
          <w:highlight w:val="yellow"/>
        </w:rPr>
        <w:commentReference w:id="57"/>
      </w:r>
    </w:p>
    <w:p w14:paraId="0EB2F449" w14:textId="648B0ABA" w:rsidR="000E55F2" w:rsidRDefault="000E55F2" w:rsidP="00D1701C">
      <w:pPr>
        <w:rPr>
          <w:sz w:val="24"/>
          <w:szCs w:val="24"/>
        </w:rPr>
      </w:pPr>
    </w:p>
    <w:p w14:paraId="3F98EE70" w14:textId="75162256" w:rsidR="000E55F2" w:rsidRDefault="00D05531" w:rsidP="000E55F2">
      <w:pPr>
        <w:pStyle w:val="Heading3"/>
        <w:rPr>
          <w:sz w:val="24"/>
        </w:rPr>
      </w:pPr>
      <w:commentRangeStart w:id="58"/>
      <w:commentRangeStart w:id="59"/>
      <w:del w:id="60" w:author="Benjamin Meyer" w:date="2021-01-21T07:38:00Z">
        <w:r w:rsidDel="00B713D6">
          <w:rPr>
            <w:sz w:val="24"/>
          </w:rPr>
          <w:delText>Variation among re</w:delText>
        </w:r>
        <w:r w:rsidR="000E55F2" w:rsidRPr="00803543" w:rsidDel="00B713D6">
          <w:rPr>
            <w:sz w:val="24"/>
          </w:rPr>
          <w:delText>plicate samples</w:delText>
        </w:r>
        <w:commentRangeEnd w:id="58"/>
        <w:r w:rsidR="00C373A2" w:rsidDel="00B713D6">
          <w:rPr>
            <w:rStyle w:val="CommentReference"/>
            <w:b w:val="0"/>
            <w:color w:val="auto"/>
            <w:spacing w:val="0"/>
          </w:rPr>
          <w:commentReference w:id="58"/>
        </w:r>
      </w:del>
      <w:bookmarkStart w:id="61" w:name="_Toc64271422"/>
      <w:commentRangeEnd w:id="59"/>
      <w:r w:rsidR="00B713D6">
        <w:rPr>
          <w:rStyle w:val="CommentReference"/>
          <w:b w:val="0"/>
          <w:color w:val="auto"/>
          <w:spacing w:val="0"/>
        </w:rPr>
        <w:commentReference w:id="59"/>
      </w:r>
      <w:ins w:id="62" w:author="Benjamin Meyer" w:date="2021-01-21T07:38:00Z">
        <w:r w:rsidR="00B713D6">
          <w:rPr>
            <w:sz w:val="24"/>
          </w:rPr>
          <w:t>Sample Accuracy and Precision</w:t>
        </w:r>
      </w:ins>
      <w:bookmarkEnd w:id="61"/>
    </w:p>
    <w:p w14:paraId="55902FE4" w14:textId="77777777" w:rsidR="00A35C56" w:rsidRPr="00A35C56" w:rsidRDefault="00A35C56" w:rsidP="00A35C56"/>
    <w:p w14:paraId="00E7CC2E" w14:textId="55EACFC6"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w:t>
      </w:r>
      <w:r w:rsidR="00D74AB6">
        <w:rPr>
          <w:sz w:val="24"/>
          <w:szCs w:val="24"/>
        </w:rPr>
        <w:t xml:space="preserve"> </w:t>
      </w:r>
      <w:r w:rsidR="00D05531">
        <w:rPr>
          <w:sz w:val="24"/>
          <w:szCs w:val="24"/>
        </w:rPr>
        <w:t>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w:t>
      </w:r>
      <w:del w:id="63" w:author="Benjamin Meyer" w:date="2021-02-17T14:59:00Z">
        <w:r w:rsidR="00803543" w:rsidDel="00D5535A">
          <w:rPr>
            <w:sz w:val="24"/>
            <w:szCs w:val="24"/>
          </w:rPr>
          <w:delText xml:space="preserve"> </w:delText>
        </w:r>
      </w:del>
      <w:r w:rsidR="00803543">
        <w:rPr>
          <w:sz w:val="24"/>
          <w:szCs w:val="24"/>
        </w:rPr>
        <w:t xml:space="preserve">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 the QAPP data quality objectives</w:t>
      </w:r>
      <w:commentRangeStart w:id="64"/>
      <w:ins w:id="65" w:author="Benjamin Meyer" w:date="2021-02-16T17:20:00Z">
        <w:r w:rsidR="00225ED5">
          <w:rPr>
            <w:sz w:val="24"/>
            <w:szCs w:val="24"/>
          </w:rPr>
          <w:t>.</w:t>
        </w:r>
      </w:ins>
      <w:commentRangeEnd w:id="64"/>
      <w:r w:rsidR="00225ED5">
        <w:rPr>
          <w:rStyle w:val="CommentReference"/>
        </w:rPr>
        <w:commentReference w:id="64"/>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66" w:name="_Toc64271423"/>
      <w:r>
        <w:rPr>
          <w:sz w:val="24"/>
        </w:rPr>
        <w:t>2019 Hardness values</w:t>
      </w:r>
      <w:bookmarkEnd w:id="66"/>
      <w:r>
        <w:rPr>
          <w:sz w:val="24"/>
        </w:rPr>
        <w:t xml:space="preserve"> </w:t>
      </w:r>
    </w:p>
    <w:p w14:paraId="20591218" w14:textId="77777777" w:rsidR="000E3748" w:rsidRDefault="000E3748" w:rsidP="000E3748">
      <w:pPr>
        <w:rPr>
          <w:sz w:val="24"/>
          <w:szCs w:val="24"/>
          <w:highlight w:val="yellow"/>
        </w:rPr>
      </w:pPr>
    </w:p>
    <w:p w14:paraId="07026197" w14:textId="391BE5CF" w:rsidR="00FA2AD9"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0029BF">
        <w:rPr>
          <w:sz w:val="24"/>
          <w:szCs w:val="24"/>
        </w:rPr>
        <w:t>a total of four sites in two sampling events (</w:t>
      </w:r>
      <w:r w:rsidR="000029BF" w:rsidRPr="00A35C56">
        <w:rPr>
          <w:sz w:val="24"/>
          <w:szCs w:val="24"/>
        </w:rPr>
        <w:t>May 22, 2019 and July 24, 2019</w:t>
      </w:r>
      <w:r w:rsidR="000029BF">
        <w:rPr>
          <w:sz w:val="24"/>
          <w:szCs w:val="24"/>
        </w:rPr>
        <w:t xml:space="preserve">), calcium and magnesium data was not available. Thus for these events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ins w:id="67" w:author="Benjamin Meyer" w:date="2021-02-17T15:13:00Z">
        <w:r w:rsidR="000B7668">
          <w:rPr>
            <w:sz w:val="24"/>
            <w:szCs w:val="24"/>
          </w:rPr>
          <w:t>results</w:t>
        </w:r>
      </w:ins>
      <w:del w:id="68" w:author="Benjamin Meyer" w:date="2021-02-17T15:13:00Z">
        <w:r w:rsidR="000029BF" w:rsidRPr="00A35C56" w:rsidDel="000B7668">
          <w:rPr>
            <w:sz w:val="24"/>
            <w:szCs w:val="24"/>
          </w:rPr>
          <w:delText>levels</w:delText>
        </w:r>
      </w:del>
      <w:r w:rsidR="000029BF" w:rsidRPr="00A35C56">
        <w:rPr>
          <w:sz w:val="24"/>
          <w:szCs w:val="24"/>
        </w:rPr>
        <w:t xml:space="preserve"> obtained from other sampling events on April 30, 2019 and July 30, 2019</w:t>
      </w:r>
      <w:r w:rsidR="000029BF" w:rsidRPr="001F2D11">
        <w:rPr>
          <w:sz w:val="24"/>
          <w:szCs w:val="24"/>
        </w:rPr>
        <w:t>, respectively</w:t>
      </w:r>
      <w:r w:rsidR="000029BF">
        <w:rPr>
          <w:sz w:val="24"/>
          <w:szCs w:val="24"/>
        </w:rPr>
        <w:t xml:space="preserve"> (see Table 3 for details). </w:t>
      </w:r>
      <w:ins w:id="69" w:author="Benjamin Meyer" w:date="2021-02-17T15:15:00Z">
        <w:r w:rsidR="000B7668">
          <w:rPr>
            <w:sz w:val="24"/>
            <w:szCs w:val="24"/>
          </w:rPr>
          <w:t>At sites w</w:t>
        </w:r>
      </w:ins>
      <w:del w:id="70" w:author="Benjamin Meyer" w:date="2021-02-17T15:15:00Z">
        <w:r w:rsidR="000029BF" w:rsidRPr="001F2D11" w:rsidDel="000B7668">
          <w:rPr>
            <w:sz w:val="24"/>
            <w:szCs w:val="24"/>
          </w:rPr>
          <w:delText>W</w:delText>
        </w:r>
      </w:del>
      <w:r w:rsidR="000029BF" w:rsidRPr="001F2D11">
        <w:rPr>
          <w:sz w:val="24"/>
          <w:szCs w:val="24"/>
        </w:rPr>
        <w:t xml:space="preserve">here </w:t>
      </w:r>
      <w:ins w:id="71" w:author="Benjamin Meyer" w:date="2021-02-17T15:15:00Z">
        <w:r w:rsidR="000B7668">
          <w:rPr>
            <w:sz w:val="24"/>
            <w:szCs w:val="24"/>
          </w:rPr>
          <w:t xml:space="preserve">no </w:t>
        </w:r>
      </w:ins>
      <w:r w:rsidR="000029BF" w:rsidRPr="001F2D11">
        <w:rPr>
          <w:sz w:val="24"/>
          <w:szCs w:val="24"/>
        </w:rPr>
        <w:t xml:space="preserve">calcium and magnesium data was </w:t>
      </w:r>
      <w:del w:id="72" w:author="Benjamin Meyer" w:date="2021-02-17T15:15:00Z">
        <w:r w:rsidR="000029BF" w:rsidRPr="001F2D11" w:rsidDel="000B7668">
          <w:rPr>
            <w:sz w:val="24"/>
            <w:szCs w:val="24"/>
          </w:rPr>
          <w:delText>un</w:delText>
        </w:r>
      </w:del>
      <w:r w:rsidR="000029BF" w:rsidRPr="001F2D11">
        <w:rPr>
          <w:sz w:val="24"/>
          <w:szCs w:val="24"/>
        </w:rPr>
        <w:t>available</w:t>
      </w:r>
      <w:r w:rsidR="000029BF">
        <w:rPr>
          <w:sz w:val="24"/>
          <w:szCs w:val="24"/>
        </w:rPr>
        <w:t>,</w:t>
      </w:r>
      <w:r w:rsidR="000029BF" w:rsidRPr="001F2D11">
        <w:rPr>
          <w:sz w:val="24"/>
          <w:szCs w:val="24"/>
        </w:rPr>
        <w:t xml:space="preserve"> data from the nearest </w:t>
      </w:r>
      <w:r w:rsidR="000029BF" w:rsidRPr="001F2D11">
        <w:rPr>
          <w:sz w:val="24"/>
          <w:szCs w:val="24"/>
        </w:rPr>
        <w:lastRenderedPageBreak/>
        <w:t>downstream site was applied to generate CCC values</w:t>
      </w:r>
      <w:r w:rsidR="000029BF">
        <w:rPr>
          <w:sz w:val="24"/>
          <w:szCs w:val="24"/>
        </w:rPr>
        <w:t xml:space="preserve"> (Figure 2</w:t>
      </w:r>
      <w:ins w:id="73" w:author="Benjamin Meyer" w:date="2021-02-17T15:21:00Z">
        <w:r w:rsidR="00C9613D">
          <w:rPr>
            <w:sz w:val="24"/>
            <w:szCs w:val="24"/>
          </w:rPr>
          <w:t>, Table 3</w:t>
        </w:r>
      </w:ins>
      <w:r w:rsidR="000029BF">
        <w:rPr>
          <w:sz w:val="24"/>
          <w:szCs w:val="24"/>
        </w:rPr>
        <w:t>)</w:t>
      </w:r>
      <w:commentRangeStart w:id="74"/>
      <w:r w:rsidR="000029BF" w:rsidRPr="001F2D11">
        <w:rPr>
          <w:sz w:val="24"/>
          <w:szCs w:val="24"/>
        </w:rPr>
        <w:t>.</w:t>
      </w:r>
      <w:commentRangeEnd w:id="74"/>
      <w:r w:rsidR="000029BF">
        <w:rPr>
          <w:rStyle w:val="CommentReference"/>
        </w:rPr>
        <w:commentReference w:id="74"/>
      </w:r>
      <w:r w:rsidR="00D74AB6">
        <w:rPr>
          <w:sz w:val="24"/>
          <w:szCs w:val="24"/>
        </w:rPr>
        <w:t xml:space="preserve"> </w:t>
      </w:r>
    </w:p>
    <w:p w14:paraId="2C95FD76" w14:textId="78F9CF48" w:rsidR="00E164AF" w:rsidRDefault="00E164AF" w:rsidP="000E3748">
      <w:pPr>
        <w:rPr>
          <w:sz w:val="24"/>
          <w:szCs w:val="24"/>
        </w:rPr>
      </w:pPr>
    </w:p>
    <w:p w14:paraId="039D9786" w14:textId="00F23D45" w:rsidR="00CD06DF" w:rsidRPr="00274EBF" w:rsidRDefault="00E164AF" w:rsidP="00274EBF">
      <w:pPr>
        <w:rPr>
          <w:sz w:val="24"/>
          <w:szCs w:val="24"/>
        </w:rPr>
      </w:pPr>
      <w:r w:rsidRPr="00357E08">
        <w:rPr>
          <w:sz w:val="24"/>
          <w:szCs w:val="24"/>
          <w:highlight w:val="yellow"/>
          <w:rPrChange w:id="75" w:author="Benjamin Meyer" w:date="2021-02-22T13:29:00Z">
            <w:rPr>
              <w:sz w:val="24"/>
              <w:szCs w:val="24"/>
            </w:rPr>
          </w:rPrChange>
        </w:rPr>
        <w:t xml:space="preserve">In order to evaluate the relevance of spatially asynchronous hardness values in some instances, an average of </w:t>
      </w:r>
      <w:commentRangeStart w:id="76"/>
      <w:commentRangeStart w:id="77"/>
      <w:r w:rsidRPr="00357E08">
        <w:rPr>
          <w:sz w:val="24"/>
          <w:szCs w:val="24"/>
          <w:highlight w:val="yellow"/>
          <w:rPrChange w:id="78" w:author="Benjamin Meyer" w:date="2021-02-22T13:29:00Z">
            <w:rPr>
              <w:sz w:val="24"/>
              <w:szCs w:val="24"/>
            </w:rPr>
          </w:rPrChange>
        </w:rPr>
        <w:t xml:space="preserve">spring and summer hardness </w:t>
      </w:r>
      <w:commentRangeEnd w:id="76"/>
      <w:r w:rsidR="00C373A2" w:rsidRPr="00357E08">
        <w:rPr>
          <w:rStyle w:val="CommentReference"/>
          <w:highlight w:val="yellow"/>
          <w:rPrChange w:id="79" w:author="Benjamin Meyer" w:date="2021-02-22T13:29:00Z">
            <w:rPr>
              <w:rStyle w:val="CommentReference"/>
            </w:rPr>
          </w:rPrChange>
        </w:rPr>
        <w:commentReference w:id="76"/>
      </w:r>
      <w:commentRangeEnd w:id="77"/>
      <w:r w:rsidR="00B76A07" w:rsidRPr="00357E08">
        <w:rPr>
          <w:rStyle w:val="CommentReference"/>
          <w:highlight w:val="yellow"/>
          <w:rPrChange w:id="80" w:author="Benjamin Meyer" w:date="2021-02-22T13:29:00Z">
            <w:rPr>
              <w:rStyle w:val="CommentReference"/>
            </w:rPr>
          </w:rPrChange>
        </w:rPr>
        <w:commentReference w:id="77"/>
      </w:r>
      <w:r w:rsidRPr="00357E08">
        <w:rPr>
          <w:sz w:val="24"/>
          <w:szCs w:val="24"/>
          <w:highlight w:val="yellow"/>
          <w:rPrChange w:id="81" w:author="Benjamin Meyer" w:date="2021-02-22T13:29:00Z">
            <w:rPr>
              <w:sz w:val="24"/>
              <w:szCs w:val="24"/>
            </w:rPr>
          </w:rPrChange>
        </w:rPr>
        <w:t xml:space="preserve">levels were calculated using data collected from </w:t>
      </w:r>
      <w:commentRangeStart w:id="82"/>
      <w:commentRangeStart w:id="83"/>
      <w:r w:rsidRPr="00357E08">
        <w:rPr>
          <w:sz w:val="24"/>
          <w:szCs w:val="24"/>
          <w:highlight w:val="yellow"/>
          <w:rPrChange w:id="84" w:author="Benjamin Meyer" w:date="2021-02-22T13:29:00Z">
            <w:rPr>
              <w:sz w:val="24"/>
              <w:szCs w:val="24"/>
            </w:rPr>
          </w:rPrChange>
        </w:rPr>
        <w:t xml:space="preserve">2000-2014 </w:t>
      </w:r>
      <w:commentRangeEnd w:id="82"/>
      <w:r w:rsidR="001D4B97" w:rsidRPr="00357E08">
        <w:rPr>
          <w:rStyle w:val="CommentReference"/>
          <w:highlight w:val="yellow"/>
          <w:rPrChange w:id="85" w:author="Benjamin Meyer" w:date="2021-02-22T13:29:00Z">
            <w:rPr>
              <w:rStyle w:val="CommentReference"/>
            </w:rPr>
          </w:rPrChange>
        </w:rPr>
        <w:commentReference w:id="82"/>
      </w:r>
      <w:commentRangeEnd w:id="83"/>
      <w:r w:rsidR="000029BF" w:rsidRPr="00357E08">
        <w:rPr>
          <w:rStyle w:val="CommentReference"/>
          <w:highlight w:val="yellow"/>
          <w:rPrChange w:id="86" w:author="Benjamin Meyer" w:date="2021-02-22T13:29:00Z">
            <w:rPr>
              <w:rStyle w:val="CommentReference"/>
            </w:rPr>
          </w:rPrChange>
        </w:rPr>
        <w:commentReference w:id="83"/>
      </w:r>
      <w:r w:rsidRPr="00357E08">
        <w:rPr>
          <w:sz w:val="24"/>
          <w:szCs w:val="24"/>
          <w:highlight w:val="yellow"/>
          <w:rPrChange w:id="87" w:author="Benjamin Meyer" w:date="2021-02-22T13:29:00Z">
            <w:rPr>
              <w:sz w:val="24"/>
              <w:szCs w:val="24"/>
            </w:rPr>
          </w:rPrChange>
        </w:rPr>
        <w:t xml:space="preserve">(Table </w:t>
      </w:r>
      <w:r w:rsidR="00CE2E9F" w:rsidRPr="00357E08">
        <w:rPr>
          <w:sz w:val="24"/>
          <w:szCs w:val="24"/>
          <w:highlight w:val="yellow"/>
          <w:rPrChange w:id="88" w:author="Benjamin Meyer" w:date="2021-02-22T13:29:00Z">
            <w:rPr>
              <w:sz w:val="24"/>
              <w:szCs w:val="24"/>
            </w:rPr>
          </w:rPrChange>
        </w:rPr>
        <w:t>6</w:t>
      </w:r>
      <w:r w:rsidRPr="00357E08">
        <w:rPr>
          <w:sz w:val="24"/>
          <w:szCs w:val="24"/>
          <w:highlight w:val="yellow"/>
          <w:rPrChange w:id="89" w:author="Benjamin Meyer" w:date="2021-02-22T13:29:00Z">
            <w:rPr>
              <w:sz w:val="24"/>
              <w:szCs w:val="24"/>
            </w:rPr>
          </w:rPrChange>
        </w:rPr>
        <w:t xml:space="preserve">). These averages are intended to be used as reference to which hardness values calculated that used asynchronous data can be compared. </w:t>
      </w:r>
      <w:r w:rsidR="000D5891" w:rsidRPr="00357E08">
        <w:rPr>
          <w:sz w:val="24"/>
          <w:szCs w:val="24"/>
          <w:highlight w:val="yellow"/>
          <w:rPrChange w:id="90" w:author="Benjamin Meyer" w:date="2021-02-22T13:29:00Z">
            <w:rPr>
              <w:sz w:val="24"/>
              <w:szCs w:val="24"/>
            </w:rPr>
          </w:rPrChange>
        </w:rPr>
        <w:t>At one site (</w:t>
      </w:r>
      <w:proofErr w:type="spellStart"/>
      <w:r w:rsidR="000D5891" w:rsidRPr="00357E08">
        <w:rPr>
          <w:sz w:val="24"/>
          <w:szCs w:val="24"/>
          <w:highlight w:val="yellow"/>
          <w:rPrChange w:id="91" w:author="Benjamin Meyer" w:date="2021-02-22T13:29:00Z">
            <w:rPr>
              <w:sz w:val="24"/>
              <w:szCs w:val="24"/>
            </w:rPr>
          </w:rPrChange>
        </w:rPr>
        <w:t>Slikok</w:t>
      </w:r>
      <w:proofErr w:type="spellEnd"/>
      <w:r w:rsidR="000D5891" w:rsidRPr="00357E08">
        <w:rPr>
          <w:sz w:val="24"/>
          <w:szCs w:val="24"/>
          <w:highlight w:val="yellow"/>
          <w:rPrChange w:id="92" w:author="Benjamin Meyer" w:date="2021-02-22T13:29:00Z">
            <w:rPr>
              <w:sz w:val="24"/>
              <w:szCs w:val="24"/>
            </w:rPr>
          </w:rPrChange>
        </w:rPr>
        <w:t xml:space="preserve"> Creek</w:t>
      </w:r>
      <w:r w:rsidRPr="00357E08">
        <w:rPr>
          <w:sz w:val="24"/>
          <w:szCs w:val="24"/>
          <w:highlight w:val="yellow"/>
          <w:rPrChange w:id="93" w:author="Benjamin Meyer" w:date="2021-02-22T13:29:00Z">
            <w:rPr>
              <w:sz w:val="24"/>
              <w:szCs w:val="24"/>
            </w:rPr>
          </w:rPrChange>
        </w:rPr>
        <w:t xml:space="preserve"> – Kenai River</w:t>
      </w:r>
      <w:r w:rsidR="000D5891" w:rsidRPr="00357E08">
        <w:rPr>
          <w:sz w:val="24"/>
          <w:szCs w:val="24"/>
          <w:highlight w:val="yellow"/>
          <w:rPrChange w:id="94" w:author="Benjamin Meyer" w:date="2021-02-22T13:29:00Z">
            <w:rPr>
              <w:sz w:val="24"/>
              <w:szCs w:val="24"/>
            </w:rPr>
          </w:rPrChange>
        </w:rPr>
        <w:t xml:space="preserve"> confluence)</w:t>
      </w:r>
      <w:r w:rsidRPr="00357E08">
        <w:rPr>
          <w:sz w:val="24"/>
          <w:szCs w:val="24"/>
          <w:highlight w:val="yellow"/>
          <w:rPrChange w:id="95" w:author="Benjamin Meyer" w:date="2021-02-22T13:29:00Z">
            <w:rPr>
              <w:sz w:val="24"/>
              <w:szCs w:val="24"/>
            </w:rPr>
          </w:rPrChange>
        </w:rPr>
        <w:t xml:space="preserve"> that lacked calcium and magnesium data on May 22, 2019 and July 24, 2019, long-term </w:t>
      </w:r>
      <w:r w:rsidR="000D5891" w:rsidRPr="00357E08">
        <w:rPr>
          <w:sz w:val="24"/>
          <w:szCs w:val="24"/>
          <w:highlight w:val="yellow"/>
          <w:rPrChange w:id="96" w:author="Benjamin Meyer" w:date="2021-02-22T13:29:00Z">
            <w:rPr>
              <w:sz w:val="24"/>
              <w:szCs w:val="24"/>
            </w:rPr>
          </w:rPrChange>
        </w:rPr>
        <w:t xml:space="preserve">calcium and magnesium values were not available because the site is typically not included during the biannual sampling program, thus 2019 hardness data </w:t>
      </w:r>
      <w:r w:rsidRPr="00357E08">
        <w:rPr>
          <w:sz w:val="24"/>
          <w:szCs w:val="24"/>
          <w:highlight w:val="yellow"/>
          <w:rPrChange w:id="97" w:author="Benjamin Meyer" w:date="2021-02-22T13:29:00Z">
            <w:rPr>
              <w:sz w:val="24"/>
              <w:szCs w:val="24"/>
            </w:rPr>
          </w:rPrChange>
        </w:rPr>
        <w:t xml:space="preserve">from other sampling events were not applied </w:t>
      </w:r>
      <w:r w:rsidR="000D5891" w:rsidRPr="00357E08">
        <w:rPr>
          <w:sz w:val="24"/>
          <w:szCs w:val="24"/>
          <w:highlight w:val="yellow"/>
          <w:rPrChange w:id="98" w:author="Benjamin Meyer" w:date="2021-02-22T13:29:00Z">
            <w:rPr>
              <w:sz w:val="24"/>
              <w:szCs w:val="24"/>
            </w:rPr>
          </w:rPrChange>
        </w:rPr>
        <w:t>this site</w:t>
      </w:r>
      <w:commentRangeStart w:id="99"/>
      <w:r w:rsidR="000D5891" w:rsidRPr="00357E08">
        <w:rPr>
          <w:sz w:val="24"/>
          <w:szCs w:val="24"/>
          <w:highlight w:val="yellow"/>
          <w:rPrChange w:id="100" w:author="Benjamin Meyer" w:date="2021-02-22T13:29:00Z">
            <w:rPr>
              <w:sz w:val="24"/>
              <w:szCs w:val="24"/>
            </w:rPr>
          </w:rPrChange>
        </w:rPr>
        <w:t>.</w:t>
      </w:r>
      <w:commentRangeEnd w:id="99"/>
      <w:r w:rsidR="00C9613D" w:rsidRPr="00357E08">
        <w:rPr>
          <w:rStyle w:val="CommentReference"/>
          <w:highlight w:val="yellow"/>
          <w:rPrChange w:id="101" w:author="Benjamin Meyer" w:date="2021-02-22T13:29:00Z">
            <w:rPr>
              <w:rStyle w:val="CommentReference"/>
            </w:rPr>
          </w:rPrChange>
        </w:rPr>
        <w:commentReference w:id="99"/>
      </w:r>
    </w:p>
    <w:p w14:paraId="469F6177" w14:textId="77777777" w:rsidR="00EA17C2" w:rsidRDefault="00EA17C2" w:rsidP="00AD09EE">
      <w:pPr>
        <w:pStyle w:val="Heading2"/>
        <w:rPr>
          <w:ins w:id="102" w:author="Eldred, Laura" w:date="2020-12-29T11:50:00Z"/>
        </w:rPr>
      </w:pPr>
    </w:p>
    <w:p w14:paraId="4FCA9478" w14:textId="77777777" w:rsidR="00AD09EE" w:rsidRDefault="00AD09EE" w:rsidP="00AD09EE">
      <w:pPr>
        <w:pStyle w:val="Heading2"/>
      </w:pPr>
      <w:bookmarkStart w:id="103" w:name="_Toc64271424"/>
      <w:commentRangeStart w:id="104"/>
      <w:r w:rsidRPr="00AD09EE">
        <w:t>Mapping</w:t>
      </w:r>
      <w:r w:rsidR="003D0107">
        <w:t xml:space="preserve"> </w:t>
      </w:r>
      <w:r w:rsidR="0033554A">
        <w:t xml:space="preserve">potential </w:t>
      </w:r>
      <w:r w:rsidR="003D0107">
        <w:t>sources of copper and zinc</w:t>
      </w:r>
      <w:bookmarkEnd w:id="103"/>
      <w:commentRangeEnd w:id="104"/>
      <w:r w:rsidR="00F15C33">
        <w:rPr>
          <w:rStyle w:val="CommentReference"/>
          <w:b w:val="0"/>
          <w:spacing w:val="0"/>
        </w:rPr>
        <w:commentReference w:id="104"/>
      </w:r>
    </w:p>
    <w:p w14:paraId="29AEA08D" w14:textId="77777777" w:rsidR="003D0107" w:rsidRDefault="003D0107" w:rsidP="003D0107"/>
    <w:p w14:paraId="2B521CB6" w14:textId="77777777" w:rsidR="003D0107" w:rsidRPr="00CF3F57" w:rsidRDefault="00612D59" w:rsidP="00CF3F57">
      <w:pPr>
        <w:pStyle w:val="Heading3"/>
        <w:rPr>
          <w:sz w:val="24"/>
        </w:rPr>
      </w:pPr>
      <w:bookmarkStart w:id="105" w:name="_Toc64271425"/>
      <w:r w:rsidRPr="00CF3F57">
        <w:rPr>
          <w:sz w:val="24"/>
        </w:rPr>
        <w:t>Potential sources on the Kenai River</w:t>
      </w:r>
      <w:bookmarkEnd w:id="105"/>
    </w:p>
    <w:p w14:paraId="082443A5" w14:textId="77777777" w:rsidR="006F3509" w:rsidRPr="006F3509" w:rsidRDefault="006F3509" w:rsidP="006F3509">
      <w:pPr>
        <w:rPr>
          <w:b/>
          <w:bCs/>
        </w:rPr>
      </w:pPr>
    </w:p>
    <w:p w14:paraId="7243B607" w14:textId="1CBAD2F3"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w:t>
      </w:r>
      <w:proofErr w:type="spellStart"/>
      <w:r w:rsidR="000D56C9">
        <w:rPr>
          <w:sz w:val="24"/>
          <w:szCs w:val="24"/>
        </w:rPr>
        <w:t>mainstem</w:t>
      </w:r>
      <w:proofErr w:type="spellEnd"/>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w:t>
      </w:r>
      <w:ins w:id="106" w:author="Benjamin Meyer" w:date="2021-02-22T13:30:00Z">
        <w:r w:rsidR="00357E08">
          <w:rPr>
            <w:sz w:val="24"/>
            <w:szCs w:val="24"/>
          </w:rPr>
          <w:t>R</w:t>
        </w:r>
      </w:ins>
      <w:del w:id="107" w:author="Benjamin Meyer" w:date="2021-02-22T13:30:00Z">
        <w:r w:rsidR="0033554A" w:rsidRPr="006F3509" w:rsidDel="00357E08">
          <w:rPr>
            <w:sz w:val="24"/>
            <w:szCs w:val="24"/>
          </w:rPr>
          <w:delText>L</w:delText>
        </w:r>
      </w:del>
      <w:r w:rsidR="0033554A" w:rsidRPr="006F3509">
        <w:rPr>
          <w:sz w:val="24"/>
          <w:szCs w:val="24"/>
        </w:rPr>
        <w:t>)</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w:t>
      </w:r>
      <w:proofErr w:type="spellStart"/>
      <w:r w:rsidR="0033554A" w:rsidRPr="006F3509">
        <w:rPr>
          <w:sz w:val="24"/>
          <w:szCs w:val="24"/>
        </w:rPr>
        <w:t>mainstem</w:t>
      </w:r>
      <w:proofErr w:type="spellEnd"/>
      <w:r w:rsidR="0033554A" w:rsidRPr="006F3509">
        <w:rPr>
          <w:sz w:val="24"/>
          <w:szCs w:val="24"/>
        </w:rPr>
        <w:t xml:space="preserve"> of the Kenai River w</w:t>
      </w:r>
      <w:r w:rsidR="00507831">
        <w:rPr>
          <w:sz w:val="24"/>
          <w:szCs w:val="24"/>
        </w:rPr>
        <w:t xml:space="preserve">ere floated or </w:t>
      </w:r>
      <w:commentRangeStart w:id="108"/>
      <w:commentRangeStart w:id="109"/>
      <w:commentRangeStart w:id="110"/>
      <w:r w:rsidR="00507831">
        <w:rPr>
          <w:sz w:val="24"/>
          <w:szCs w:val="24"/>
        </w:rPr>
        <w:t>boated as well</w:t>
      </w:r>
      <w:commentRangeEnd w:id="108"/>
      <w:r w:rsidR="00EA3505">
        <w:rPr>
          <w:rStyle w:val="CommentReference"/>
        </w:rPr>
        <w:commentReference w:id="108"/>
      </w:r>
      <w:commentRangeEnd w:id="109"/>
      <w:r w:rsidR="00881058">
        <w:rPr>
          <w:rStyle w:val="CommentReference"/>
        </w:rPr>
        <w:commentReference w:id="109"/>
      </w:r>
      <w:commentRangeEnd w:id="110"/>
      <w:r w:rsidR="00C9613D">
        <w:rPr>
          <w:rStyle w:val="CommentReference"/>
        </w:rPr>
        <w:commentReference w:id="110"/>
      </w:r>
      <w:r w:rsidR="00420947">
        <w:rPr>
          <w:sz w:val="24"/>
          <w:szCs w:val="24"/>
        </w:rPr>
        <w:t xml:space="preserve">. </w:t>
      </w:r>
      <w:ins w:id="111" w:author="Benjamin Meyer" w:date="2021-02-18T09:25:00Z">
        <w:r w:rsidR="009505DD">
          <w:rPr>
            <w:sz w:val="24"/>
            <w:szCs w:val="24"/>
          </w:rPr>
          <w:t xml:space="preserve">The geotagged photos </w:t>
        </w:r>
      </w:ins>
      <w:ins w:id="112" w:author="Benjamin Meyer" w:date="2021-02-19T08:17:00Z">
        <w:r w:rsidR="00602645">
          <w:rPr>
            <w:sz w:val="24"/>
            <w:szCs w:val="24"/>
          </w:rPr>
          <w:t>can</w:t>
        </w:r>
      </w:ins>
      <w:ins w:id="113" w:author="Benjamin Meyer" w:date="2021-02-18T09:25:00Z">
        <w:r w:rsidR="009505DD">
          <w:rPr>
            <w:sz w:val="24"/>
            <w:szCs w:val="24"/>
          </w:rPr>
          <w:t xml:space="preserve"> serve as a reference for future work </w:t>
        </w:r>
        <w:r w:rsidR="006A639E">
          <w:rPr>
            <w:sz w:val="24"/>
            <w:szCs w:val="24"/>
          </w:rPr>
          <w:t>to</w:t>
        </w:r>
        <w:r w:rsidR="009505DD">
          <w:rPr>
            <w:sz w:val="24"/>
            <w:szCs w:val="24"/>
          </w:rPr>
          <w:t xml:space="preserve"> identify </w:t>
        </w:r>
      </w:ins>
      <w:ins w:id="114" w:author="Benjamin Meyer" w:date="2021-02-18T10:32:00Z">
        <w:r w:rsidR="006A639E">
          <w:rPr>
            <w:sz w:val="24"/>
            <w:szCs w:val="24"/>
          </w:rPr>
          <w:t xml:space="preserve">locations </w:t>
        </w:r>
      </w:ins>
      <w:ins w:id="115" w:author="Benjamin Meyer" w:date="2021-02-18T09:25:00Z">
        <w:r w:rsidR="009505DD">
          <w:rPr>
            <w:sz w:val="24"/>
            <w:szCs w:val="24"/>
          </w:rPr>
          <w:t>and assess potential sources of copper and zinc in greater detail</w:t>
        </w:r>
      </w:ins>
      <w:ins w:id="116" w:author="Benjamin Meyer" w:date="2021-02-18T09:58:00Z">
        <w:r w:rsidR="00AA4480">
          <w:rPr>
            <w:sz w:val="24"/>
            <w:szCs w:val="24"/>
          </w:rPr>
          <w:t xml:space="preserve">, and </w:t>
        </w:r>
      </w:ins>
      <w:ins w:id="117" w:author="Benjamin Meyer" w:date="2021-02-18T10:33:00Z">
        <w:r w:rsidR="006A639E">
          <w:rPr>
            <w:sz w:val="24"/>
            <w:szCs w:val="24"/>
          </w:rPr>
          <w:t xml:space="preserve">also serve </w:t>
        </w:r>
      </w:ins>
      <w:ins w:id="118" w:author="Benjamin Meyer" w:date="2021-02-18T09:58:00Z">
        <w:r w:rsidR="00AA4480">
          <w:rPr>
            <w:sz w:val="24"/>
            <w:szCs w:val="24"/>
          </w:rPr>
          <w:t xml:space="preserve">as an archival set of observations to compare future </w:t>
        </w:r>
      </w:ins>
      <w:ins w:id="119" w:author="Benjamin Meyer" w:date="2021-02-19T08:18:00Z">
        <w:r w:rsidR="00602645">
          <w:rPr>
            <w:sz w:val="24"/>
            <w:szCs w:val="24"/>
          </w:rPr>
          <w:t>photo transects</w:t>
        </w:r>
      </w:ins>
      <w:ins w:id="120"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121" w:name="_Toc64271426"/>
      <w:r w:rsidRPr="00CF3F57">
        <w:rPr>
          <w:sz w:val="24"/>
        </w:rPr>
        <w:t>Potential sources throughout the Kenai River watershed</w:t>
      </w:r>
      <w:bookmarkEnd w:id="121"/>
    </w:p>
    <w:p w14:paraId="71EE427F" w14:textId="77777777" w:rsidR="006F3509" w:rsidRPr="006F3509" w:rsidRDefault="006F3509" w:rsidP="006F3509">
      <w:pPr>
        <w:rPr>
          <w:b/>
          <w:bCs/>
        </w:rPr>
      </w:pPr>
    </w:p>
    <w:p w14:paraId="7D6953B3" w14:textId="40E6C0C3" w:rsidR="00476A0D" w:rsidRDefault="00454D69" w:rsidP="006F3509">
      <w:pPr>
        <w:rPr>
          <w:sz w:val="24"/>
          <w:szCs w:val="24"/>
        </w:rPr>
      </w:pPr>
      <w:ins w:id="122" w:author="Benjamin Meyer" w:date="2021-02-18T10:14:00Z">
        <w:r>
          <w:rPr>
            <w:sz w:val="24"/>
            <w:szCs w:val="24"/>
          </w:rPr>
          <w:t xml:space="preserve">A </w:t>
        </w:r>
      </w:ins>
      <w:commentRangeStart w:id="123"/>
      <w:commentRangeStart w:id="124"/>
      <w:del w:id="125" w:author="Benjamin Meyer" w:date="2021-02-18T10:14:00Z">
        <w:r w:rsidR="00612D59" w:rsidRPr="006F3509" w:rsidDel="00454D69">
          <w:rPr>
            <w:sz w:val="24"/>
            <w:szCs w:val="24"/>
          </w:rPr>
          <w:delText xml:space="preserve">Following the </w:delText>
        </w:r>
      </w:del>
      <w:r w:rsidR="00612D59" w:rsidRPr="006F3509">
        <w:rPr>
          <w:sz w:val="24"/>
          <w:szCs w:val="24"/>
        </w:rPr>
        <w:t>literature review conducted by KWF in 2017</w:t>
      </w:r>
      <w:ins w:id="126" w:author="Benjamin Meyer" w:date="2021-02-18T10:14:00Z">
        <w:r>
          <w:rPr>
            <w:sz w:val="24"/>
            <w:szCs w:val="24"/>
          </w:rPr>
          <w:t xml:space="preserve"> </w:t>
        </w:r>
      </w:ins>
      <w:r w:rsidR="00917E6E">
        <w:rPr>
          <w:sz w:val="24"/>
          <w:szCs w:val="24"/>
        </w:rPr>
        <w:t>identified</w:t>
      </w:r>
      <w:del w:id="127" w:author="Benjamin Meyer" w:date="2021-02-18T10:14:00Z">
        <w:r w:rsidR="00612D59" w:rsidRPr="006F3509" w:rsidDel="00454D69">
          <w:rPr>
            <w:sz w:val="24"/>
            <w:szCs w:val="24"/>
          </w:rPr>
          <w:delText>,</w:delText>
        </w:r>
      </w:del>
      <w:r w:rsidR="00612D59" w:rsidRPr="006F3509">
        <w:rPr>
          <w:sz w:val="24"/>
          <w:szCs w:val="24"/>
        </w:rPr>
        <w:t xml:space="preserve"> potential sources of copper and zinc</w:t>
      </w:r>
      <w:ins w:id="128" w:author="Benjamin Meyer" w:date="2021-02-18T10:15:00Z">
        <w:r>
          <w:rPr>
            <w:sz w:val="24"/>
            <w:szCs w:val="24"/>
          </w:rPr>
          <w:t xml:space="preserve"> </w:t>
        </w:r>
      </w:ins>
      <w:del w:id="129" w:author="Benjamin Meyer" w:date="2021-02-18T10:15:00Z">
        <w:r w:rsidR="00612D59" w:rsidRPr="006F3509" w:rsidDel="00454D69">
          <w:rPr>
            <w:sz w:val="24"/>
            <w:szCs w:val="24"/>
          </w:rPr>
          <w:delText xml:space="preserve"> were identified </w:delText>
        </w:r>
      </w:del>
      <w:r w:rsidR="00612D59" w:rsidRPr="006F3509">
        <w:rPr>
          <w:sz w:val="24"/>
          <w:szCs w:val="24"/>
        </w:rPr>
        <w:t xml:space="preserve">throughout the Kenai River watershed. </w:t>
      </w:r>
      <w:r w:rsidR="00DD5408">
        <w:rPr>
          <w:sz w:val="24"/>
          <w:szCs w:val="24"/>
        </w:rPr>
        <w:t>General c</w:t>
      </w:r>
      <w:r w:rsidR="00612D59" w:rsidRPr="006F3509">
        <w:rPr>
          <w:sz w:val="24"/>
          <w:szCs w:val="24"/>
        </w:rPr>
        <w:t>opper sources included brake pads/vehicles, pesticides/herbicides, roofing/metal plating, mining activity, boat hull coatings/anti-fouling agents, municipal wastewater discharge, natural mineral deposits, forest fires, air emissions, an</w:t>
      </w:r>
      <w:r w:rsidR="00090395">
        <w:rPr>
          <w:sz w:val="24"/>
          <w:szCs w:val="24"/>
        </w:rPr>
        <w:t xml:space="preserve">d decking/pilings </w:t>
      </w:r>
      <w:r w:rsidR="0009039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090395">
        <w:rPr>
          <w:sz w:val="24"/>
          <w:szCs w:val="24"/>
        </w:rPr>
        <w:instrText>ADDIN paperpile_citation &lt;clusterId&gt;V613J963Y453C164&lt;/clusterId&gt;&lt;version&gt;0.6.11&lt;/version&gt;&lt;metadata&gt;&lt;citation&gt;&lt;id&gt;55186b86-6adf-4c4c-8518-f7a7550705db&lt;/id&gt;&lt;no_author/&gt;&lt;prefix/&gt;&lt;suffix/&gt;&lt;locator/&gt;&lt;locator_label&gt;page&lt;/locator_label&gt;&lt;/citation&gt;&lt;/metadata&gt; \* MERGEFORMAT</w:instrText>
      </w:r>
      <w:r w:rsidR="00090395">
        <w:rPr>
          <w:sz w:val="24"/>
          <w:szCs w:val="24"/>
        </w:rPr>
      </w:r>
      <w:r w:rsidR="00090395">
        <w:rPr>
          <w:sz w:val="24"/>
          <w:szCs w:val="24"/>
        </w:rPr>
        <w:fldChar w:fldCharType="separate"/>
      </w:r>
      <w:r w:rsidR="00090395">
        <w:rPr>
          <w:noProof/>
          <w:sz w:val="24"/>
          <w:szCs w:val="24"/>
        </w:rPr>
        <w:t>(Sires 2017b)</w:t>
      </w:r>
      <w:r w:rsidR="00090395">
        <w:rPr>
          <w:sz w:val="24"/>
          <w:szCs w:val="24"/>
        </w:rPr>
        <w:fldChar w:fldCharType="end"/>
      </w:r>
      <w:r w:rsidR="009505DD">
        <w:rPr>
          <w:sz w:val="24"/>
          <w:szCs w:val="24"/>
        </w:rPr>
        <w:t xml:space="preserve">. </w:t>
      </w:r>
      <w:r w:rsidR="00612D59" w:rsidRPr="006F3509">
        <w:rPr>
          <w:sz w:val="24"/>
          <w:szCs w:val="24"/>
        </w:rPr>
        <w:t xml:space="preserve">Similarly, </w:t>
      </w:r>
      <w:r w:rsidR="00DD5408">
        <w:rPr>
          <w:sz w:val="24"/>
          <w:szCs w:val="24"/>
        </w:rPr>
        <w:t xml:space="preserve">general </w:t>
      </w:r>
      <w:r w:rsidR="00612D59" w:rsidRPr="006F3509">
        <w:rPr>
          <w:sz w:val="24"/>
          <w:szCs w:val="24"/>
        </w:rPr>
        <w:t>zinc sources included galvanized metals, tire wear, motor oil/hydraulic fluid, fertilizer/pesticides/fungicides, natural mineral depo</w:t>
      </w:r>
      <w:ins w:id="130" w:author="Benjamin Meyer" w:date="2021-02-18T10:11:00Z">
        <w:r>
          <w:rPr>
            <w:sz w:val="24"/>
            <w:szCs w:val="24"/>
          </w:rPr>
          <w:t>si</w:t>
        </w:r>
      </w:ins>
      <w:r w:rsidR="00612D59" w:rsidRPr="006F3509">
        <w:rPr>
          <w:sz w:val="24"/>
          <w:szCs w:val="24"/>
        </w:rPr>
        <w:t xml:space="preserve">ts, mining activity, forest fires, and </w:t>
      </w:r>
      <w:r w:rsidR="00090395">
        <w:rPr>
          <w:sz w:val="24"/>
          <w:szCs w:val="24"/>
        </w:rPr>
        <w:t xml:space="preserve">brakes </w:t>
      </w:r>
      <w:r w:rsidR="0009039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090395">
        <w:rPr>
          <w:sz w:val="24"/>
          <w:szCs w:val="24"/>
        </w:rPr>
        <w:instrText>ADDIN paperpile_citation &lt;clusterId&gt;N749B196Q486U191&lt;/clusterId&gt;&lt;version&gt;0.6.11&lt;/version&gt;&lt;metadata&gt;&lt;citation&gt;&lt;id&gt;55186b86-6adf-4c4c-8518-f7a7550705db&lt;/id&gt;&lt;no_author/&gt;&lt;prefix/&gt;&lt;suffix/&gt;&lt;locator/&gt;&lt;locator_label&gt;page&lt;/locator_label&gt;&lt;/citation&gt;&lt;/metadata&gt; \* MERGEFORMAT</w:instrText>
      </w:r>
      <w:r w:rsidR="00090395">
        <w:rPr>
          <w:sz w:val="24"/>
          <w:szCs w:val="24"/>
        </w:rPr>
      </w:r>
      <w:r w:rsidR="00090395">
        <w:rPr>
          <w:sz w:val="24"/>
          <w:szCs w:val="24"/>
        </w:rPr>
        <w:fldChar w:fldCharType="separate"/>
      </w:r>
      <w:r w:rsidR="00090395">
        <w:rPr>
          <w:noProof/>
          <w:sz w:val="24"/>
          <w:szCs w:val="24"/>
        </w:rPr>
        <w:t>(Sires 2017b)</w:t>
      </w:r>
      <w:r w:rsidR="00090395">
        <w:rPr>
          <w:sz w:val="24"/>
          <w:szCs w:val="24"/>
        </w:rPr>
        <w:fldChar w:fldCharType="end"/>
      </w:r>
      <w:r w:rsidR="00CE2E9F">
        <w:rPr>
          <w:sz w:val="24"/>
          <w:szCs w:val="24"/>
        </w:rPr>
        <w:t>. Using</w:t>
      </w:r>
      <w:r w:rsidR="00612D59" w:rsidRPr="006F3509">
        <w:rPr>
          <w:sz w:val="24"/>
          <w:szCs w:val="24"/>
        </w:rPr>
        <w:t xml:space="preserve"> results from the literature review, </w:t>
      </w:r>
      <w:ins w:id="131" w:author="Benjamin Meyer" w:date="2021-02-18T10:11:00Z">
        <w:r>
          <w:rPr>
            <w:sz w:val="24"/>
            <w:szCs w:val="24"/>
          </w:rPr>
          <w:t>KWF contracted</w:t>
        </w:r>
      </w:ins>
      <w:ins w:id="132" w:author="Benjamin Meyer" w:date="2021-02-18T15:59:00Z">
        <w:r w:rsidR="000B2B23">
          <w:rPr>
            <w:sz w:val="24"/>
            <w:szCs w:val="24"/>
          </w:rPr>
          <w:t xml:space="preserve"> with</w:t>
        </w:r>
      </w:ins>
      <w:ins w:id="133" w:author="Benjamin Meyer" w:date="2021-02-18T10:11:00Z">
        <w:r>
          <w:rPr>
            <w:sz w:val="24"/>
            <w:szCs w:val="24"/>
          </w:rPr>
          <w:t xml:space="preserve"> St. Mary’s </w:t>
        </w:r>
      </w:ins>
      <w:ins w:id="134" w:author="Benjamin Meyer" w:date="2021-02-19T10:06:00Z">
        <w:r w:rsidR="00FB3473">
          <w:rPr>
            <w:sz w:val="24"/>
            <w:szCs w:val="24"/>
          </w:rPr>
          <w:t xml:space="preserve">University </w:t>
        </w:r>
      </w:ins>
      <w:ins w:id="135" w:author="Benjamin Meyer" w:date="2021-02-18T10:11:00Z">
        <w:r>
          <w:rPr>
            <w:sz w:val="24"/>
            <w:szCs w:val="24"/>
          </w:rPr>
          <w:t xml:space="preserve">Geospatial </w:t>
        </w:r>
      </w:ins>
      <w:ins w:id="136" w:author="Benjamin Meyer" w:date="2021-02-18T10:13:00Z">
        <w:r>
          <w:rPr>
            <w:sz w:val="24"/>
            <w:szCs w:val="24"/>
          </w:rPr>
          <w:t xml:space="preserve">(Winona, MN) </w:t>
        </w:r>
      </w:ins>
      <w:ins w:id="137" w:author="Benjamin Meyer" w:date="2021-02-18T10:11:00Z">
        <w:r>
          <w:rPr>
            <w:sz w:val="24"/>
            <w:szCs w:val="24"/>
          </w:rPr>
          <w:t>to curate</w:t>
        </w:r>
      </w:ins>
      <w:ins w:id="138" w:author="Benjamin Meyer" w:date="2021-02-18T10:28:00Z">
        <w:r w:rsidR="006A639E">
          <w:rPr>
            <w:sz w:val="24"/>
            <w:szCs w:val="24"/>
          </w:rPr>
          <w:t xml:space="preserve"> and prepare</w:t>
        </w:r>
      </w:ins>
      <w:ins w:id="139" w:author="Benjamin Meyer" w:date="2021-02-18T10:11:00Z">
        <w:r w:rsidR="000D6FE9">
          <w:rPr>
            <w:sz w:val="24"/>
            <w:szCs w:val="24"/>
          </w:rPr>
          <w:t xml:space="preserve"> all available regional</w:t>
        </w:r>
        <w:r>
          <w:rPr>
            <w:sz w:val="24"/>
            <w:szCs w:val="24"/>
          </w:rPr>
          <w:t xml:space="preserve"> geospatial data</w:t>
        </w:r>
      </w:ins>
      <w:ins w:id="140" w:author="Benjamin Meyer" w:date="2021-02-18T10:13:00Z">
        <w:r w:rsidR="000B2B23">
          <w:rPr>
            <w:sz w:val="24"/>
            <w:szCs w:val="24"/>
          </w:rPr>
          <w:t xml:space="preserve"> potentially related to</w:t>
        </w:r>
        <w:r>
          <w:rPr>
            <w:sz w:val="24"/>
            <w:szCs w:val="24"/>
          </w:rPr>
          <w:t xml:space="preserve"> nonpoint sources of copper and zinc.</w:t>
        </w:r>
      </w:ins>
      <w:ins w:id="141" w:author="Benjamin Meyer" w:date="2021-02-18T10:28:00Z">
        <w:r w:rsidR="000B2B23">
          <w:rPr>
            <w:sz w:val="24"/>
            <w:szCs w:val="24"/>
          </w:rPr>
          <w:t xml:space="preserve"> </w:t>
        </w:r>
      </w:ins>
      <w:ins w:id="142" w:author="Benjamin Meyer" w:date="2021-02-19T10:05:00Z">
        <w:r w:rsidR="00FB3473">
          <w:rPr>
            <w:sz w:val="24"/>
            <w:szCs w:val="24"/>
          </w:rPr>
          <w:t>All layers</w:t>
        </w:r>
      </w:ins>
      <w:ins w:id="143" w:author="Benjamin Meyer" w:date="2021-02-19T10:06:00Z">
        <w:r w:rsidR="00FB3473">
          <w:rPr>
            <w:sz w:val="24"/>
            <w:szCs w:val="24"/>
          </w:rPr>
          <w:t xml:space="preserve"> found</w:t>
        </w:r>
      </w:ins>
      <w:ins w:id="144" w:author="Benjamin Meyer" w:date="2021-02-19T10:05:00Z">
        <w:r w:rsidR="00FB3473">
          <w:rPr>
            <w:sz w:val="24"/>
            <w:szCs w:val="24"/>
          </w:rPr>
          <w:t xml:space="preserve"> were converted to a consistent projection and geodatabase format</w:t>
        </w:r>
      </w:ins>
      <w:ins w:id="145" w:author="Benjamin Meyer" w:date="2021-02-22T13:31:00Z">
        <w:r w:rsidR="006C1DCA">
          <w:rPr>
            <w:sz w:val="24"/>
            <w:szCs w:val="24"/>
          </w:rPr>
          <w:t xml:space="preserve"> so that they may be integrated into a single map</w:t>
        </w:r>
      </w:ins>
      <w:ins w:id="146" w:author="Benjamin Meyer" w:date="2021-02-19T10:05:00Z">
        <w:r w:rsidR="00FB3473">
          <w:rPr>
            <w:sz w:val="24"/>
            <w:szCs w:val="24"/>
          </w:rPr>
          <w:t xml:space="preserve">. </w:t>
        </w:r>
      </w:ins>
      <w:ins w:id="147" w:author="Benjamin Meyer" w:date="2021-02-22T13:31:00Z">
        <w:r w:rsidR="006C1DCA">
          <w:rPr>
            <w:sz w:val="24"/>
            <w:szCs w:val="24"/>
          </w:rPr>
          <w:t>Additionally, g</w:t>
        </w:r>
      </w:ins>
      <w:ins w:id="148" w:author="Benjamin Meyer" w:date="2021-02-18T10:29:00Z">
        <w:r w:rsidR="006A639E">
          <w:rPr>
            <w:sz w:val="24"/>
            <w:szCs w:val="24"/>
          </w:rPr>
          <w:t>aps in geospatial d</w:t>
        </w:r>
      </w:ins>
      <w:ins w:id="149" w:author="Benjamin Meyer" w:date="2021-02-18T10:28:00Z">
        <w:r w:rsidR="006A639E">
          <w:rPr>
            <w:sz w:val="24"/>
            <w:szCs w:val="24"/>
          </w:rPr>
          <w:t xml:space="preserve">ata availability </w:t>
        </w:r>
      </w:ins>
      <w:ins w:id="150" w:author="Benjamin Meyer" w:date="2021-02-18T10:29:00Z">
        <w:r w:rsidR="006A639E">
          <w:rPr>
            <w:sz w:val="24"/>
            <w:szCs w:val="24"/>
          </w:rPr>
          <w:t xml:space="preserve">that would </w:t>
        </w:r>
      </w:ins>
      <w:ins w:id="151" w:author="Benjamin Meyer" w:date="2021-02-18T10:28:00Z">
        <w:r w:rsidR="006A639E">
          <w:rPr>
            <w:sz w:val="24"/>
            <w:szCs w:val="24"/>
          </w:rPr>
          <w:t>likely</w:t>
        </w:r>
      </w:ins>
      <w:ins w:id="152" w:author="Benjamin Meyer" w:date="2021-02-18T10:30:00Z">
        <w:r w:rsidR="006A639E">
          <w:rPr>
            <w:sz w:val="24"/>
            <w:szCs w:val="24"/>
          </w:rPr>
          <w:t xml:space="preserve"> be</w:t>
        </w:r>
      </w:ins>
      <w:ins w:id="153" w:author="Benjamin Meyer" w:date="2021-02-18T10:28:00Z">
        <w:r w:rsidR="006A639E">
          <w:rPr>
            <w:sz w:val="24"/>
            <w:szCs w:val="24"/>
          </w:rPr>
          <w:t xml:space="preserve"> needed to</w:t>
        </w:r>
      </w:ins>
      <w:ins w:id="154" w:author="Benjamin Meyer" w:date="2021-02-18T16:00:00Z">
        <w:r w:rsidR="000B2B23">
          <w:rPr>
            <w:sz w:val="24"/>
            <w:szCs w:val="24"/>
          </w:rPr>
          <w:t xml:space="preserve"> </w:t>
        </w:r>
      </w:ins>
      <w:ins w:id="155" w:author="Benjamin Meyer" w:date="2021-02-19T08:21:00Z">
        <w:r w:rsidR="000D6FE9">
          <w:rPr>
            <w:sz w:val="24"/>
            <w:szCs w:val="24"/>
          </w:rPr>
          <w:t>fully</w:t>
        </w:r>
      </w:ins>
      <w:ins w:id="156" w:author="Benjamin Meyer" w:date="2021-02-18T10:28:00Z">
        <w:r w:rsidR="006A639E">
          <w:rPr>
            <w:sz w:val="24"/>
            <w:szCs w:val="24"/>
          </w:rPr>
          <w:t xml:space="preserve"> </w:t>
        </w:r>
      </w:ins>
      <w:ins w:id="157" w:author="Benjamin Meyer" w:date="2021-02-18T10:29:00Z">
        <w:r w:rsidR="006A639E">
          <w:rPr>
            <w:sz w:val="24"/>
            <w:szCs w:val="24"/>
          </w:rPr>
          <w:t>assess c</w:t>
        </w:r>
        <w:r w:rsidR="006C1DCA">
          <w:rPr>
            <w:sz w:val="24"/>
            <w:szCs w:val="24"/>
          </w:rPr>
          <w:t>opper and zinc sources were</w:t>
        </w:r>
        <w:r w:rsidR="006A639E">
          <w:rPr>
            <w:sz w:val="24"/>
            <w:szCs w:val="24"/>
          </w:rPr>
          <w:t xml:space="preserve"> identified in the report from </w:t>
        </w:r>
      </w:ins>
      <w:ins w:id="158" w:author="Benjamin Meyer" w:date="2021-02-18T10:30:00Z">
        <w:r w:rsidR="006A639E">
          <w:rPr>
            <w:sz w:val="24"/>
            <w:szCs w:val="24"/>
          </w:rPr>
          <w:t xml:space="preserve">St. Mary’s </w:t>
        </w:r>
      </w:ins>
      <w:ins w:id="159" w:author="Benjamin Meyer" w:date="2021-02-19T10:06:00Z">
        <w:r w:rsidR="00FB3473">
          <w:rPr>
            <w:sz w:val="24"/>
            <w:szCs w:val="24"/>
          </w:rPr>
          <w:t xml:space="preserve">University </w:t>
        </w:r>
      </w:ins>
      <w:ins w:id="160" w:author="Benjamin Meyer" w:date="2021-02-18T10:30:00Z">
        <w:r w:rsidR="006A639E">
          <w:rPr>
            <w:sz w:val="24"/>
            <w:szCs w:val="24"/>
          </w:rPr>
          <w:t>Geospatial</w:t>
        </w:r>
      </w:ins>
      <w:ins w:id="161" w:author="Benjamin Meyer" w:date="2021-02-19T10:06:00Z">
        <w:r w:rsidR="00FB3473">
          <w:rPr>
            <w:sz w:val="24"/>
            <w:szCs w:val="24"/>
          </w:rPr>
          <w:t xml:space="preserve"> Services</w:t>
        </w:r>
      </w:ins>
      <w:ins w:id="162" w:author="Benjamin Meyer" w:date="2021-02-18T10:30:00Z">
        <w:r w:rsidR="006A639E">
          <w:rPr>
            <w:sz w:val="24"/>
            <w:szCs w:val="24"/>
          </w:rPr>
          <w:t>.</w:t>
        </w:r>
      </w:ins>
      <w:r w:rsidR="00D74AB6">
        <w:rPr>
          <w:sz w:val="24"/>
          <w:szCs w:val="24"/>
        </w:rPr>
        <w:t xml:space="preserve">  </w:t>
      </w:r>
      <w:del w:id="163" w:author="Benjamin Meyer" w:date="2021-02-18T10:31:00Z">
        <w:r w:rsidR="00612D59" w:rsidRPr="006F3509" w:rsidDel="006A639E">
          <w:rPr>
            <w:sz w:val="24"/>
            <w:szCs w:val="24"/>
          </w:rPr>
          <w:delText xml:space="preserve">KWF identified potential local </w:delText>
        </w:r>
        <w:r w:rsidR="003C7959" w:rsidDel="006A639E">
          <w:rPr>
            <w:sz w:val="24"/>
            <w:szCs w:val="24"/>
          </w:rPr>
          <w:delText>sources</w:delText>
        </w:r>
        <w:r w:rsidR="003C7959" w:rsidRPr="006F3509" w:rsidDel="006A639E">
          <w:rPr>
            <w:sz w:val="24"/>
            <w:szCs w:val="24"/>
          </w:rPr>
          <w:delText xml:space="preserve"> </w:delText>
        </w:r>
        <w:r w:rsidR="00612D59" w:rsidRPr="006F3509" w:rsidDel="006A639E">
          <w:rPr>
            <w:sz w:val="24"/>
            <w:szCs w:val="24"/>
          </w:rPr>
          <w:delText>of copper and zinc</w:delText>
        </w:r>
      </w:del>
      <w:r w:rsidR="00612D59" w:rsidRPr="006F3509">
        <w:rPr>
          <w:sz w:val="24"/>
          <w:szCs w:val="24"/>
        </w:rPr>
        <w:t xml:space="preserve"> </w:t>
      </w:r>
      <w:commentRangeStart w:id="164"/>
      <w:del w:id="165" w:author="Benjamin Meyer" w:date="2021-02-18T10:31:00Z">
        <w:r w:rsidR="00612D59" w:rsidRPr="006F3509" w:rsidDel="006A639E">
          <w:rPr>
            <w:sz w:val="24"/>
            <w:szCs w:val="24"/>
          </w:rPr>
          <w:delText>through</w:delText>
        </w:r>
      </w:del>
      <w:r w:rsidR="00612D59" w:rsidRPr="006F3509">
        <w:rPr>
          <w:sz w:val="24"/>
          <w:szCs w:val="24"/>
        </w:rPr>
        <w:t xml:space="preserve"> </w:t>
      </w:r>
      <w:del w:id="166" w:author="Benjamin Meyer" w:date="2021-02-18T10:31:00Z">
        <w:r w:rsidR="00612D59" w:rsidRPr="006F3509" w:rsidDel="006A639E">
          <w:rPr>
            <w:sz w:val="24"/>
            <w:szCs w:val="24"/>
          </w:rPr>
          <w:delText>a mapping exercise</w:delText>
        </w:r>
      </w:del>
      <w:commentRangeEnd w:id="123"/>
      <w:commentRangeEnd w:id="124"/>
      <w:commentRangeEnd w:id="164"/>
      <w:r w:rsidR="00476A0D">
        <w:rPr>
          <w:sz w:val="24"/>
          <w:szCs w:val="24"/>
        </w:rPr>
        <w:t xml:space="preserve"> </w:t>
      </w:r>
    </w:p>
    <w:p w14:paraId="5B3E8A61" w14:textId="77777777" w:rsidR="00476A0D" w:rsidDel="00DB6047" w:rsidRDefault="00476A0D" w:rsidP="006F3509">
      <w:pPr>
        <w:rPr>
          <w:del w:id="167" w:author="Benjamin Meyer" w:date="2021-02-19T10:06:00Z"/>
          <w:sz w:val="24"/>
          <w:szCs w:val="24"/>
        </w:rPr>
      </w:pPr>
    </w:p>
    <w:p w14:paraId="370E6972" w14:textId="76B23FD3" w:rsidR="00476A0D" w:rsidDel="00476A0D" w:rsidRDefault="00476A0D" w:rsidP="006F3509">
      <w:pPr>
        <w:rPr>
          <w:del w:id="168" w:author="Benjamin Meyer" w:date="2021-02-19T10:05:00Z"/>
          <w:sz w:val="24"/>
          <w:szCs w:val="24"/>
        </w:rPr>
      </w:pPr>
    </w:p>
    <w:p w14:paraId="5457B837" w14:textId="4D0F3E42" w:rsidR="00476A0D" w:rsidDel="00476A0D" w:rsidRDefault="000879E9" w:rsidP="00476A0D">
      <w:pPr>
        <w:pStyle w:val="Default"/>
        <w:rPr>
          <w:del w:id="169" w:author="Benjamin Meyer" w:date="2021-02-19T10:05:00Z"/>
          <w:sz w:val="23"/>
          <w:szCs w:val="23"/>
        </w:rPr>
      </w:pPr>
      <w:del w:id="170" w:author="Benjamin Meyer" w:date="2021-02-19T10:05:00Z">
        <w:r w:rsidDel="00476A0D">
          <w:rPr>
            <w:rStyle w:val="CommentReference"/>
          </w:rPr>
          <w:commentReference w:id="164"/>
        </w:r>
        <w:r w:rsidR="00476A0D" w:rsidRPr="00476A0D" w:rsidDel="00476A0D">
          <w:rPr>
            <w:sz w:val="23"/>
            <w:szCs w:val="23"/>
          </w:rPr>
          <w:delText xml:space="preserve"> </w:delText>
        </w:r>
        <w:r w:rsidR="00476A0D" w:rsidDel="00476A0D">
          <w:rPr>
            <w:sz w:val="23"/>
            <w:szCs w:val="23"/>
          </w:rPr>
          <w:delText>Originally, not all layers were found in a consistent projection or format</w:delText>
        </w:r>
      </w:del>
    </w:p>
    <w:p w14:paraId="5C7A03FD" w14:textId="5CD44FBA" w:rsidR="003D0107" w:rsidRDefault="00476A0D" w:rsidP="00476A0D">
      <w:pPr>
        <w:rPr>
          <w:sz w:val="24"/>
          <w:szCs w:val="24"/>
        </w:rPr>
      </w:pPr>
      <w:del w:id="171" w:author="Benjamin Meyer" w:date="2021-02-19T10:05:00Z">
        <w:r w:rsidRPr="009505DD" w:rsidDel="00476A0D">
          <w:rPr>
            <w:color w:val="FF0000"/>
            <w:sz w:val="24"/>
            <w:szCs w:val="24"/>
          </w:rPr>
          <w:delText xml:space="preserve"> </w:delText>
        </w:r>
      </w:del>
      <w:del w:id="172" w:author="Benjamin Meyer" w:date="2021-02-18T10:30:00Z">
        <w:r w:rsidR="009505DD" w:rsidRPr="009505DD" w:rsidDel="006A639E">
          <w:rPr>
            <w:color w:val="FF0000"/>
            <w:sz w:val="24"/>
            <w:szCs w:val="24"/>
          </w:rPr>
          <w:delText>(Describe st mary’s work; intended outcomes…)</w:delText>
        </w:r>
        <w:r w:rsidR="00DD5408" w:rsidRPr="009505DD" w:rsidDel="006A639E">
          <w:rPr>
            <w:rStyle w:val="CommentReference"/>
            <w:color w:val="FF0000"/>
          </w:rPr>
          <w:commentReference w:id="123"/>
        </w:r>
        <w:r w:rsidR="006A639E" w:rsidDel="006A639E">
          <w:rPr>
            <w:rStyle w:val="CommentReference"/>
          </w:rPr>
          <w:commentReference w:id="124"/>
        </w:r>
      </w:del>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73" w:name="_Toc64271427"/>
      <w:commentRangeStart w:id="174"/>
      <w:commentRangeStart w:id="175"/>
      <w:commentRangeStart w:id="176"/>
      <w:r w:rsidRPr="00CF3F57">
        <w:rPr>
          <w:b/>
        </w:rPr>
        <w:t>RESULTS</w:t>
      </w:r>
      <w:commentRangeEnd w:id="174"/>
      <w:r w:rsidR="005A64A8">
        <w:rPr>
          <w:rStyle w:val="CommentReference"/>
          <w:rFonts w:asciiTheme="minorHAnsi" w:hAnsiTheme="minorHAnsi"/>
          <w:caps w:val="0"/>
        </w:rPr>
        <w:commentReference w:id="174"/>
      </w:r>
      <w:commentRangeEnd w:id="175"/>
      <w:r w:rsidR="00AB56AA">
        <w:rPr>
          <w:rStyle w:val="CommentReference"/>
          <w:rFonts w:asciiTheme="minorHAnsi" w:hAnsiTheme="minorHAnsi"/>
          <w:caps w:val="0"/>
        </w:rPr>
        <w:commentReference w:id="175"/>
      </w:r>
      <w:bookmarkEnd w:id="173"/>
      <w:commentRangeEnd w:id="176"/>
      <w:r w:rsidR="00917E6E">
        <w:rPr>
          <w:rStyle w:val="CommentReference"/>
          <w:rFonts w:asciiTheme="minorHAnsi" w:hAnsiTheme="minorHAnsi"/>
          <w:caps w:val="0"/>
        </w:rPr>
        <w:commentReference w:id="176"/>
      </w:r>
    </w:p>
    <w:p w14:paraId="7F182031" w14:textId="77777777" w:rsidR="006F3509" w:rsidRDefault="006F3509" w:rsidP="006F3509"/>
    <w:p w14:paraId="5B97E92A" w14:textId="77777777" w:rsidR="006F3509" w:rsidRDefault="006F3509" w:rsidP="006F3509">
      <w:pPr>
        <w:pStyle w:val="Heading2"/>
      </w:pPr>
      <w:bookmarkStart w:id="177" w:name="_Toc64271428"/>
      <w:commentRangeStart w:id="178"/>
      <w:commentRangeStart w:id="179"/>
      <w:r>
        <w:t>Copper</w:t>
      </w:r>
      <w:commentRangeEnd w:id="178"/>
      <w:r w:rsidR="00C53E3F">
        <w:rPr>
          <w:rStyle w:val="CommentReference"/>
          <w:b w:val="0"/>
          <w:spacing w:val="0"/>
        </w:rPr>
        <w:commentReference w:id="178"/>
      </w:r>
      <w:commentRangeEnd w:id="179"/>
      <w:r w:rsidR="0006131B">
        <w:rPr>
          <w:rStyle w:val="CommentReference"/>
          <w:b w:val="0"/>
          <w:spacing w:val="0"/>
        </w:rPr>
        <w:commentReference w:id="179"/>
      </w:r>
      <w:r>
        <w:t xml:space="preserve"> and zinc sampling</w:t>
      </w:r>
      <w:bookmarkEnd w:id="177"/>
    </w:p>
    <w:p w14:paraId="688CA702" w14:textId="2CFB5654" w:rsidR="00EE3D49" w:rsidRDefault="00EE3D49" w:rsidP="00EE3D49"/>
    <w:p w14:paraId="412B8FDC" w14:textId="7E64747A" w:rsidR="0006131B" w:rsidRPr="0006131B" w:rsidRDefault="0006131B" w:rsidP="00EE3D49">
      <w:pPr>
        <w:rPr>
          <w:sz w:val="24"/>
          <w:szCs w:val="24"/>
        </w:rPr>
      </w:pPr>
      <w:ins w:id="180"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181" w:author="Benjamin Meyer" w:date="2020-12-01T16:49:00Z"/>
        </w:rPr>
      </w:pPr>
    </w:p>
    <w:p w14:paraId="7312A24A" w14:textId="23261027" w:rsidR="00EE3D49" w:rsidRDefault="00C86C84" w:rsidP="00C86C84">
      <w:pPr>
        <w:pStyle w:val="Heading3"/>
        <w:rPr>
          <w:sz w:val="24"/>
        </w:rPr>
      </w:pPr>
      <w:bookmarkStart w:id="182" w:name="_Toc64271429"/>
      <w:r w:rsidRPr="00C86C84">
        <w:rPr>
          <w:sz w:val="24"/>
        </w:rPr>
        <w:t>Copper</w:t>
      </w:r>
      <w:bookmarkEnd w:id="182"/>
    </w:p>
    <w:p w14:paraId="06467652" w14:textId="77777777" w:rsidR="00A51324" w:rsidRPr="00A51324" w:rsidRDefault="00A51324" w:rsidP="00A51324"/>
    <w:p w14:paraId="2C3D8E1A" w14:textId="4D7B9257"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w:t>
      </w:r>
      <w:ins w:id="183" w:author="Benjamin Meyer" w:date="2021-02-18T10:36:00Z">
        <w:r w:rsidR="009229A7">
          <w:rPr>
            <w:bCs/>
            <w:sz w:val="24"/>
            <w:szCs w:val="24"/>
          </w:rPr>
          <w:t>elevated</w:t>
        </w:r>
      </w:ins>
      <w:del w:id="184" w:author="Benjamin Meyer" w:date="2021-02-18T10:36:00Z">
        <w:r w:rsidR="00B84685" w:rsidDel="009229A7">
          <w:rPr>
            <w:bCs/>
            <w:sz w:val="24"/>
            <w:szCs w:val="24"/>
          </w:rPr>
          <w:delText>notably high</w:delText>
        </w:r>
      </w:del>
      <w:r w:rsidR="00B84685">
        <w:rPr>
          <w:bCs/>
          <w:sz w:val="24"/>
          <w:szCs w:val="24"/>
        </w:rPr>
        <w:t xml:space="preserve"> yet still below CCC</w:t>
      </w:r>
      <w:ins w:id="185" w:author="Benjamin Meyer" w:date="2021-02-22T13:33:00Z">
        <w:r w:rsidR="00FB1F96">
          <w:rPr>
            <w:bCs/>
            <w:sz w:val="24"/>
            <w:szCs w:val="24"/>
          </w:rPr>
          <w:t xml:space="preserve"> (</w:t>
        </w:r>
        <w:r w:rsidR="00FB1F96" w:rsidRPr="00621F96">
          <w:rPr>
            <w:sz w:val="24"/>
            <w:szCs w:val="24"/>
          </w:rPr>
          <w:t xml:space="preserve">criterion </w:t>
        </w:r>
        <w:r w:rsidR="00FB1F96">
          <w:rPr>
            <w:sz w:val="24"/>
            <w:szCs w:val="24"/>
          </w:rPr>
          <w:t>chronic</w:t>
        </w:r>
        <w:r w:rsidR="00FB1F96" w:rsidRPr="00621F96">
          <w:rPr>
            <w:sz w:val="24"/>
            <w:szCs w:val="24"/>
          </w:rPr>
          <w:t xml:space="preserve"> concentration</w:t>
        </w:r>
        <w:r w:rsidR="00FB1F96">
          <w:rPr>
            <w:sz w:val="24"/>
            <w:szCs w:val="24"/>
          </w:rPr>
          <w:t>)</w:t>
        </w:r>
      </w:ins>
      <w:del w:id="186" w:author="Benjamin Meyer" w:date="2021-02-22T13:33:00Z">
        <w:r w:rsidR="00B84685" w:rsidDel="00FB1F96">
          <w:rPr>
            <w:bCs/>
            <w:sz w:val="24"/>
            <w:szCs w:val="24"/>
          </w:rPr>
          <w:delText xml:space="preserve"> criterion</w:delText>
        </w:r>
      </w:del>
      <w:r w:rsidR="00B84685">
        <w:rPr>
          <w:bCs/>
          <w:sz w:val="24"/>
          <w:szCs w:val="24"/>
        </w:rPr>
        <w:t xml:space="preserve"> values.</w:t>
      </w:r>
      <w:r w:rsidR="00D74AB6">
        <w:rPr>
          <w:bCs/>
          <w:sz w:val="24"/>
          <w:szCs w:val="24"/>
        </w:rPr>
        <w:t xml:space="preserve"> </w:t>
      </w:r>
      <w:r w:rsidR="000D137C">
        <w:rPr>
          <w:bCs/>
          <w:sz w:val="24"/>
          <w:szCs w:val="24"/>
        </w:rPr>
        <w:t xml:space="preserve">A high of 8.16 </w:t>
      </w:r>
      <w:proofErr w:type="spellStart"/>
      <w:r w:rsidR="000D137C">
        <w:rPr>
          <w:bCs/>
          <w:sz w:val="24"/>
          <w:szCs w:val="24"/>
        </w:rPr>
        <w:t>ug</w:t>
      </w:r>
      <w:proofErr w:type="spellEnd"/>
      <w:r w:rsidR="000D137C">
        <w:rPr>
          <w:bCs/>
          <w:sz w:val="24"/>
          <w:szCs w:val="24"/>
        </w:rPr>
        <w:t xml:space="preserve">/L was observed in the </w:t>
      </w:r>
      <w:r w:rsidR="00E33D04">
        <w:rPr>
          <w:bCs/>
          <w:sz w:val="24"/>
          <w:szCs w:val="24"/>
        </w:rPr>
        <w:t xml:space="preserve">Kenai River </w:t>
      </w:r>
      <w:proofErr w:type="spellStart"/>
      <w:r w:rsidR="000D137C">
        <w:rPr>
          <w:bCs/>
          <w:sz w:val="24"/>
          <w:szCs w:val="24"/>
        </w:rPr>
        <w:t>mainstem</w:t>
      </w:r>
      <w:proofErr w:type="spellEnd"/>
      <w:r w:rsidR="000D137C">
        <w:rPr>
          <w:bCs/>
          <w:sz w:val="24"/>
          <w:szCs w:val="24"/>
        </w:rPr>
        <w:t xml:space="preserve"> at </w:t>
      </w:r>
      <w:r w:rsidR="000D137C">
        <w:rPr>
          <w:bCs/>
          <w:sz w:val="24"/>
          <w:szCs w:val="24"/>
        </w:rPr>
        <w:lastRenderedPageBreak/>
        <w:t xml:space="preserve">the </w:t>
      </w:r>
      <w:proofErr w:type="spellStart"/>
      <w:r w:rsidR="000D137C">
        <w:rPr>
          <w:bCs/>
          <w:sz w:val="24"/>
          <w:szCs w:val="24"/>
        </w:rPr>
        <w:t>Slikok</w:t>
      </w:r>
      <w:proofErr w:type="spellEnd"/>
      <w:r w:rsidR="000D137C">
        <w:rPr>
          <w:bCs/>
          <w:sz w:val="24"/>
          <w:szCs w:val="24"/>
        </w:rPr>
        <w:t xml:space="preserve"> Creek Confluence on July 24, 2019</w:t>
      </w:r>
      <w:r w:rsidR="00E33D04">
        <w:rPr>
          <w:bCs/>
          <w:sz w:val="24"/>
          <w:szCs w:val="24"/>
        </w:rPr>
        <w:t>.</w:t>
      </w:r>
      <w:r w:rsidR="00D74AB6">
        <w:rPr>
          <w:bCs/>
          <w:sz w:val="24"/>
          <w:szCs w:val="24"/>
        </w:rPr>
        <w:t xml:space="preserve"> </w:t>
      </w:r>
      <w:r w:rsidR="000D137C">
        <w:rPr>
          <w:bCs/>
          <w:sz w:val="24"/>
          <w:szCs w:val="24"/>
        </w:rPr>
        <w:t>CCC values were not available for this sampling event</w:t>
      </w:r>
      <w:r w:rsidR="00E33D04">
        <w:rPr>
          <w:bCs/>
          <w:sz w:val="24"/>
          <w:szCs w:val="24"/>
        </w:rPr>
        <w:t>, but</w:t>
      </w:r>
      <w:ins w:id="187" w:author="Benjamin Meyer" w:date="2021-02-18T10:49:00Z">
        <w:r w:rsidR="00127198">
          <w:rPr>
            <w:bCs/>
            <w:sz w:val="24"/>
            <w:szCs w:val="24"/>
          </w:rPr>
          <w:t xml:space="preserve"> based on CC</w:t>
        </w:r>
      </w:ins>
      <w:ins w:id="188" w:author="Benjamin Meyer" w:date="2021-02-18T10:50:00Z">
        <w:r w:rsidR="00127198">
          <w:rPr>
            <w:bCs/>
            <w:sz w:val="24"/>
            <w:szCs w:val="24"/>
          </w:rPr>
          <w:t>C</w:t>
        </w:r>
      </w:ins>
      <w:ins w:id="189" w:author="Benjamin Meyer" w:date="2021-02-18T10:53:00Z">
        <w:r w:rsidR="00127198">
          <w:rPr>
            <w:bCs/>
            <w:sz w:val="24"/>
            <w:szCs w:val="24"/>
          </w:rPr>
          <w:t xml:space="preserve"> values</w:t>
        </w:r>
      </w:ins>
      <w:ins w:id="190" w:author="Benjamin Meyer" w:date="2021-02-18T10:49:00Z">
        <w:r w:rsidR="00127198">
          <w:rPr>
            <w:bCs/>
            <w:sz w:val="24"/>
            <w:szCs w:val="24"/>
          </w:rPr>
          <w:t xml:space="preserve"> from other</w:t>
        </w:r>
      </w:ins>
      <w:ins w:id="191" w:author="Benjamin Meyer" w:date="2021-02-18T10:52:00Z">
        <w:r w:rsidR="00127198">
          <w:rPr>
            <w:bCs/>
            <w:sz w:val="24"/>
            <w:szCs w:val="24"/>
          </w:rPr>
          <w:t xml:space="preserve"> nearby 2019 sampling events</w:t>
        </w:r>
      </w:ins>
      <w:ins w:id="192" w:author="Benjamin Meyer" w:date="2021-02-18T10:49:00Z">
        <w:r w:rsidR="00127198">
          <w:rPr>
            <w:bCs/>
            <w:sz w:val="24"/>
            <w:szCs w:val="24"/>
          </w:rPr>
          <w:t xml:space="preserve"> on the main stem Kenai River,</w:t>
        </w:r>
      </w:ins>
      <w:r w:rsidR="00E33D04">
        <w:rPr>
          <w:bCs/>
          <w:sz w:val="24"/>
          <w:szCs w:val="24"/>
        </w:rPr>
        <w:t xml:space="preserve"> the observation </w:t>
      </w:r>
      <w:ins w:id="193" w:author="Benjamin Meyer" w:date="2021-02-18T10:49:00Z">
        <w:r w:rsidR="00127198">
          <w:rPr>
            <w:bCs/>
            <w:sz w:val="24"/>
            <w:szCs w:val="24"/>
          </w:rPr>
          <w:t>could</w:t>
        </w:r>
      </w:ins>
      <w:del w:id="194" w:author="Benjamin Meyer" w:date="2021-02-18T10:49:00Z">
        <w:r w:rsidR="00E33D04" w:rsidDel="00127198">
          <w:rPr>
            <w:bCs/>
            <w:sz w:val="24"/>
            <w:szCs w:val="24"/>
          </w:rPr>
          <w:delText>is</w:delText>
        </w:r>
      </w:del>
      <w:r w:rsidR="00E33D04">
        <w:rPr>
          <w:bCs/>
          <w:sz w:val="24"/>
          <w:szCs w:val="24"/>
        </w:rPr>
        <w:t xml:space="preserve"> </w:t>
      </w:r>
      <w:ins w:id="195" w:author="Benjamin Meyer" w:date="2021-02-18T10:53:00Z">
        <w:r w:rsidR="00127198">
          <w:rPr>
            <w:bCs/>
            <w:sz w:val="24"/>
            <w:szCs w:val="24"/>
          </w:rPr>
          <w:t>be indicated as</w:t>
        </w:r>
      </w:ins>
      <w:del w:id="196" w:author="Benjamin Meyer" w:date="2021-02-18T10:53:00Z">
        <w:r w:rsidR="00E33D04" w:rsidDel="00127198">
          <w:rPr>
            <w:bCs/>
            <w:sz w:val="24"/>
            <w:szCs w:val="24"/>
          </w:rPr>
          <w:delText>presumed</w:delText>
        </w:r>
      </w:del>
      <w:r w:rsidR="00CC2857">
        <w:rPr>
          <w:bCs/>
          <w:sz w:val="24"/>
          <w:szCs w:val="24"/>
        </w:rPr>
        <w:t xml:space="preserve"> </w:t>
      </w:r>
      <w:commentRangeStart w:id="197"/>
      <w:commentRangeStart w:id="198"/>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197"/>
      <w:r w:rsidR="001D4B97">
        <w:rPr>
          <w:rStyle w:val="CommentReference"/>
        </w:rPr>
        <w:commentReference w:id="197"/>
      </w:r>
      <w:commentRangeEnd w:id="198"/>
      <w:r w:rsidR="00127198">
        <w:rPr>
          <w:rStyle w:val="CommentReference"/>
        </w:rPr>
        <w:commentReference w:id="198"/>
      </w:r>
      <w:r w:rsidR="00977755">
        <w:rPr>
          <w:bCs/>
          <w:sz w:val="24"/>
          <w:szCs w:val="24"/>
        </w:rPr>
        <w:t xml:space="preserve">ee “Copper” in the </w:t>
      </w:r>
      <w:r w:rsidR="00FB1F96">
        <w:rPr>
          <w:bCs/>
          <w:sz w:val="24"/>
          <w:szCs w:val="24"/>
        </w:rPr>
        <w:t>D</w:t>
      </w:r>
      <w:r w:rsidR="00977755">
        <w:rPr>
          <w:bCs/>
          <w:sz w:val="24"/>
          <w:szCs w:val="24"/>
        </w:rPr>
        <w:t>is</w:t>
      </w:r>
      <w:r w:rsidR="00E33D04">
        <w:rPr>
          <w:bCs/>
          <w:sz w:val="24"/>
          <w:szCs w:val="24"/>
        </w:rPr>
        <w:t>cussion section</w:t>
      </w:r>
      <w:r w:rsidR="00FB1F96">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55327EAE"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w:t>
      </w:r>
      <w:ins w:id="199" w:author="Benjamin Meyer" w:date="2021-02-16T17:18:00Z">
        <w:r w:rsidR="00E60CF6">
          <w:rPr>
            <w:bCs/>
            <w:sz w:val="24"/>
            <w:szCs w:val="24"/>
          </w:rPr>
          <w:t>elevated</w:t>
        </w:r>
      </w:ins>
      <w:commentRangeStart w:id="200"/>
      <w:del w:id="201" w:author="Benjamin Meyer" w:date="2021-02-16T17:18:00Z">
        <w:r w:rsidR="00B84685" w:rsidDel="00E60CF6">
          <w:rPr>
            <w:bCs/>
            <w:sz w:val="24"/>
            <w:szCs w:val="24"/>
          </w:rPr>
          <w:delText>h</w:delText>
        </w:r>
      </w:del>
      <w:commentRangeEnd w:id="200"/>
      <w:r w:rsidR="001B3D7A">
        <w:rPr>
          <w:rStyle w:val="CommentReference"/>
        </w:rPr>
        <w:commentReference w:id="200"/>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 xml:space="preserve">exceedances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202"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2FBE32FD" w:rsidR="001C50D5" w:rsidRDefault="00FB1F96" w:rsidP="006F3509">
      <w:pPr>
        <w:rPr>
          <w:bCs/>
          <w:sz w:val="24"/>
          <w:szCs w:val="24"/>
        </w:rPr>
      </w:pPr>
      <w:ins w:id="203" w:author="Benjamin Meyer" w:date="2021-02-22T13:35:00Z">
        <w:r>
          <w:rPr>
            <w:bCs/>
            <w:sz w:val="24"/>
            <w:szCs w:val="24"/>
          </w:rPr>
          <w:t>Among all</w:t>
        </w:r>
      </w:ins>
      <w:del w:id="204" w:author="Benjamin Meyer" w:date="2021-02-22T13:35:00Z">
        <w:r w:rsidR="001C50D5" w:rsidDel="00FB1F96">
          <w:rPr>
            <w:bCs/>
            <w:sz w:val="24"/>
            <w:szCs w:val="24"/>
          </w:rPr>
          <w:delText>For b</w:delText>
        </w:r>
      </w:del>
      <w:del w:id="205" w:author="Benjamin Meyer" w:date="2021-02-22T13:34:00Z">
        <w:r w:rsidR="001C50D5" w:rsidDel="00FB1F96">
          <w:rPr>
            <w:bCs/>
            <w:sz w:val="24"/>
            <w:szCs w:val="24"/>
          </w:rPr>
          <w:delText>oth</w:delText>
        </w:r>
      </w:del>
      <w:r w:rsidR="001C50D5">
        <w:rPr>
          <w:bCs/>
          <w:sz w:val="24"/>
          <w:szCs w:val="24"/>
        </w:rPr>
        <w:t xml:space="preserve"> tributary and </w:t>
      </w:r>
      <w:proofErr w:type="spellStart"/>
      <w:r w:rsidR="001C50D5">
        <w:rPr>
          <w:bCs/>
          <w:sz w:val="24"/>
          <w:szCs w:val="24"/>
        </w:rPr>
        <w:t>mainstem</w:t>
      </w:r>
      <w:proofErr w:type="spellEnd"/>
      <w:r w:rsidR="001C50D5">
        <w:rPr>
          <w:bCs/>
          <w:sz w:val="24"/>
          <w:szCs w:val="24"/>
        </w:rPr>
        <w:t xml:space="preserve"> sites</w:t>
      </w:r>
      <w:r w:rsidR="002C2148">
        <w:rPr>
          <w:bCs/>
          <w:sz w:val="24"/>
          <w:szCs w:val="24"/>
        </w:rPr>
        <w:t>,</w:t>
      </w:r>
      <w:r w:rsidR="001C50D5">
        <w:rPr>
          <w:bCs/>
          <w:sz w:val="24"/>
          <w:szCs w:val="24"/>
        </w:rPr>
        <w:t xml:space="preserve"> the highest copper values observed</w:t>
      </w:r>
      <w:r w:rsidR="0001370E">
        <w:rPr>
          <w:bCs/>
          <w:sz w:val="24"/>
          <w:szCs w:val="24"/>
        </w:rPr>
        <w:t xml:space="preserve"> were</w:t>
      </w:r>
      <w:r w:rsidR="001C50D5">
        <w:rPr>
          <w:bCs/>
          <w:sz w:val="24"/>
          <w:szCs w:val="24"/>
        </w:rPr>
        <w:t xml:space="preserve"> in the lower Kenai River region, closer to the developed Kenai/Soldotna area.</w:t>
      </w:r>
      <w:r w:rsidR="00D74AB6">
        <w:rPr>
          <w:bCs/>
          <w:sz w:val="24"/>
          <w:szCs w:val="24"/>
        </w:rPr>
        <w:t xml:space="preserve"> </w:t>
      </w:r>
      <w:r w:rsidR="001C50D5">
        <w:rPr>
          <w:bCs/>
          <w:sz w:val="24"/>
          <w:szCs w:val="24"/>
        </w:rPr>
        <w:t xml:space="preserve">Copper values &gt; 2.5 µg/L were observed at the City of Kenai Docks </w:t>
      </w:r>
      <w:proofErr w:type="spellStart"/>
      <w:r w:rsidR="001C50D5">
        <w:rPr>
          <w:bCs/>
          <w:sz w:val="24"/>
          <w:szCs w:val="24"/>
        </w:rPr>
        <w:t>mainstem</w:t>
      </w:r>
      <w:proofErr w:type="spellEnd"/>
      <w:r w:rsidR="001C50D5">
        <w:rPr>
          <w:bCs/>
          <w:sz w:val="24"/>
          <w:szCs w:val="24"/>
        </w:rPr>
        <w:t xml:space="preserve"> site,</w:t>
      </w:r>
      <w:r w:rsidR="00CE2E9F">
        <w:rPr>
          <w:bCs/>
          <w:sz w:val="24"/>
          <w:szCs w:val="24"/>
        </w:rPr>
        <w:t xml:space="preserve"> in</w:t>
      </w:r>
      <w:r w:rsidR="001C50D5">
        <w:rPr>
          <w:bCs/>
          <w:sz w:val="24"/>
          <w:szCs w:val="24"/>
        </w:rPr>
        <w:t xml:space="preserve"> No Name Creek, and </w:t>
      </w:r>
      <w:r w:rsidR="00CE2E9F">
        <w:rPr>
          <w:bCs/>
          <w:sz w:val="24"/>
          <w:szCs w:val="24"/>
        </w:rPr>
        <w:t xml:space="preserve">in </w:t>
      </w:r>
      <w:r w:rsidR="001C50D5">
        <w:rPr>
          <w:bCs/>
          <w:sz w:val="24"/>
          <w:szCs w:val="24"/>
        </w:rPr>
        <w:t>Beaver Creek.</w:t>
      </w:r>
      <w:r w:rsidR="00D74AB6">
        <w:rPr>
          <w:bCs/>
          <w:sz w:val="24"/>
          <w:szCs w:val="24"/>
        </w:rPr>
        <w:t xml:space="preserve"> </w:t>
      </w:r>
      <w:r w:rsidR="001C50D5">
        <w:rPr>
          <w:bCs/>
          <w:sz w:val="24"/>
          <w:szCs w:val="24"/>
        </w:rPr>
        <w:t>All other copper values in the</w:t>
      </w:r>
      <w:r w:rsidR="001F2D11">
        <w:rPr>
          <w:bCs/>
          <w:sz w:val="24"/>
          <w:szCs w:val="24"/>
        </w:rPr>
        <w:t xml:space="preserve"> 2019-2020</w:t>
      </w:r>
      <w:r w:rsidR="001C50D5">
        <w:rPr>
          <w:bCs/>
          <w:sz w:val="24"/>
          <w:szCs w:val="24"/>
        </w:rPr>
        <w:t xml:space="preserve"> dataset were </w:t>
      </w:r>
      <w:commentRangeStart w:id="206"/>
      <w:commentRangeStart w:id="207"/>
      <w:commentRangeStart w:id="208"/>
      <w:r w:rsidR="001C50D5">
        <w:rPr>
          <w:bCs/>
          <w:sz w:val="24"/>
          <w:szCs w:val="24"/>
        </w:rPr>
        <w:t>below</w:t>
      </w:r>
      <w:r w:rsidR="000B58BA">
        <w:rPr>
          <w:bCs/>
          <w:sz w:val="24"/>
          <w:szCs w:val="24"/>
        </w:rPr>
        <w:t xml:space="preserve"> </w:t>
      </w:r>
      <w:ins w:id="209" w:author="Benjamin Meyer" w:date="2021-02-18T10:58:00Z">
        <w:r w:rsidR="000B58BA">
          <w:rPr>
            <w:bCs/>
            <w:sz w:val="24"/>
            <w:szCs w:val="24"/>
          </w:rPr>
          <w:t xml:space="preserve">2.5 </w:t>
        </w:r>
      </w:ins>
      <w:ins w:id="210" w:author="Benjamin Meyer" w:date="2021-02-18T10:59:00Z">
        <w:r w:rsidR="000B58BA">
          <w:rPr>
            <w:bCs/>
            <w:sz w:val="24"/>
            <w:szCs w:val="24"/>
          </w:rPr>
          <w:t>µg/L.</w:t>
        </w:r>
      </w:ins>
      <w:ins w:id="211" w:author="Eldred, Laura" w:date="2020-12-29T12:46:00Z">
        <w:del w:id="212" w:author="Benjamin Meyer" w:date="2021-02-18T10:59:00Z">
          <w:r w:rsidR="007218A3" w:rsidDel="000B58BA">
            <w:rPr>
              <w:bCs/>
              <w:sz w:val="24"/>
              <w:szCs w:val="24"/>
            </w:rPr>
            <w:delText xml:space="preserve"> water quality criteria</w:delText>
          </w:r>
        </w:del>
      </w:ins>
      <w:del w:id="213" w:author="Benjamin Meyer" w:date="2021-02-18T10:59:00Z">
        <w:r w:rsidR="001C50D5" w:rsidDel="000B58BA">
          <w:rPr>
            <w:bCs/>
            <w:sz w:val="24"/>
            <w:szCs w:val="24"/>
          </w:rPr>
          <w:delText xml:space="preserve"> </w:delText>
        </w:r>
      </w:del>
      <w:del w:id="214" w:author="Eldred, Laura" w:date="2020-12-29T12:47:00Z">
        <w:r w:rsidR="001C50D5" w:rsidRPr="001B3D7A" w:rsidDel="007218A3">
          <w:rPr>
            <w:bCs/>
            <w:sz w:val="24"/>
            <w:szCs w:val="24"/>
            <w:highlight w:val="yellow"/>
          </w:rPr>
          <w:delText>this arbitrary</w:delText>
        </w:r>
        <w:r w:rsidR="001C50D5" w:rsidDel="007218A3">
          <w:rPr>
            <w:bCs/>
            <w:sz w:val="24"/>
            <w:szCs w:val="24"/>
          </w:rPr>
          <w:delText xml:space="preserve"> </w:delText>
        </w:r>
        <w:commentRangeEnd w:id="206"/>
        <w:r w:rsidR="00AB56AA" w:rsidDel="007218A3">
          <w:rPr>
            <w:rStyle w:val="CommentReference"/>
          </w:rPr>
          <w:commentReference w:id="206"/>
        </w:r>
        <w:commentRangeEnd w:id="207"/>
        <w:r w:rsidR="007E2E3F" w:rsidDel="007218A3">
          <w:rPr>
            <w:rStyle w:val="CommentReference"/>
          </w:rPr>
          <w:commentReference w:id="207"/>
        </w:r>
      </w:del>
      <w:commentRangeEnd w:id="208"/>
      <w:r w:rsidR="00DB58B7">
        <w:rPr>
          <w:rStyle w:val="CommentReference"/>
        </w:rPr>
        <w:commentReference w:id="208"/>
      </w:r>
      <w:del w:id="215" w:author="Benjamin Meyer" w:date="2021-02-18T10:59:00Z">
        <w:r w:rsidR="001C50D5" w:rsidDel="000B58BA">
          <w:rPr>
            <w:bCs/>
            <w:sz w:val="24"/>
            <w:szCs w:val="24"/>
          </w:rPr>
          <w:delText>threshold</w:delText>
        </w:r>
      </w:del>
      <w:ins w:id="216" w:author="Eldred, Laura" w:date="2020-12-29T12:47:00Z">
        <w:del w:id="217" w:author="Benjamin Meyer" w:date="2021-02-18T10:59:00Z">
          <w:r w:rsidR="007218A3" w:rsidDel="000B58BA">
            <w:rPr>
              <w:bCs/>
              <w:sz w:val="24"/>
              <w:szCs w:val="24"/>
            </w:rPr>
            <w:delText>s</w:delText>
          </w:r>
        </w:del>
      </w:ins>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218" w:name="_Toc64271430"/>
      <w:r w:rsidRPr="00C86C84">
        <w:rPr>
          <w:sz w:val="24"/>
        </w:rPr>
        <w:t>Zinc</w:t>
      </w:r>
      <w:bookmarkEnd w:id="218"/>
    </w:p>
    <w:p w14:paraId="7DD30A65" w14:textId="77777777" w:rsidR="00A51324" w:rsidRPr="00A51324" w:rsidRDefault="00A51324" w:rsidP="00A51324"/>
    <w:p w14:paraId="75532D43" w14:textId="13BB8974" w:rsidR="001D04BE" w:rsidRDefault="005723FC" w:rsidP="006F3509">
      <w:pPr>
        <w:rPr>
          <w:ins w:id="219" w:author="Benjamin Meyer" w:date="2021-02-22T15:27:00Z"/>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 xml:space="preserve">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w:t>
      </w:r>
      <w:r w:rsidR="00D74AB6">
        <w:rPr>
          <w:bCs/>
          <w:sz w:val="24"/>
          <w:szCs w:val="24"/>
        </w:rPr>
        <w:t xml:space="preserve"> </w:t>
      </w:r>
      <w:del w:id="220" w:author="Benjamin Meyer" w:date="2021-02-18T12:15:00Z">
        <w:r w:rsidR="00AE01D7" w:rsidDel="001D04BE">
          <w:rPr>
            <w:bCs/>
            <w:sz w:val="24"/>
            <w:szCs w:val="24"/>
          </w:rPr>
          <w:delText>(</w:delText>
        </w:r>
      </w:del>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w:t>
      </w:r>
      <w:del w:id="221" w:author="Benjamin Meyer" w:date="2021-02-18T12:12:00Z">
        <w:r w:rsidR="004F4B2E" w:rsidDel="001D04BE">
          <w:rPr>
            <w:bCs/>
            <w:sz w:val="24"/>
            <w:szCs w:val="24"/>
          </w:rPr>
          <w:delText>nearly an order of magnitud</w:delText>
        </w:r>
      </w:del>
      <w:ins w:id="222" w:author="Benjamin Meyer" w:date="2021-02-18T12:12:00Z">
        <w:r w:rsidR="001D04BE">
          <w:rPr>
            <w:bCs/>
            <w:sz w:val="24"/>
            <w:szCs w:val="24"/>
          </w:rPr>
          <w:t>several multiples</w:t>
        </w:r>
      </w:ins>
      <w:r w:rsidR="004F4B2E">
        <w:rPr>
          <w:bCs/>
          <w:sz w:val="24"/>
          <w:szCs w:val="24"/>
        </w:rPr>
        <w:t xml:space="preserve"> above the range of </w:t>
      </w:r>
      <w:commentRangeStart w:id="223"/>
      <w:commentRangeStart w:id="224"/>
      <w:r w:rsidR="004F4B2E">
        <w:rPr>
          <w:bCs/>
          <w:sz w:val="24"/>
          <w:szCs w:val="24"/>
        </w:rPr>
        <w:t xml:space="preserve">typical data </w:t>
      </w:r>
      <w:commentRangeEnd w:id="223"/>
      <w:r w:rsidR="00AA460F">
        <w:rPr>
          <w:rStyle w:val="CommentReference"/>
        </w:rPr>
        <w:commentReference w:id="223"/>
      </w:r>
      <w:commentRangeEnd w:id="224"/>
      <w:r w:rsidR="00257255">
        <w:rPr>
          <w:rStyle w:val="CommentReference"/>
        </w:rPr>
        <w:commentReference w:id="224"/>
      </w:r>
      <w:r w:rsidR="004F4B2E">
        <w:rPr>
          <w:bCs/>
          <w:sz w:val="24"/>
          <w:szCs w:val="24"/>
        </w:rPr>
        <w:t xml:space="preserve">and are presumed unlikely to be representative of </w:t>
      </w:r>
      <w:r w:rsidR="001A197A">
        <w:rPr>
          <w:bCs/>
          <w:sz w:val="24"/>
          <w:szCs w:val="24"/>
        </w:rPr>
        <w:t xml:space="preserve">actual </w:t>
      </w:r>
      <w:r w:rsidR="004F4B2E">
        <w:rPr>
          <w:bCs/>
          <w:sz w:val="24"/>
          <w:szCs w:val="24"/>
        </w:rPr>
        <w:t xml:space="preserve">conditions: </w:t>
      </w:r>
    </w:p>
    <w:p w14:paraId="1C94DD8B" w14:textId="77777777" w:rsidR="00956123" w:rsidRDefault="00956123" w:rsidP="006F3509">
      <w:pPr>
        <w:rPr>
          <w:bCs/>
          <w:sz w:val="24"/>
          <w:szCs w:val="24"/>
        </w:rPr>
      </w:pPr>
    </w:p>
    <w:p w14:paraId="5D0E8B29" w14:textId="7AE493F9"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225"/>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w:t>
      </w:r>
      <w:r w:rsidR="001D04BE">
        <w:rPr>
          <w:bCs/>
          <w:sz w:val="24"/>
          <w:szCs w:val="24"/>
        </w:rPr>
        <w:t>6.64</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1D04BE">
        <w:rPr>
          <w:bCs/>
          <w:sz w:val="24"/>
          <w:szCs w:val="24"/>
        </w:rPr>
        <w:t>69.22</w:t>
      </w:r>
      <w:r w:rsidR="001D04BE" w:rsidRPr="001D04BE">
        <w:rPr>
          <w:bCs/>
          <w:sz w:val="24"/>
          <w:szCs w:val="24"/>
        </w:rPr>
        <w:t xml:space="preserve"> µg/L)</w:t>
      </w:r>
    </w:p>
    <w:p w14:paraId="7DC44E30" w14:textId="2D3E81F7" w:rsidR="00103FA2" w:rsidRDefault="00CA061E" w:rsidP="006F3509">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225"/>
      <w:r w:rsidR="001D04BE" w:rsidRPr="001D04BE">
        <w:rPr>
          <w:bCs/>
          <w:sz w:val="24"/>
          <w:szCs w:val="24"/>
        </w:rPr>
        <w:t xml:space="preserve"> </w:t>
      </w:r>
      <w:r w:rsidR="00AA460F">
        <w:rPr>
          <w:rStyle w:val="CommentReference"/>
        </w:rPr>
        <w:commentReference w:id="225"/>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11.09 </w:t>
      </w:r>
      <w:r w:rsidR="002A049C">
        <w:rPr>
          <w:bCs/>
          <w:sz w:val="24"/>
          <w:szCs w:val="24"/>
        </w:rPr>
        <w:t>–</w:t>
      </w:r>
      <w:r w:rsidR="001D04BE" w:rsidRPr="001D04BE">
        <w:rPr>
          <w:bCs/>
          <w:sz w:val="24"/>
          <w:szCs w:val="24"/>
        </w:rPr>
        <w:t xml:space="preserve"> </w:t>
      </w:r>
      <w:r w:rsidR="002A049C">
        <w:rPr>
          <w:bCs/>
          <w:sz w:val="24"/>
          <w:szCs w:val="24"/>
        </w:rPr>
        <w:t>105.76</w:t>
      </w:r>
      <w:r w:rsidR="001D04BE" w:rsidRPr="001D04BE">
        <w:rPr>
          <w:bCs/>
          <w:sz w:val="24"/>
          <w:szCs w:val="24"/>
        </w:rPr>
        <w:t xml:space="preserve"> µg/L)</w:t>
      </w:r>
      <w:del w:id="226" w:author="Benjamin Meyer" w:date="2021-02-18T12:15:00Z">
        <w:r w:rsidR="004F4B2E" w:rsidRPr="001D04BE" w:rsidDel="001D04BE">
          <w:rPr>
            <w:bCs/>
            <w:sz w:val="24"/>
            <w:szCs w:val="24"/>
          </w:rPr>
          <w:delText>)</w:delText>
        </w:r>
      </w:del>
      <w:r w:rsidR="004F4B2E" w:rsidRPr="001D04BE">
        <w:rPr>
          <w:bCs/>
          <w:sz w:val="24"/>
          <w:szCs w:val="24"/>
        </w:rPr>
        <w:t>.</w:t>
      </w:r>
    </w:p>
    <w:p w14:paraId="432CA6EA" w14:textId="6E67D2C9" w:rsidR="00090395" w:rsidRPr="00090395" w:rsidRDefault="00090395" w:rsidP="00090395">
      <w:pPr>
        <w:rPr>
          <w:bCs/>
          <w:sz w:val="24"/>
          <w:szCs w:val="24"/>
        </w:rPr>
      </w:pPr>
    </w:p>
    <w:p w14:paraId="15C5A5CD" w14:textId="6A2051C1"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ins w:id="227" w:author="Benjamin Meyer" w:date="2021-02-18T13:40:00Z">
        <w:r w:rsidR="00DB3D02">
          <w:rPr>
            <w:bCs/>
            <w:sz w:val="24"/>
            <w:szCs w:val="24"/>
          </w:rPr>
          <w:t>twelve</w:t>
        </w:r>
      </w:ins>
      <w:del w:id="228" w:author="Benjamin Meyer" w:date="2021-02-18T13:40:00Z">
        <w:r w:rsidR="00103FA2" w:rsidDel="00DB3D02">
          <w:rPr>
            <w:bCs/>
            <w:sz w:val="24"/>
            <w:szCs w:val="24"/>
          </w:rPr>
          <w:delText>thirteen</w:delText>
        </w:r>
      </w:del>
      <w:r w:rsidR="00103FA2">
        <w:rPr>
          <w:bCs/>
          <w:sz w:val="24"/>
          <w:szCs w:val="24"/>
        </w:rPr>
        <w:t xml:space="preserve"> sample</w:t>
      </w:r>
      <w:del w:id="229" w:author="Benjamin Meyer" w:date="2021-02-18T13:43:00Z">
        <w:r w:rsidR="00103FA2" w:rsidDel="00DB3D02">
          <w:rPr>
            <w:bCs/>
            <w:sz w:val="24"/>
            <w:szCs w:val="24"/>
          </w:rPr>
          <w:delText>s</w:delText>
        </w:r>
      </w:del>
      <w:del w:id="230" w:author="Benjamin Meyer" w:date="2021-02-18T13:42:00Z">
        <w:r w:rsidR="00103FA2" w:rsidDel="00DB3D02">
          <w:rPr>
            <w:bCs/>
            <w:sz w:val="24"/>
            <w:szCs w:val="24"/>
          </w:rPr>
          <w:delText>, including</w:delText>
        </w:r>
        <w:r w:rsidR="00827201" w:rsidDel="00DB3D02">
          <w:rPr>
            <w:bCs/>
            <w:sz w:val="24"/>
            <w:szCs w:val="24"/>
          </w:rPr>
          <w:delText xml:space="preserve"> </w:delText>
        </w:r>
        <w:commentRangeStart w:id="231"/>
        <w:commentRangeStart w:id="232"/>
        <w:r w:rsidR="00827201" w:rsidDel="00DB3D02">
          <w:rPr>
            <w:bCs/>
            <w:sz w:val="24"/>
            <w:szCs w:val="24"/>
          </w:rPr>
          <w:delText>re</w:delText>
        </w:r>
        <w:r w:rsidR="00103FA2" w:rsidDel="00DB3D02">
          <w:rPr>
            <w:bCs/>
            <w:sz w:val="24"/>
            <w:szCs w:val="24"/>
          </w:rPr>
          <w:delText>plicate</w:delText>
        </w:r>
      </w:del>
      <w:r w:rsidR="00103FA2">
        <w:rPr>
          <w:bCs/>
          <w:sz w:val="24"/>
          <w:szCs w:val="24"/>
        </w:rPr>
        <w:t>s</w:t>
      </w:r>
      <w:commentRangeEnd w:id="231"/>
      <w:r w:rsidR="00251E7A">
        <w:rPr>
          <w:rStyle w:val="CommentReference"/>
        </w:rPr>
        <w:commentReference w:id="231"/>
      </w:r>
      <w:commentRangeEnd w:id="232"/>
      <w:r w:rsidR="00DB3D02">
        <w:rPr>
          <w:rStyle w:val="CommentReference"/>
        </w:rPr>
        <w:commentReference w:id="232"/>
      </w:r>
      <w:r w:rsidR="00103FA2">
        <w:rPr>
          <w:bCs/>
          <w:sz w:val="24"/>
          <w:szCs w:val="24"/>
        </w:rPr>
        <w:t>.</w:t>
      </w:r>
      <w:r w:rsidR="00D74AB6">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 xml:space="preserve">tributary sites including Upper No Name Creek, Lower Beaver Creek, Upper Beaver Creek, Lower </w:t>
      </w:r>
      <w:proofErr w:type="spellStart"/>
      <w:r>
        <w:rPr>
          <w:bCs/>
          <w:sz w:val="24"/>
          <w:szCs w:val="24"/>
        </w:rPr>
        <w:t>Slikok</w:t>
      </w:r>
      <w:proofErr w:type="spellEnd"/>
      <w:r>
        <w:rPr>
          <w:bCs/>
          <w:sz w:val="24"/>
          <w:szCs w:val="24"/>
        </w:rPr>
        <w:t xml:space="preserve"> Creek, Upper </w:t>
      </w:r>
      <w:proofErr w:type="spellStart"/>
      <w:r>
        <w:rPr>
          <w:bCs/>
          <w:sz w:val="24"/>
          <w:szCs w:val="24"/>
        </w:rPr>
        <w:t>Slikok</w:t>
      </w:r>
      <w:proofErr w:type="spellEnd"/>
      <w:r>
        <w:rPr>
          <w:bCs/>
          <w:sz w:val="24"/>
          <w:szCs w:val="24"/>
        </w:rPr>
        <w:t xml:space="preserve"> Creek, and Lower Soldotna Creek (Figure 5).</w:t>
      </w:r>
      <w:r w:rsidR="00D74AB6">
        <w:rPr>
          <w:bCs/>
          <w:sz w:val="24"/>
          <w:szCs w:val="24"/>
        </w:rPr>
        <w:t xml:space="preserve"> </w:t>
      </w:r>
      <w:r w:rsidR="00827201">
        <w:rPr>
          <w:bCs/>
          <w:sz w:val="24"/>
          <w:szCs w:val="24"/>
        </w:rPr>
        <w:t>Zinc e</w:t>
      </w:r>
      <w:r>
        <w:rPr>
          <w:bCs/>
          <w:sz w:val="24"/>
          <w:szCs w:val="24"/>
        </w:rPr>
        <w:t xml:space="preserve">xceedances in </w:t>
      </w:r>
      <w:proofErr w:type="spellStart"/>
      <w:r>
        <w:rPr>
          <w:bCs/>
          <w:sz w:val="24"/>
          <w:szCs w:val="24"/>
        </w:rPr>
        <w:t>mainstem</w:t>
      </w:r>
      <w:proofErr w:type="spellEnd"/>
      <w:r>
        <w:rPr>
          <w:bCs/>
          <w:sz w:val="24"/>
          <w:szCs w:val="24"/>
        </w:rPr>
        <w:t xml:space="preserve"> sites were observed at Cunningham Park, Upstream of Beaver Creek, Pillars, Soldotna Bridge</w:t>
      </w:r>
      <w:r w:rsidR="00C22E84">
        <w:rPr>
          <w:bCs/>
          <w:sz w:val="24"/>
          <w:szCs w:val="24"/>
        </w:rPr>
        <w:t xml:space="preserve">, and </w:t>
      </w:r>
      <w:proofErr w:type="spellStart"/>
      <w:r w:rsidR="00C22E84">
        <w:rPr>
          <w:bCs/>
          <w:sz w:val="24"/>
          <w:szCs w:val="24"/>
        </w:rPr>
        <w:t>Swiftwater</w:t>
      </w:r>
      <w:proofErr w:type="spellEnd"/>
      <w:r w:rsidR="00C22E84">
        <w:rPr>
          <w:bCs/>
          <w:sz w:val="24"/>
          <w:szCs w:val="24"/>
        </w:rPr>
        <w:t xml:space="preserve">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w:t>
      </w:r>
      <w:commentRangeStart w:id="233"/>
      <w:commentRangeStart w:id="234"/>
      <w:r w:rsidR="00827201">
        <w:rPr>
          <w:bCs/>
          <w:sz w:val="24"/>
          <w:szCs w:val="24"/>
        </w:rPr>
        <w:t xml:space="preserve">minimally </w:t>
      </w:r>
      <w:proofErr w:type="spellStart"/>
      <w:r w:rsidR="00827201">
        <w:rPr>
          <w:bCs/>
          <w:sz w:val="24"/>
          <w:szCs w:val="24"/>
        </w:rPr>
        <w:t>anthropogenically</w:t>
      </w:r>
      <w:commentRangeEnd w:id="233"/>
      <w:proofErr w:type="spellEnd"/>
      <w:r w:rsidR="001B3D7A">
        <w:rPr>
          <w:rStyle w:val="CommentReference"/>
        </w:rPr>
        <w:commentReference w:id="233"/>
      </w:r>
      <w:commentRangeEnd w:id="234"/>
      <w:r w:rsidR="008B42A6">
        <w:rPr>
          <w:rStyle w:val="CommentReference"/>
        </w:rPr>
        <w:commentReference w:id="234"/>
      </w:r>
      <w:r w:rsidR="00827201">
        <w:rPr>
          <w:bCs/>
          <w:sz w:val="24"/>
          <w:szCs w:val="24"/>
        </w:rPr>
        <w:t>-influenced sites of</w:t>
      </w:r>
      <w:r>
        <w:rPr>
          <w:bCs/>
          <w:sz w:val="24"/>
          <w:szCs w:val="24"/>
        </w:rPr>
        <w:t xml:space="preserve"> Jim’s Landing, </w:t>
      </w:r>
      <w:proofErr w:type="spellStart"/>
      <w:r>
        <w:rPr>
          <w:bCs/>
          <w:sz w:val="24"/>
          <w:szCs w:val="24"/>
        </w:rPr>
        <w:t>Skilak</w:t>
      </w:r>
      <w:proofErr w:type="spellEnd"/>
      <w:r>
        <w:rPr>
          <w:bCs/>
          <w:sz w:val="24"/>
          <w:szCs w:val="24"/>
        </w:rPr>
        <w:t xml:space="preserve">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w:t>
      </w:r>
      <w:proofErr w:type="spellStart"/>
      <w:r>
        <w:rPr>
          <w:bCs/>
          <w:sz w:val="24"/>
          <w:szCs w:val="24"/>
        </w:rPr>
        <w:t>mainstem</w:t>
      </w:r>
      <w:proofErr w:type="spellEnd"/>
      <w:r>
        <w:rPr>
          <w:bCs/>
          <w:sz w:val="24"/>
          <w:szCs w:val="24"/>
        </w:rPr>
        <w:t xml:space="preserve">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235" w:name="_Toc64271431"/>
      <w:r>
        <w:rPr>
          <w:sz w:val="24"/>
        </w:rPr>
        <w:t>Variation among re</w:t>
      </w:r>
      <w:r w:rsidR="00C86C84">
        <w:rPr>
          <w:sz w:val="24"/>
        </w:rPr>
        <w:t>plicate samples</w:t>
      </w:r>
      <w:bookmarkEnd w:id="235"/>
    </w:p>
    <w:p w14:paraId="150088F2" w14:textId="77777777" w:rsidR="00A51324" w:rsidRPr="00A51324" w:rsidRDefault="00A51324" w:rsidP="00A51324"/>
    <w:p w14:paraId="3DB122E3" w14:textId="662FD57B" w:rsidR="006F3509" w:rsidRDefault="0073474F" w:rsidP="006F3509">
      <w:pPr>
        <w:rPr>
          <w:bCs/>
          <w:sz w:val="24"/>
          <w:szCs w:val="24"/>
        </w:rPr>
      </w:pPr>
      <w:r>
        <w:rPr>
          <w:sz w:val="24"/>
          <w:szCs w:val="24"/>
        </w:rPr>
        <w:t>A total of fifteen unique</w:t>
      </w:r>
      <w:r w:rsidR="00FC465D">
        <w:rPr>
          <w:sz w:val="24"/>
          <w:szCs w:val="24"/>
        </w:rPr>
        <w:t xml:space="preserve"> samples had associated </w:t>
      </w:r>
      <w:ins w:id="236" w:author="Benjamin Meyer" w:date="2021-02-18T14:07:00Z">
        <w:r>
          <w:rPr>
            <w:sz w:val="24"/>
            <w:szCs w:val="24"/>
          </w:rPr>
          <w:t xml:space="preserve">copper and zinc </w:t>
        </w:r>
      </w:ins>
      <w:r w:rsidR="00827201">
        <w:rPr>
          <w:sz w:val="24"/>
          <w:szCs w:val="24"/>
        </w:rPr>
        <w:t>re</w:t>
      </w:r>
      <w:r w:rsidR="00FC465D">
        <w:rPr>
          <w:sz w:val="24"/>
          <w:szCs w:val="24"/>
        </w:rPr>
        <w:t>plicate</w:t>
      </w:r>
      <w:ins w:id="237" w:author="Benjamin Meyer" w:date="2021-02-18T14:07:00Z">
        <w:r>
          <w:rPr>
            <w:sz w:val="24"/>
            <w:szCs w:val="24"/>
          </w:rPr>
          <w:t xml:space="preserve"> values</w:t>
        </w:r>
      </w:ins>
      <w:del w:id="238" w:author="Benjamin Meyer" w:date="2021-02-18T14:07:00Z">
        <w:r w:rsidR="00FC465D" w:rsidDel="0073474F">
          <w:rPr>
            <w:sz w:val="24"/>
            <w:szCs w:val="24"/>
          </w:rPr>
          <w:delText>s</w:delText>
        </w:r>
      </w:del>
      <w:r w:rsidR="00FC465D">
        <w:rPr>
          <w:sz w:val="24"/>
          <w:szCs w:val="24"/>
        </w:rPr>
        <w:t>, from ten unique</w:t>
      </w:r>
      <w:r>
        <w:rPr>
          <w:sz w:val="24"/>
          <w:szCs w:val="24"/>
        </w:rPr>
        <w:t xml:space="preserve"> sites and seven unique dates. </w:t>
      </w:r>
      <w:ins w:id="239" w:author="Benjamin Meyer" w:date="2021-02-18T14:07:00Z">
        <w:r w:rsidR="00B45A65">
          <w:rPr>
            <w:sz w:val="24"/>
            <w:szCs w:val="24"/>
          </w:rPr>
          <w:t xml:space="preserve">A relative percent difference of &gt; 20% </w:t>
        </w:r>
      </w:ins>
      <w:del w:id="240" w:author="Benjamin Meyer" w:date="2021-02-18T14:08:00Z">
        <w:r w:rsidR="00FC465D" w:rsidDel="00B45A65">
          <w:rPr>
            <w:sz w:val="24"/>
            <w:szCs w:val="24"/>
          </w:rPr>
          <w:delText xml:space="preserve">variation </w:delText>
        </w:r>
      </w:del>
      <w:r w:rsidR="00FC465D">
        <w:rPr>
          <w:sz w:val="24"/>
          <w:szCs w:val="24"/>
        </w:rPr>
        <w:t xml:space="preserve">among </w:t>
      </w:r>
      <w:r w:rsidR="00827201">
        <w:rPr>
          <w:sz w:val="24"/>
          <w:szCs w:val="24"/>
        </w:rPr>
        <w:t>re</w:t>
      </w:r>
      <w:r w:rsidR="00FC465D">
        <w:rPr>
          <w:sz w:val="24"/>
          <w:szCs w:val="24"/>
        </w:rPr>
        <w:t xml:space="preserve">plicate samples was observed in </w:t>
      </w:r>
      <w:ins w:id="241" w:author="Benjamin Meyer" w:date="2021-02-18T14:08:00Z">
        <w:r w:rsidR="00B45A65">
          <w:rPr>
            <w:sz w:val="24"/>
            <w:szCs w:val="24"/>
          </w:rPr>
          <w:t>eleven out of thirty instance</w:t>
        </w:r>
      </w:ins>
      <w:commentRangeStart w:id="242"/>
      <w:commentRangeStart w:id="243"/>
      <w:r w:rsidR="00FC465D">
        <w:rPr>
          <w:sz w:val="24"/>
          <w:szCs w:val="24"/>
        </w:rPr>
        <w:t>s</w:t>
      </w:r>
      <w:del w:id="244" w:author="Benjamin Meyer" w:date="2021-02-18T14:08:00Z">
        <w:r w:rsidR="00FC465D" w:rsidDel="00B45A65">
          <w:rPr>
            <w:sz w:val="24"/>
            <w:szCs w:val="24"/>
          </w:rPr>
          <w:delText>ome events</w:delText>
        </w:r>
      </w:del>
      <w:commentRangeEnd w:id="242"/>
      <w:r w:rsidR="001B3D7A">
        <w:rPr>
          <w:rStyle w:val="CommentReference"/>
        </w:rPr>
        <w:commentReference w:id="242"/>
      </w:r>
      <w:commentRangeEnd w:id="243"/>
      <w:r w:rsidR="005449B4">
        <w:rPr>
          <w:rStyle w:val="CommentReference"/>
        </w:rPr>
        <w:commentReference w:id="243"/>
      </w:r>
      <w:r w:rsidR="00FC465D">
        <w:rPr>
          <w:sz w:val="24"/>
          <w:szCs w:val="24"/>
        </w:rPr>
        <w:t xml:space="preserve">, ranging from 0% - 175% (Table </w:t>
      </w:r>
      <w:r w:rsidR="00827201">
        <w:rPr>
          <w:sz w:val="24"/>
          <w:szCs w:val="24"/>
        </w:rPr>
        <w:t>5</w:t>
      </w:r>
      <w:r w:rsidR="00FC465D" w:rsidRPr="00956123">
        <w:rPr>
          <w:sz w:val="24"/>
          <w:szCs w:val="24"/>
        </w:rPr>
        <w:t>), with a mean</w:t>
      </w:r>
      <w:r w:rsidR="00827201" w:rsidRPr="00956123">
        <w:rPr>
          <w:sz w:val="24"/>
          <w:szCs w:val="24"/>
        </w:rPr>
        <w:t xml:space="preserve"> difference of</w:t>
      </w:r>
      <w:r w:rsidR="00FC465D" w:rsidRPr="00956123">
        <w:rPr>
          <w:sz w:val="24"/>
          <w:szCs w:val="24"/>
        </w:rPr>
        <w:t xml:space="preserve"> 38.9 </w:t>
      </w:r>
      <w:r w:rsidR="00FC465D" w:rsidRPr="00956123">
        <w:rPr>
          <w:sz w:val="24"/>
          <w:szCs w:val="24"/>
        </w:rPr>
        <w:lastRenderedPageBreak/>
        <w:t>±13.6% (mean</w:t>
      </w:r>
      <w:r w:rsidR="00827201" w:rsidRPr="00956123">
        <w:rPr>
          <w:sz w:val="24"/>
          <w:szCs w:val="24"/>
        </w:rPr>
        <w:t xml:space="preserve"> ±</w:t>
      </w:r>
      <w:r w:rsidR="00FC465D" w:rsidRPr="00956123">
        <w:rPr>
          <w:sz w:val="24"/>
          <w:szCs w:val="24"/>
        </w:rPr>
        <w:t xml:space="preserve"> standard error) for copper and 34.8 ± 14.3% for zinc.</w:t>
      </w:r>
      <w:r w:rsidR="00FC465D">
        <w:rPr>
          <w:sz w:val="24"/>
          <w:szCs w:val="24"/>
        </w:rPr>
        <w:t xml:space="preserve"> </w:t>
      </w:r>
      <w:ins w:id="245" w:author="Eldred, Laura" w:date="2020-12-29T12:47:00Z">
        <w:r w:rsidR="00194A4F">
          <w:rPr>
            <w:sz w:val="24"/>
            <w:szCs w:val="24"/>
          </w:rPr>
          <w:t xml:space="preserve">The </w:t>
        </w:r>
      </w:ins>
      <w:ins w:id="246" w:author="Eldred, Laura" w:date="2020-12-29T12:48:00Z">
        <w:r w:rsidR="00194A4F">
          <w:rPr>
            <w:sz w:val="24"/>
            <w:szCs w:val="24"/>
          </w:rPr>
          <w:t>QAPP</w:t>
        </w:r>
      </w:ins>
      <w:r w:rsidR="00956123">
        <w:rPr>
          <w:sz w:val="24"/>
          <w:szCs w:val="24"/>
        </w:rPr>
        <w:t xml:space="preserve"> </w:t>
      </w:r>
      <w:r w:rsidR="00F85A67">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F85A67">
        <w:rPr>
          <w:sz w:val="24"/>
          <w:szCs w:val="24"/>
        </w:rPr>
        <w:instrText>ADDIN paperpile_citation &lt;clusterId&gt;J884X242T632R326&lt;/clusterId&gt;&lt;version&gt;0.6.11&lt;/version&gt;&lt;metadata&gt;&lt;citation&gt;&lt;id&gt;89888691-6eda-42f9-847e-9ebd53a36565&lt;/id&gt;&lt;no_author/&gt;&lt;prefix/&gt;&lt;suffix/&gt;&lt;locator/&gt;&lt;locator_label&gt;page&lt;/locator_label&gt;&lt;/citation&gt;&lt;/metadata&gt; \* MERGEFORMAT</w:instrText>
      </w:r>
      <w:r w:rsidR="00F85A67">
        <w:rPr>
          <w:sz w:val="24"/>
          <w:szCs w:val="24"/>
        </w:rPr>
      </w:r>
      <w:r w:rsidR="00F85A67">
        <w:rPr>
          <w:sz w:val="24"/>
          <w:szCs w:val="24"/>
        </w:rPr>
        <w:fldChar w:fldCharType="separate"/>
      </w:r>
      <w:r w:rsidR="00977D24">
        <w:rPr>
          <w:noProof/>
          <w:sz w:val="24"/>
          <w:szCs w:val="24"/>
        </w:rPr>
        <w:t>(ADEC 2020a)</w:t>
      </w:r>
      <w:r w:rsidR="00F85A67">
        <w:rPr>
          <w:sz w:val="24"/>
          <w:szCs w:val="24"/>
        </w:rPr>
        <w:fldChar w:fldCharType="end"/>
      </w:r>
      <w:r w:rsidR="00F85A67">
        <w:rPr>
          <w:sz w:val="24"/>
          <w:szCs w:val="24"/>
        </w:rPr>
        <w:t xml:space="preserve"> </w:t>
      </w:r>
      <w:r w:rsidR="00194A4F">
        <w:rPr>
          <w:sz w:val="24"/>
          <w:szCs w:val="24"/>
        </w:rPr>
        <w:t xml:space="preserve">set a relative percent difference for replicate samples of </w:t>
      </w:r>
      <w:ins w:id="247" w:author="Benjamin Meyer" w:date="2021-02-18T14:08:00Z">
        <w:r w:rsidR="00B45A65">
          <w:rPr>
            <w:sz w:val="24"/>
            <w:szCs w:val="24"/>
          </w:rPr>
          <w:t>20</w:t>
        </w:r>
      </w:ins>
      <w:ins w:id="248" w:author="Eldred, Laura" w:date="2020-12-29T12:48:00Z">
        <w:del w:id="249" w:author="Benjamin Meyer" w:date="2021-02-18T14:08:00Z">
          <w:r w:rsidR="00194A4F" w:rsidDel="00B45A65">
            <w:rPr>
              <w:sz w:val="24"/>
              <w:szCs w:val="24"/>
            </w:rPr>
            <w:delText>xx</w:delText>
          </w:r>
        </w:del>
        <w:r w:rsidR="00194A4F">
          <w:rPr>
            <w:sz w:val="24"/>
            <w:szCs w:val="24"/>
          </w:rPr>
          <w:t>%</w:t>
        </w:r>
      </w:ins>
      <w:ins w:id="250" w:author="Benjamin Meyer" w:date="2021-02-18T14:08:00Z">
        <w:r w:rsidR="008F4466">
          <w:rPr>
            <w:sz w:val="24"/>
            <w:szCs w:val="24"/>
          </w:rPr>
          <w:t>, indicating</w:t>
        </w:r>
        <w:r w:rsidR="00B45A65">
          <w:rPr>
            <w:sz w:val="24"/>
            <w:szCs w:val="24"/>
          </w:rPr>
          <w:t xml:space="preserve"> that</w:t>
        </w:r>
      </w:ins>
      <w:ins w:id="251" w:author="Benjamin Meyer" w:date="2021-02-18T14:09:00Z">
        <w:r w:rsidR="00B45A65">
          <w:rPr>
            <w:sz w:val="24"/>
            <w:szCs w:val="24"/>
          </w:rPr>
          <w:t xml:space="preserve"> these</w:t>
        </w:r>
      </w:ins>
      <w:ins w:id="252" w:author="Benjamin Meyer" w:date="2021-02-18T14:08:00Z">
        <w:r w:rsidR="00B45A65">
          <w:rPr>
            <w:sz w:val="24"/>
            <w:szCs w:val="24"/>
          </w:rPr>
          <w:t xml:space="preserve"> </w:t>
        </w:r>
      </w:ins>
      <w:ins w:id="253" w:author="Eldred, Laura" w:date="2020-12-29T12:48:00Z">
        <w:del w:id="254" w:author="Benjamin Meyer" w:date="2021-02-18T14:08:00Z">
          <w:r w:rsidR="00194A4F" w:rsidDel="00B45A65">
            <w:rPr>
              <w:sz w:val="24"/>
              <w:szCs w:val="24"/>
            </w:rPr>
            <w:delText xml:space="preserve">. This means that </w:delText>
          </w:r>
        </w:del>
      </w:ins>
      <w:ins w:id="255" w:author="Benjamin Meyer" w:date="2021-02-18T14:09:00Z">
        <w:r w:rsidR="00B45A65">
          <w:rPr>
            <w:sz w:val="24"/>
            <w:szCs w:val="24"/>
          </w:rPr>
          <w:t>eleven</w:t>
        </w:r>
      </w:ins>
      <w:ins w:id="256" w:author="Eldred, Laura" w:date="2020-12-29T12:48:00Z">
        <w:del w:id="257" w:author="Benjamin Meyer" w:date="2021-02-18T14:09:00Z">
          <w:r w:rsidR="00194A4F" w:rsidDel="00B45A65">
            <w:rPr>
              <w:sz w:val="24"/>
              <w:szCs w:val="24"/>
            </w:rPr>
            <w:delText>x</w:delText>
          </w:r>
        </w:del>
        <w:del w:id="258" w:author="Benjamin Meyer" w:date="2021-02-18T14:08:00Z">
          <w:r w:rsidR="00194A4F" w:rsidDel="00B45A65">
            <w:rPr>
              <w:sz w:val="24"/>
              <w:szCs w:val="24"/>
            </w:rPr>
            <w:delText>x</w:delText>
          </w:r>
        </w:del>
        <w:r w:rsidR="00194A4F">
          <w:rPr>
            <w:sz w:val="24"/>
            <w:szCs w:val="24"/>
          </w:rPr>
          <w:t xml:space="preserve"> samples did not </w:t>
        </w:r>
      </w:ins>
      <w:ins w:id="259" w:author="Benjamin Meyer" w:date="2021-02-18T14:09:00Z">
        <w:r w:rsidR="00B45A65">
          <w:rPr>
            <w:sz w:val="24"/>
            <w:szCs w:val="24"/>
          </w:rPr>
          <w:t xml:space="preserve">meet </w:t>
        </w:r>
      </w:ins>
      <w:ins w:id="260" w:author="Eldred, Laura" w:date="2020-12-29T12:48:00Z">
        <w:r w:rsidR="00194A4F">
          <w:rPr>
            <w:sz w:val="24"/>
            <w:szCs w:val="24"/>
          </w:rPr>
          <w:t xml:space="preserve">data quality objectives and the </w:t>
        </w:r>
        <w:commentRangeStart w:id="261"/>
        <w:r w:rsidR="00194A4F">
          <w:rPr>
            <w:sz w:val="24"/>
            <w:szCs w:val="24"/>
          </w:rPr>
          <w:t>results should be flagged</w:t>
        </w:r>
      </w:ins>
      <w:ins w:id="262" w:author="Benjamin Meyer" w:date="2021-02-18T14:09:00Z">
        <w:r w:rsidR="00B45A65">
          <w:rPr>
            <w:sz w:val="24"/>
            <w:szCs w:val="24"/>
          </w:rPr>
          <w:t>,</w:t>
        </w:r>
      </w:ins>
      <w:ins w:id="263" w:author="Eldred, Laura" w:date="2020-12-29T12:48:00Z">
        <w:del w:id="264" w:author="Benjamin Meyer" w:date="2021-02-18T14:09:00Z">
          <w:r w:rsidR="00194A4F" w:rsidDel="00B45A65">
            <w:rPr>
              <w:sz w:val="24"/>
              <w:szCs w:val="24"/>
            </w:rPr>
            <w:delText xml:space="preserve"> or</w:delText>
          </w:r>
        </w:del>
        <w:r w:rsidR="00194A4F">
          <w:rPr>
            <w:sz w:val="24"/>
            <w:szCs w:val="24"/>
          </w:rPr>
          <w:t xml:space="preserve"> </w:t>
        </w:r>
      </w:ins>
      <w:ins w:id="265" w:author="Benjamin Meyer" w:date="2021-02-18T14:09:00Z">
        <w:r w:rsidR="00B45A65">
          <w:rPr>
            <w:sz w:val="24"/>
            <w:szCs w:val="24"/>
          </w:rPr>
          <w:t>interpreted conservatively, or</w:t>
        </w:r>
      </w:ins>
      <w:ins w:id="266" w:author="Benjamin Meyer" w:date="2021-02-18T14:28:00Z">
        <w:r w:rsidR="008F4466">
          <w:rPr>
            <w:sz w:val="24"/>
            <w:szCs w:val="24"/>
          </w:rPr>
          <w:t xml:space="preserve"> </w:t>
        </w:r>
      </w:ins>
      <w:ins w:id="267" w:author="Eldred, Laura" w:date="2020-12-29T12:48:00Z">
        <w:r w:rsidR="00194A4F">
          <w:rPr>
            <w:sz w:val="24"/>
            <w:szCs w:val="24"/>
          </w:rPr>
          <w:t>not</w:t>
        </w:r>
      </w:ins>
      <w:ins w:id="268" w:author="Benjamin Meyer" w:date="2021-02-22T15:31:00Z">
        <w:r w:rsidR="00956123">
          <w:rPr>
            <w:sz w:val="24"/>
            <w:szCs w:val="24"/>
          </w:rPr>
          <w:t xml:space="preserve"> included in calculations of</w:t>
        </w:r>
      </w:ins>
      <w:ins w:id="269" w:author="Benjamin Meyer" w:date="2021-02-18T14:28:00Z">
        <w:r w:rsidR="008F4466">
          <w:rPr>
            <w:sz w:val="24"/>
            <w:szCs w:val="24"/>
          </w:rPr>
          <w:t xml:space="preserve"> summary values</w:t>
        </w:r>
      </w:ins>
      <w:ins w:id="270" w:author="Eldred, Laura" w:date="2020-12-29T12:48:00Z">
        <w:r w:rsidR="00194A4F">
          <w:rPr>
            <w:sz w:val="24"/>
            <w:szCs w:val="24"/>
          </w:rPr>
          <w:t>.</w:t>
        </w:r>
      </w:ins>
      <w:commentRangeEnd w:id="261"/>
      <w:r w:rsidR="00DB58B7">
        <w:rPr>
          <w:rStyle w:val="CommentReference"/>
        </w:rPr>
        <w:commentReference w:id="261"/>
      </w: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271" w:name="_Toc64271432"/>
      <w:r w:rsidRPr="00AD09EE">
        <w:t>Mapping</w:t>
      </w:r>
      <w:r>
        <w:t xml:space="preserve"> potential sources of copper and zinc</w:t>
      </w:r>
      <w:bookmarkEnd w:id="271"/>
    </w:p>
    <w:p w14:paraId="05DBE785" w14:textId="77777777" w:rsidR="006F3509" w:rsidRDefault="006F3509" w:rsidP="006F3509"/>
    <w:p w14:paraId="604D7E7B" w14:textId="207679A0" w:rsidR="006F3509" w:rsidRPr="00CF3F57" w:rsidRDefault="006F3509" w:rsidP="00CF3F57">
      <w:pPr>
        <w:pStyle w:val="Heading3"/>
        <w:rPr>
          <w:sz w:val="24"/>
        </w:rPr>
      </w:pPr>
      <w:bookmarkStart w:id="272" w:name="_Toc64271433"/>
      <w:r w:rsidRPr="00CF3F57">
        <w:rPr>
          <w:sz w:val="24"/>
        </w:rPr>
        <w:t>Potential sources on the Kenai River</w:t>
      </w:r>
      <w:r w:rsidR="00AB33D0" w:rsidRPr="00CF3F57">
        <w:rPr>
          <w:sz w:val="24"/>
        </w:rPr>
        <w:t xml:space="preserve"> </w:t>
      </w:r>
      <w:proofErr w:type="spellStart"/>
      <w:r w:rsidR="00F524A8">
        <w:rPr>
          <w:sz w:val="24"/>
        </w:rPr>
        <w:t>mainstem</w:t>
      </w:r>
      <w:bookmarkEnd w:id="272"/>
      <w:proofErr w:type="spellEnd"/>
    </w:p>
    <w:p w14:paraId="17FA121F" w14:textId="77777777" w:rsidR="006F3509" w:rsidRDefault="006F3509" w:rsidP="006F3509">
      <w:pPr>
        <w:rPr>
          <w:b/>
          <w:bCs/>
          <w:sz w:val="24"/>
          <w:szCs w:val="24"/>
        </w:rPr>
      </w:pPr>
    </w:p>
    <w:p w14:paraId="241DE00F" w14:textId="23FB346D"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w:t>
      </w:r>
      <w:r w:rsidR="00075D97">
        <w:rPr>
          <w:sz w:val="24"/>
          <w:szCs w:val="24"/>
        </w:rPr>
        <w:t xml:space="preserve"> sources. These photos were</w:t>
      </w:r>
      <w:r w:rsidRPr="006F3509">
        <w:rPr>
          <w:sz w:val="24"/>
          <w:szCs w:val="24"/>
        </w:rPr>
        <w:t xml:space="preserve"> imported into ESRI’s ArcMap GIS </w:t>
      </w:r>
      <w:commentRangeStart w:id="273"/>
      <w:r w:rsidRPr="006F3509">
        <w:rPr>
          <w:sz w:val="24"/>
          <w:szCs w:val="24"/>
        </w:rPr>
        <w:t>program</w:t>
      </w:r>
      <w:commentRangeEnd w:id="273"/>
      <w:r w:rsidR="000B2B23">
        <w:rPr>
          <w:rStyle w:val="CommentReference"/>
        </w:rPr>
        <w:commentReference w:id="273"/>
      </w:r>
      <w:ins w:id="274" w:author="Benjamin Meyer" w:date="2021-02-18T16:11:00Z">
        <w:r w:rsidR="00EC101B">
          <w:rPr>
            <w:sz w:val="24"/>
            <w:szCs w:val="24"/>
          </w:rPr>
          <w:t xml:space="preserve"> and converted to a point</w:t>
        </w:r>
      </w:ins>
      <w:ins w:id="275" w:author="Benjamin Meyer" w:date="2021-02-22T15:32:00Z">
        <w:r w:rsidR="00075D97">
          <w:rPr>
            <w:sz w:val="24"/>
            <w:szCs w:val="24"/>
          </w:rPr>
          <w:t>s</w:t>
        </w:r>
      </w:ins>
      <w:ins w:id="276" w:author="Benjamin Meyer" w:date="2021-02-18T16:20:00Z">
        <w:r w:rsidR="00135F04">
          <w:rPr>
            <w:sz w:val="24"/>
            <w:szCs w:val="24"/>
          </w:rPr>
          <w:t xml:space="preserve"> shape file</w:t>
        </w:r>
      </w:ins>
      <w:r w:rsidRPr="006F3509">
        <w:rPr>
          <w:sz w:val="24"/>
          <w:szCs w:val="24"/>
        </w:rPr>
        <w:t xml:space="preserve">. </w:t>
      </w:r>
      <w:del w:id="277" w:author="Benjamin Meyer" w:date="2021-02-18T16:02:00Z">
        <w:r w:rsidRPr="006F3509" w:rsidDel="000B2B23">
          <w:rPr>
            <w:sz w:val="24"/>
            <w:szCs w:val="24"/>
          </w:rPr>
          <w:delText xml:space="preserve">An attribute table will be created for all photos and will contain information such as parcel ID, the number of potential metal sources, and the type of potential source observed on the property. </w:delText>
        </w:r>
      </w:del>
      <w:del w:id="278" w:author="Benjamin Meyer" w:date="2021-02-18T16:17:00Z">
        <w:r w:rsidR="00C46320" w:rsidDel="00EC101B">
          <w:rPr>
            <w:sz w:val="24"/>
            <w:szCs w:val="24"/>
          </w:rPr>
          <w:delText>To date, p</w:delText>
        </w:r>
        <w:r w:rsidR="00C46320" w:rsidRPr="006F3509" w:rsidDel="00EC101B">
          <w:rPr>
            <w:sz w:val="24"/>
            <w:szCs w:val="24"/>
          </w:rPr>
          <w:delText xml:space="preserve">otential </w:delText>
        </w:r>
      </w:del>
      <w:ins w:id="279" w:author="Benjamin Meyer" w:date="2021-02-18T16:17:00Z">
        <w:r w:rsidR="00EC101B">
          <w:rPr>
            <w:sz w:val="24"/>
            <w:szCs w:val="24"/>
          </w:rPr>
          <w:t>Photo</w:t>
        </w:r>
      </w:ins>
      <w:commentRangeStart w:id="280"/>
      <w:commentRangeStart w:id="281"/>
      <w:del w:id="282" w:author="Benjamin Meyer" w:date="2021-02-18T16:17:00Z">
        <w:r w:rsidR="00C46320" w:rsidRPr="006F3509" w:rsidDel="00EC101B">
          <w:rPr>
            <w:sz w:val="24"/>
            <w:szCs w:val="24"/>
          </w:rPr>
          <w:delText>source</w:delText>
        </w:r>
      </w:del>
      <w:r w:rsidR="00C46320" w:rsidRPr="006F3509">
        <w:rPr>
          <w:sz w:val="24"/>
          <w:szCs w:val="24"/>
        </w:rPr>
        <w:t>s</w:t>
      </w:r>
      <w:commentRangeEnd w:id="280"/>
      <w:r w:rsidR="00BC6BCB">
        <w:rPr>
          <w:rStyle w:val="CommentReference"/>
        </w:rPr>
        <w:commentReference w:id="280"/>
      </w:r>
      <w:commentRangeEnd w:id="281"/>
      <w:r w:rsidR="00476A0D">
        <w:rPr>
          <w:rStyle w:val="CommentReference"/>
        </w:rPr>
        <w:commentReference w:id="281"/>
      </w:r>
      <w:del w:id="283" w:author="Benjamin Meyer" w:date="2021-02-18T16:17:00Z">
        <w:r w:rsidR="00C46320" w:rsidRPr="006F3509" w:rsidDel="00EC101B">
          <w:rPr>
            <w:sz w:val="24"/>
            <w:szCs w:val="24"/>
          </w:rPr>
          <w:delText xml:space="preserve"> documented</w:delText>
        </w:r>
      </w:del>
      <w:ins w:id="284" w:author="Benjamin Meyer" w:date="2021-02-18T16:17:00Z">
        <w:r w:rsidR="00EC101B">
          <w:rPr>
            <w:sz w:val="24"/>
            <w:szCs w:val="24"/>
          </w:rPr>
          <w:t xml:space="preserve"> </w:t>
        </w:r>
      </w:ins>
      <w:del w:id="285" w:author="Benjamin Meyer" w:date="2021-02-18T16:17:00Z">
        <w:r w:rsidR="00C46320" w:rsidRPr="006F3509" w:rsidDel="00EC101B">
          <w:rPr>
            <w:sz w:val="24"/>
            <w:szCs w:val="24"/>
          </w:rPr>
          <w:delText xml:space="preserve"> </w:delText>
        </w:r>
      </w:del>
      <w:r w:rsidR="00C46320" w:rsidRPr="006F3509">
        <w:rPr>
          <w:sz w:val="24"/>
          <w:szCs w:val="24"/>
        </w:rPr>
        <w:t xml:space="preserve">included </w:t>
      </w:r>
      <w:ins w:id="286"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ins w:id="287" w:author="Benjamin Meyer" w:date="2021-02-18T16:25:00Z">
        <w:r w:rsidR="00135F04">
          <w:rPr>
            <w:sz w:val="24"/>
            <w:szCs w:val="24"/>
          </w:rPr>
          <w:t>The shape file</w:t>
        </w:r>
      </w:ins>
      <w:ins w:id="288" w:author="Benjamin Meyer" w:date="2021-02-18T16:26:00Z">
        <w:r w:rsidR="00135F04">
          <w:rPr>
            <w:sz w:val="24"/>
            <w:szCs w:val="24"/>
          </w:rPr>
          <w:t xml:space="preserve"> of geotagged photos</w:t>
        </w:r>
      </w:ins>
      <w:ins w:id="289" w:author="Benjamin Meyer" w:date="2021-02-18T16:25:00Z">
        <w:r w:rsidR="00135F04">
          <w:rPr>
            <w:sz w:val="24"/>
            <w:szCs w:val="24"/>
          </w:rPr>
          <w:t xml:space="preserve"> is intended to serve</w:t>
        </w:r>
      </w:ins>
      <w:ins w:id="290" w:author="Benjamin Meyer" w:date="2021-02-18T16:26:00Z">
        <w:r w:rsidR="00135F04">
          <w:rPr>
            <w:sz w:val="24"/>
            <w:szCs w:val="24"/>
          </w:rPr>
          <w:t xml:space="preserve"> as an archival document of potential sources of copper and zinc pollution, and may be useful to compare</w:t>
        </w:r>
      </w:ins>
      <w:ins w:id="291" w:author="Benjamin Meyer" w:date="2021-02-18T16:27:00Z">
        <w:r w:rsidR="00135F04">
          <w:rPr>
            <w:sz w:val="24"/>
            <w:szCs w:val="24"/>
          </w:rPr>
          <w:t xml:space="preserve"> to similar transects in future years.</w:t>
        </w:r>
      </w:ins>
      <w:ins w:id="292" w:author="Benjamin Meyer" w:date="2021-02-18T16:28:00Z">
        <w:r w:rsidR="00135F04">
          <w:rPr>
            <w:sz w:val="24"/>
            <w:szCs w:val="24"/>
          </w:rPr>
          <w:t xml:space="preserve"> The photos shape file may be particularly useful in the context of </w:t>
        </w:r>
      </w:ins>
      <w:ins w:id="293" w:author="Benjamin Meyer" w:date="2021-02-18T16:29:00Z">
        <w:r w:rsidR="00135F04">
          <w:rPr>
            <w:sz w:val="24"/>
            <w:szCs w:val="24"/>
          </w:rPr>
          <w:t>the additional GIS products described below.</w:t>
        </w:r>
      </w:ins>
      <w:del w:id="294" w:author="Benjamin Meyer" w:date="2021-02-18T16:29:00Z">
        <w:r w:rsidR="00827201" w:rsidDel="00135F04">
          <w:rPr>
            <w:sz w:val="24"/>
            <w:szCs w:val="24"/>
          </w:rPr>
          <w:delText>Mapping is an ongoing effort</w:delText>
        </w:r>
        <w:r w:rsidRPr="006F3509" w:rsidDel="00135F04">
          <w:rPr>
            <w:sz w:val="24"/>
            <w:szCs w:val="24"/>
          </w:rPr>
          <w:delText xml:space="preserve"> and the resulting shape</w:delText>
        </w:r>
        <w:r w:rsidR="003151A4" w:rsidDel="00135F04">
          <w:rPr>
            <w:sz w:val="24"/>
            <w:szCs w:val="24"/>
          </w:rPr>
          <w:delText xml:space="preserve"> </w:delText>
        </w:r>
        <w:r w:rsidRPr="006F3509" w:rsidDel="00135F04">
          <w:rPr>
            <w:sz w:val="24"/>
            <w:szCs w:val="24"/>
          </w:rPr>
          <w:delText xml:space="preserve">file will be incorporated with </w:delText>
        </w:r>
        <w:r w:rsidR="00827201" w:rsidDel="00135F04">
          <w:rPr>
            <w:sz w:val="24"/>
            <w:szCs w:val="24"/>
          </w:rPr>
          <w:delText>the data included in the map</w:delText>
        </w:r>
        <w:r w:rsidRPr="006F3509" w:rsidDel="00135F04">
          <w:rPr>
            <w:sz w:val="24"/>
            <w:szCs w:val="24"/>
          </w:rPr>
          <w:delText xml:space="preserve"> described below.</w:delText>
        </w:r>
        <w:r w:rsidR="005561EE" w:rsidDel="00135F04">
          <w:rPr>
            <w:sz w:val="24"/>
            <w:szCs w:val="24"/>
          </w:rPr>
          <w:delText xml:space="preserve"> </w:delText>
        </w:r>
        <w:r w:rsidR="003151A4" w:rsidRPr="00535460" w:rsidDel="00135F04">
          <w:rPr>
            <w:sz w:val="24"/>
            <w:szCs w:val="24"/>
          </w:rPr>
          <w:delText>Findings will be summarized in a report contracted to St. Mary’s Geospatial Services (St. Mary’s University; Winona, MN)</w:delText>
        </w:r>
        <w:r w:rsidR="002C2148" w:rsidRPr="00535460" w:rsidDel="00135F04">
          <w:rPr>
            <w:sz w:val="24"/>
            <w:szCs w:val="24"/>
          </w:rPr>
          <w:delText xml:space="preserve"> in </w:delText>
        </w:r>
      </w:del>
      <w:commentRangeStart w:id="295"/>
      <w:commentRangeStart w:id="296"/>
      <w:commentRangeStart w:id="297"/>
      <w:r w:rsidR="002C2148" w:rsidRPr="00535460">
        <w:rPr>
          <w:sz w:val="24"/>
          <w:szCs w:val="24"/>
        </w:rPr>
        <w:t>2</w:t>
      </w:r>
      <w:del w:id="298" w:author="Benjamin Meyer" w:date="2021-02-18T16:29:00Z">
        <w:r w:rsidR="002C2148" w:rsidRPr="00535460" w:rsidDel="00135F04">
          <w:rPr>
            <w:sz w:val="24"/>
            <w:szCs w:val="24"/>
          </w:rPr>
          <w:delText>021</w:delText>
        </w:r>
      </w:del>
      <w:commentRangeEnd w:id="295"/>
      <w:r w:rsidR="00BC6BCB" w:rsidRPr="00535460">
        <w:rPr>
          <w:rStyle w:val="CommentReference"/>
        </w:rPr>
        <w:commentReference w:id="295"/>
      </w:r>
      <w:commentRangeEnd w:id="296"/>
      <w:r w:rsidR="00251E7A" w:rsidRPr="00535460">
        <w:rPr>
          <w:rStyle w:val="CommentReference"/>
        </w:rPr>
        <w:commentReference w:id="296"/>
      </w:r>
      <w:commentRangeEnd w:id="297"/>
      <w:r w:rsidR="002F12EF">
        <w:rPr>
          <w:rStyle w:val="CommentReference"/>
        </w:rPr>
        <w:commentReference w:id="297"/>
      </w:r>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299" w:name="_Toc64271434"/>
      <w:r w:rsidRPr="00CF3F57">
        <w:rPr>
          <w:sz w:val="24"/>
        </w:rPr>
        <w:t>Potential sources throughout the Kenai River watershed</w:t>
      </w:r>
      <w:bookmarkEnd w:id="299"/>
    </w:p>
    <w:p w14:paraId="3D88540A" w14:textId="77777777" w:rsidR="00E73AEA" w:rsidRPr="00D36DED" w:rsidRDefault="00E73AEA" w:rsidP="00E73AEA">
      <w:pPr>
        <w:rPr>
          <w:ins w:id="300" w:author="Benjamin Meyer" w:date="2021-02-18T16:12:00Z"/>
          <w:sz w:val="24"/>
          <w:szCs w:val="24"/>
        </w:rPr>
      </w:pPr>
    </w:p>
    <w:p w14:paraId="3855BECD" w14:textId="59D4AF67" w:rsidR="00E76606" w:rsidRPr="00D36DED" w:rsidRDefault="00E76606" w:rsidP="0043231C">
      <w:pPr>
        <w:pStyle w:val="Default"/>
        <w:rPr>
          <w:rFonts w:asciiTheme="minorHAnsi" w:hAnsiTheme="minorHAnsi"/>
        </w:rPr>
      </w:pPr>
      <w:ins w:id="301" w:author="Benjamin Meyer" w:date="2021-02-18T16:33:00Z">
        <w:r w:rsidRPr="00D36DED">
          <w:rPr>
            <w:rFonts w:asciiTheme="minorHAnsi" w:hAnsiTheme="minorHAnsi"/>
          </w:rPr>
          <w:t>The final report</w:t>
        </w:r>
      </w:ins>
      <w:ins w:id="302" w:author="Benjamin Meyer" w:date="2021-02-18T16:32:00Z">
        <w:r w:rsidRPr="00D36DED">
          <w:rPr>
            <w:rFonts w:asciiTheme="minorHAnsi" w:hAnsiTheme="minorHAnsi"/>
          </w:rPr>
          <w:t xml:space="preserve"> from St. </w:t>
        </w:r>
      </w:ins>
      <w:ins w:id="303" w:author="Benjamin Meyer" w:date="2021-02-18T16:33:00Z">
        <w:r w:rsidRPr="00D36DED">
          <w:rPr>
            <w:rFonts w:asciiTheme="minorHAnsi" w:hAnsiTheme="minorHAnsi"/>
          </w:rPr>
          <w:t>M</w:t>
        </w:r>
      </w:ins>
      <w:ins w:id="304" w:author="Benjamin Meyer" w:date="2021-02-18T16:32:00Z">
        <w:r w:rsidRPr="00D36DED">
          <w:rPr>
            <w:rFonts w:asciiTheme="minorHAnsi" w:hAnsiTheme="minorHAnsi"/>
          </w:rPr>
          <w:t xml:space="preserve">ary’s University </w:t>
        </w:r>
      </w:ins>
      <w:ins w:id="305" w:author="Benjamin Meyer" w:date="2021-02-19T11:17:00Z">
        <w:r w:rsidR="00A73AA9">
          <w:rPr>
            <w:rFonts w:asciiTheme="minorHAnsi" w:hAnsiTheme="minorHAnsi"/>
          </w:rPr>
          <w:t xml:space="preserve">of Minnesota </w:t>
        </w:r>
      </w:ins>
      <w:ins w:id="306" w:author="Benjamin Meyer" w:date="2021-02-18T16:33:00Z">
        <w:r w:rsidRPr="00D36DED">
          <w:rPr>
            <w:rFonts w:asciiTheme="minorHAnsi" w:hAnsiTheme="minorHAnsi"/>
          </w:rPr>
          <w:t>Geospatial Services</w:t>
        </w:r>
      </w:ins>
      <w:r w:rsidR="00934CC8">
        <w:rPr>
          <w:rFonts w:asciiTheme="minorHAnsi" w:hAnsiTheme="minorHAnsi"/>
        </w:rPr>
        <w:t xml:space="preserve"> </w:t>
      </w:r>
      <w:r w:rsidR="00934CC8">
        <w:rPr>
          <w:rFonts w:asciiTheme="minorHAnsi" w:hAnsiTheme="minorHAnsi"/>
        </w:rPr>
        <w:fldChar w:fldCharType="begin" w:fldLock="1">
          <w:fldData xml:space="preserve">ZQBKAHkAZABsAEUAMQB2ADQAegBZAFEAaAB2ACsASwBvAEUAcwB2AGwAawAxAFMAbABFAFQANgAx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</w:fldData>
        </w:fldChar>
      </w:r>
      <w:r w:rsidR="00B015A0">
        <w:rPr>
          <w:rFonts w:asciiTheme="minorHAnsi" w:hAnsiTheme="minorHAnsi"/>
        </w:rPr>
        <w:instrText>ADDIN paperpile_citation &lt;clusterId&gt;K234Y512U972R685&lt;/clusterId&gt;&lt;version&gt;0.6.11&lt;/version&gt;&lt;metadata&gt;&lt;citation&gt;&lt;id&gt;c7a9691e-1d4c-4109-b310-73f2c4baa448&lt;/id&gt;&lt;no_author/&gt;&lt;prefix/&gt;&lt;suffix/&gt;&lt;locator/&gt;&lt;locator_label&gt;page&lt;/locator_label&gt;&lt;/citation&gt;&lt;/metadata&gt; \* MERGEFORMAT</w:instrText>
      </w:r>
      <w:r w:rsidR="00934CC8">
        <w:rPr>
          <w:rFonts w:asciiTheme="minorHAnsi" w:hAnsiTheme="minorHAnsi"/>
        </w:rPr>
      </w:r>
      <w:r w:rsidR="00934CC8">
        <w:rPr>
          <w:rFonts w:asciiTheme="minorHAnsi" w:hAnsiTheme="minorHAnsi"/>
        </w:rPr>
        <w:fldChar w:fldCharType="separate"/>
      </w:r>
      <w:r w:rsidR="00934CC8">
        <w:rPr>
          <w:rFonts w:asciiTheme="minorHAnsi" w:hAnsiTheme="minorHAnsi"/>
          <w:noProof/>
        </w:rPr>
        <w:t>(Robertson et al. 2020)</w:t>
      </w:r>
      <w:r w:rsidR="00934CC8">
        <w:rPr>
          <w:rFonts w:asciiTheme="minorHAnsi" w:hAnsiTheme="minorHAnsi"/>
        </w:rPr>
        <w:fldChar w:fldCharType="end"/>
      </w:r>
      <w:r w:rsidR="00075D97">
        <w:rPr>
          <w:rFonts w:asciiTheme="minorHAnsi" w:hAnsiTheme="minorHAnsi"/>
        </w:rPr>
        <w:t xml:space="preserve">, </w:t>
      </w:r>
      <w:ins w:id="307" w:author="Benjamin Meyer" w:date="2021-02-22T15:39:00Z">
        <w:r w:rsidR="00075D97">
          <w:rPr>
            <w:rFonts w:asciiTheme="majorHAnsi" w:hAnsiTheme="majorHAnsi"/>
          </w:rPr>
          <w:t>titled</w:t>
        </w:r>
      </w:ins>
      <w:ins w:id="308" w:author="Benjamin Meyer" w:date="2021-02-22T13:08:00Z">
        <w:r w:rsidR="00075D97" w:rsidRPr="00051262">
          <w:rPr>
            <w:rFonts w:asciiTheme="majorHAnsi" w:hAnsiTheme="majorHAnsi"/>
          </w:rPr>
          <w:t>, “</w:t>
        </w:r>
        <w:r w:rsidR="00075D97" w:rsidRPr="00051262">
          <w:rPr>
            <w:rFonts w:asciiTheme="majorHAnsi" w:hAnsiTheme="majorHAnsi"/>
            <w:bCs/>
          </w:rPr>
          <w:fldChar w:fldCharType="begin"/>
        </w:r>
        <w:r w:rsidR="00075D97" w:rsidRPr="00051262">
          <w:rPr>
            <w:rFonts w:asciiTheme="majorHAnsi" w:hAnsiTheme="majorHAnsi"/>
            <w:bCs/>
          </w:rPr>
          <w:instrText xml:space="preserve"> HYPERLINK "https://github.com/Kenai-Watershed-Forum/KWF_Metals_2019_2020/blob/main/documents/references/DataMining_Kenai_Peninsula_StMarys.pdf" </w:instrText>
        </w:r>
        <w:r w:rsidR="00075D97" w:rsidRPr="00051262">
          <w:rPr>
            <w:rFonts w:asciiTheme="majorHAnsi" w:hAnsiTheme="majorHAnsi"/>
            <w:bCs/>
          </w:rPr>
          <w:fldChar w:fldCharType="separate"/>
        </w:r>
        <w:r w:rsidR="00075D97" w:rsidRPr="00051262">
          <w:rPr>
            <w:rStyle w:val="Hyperlink"/>
            <w:rFonts w:asciiTheme="majorHAnsi" w:hAnsiTheme="majorHAnsi"/>
            <w:bCs/>
          </w:rPr>
          <w:t>Kenai River Heavy Metal Pollution Source Data Mining Exercise for the Kenai Watershed Forum: Main Kenai River System</w:t>
        </w:r>
        <w:r w:rsidR="00075D97" w:rsidRPr="00051262">
          <w:rPr>
            <w:rFonts w:asciiTheme="majorHAnsi" w:hAnsiTheme="majorHAnsi"/>
            <w:bCs/>
          </w:rPr>
          <w:fldChar w:fldCharType="end"/>
        </w:r>
      </w:ins>
      <w:ins w:id="309" w:author="Benjamin Meyer" w:date="2021-02-22T17:09:00Z">
        <w:r w:rsidR="00315A3F">
          <w:rPr>
            <w:rFonts w:asciiTheme="majorHAnsi" w:hAnsiTheme="majorHAnsi"/>
            <w:bCs/>
          </w:rPr>
          <w:t>”</w:t>
        </w:r>
      </w:ins>
      <w:ins w:id="310" w:author="Benjamin Meyer" w:date="2021-02-22T15:39:00Z">
        <w:r w:rsidR="00075D97">
          <w:rPr>
            <w:rFonts w:asciiTheme="majorHAnsi" w:hAnsiTheme="majorHAnsi"/>
            <w:bCs/>
          </w:rPr>
          <w:t>,</w:t>
        </w:r>
      </w:ins>
      <w:ins w:id="311" w:author="Benjamin Meyer" w:date="2021-02-18T16:33:00Z">
        <w:r w:rsidR="00075D97">
          <w:rPr>
            <w:rFonts w:asciiTheme="minorHAnsi" w:hAnsiTheme="minorHAnsi"/>
          </w:rPr>
          <w:t xml:space="preserve"> </w:t>
        </w:r>
        <w:r w:rsidRPr="00D36DED">
          <w:rPr>
            <w:rFonts w:asciiTheme="minorHAnsi" w:hAnsiTheme="minorHAnsi"/>
          </w:rPr>
          <w:t xml:space="preserve">describes a collection of fourteen data sources useful for identifying </w:t>
        </w:r>
      </w:ins>
      <w:ins w:id="312" w:author="Benjamin Meyer" w:date="2021-02-18T16:35:00Z">
        <w:r w:rsidRPr="00D36DED">
          <w:rPr>
            <w:rFonts w:asciiTheme="minorHAnsi" w:hAnsiTheme="minorHAnsi"/>
          </w:rPr>
          <w:t>potential sources of zinc and copper pollution.</w:t>
        </w:r>
      </w:ins>
      <w:r w:rsidR="00D74AB6">
        <w:rPr>
          <w:rFonts w:asciiTheme="minorHAnsi" w:hAnsiTheme="minorHAnsi"/>
        </w:rPr>
        <w:t xml:space="preserve"> </w:t>
      </w:r>
      <w:ins w:id="313" w:author="Benjamin Meyer" w:date="2021-02-18T16:35:00Z">
        <w:r w:rsidRPr="00D36DED">
          <w:rPr>
            <w:rFonts w:asciiTheme="minorHAnsi" w:hAnsiTheme="minorHAnsi"/>
          </w:rPr>
          <w:t>Listed below are</w:t>
        </w:r>
        <w:r w:rsidR="00476A0D" w:rsidRPr="00D36DED">
          <w:rPr>
            <w:rFonts w:asciiTheme="minorHAnsi" w:hAnsiTheme="minorHAnsi"/>
          </w:rPr>
          <w:t xml:space="preserve"> all relevant datasets </w:t>
        </w:r>
      </w:ins>
      <w:ins w:id="314" w:author="Benjamin Meyer" w:date="2021-02-22T15:39:00Z">
        <w:r w:rsidR="00315A3F">
          <w:rPr>
            <w:rFonts w:asciiTheme="minorHAnsi" w:hAnsiTheme="minorHAnsi"/>
          </w:rPr>
          <w:t>that were prepared</w:t>
        </w:r>
        <w:r w:rsidR="00075D97">
          <w:rPr>
            <w:rFonts w:asciiTheme="minorHAnsi" w:hAnsiTheme="minorHAnsi"/>
          </w:rPr>
          <w:t xml:space="preserve">, </w:t>
        </w:r>
      </w:ins>
      <w:ins w:id="315" w:author="Benjamin Meyer" w:date="2021-02-18T16:35:00Z">
        <w:r w:rsidR="00075D97">
          <w:rPr>
            <w:rFonts w:asciiTheme="minorHAnsi" w:hAnsiTheme="minorHAnsi"/>
          </w:rPr>
          <w:t>including</w:t>
        </w:r>
      </w:ins>
      <w:ins w:id="316" w:author="Benjamin Meyer" w:date="2021-02-19T10:00:00Z">
        <w:r w:rsidR="00476A0D" w:rsidRPr="00D36DED">
          <w:rPr>
            <w:rFonts w:asciiTheme="minorHAnsi" w:hAnsiTheme="minorHAnsi"/>
          </w:rPr>
          <w:t>:</w:t>
        </w:r>
      </w:ins>
      <w:ins w:id="317"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318"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319" w:author="Benjamin Meyer" w:date="2021-02-18T16:35:00Z"/>
          <w:rFonts w:asciiTheme="minorHAnsi" w:hAnsiTheme="minorHAnsi"/>
        </w:rPr>
      </w:pPr>
      <w:ins w:id="320"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321" w:author="Benjamin Meyer" w:date="2021-02-18T16:35:00Z"/>
          <w:rFonts w:asciiTheme="minorHAnsi" w:hAnsiTheme="minorHAnsi"/>
        </w:rPr>
      </w:pPr>
      <w:ins w:id="322"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323" w:author="Benjamin Meyer" w:date="2021-02-18T16:36:00Z"/>
          <w:rFonts w:asciiTheme="minorHAnsi" w:hAnsiTheme="minorHAnsi"/>
        </w:rPr>
      </w:pPr>
      <w:ins w:id="324"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325"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326" w:author="Benjamin Meyer" w:date="2021-02-18T16:36:00Z">
        <w:r w:rsidRPr="00D36DED">
          <w:rPr>
            <w:rFonts w:asciiTheme="minorHAnsi" w:hAnsiTheme="minorHAnsi"/>
          </w:rPr>
          <w:t>F</w:t>
        </w:r>
      </w:ins>
      <w:ins w:id="327"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328"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329"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330"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331"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332"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333" w:author="Benjamin Meyer" w:date="2021-02-18T16:35:00Z">
        <w:r w:rsidRPr="00D36DED">
          <w:rPr>
            <w:rFonts w:asciiTheme="minorHAnsi" w:hAnsiTheme="minorHAnsi"/>
          </w:rPr>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334"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335"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336" w:author="Benjamin Meyer" w:date="2021-02-18T16:35:00Z">
        <w:r w:rsidRPr="00D36DED">
          <w:rPr>
            <w:rFonts w:asciiTheme="minorHAnsi" w:hAnsiTheme="minorHAnsi"/>
          </w:rPr>
          <w:t xml:space="preserve">Wells </w:t>
        </w:r>
      </w:ins>
    </w:p>
    <w:p w14:paraId="13FB1C93" w14:textId="1872EB89" w:rsidR="0043231C" w:rsidRPr="00D36DED" w:rsidRDefault="0043231C" w:rsidP="0043231C">
      <w:pPr>
        <w:pStyle w:val="Default"/>
        <w:rPr>
          <w:rFonts w:asciiTheme="minorHAnsi" w:hAnsiTheme="minorHAnsi"/>
        </w:rPr>
      </w:pPr>
    </w:p>
    <w:p w14:paraId="5D43101D" w14:textId="44989FC2" w:rsidR="00877426" w:rsidRDefault="00877426" w:rsidP="00877426">
      <w:pPr>
        <w:pStyle w:val="Default"/>
        <w:rPr>
          <w:ins w:id="337" w:author="Benjamin Meyer" w:date="2021-02-19T11:37:00Z"/>
          <w:rFonts w:asciiTheme="minorHAnsi" w:hAnsiTheme="minorHAnsi"/>
        </w:rPr>
      </w:pPr>
      <w:ins w:id="338" w:author="Benjamin Meyer" w:date="2021-02-19T11:37:00Z">
        <w:r w:rsidRPr="00D36DED">
          <w:rPr>
            <w:rFonts w:asciiTheme="minorHAnsi" w:hAnsiTheme="minorHAnsi"/>
          </w:rPr>
          <w:t>The above datasets were compiled into ArcGIS file geodatabases</w:t>
        </w:r>
      </w:ins>
      <w:ins w:id="339" w:author="Benjamin Meyer" w:date="2021-02-22T15:43:00Z">
        <w:r w:rsidR="004710D6">
          <w:rPr>
            <w:rFonts w:asciiTheme="minorHAnsi" w:hAnsiTheme="minorHAnsi"/>
          </w:rPr>
          <w:t xml:space="preserve"> provided to ADEC on a</w:t>
        </w:r>
      </w:ins>
      <w:ins w:id="340" w:author="Benjamin Meyer" w:date="2021-02-22T15:44:00Z">
        <w:r w:rsidR="004710D6">
          <w:rPr>
            <w:rFonts w:asciiTheme="minorHAnsi" w:hAnsiTheme="minorHAnsi"/>
          </w:rPr>
          <w:t>n external</w:t>
        </w:r>
      </w:ins>
      <w:ins w:id="341" w:author="Benjamin Meyer" w:date="2021-02-22T15:43:00Z">
        <w:r w:rsidR="004710D6">
          <w:rPr>
            <w:rFonts w:asciiTheme="minorHAnsi" w:hAnsiTheme="minorHAnsi"/>
          </w:rPr>
          <w:t xml:space="preserve"> hard drive,</w:t>
        </w:r>
      </w:ins>
      <w:ins w:id="342" w:author="Benjamin Meyer" w:date="2021-02-19T11:37:00Z">
        <w:r w:rsidRPr="00D36DED">
          <w:rPr>
            <w:rFonts w:asciiTheme="minorHAnsi" w:hAnsiTheme="minorHAnsi"/>
          </w:rPr>
          <w:t xml:space="preserve">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date of creation, type of potential pollution source, and if the source covers the entire study area. Datasets were maintained in their native extent in order to encompass all tributaries transporting water into the Kenai River main stem.</w:t>
        </w:r>
      </w:ins>
    </w:p>
    <w:p w14:paraId="70CE1062" w14:textId="77777777" w:rsidR="00877426" w:rsidRDefault="00877426" w:rsidP="00877426">
      <w:pPr>
        <w:pStyle w:val="Default"/>
        <w:rPr>
          <w:ins w:id="343" w:author="Benjamin Meyer" w:date="2021-02-19T11:37:00Z"/>
          <w:rFonts w:asciiTheme="minorHAnsi" w:hAnsiTheme="minorHAnsi"/>
        </w:rPr>
      </w:pPr>
    </w:p>
    <w:p w14:paraId="2C57765D" w14:textId="77777777" w:rsidR="00877426" w:rsidRDefault="00877426" w:rsidP="00877426">
      <w:pPr>
        <w:pStyle w:val="Default"/>
        <w:rPr>
          <w:ins w:id="344" w:author="Benjamin Meyer" w:date="2021-02-19T11:37:00Z"/>
          <w:rFonts w:asciiTheme="minorHAnsi" w:hAnsiTheme="minorHAnsi"/>
        </w:rPr>
      </w:pPr>
      <w:ins w:id="345" w:author="Benjamin Meyer" w:date="2021-02-19T11:37:00Z">
        <w:r>
          <w:rPr>
            <w:rFonts w:asciiTheme="minorHAnsi" w:hAnsiTheme="minorHAnsi"/>
          </w:rPr>
          <w:lastRenderedPageBreak/>
          <w:t>Geospatial data gaps were also identified and included the following:</w:t>
        </w:r>
      </w:ins>
    </w:p>
    <w:p w14:paraId="3264A3E1" w14:textId="77777777" w:rsidR="00877426" w:rsidRDefault="00877426" w:rsidP="00877426">
      <w:pPr>
        <w:pStyle w:val="Default"/>
        <w:rPr>
          <w:ins w:id="346" w:author="Benjamin Meyer" w:date="2021-02-19T11:37:00Z"/>
          <w:rFonts w:asciiTheme="minorHAnsi" w:hAnsiTheme="minorHAnsi"/>
        </w:rPr>
      </w:pPr>
    </w:p>
    <w:p w14:paraId="59EFBD43" w14:textId="77777777" w:rsidR="00877426" w:rsidRDefault="00877426" w:rsidP="00877426">
      <w:pPr>
        <w:pStyle w:val="Default"/>
        <w:numPr>
          <w:ilvl w:val="0"/>
          <w:numId w:val="22"/>
        </w:numPr>
        <w:rPr>
          <w:ins w:id="347" w:author="Benjamin Meyer" w:date="2021-02-19T11:37:00Z"/>
          <w:rFonts w:asciiTheme="minorHAnsi" w:hAnsiTheme="minorHAnsi"/>
        </w:rPr>
      </w:pPr>
      <w:ins w:id="348" w:author="Benjamin Meyer" w:date="2021-02-19T11:37:00Z">
        <w:r>
          <w:rPr>
            <w:rFonts w:asciiTheme="minorHAnsi" w:hAnsiTheme="minorHAnsi"/>
          </w:rPr>
          <w:t>Impervious surfaces</w:t>
        </w:r>
      </w:ins>
    </w:p>
    <w:p w14:paraId="5D3C9AF7" w14:textId="77777777" w:rsidR="00877426" w:rsidRDefault="00877426" w:rsidP="00877426">
      <w:pPr>
        <w:pStyle w:val="Default"/>
        <w:numPr>
          <w:ilvl w:val="0"/>
          <w:numId w:val="22"/>
        </w:numPr>
        <w:rPr>
          <w:ins w:id="349" w:author="Benjamin Meyer" w:date="2021-02-19T11:37:00Z"/>
          <w:rFonts w:asciiTheme="minorHAnsi" w:hAnsiTheme="minorHAnsi"/>
        </w:rPr>
      </w:pPr>
      <w:ins w:id="350" w:author="Benjamin Meyer" w:date="2021-02-19T11:37:00Z">
        <w:r>
          <w:rPr>
            <w:rFonts w:asciiTheme="minorHAnsi" w:hAnsiTheme="minorHAnsi"/>
          </w:rPr>
          <w:t>Galvanized metal surfaces</w:t>
        </w:r>
      </w:ins>
    </w:p>
    <w:p w14:paraId="7911D795" w14:textId="77777777" w:rsidR="00877426" w:rsidRDefault="00877426" w:rsidP="00877426">
      <w:pPr>
        <w:pStyle w:val="Default"/>
        <w:numPr>
          <w:ilvl w:val="0"/>
          <w:numId w:val="22"/>
        </w:numPr>
        <w:rPr>
          <w:ins w:id="351" w:author="Benjamin Meyer" w:date="2021-02-19T11:37:00Z"/>
          <w:rFonts w:asciiTheme="minorHAnsi" w:hAnsiTheme="minorHAnsi"/>
        </w:rPr>
      </w:pPr>
      <w:ins w:id="352" w:author="Benjamin Meyer" w:date="2021-02-19T11:37:00Z">
        <w:r>
          <w:rPr>
            <w:rFonts w:asciiTheme="minorHAnsi" w:hAnsiTheme="minorHAnsi"/>
          </w:rPr>
          <w:t>Natural mineral deposits</w:t>
        </w:r>
      </w:ins>
    </w:p>
    <w:p w14:paraId="3C8877E0" w14:textId="77777777" w:rsidR="00877426" w:rsidRDefault="00877426" w:rsidP="00877426">
      <w:pPr>
        <w:pStyle w:val="Default"/>
        <w:numPr>
          <w:ilvl w:val="0"/>
          <w:numId w:val="22"/>
        </w:numPr>
        <w:rPr>
          <w:ins w:id="353" w:author="Benjamin Meyer" w:date="2021-02-19T11:37:00Z"/>
          <w:rFonts w:asciiTheme="minorHAnsi" w:hAnsiTheme="minorHAnsi"/>
        </w:rPr>
      </w:pPr>
      <w:ins w:id="354" w:author="Benjamin Meyer" w:date="2021-02-19T11:37:00Z">
        <w:r>
          <w:rPr>
            <w:rFonts w:asciiTheme="minorHAnsi" w:hAnsiTheme="minorHAnsi"/>
          </w:rPr>
          <w:t>Snow storage locations</w:t>
        </w:r>
      </w:ins>
    </w:p>
    <w:p w14:paraId="022105FC" w14:textId="5A6B92E2" w:rsidR="00751046" w:rsidRPr="00D36DED" w:rsidRDefault="00877426" w:rsidP="00877426">
      <w:pPr>
        <w:pStyle w:val="Default"/>
        <w:numPr>
          <w:ilvl w:val="0"/>
          <w:numId w:val="22"/>
        </w:numPr>
        <w:rPr>
          <w:rFonts w:asciiTheme="minorHAnsi" w:hAnsiTheme="minorHAnsi"/>
        </w:rPr>
      </w:pPr>
      <w:ins w:id="355" w:author="Benjamin Meyer" w:date="2021-02-19T11:37:00Z">
        <w:r>
          <w:rPr>
            <w:rFonts w:asciiTheme="minorHAnsi" w:hAnsiTheme="minorHAnsi"/>
          </w:rPr>
          <w:t>Storm water drainage systems</w:t>
        </w:r>
      </w:ins>
    </w:p>
    <w:p w14:paraId="2B88BD16" w14:textId="1E7DACD0" w:rsidR="00773810" w:rsidRDefault="00773810"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356" w:name="_Toc64271435"/>
      <w:r w:rsidRPr="00CF3F57">
        <w:rPr>
          <w:b/>
        </w:rPr>
        <w:t>DISCUSSION</w:t>
      </w:r>
      <w:bookmarkEnd w:id="356"/>
    </w:p>
    <w:p w14:paraId="6A641314" w14:textId="77777777" w:rsidR="00973145" w:rsidRPr="00973145" w:rsidRDefault="00973145" w:rsidP="00973145"/>
    <w:p w14:paraId="1C3CCF05" w14:textId="57F8402A" w:rsidR="00973145" w:rsidRDefault="00973145" w:rsidP="00973145">
      <w:pPr>
        <w:pStyle w:val="Heading2"/>
      </w:pPr>
      <w:bookmarkStart w:id="357" w:name="_Toc64271436"/>
      <w:r>
        <w:t>Copper and zinc sampling</w:t>
      </w:r>
      <w:bookmarkEnd w:id="357"/>
    </w:p>
    <w:p w14:paraId="63DEA3BE" w14:textId="25339D56" w:rsidR="00973145" w:rsidRDefault="00973145" w:rsidP="00973145"/>
    <w:p w14:paraId="6F3CA150" w14:textId="479F55B3" w:rsidR="00973145" w:rsidRPr="003B4EC2" w:rsidRDefault="00D43934" w:rsidP="003B4EC2">
      <w:pPr>
        <w:pStyle w:val="Heading3"/>
        <w:rPr>
          <w:sz w:val="24"/>
        </w:rPr>
      </w:pPr>
      <w:bookmarkStart w:id="358" w:name="_Toc64271437"/>
      <w:r>
        <w:rPr>
          <w:sz w:val="24"/>
        </w:rPr>
        <w:t>Copper</w:t>
      </w:r>
      <w:bookmarkEnd w:id="358"/>
      <w:r w:rsidR="005B5ABC">
        <w:rPr>
          <w:sz w:val="24"/>
        </w:rPr>
        <w:t xml:space="preserve"> </w:t>
      </w:r>
    </w:p>
    <w:p w14:paraId="04056C7B" w14:textId="77777777" w:rsidR="00BF6E75" w:rsidRDefault="00BF6E75" w:rsidP="00973145">
      <w:pPr>
        <w:rPr>
          <w:bCs/>
          <w:sz w:val="24"/>
          <w:szCs w:val="24"/>
        </w:rPr>
      </w:pPr>
    </w:p>
    <w:p w14:paraId="772C4E75" w14:textId="4D529C9E" w:rsidR="00827201" w:rsidRDefault="00784C6B" w:rsidP="00973145">
      <w:pPr>
        <w:rPr>
          <w:bCs/>
          <w:sz w:val="24"/>
          <w:szCs w:val="24"/>
        </w:rPr>
      </w:pPr>
      <w:r>
        <w:rPr>
          <w:bCs/>
          <w:sz w:val="24"/>
          <w:szCs w:val="24"/>
        </w:rPr>
        <w:t>No</w:t>
      </w:r>
      <w:ins w:id="359" w:author="Benjamin Meyer" w:date="2021-02-19T11:38:00Z">
        <w:r w:rsidR="00A81CED">
          <w:rPr>
            <w:bCs/>
            <w:sz w:val="24"/>
            <w:szCs w:val="24"/>
          </w:rPr>
          <w:t xml:space="preserve"> confirmed</w:t>
        </w:r>
      </w:ins>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w:t>
      </w:r>
      <w:proofErr w:type="spellStart"/>
      <w:r w:rsidR="009E491F">
        <w:rPr>
          <w:bCs/>
          <w:sz w:val="24"/>
          <w:szCs w:val="24"/>
        </w:rPr>
        <w:t>ug</w:t>
      </w:r>
      <w:proofErr w:type="spellEnd"/>
      <w:r w:rsidR="009E491F">
        <w:rPr>
          <w:bCs/>
          <w:sz w:val="24"/>
          <w:szCs w:val="24"/>
        </w:rPr>
        <w:t>/L)</w:t>
      </w:r>
      <w:r w:rsidR="00977755">
        <w:rPr>
          <w:bCs/>
          <w:sz w:val="24"/>
          <w:szCs w:val="24"/>
        </w:rPr>
        <w:t xml:space="preserve"> was observed on July 24, 2019 in the </w:t>
      </w:r>
      <w:r w:rsidR="00086350">
        <w:rPr>
          <w:bCs/>
          <w:sz w:val="24"/>
          <w:szCs w:val="24"/>
        </w:rPr>
        <w:t xml:space="preserve">Kenai River </w:t>
      </w:r>
      <w:proofErr w:type="spellStart"/>
      <w:r w:rsidR="00977755">
        <w:rPr>
          <w:bCs/>
          <w:sz w:val="24"/>
          <w:szCs w:val="24"/>
        </w:rPr>
        <w:t>mainstem</w:t>
      </w:r>
      <w:proofErr w:type="spellEnd"/>
      <w:r w:rsidR="00977755">
        <w:rPr>
          <w:bCs/>
          <w:sz w:val="24"/>
          <w:szCs w:val="24"/>
        </w:rPr>
        <w:t xml:space="preserve"> at the </w:t>
      </w:r>
      <w:proofErr w:type="spellStart"/>
      <w:r w:rsidR="00977755">
        <w:rPr>
          <w:bCs/>
          <w:sz w:val="24"/>
          <w:szCs w:val="24"/>
        </w:rPr>
        <w:t>Slikok</w:t>
      </w:r>
      <w:proofErr w:type="spellEnd"/>
      <w:r w:rsidR="00977755">
        <w:rPr>
          <w:bCs/>
          <w:sz w:val="24"/>
          <w:szCs w:val="24"/>
        </w:rPr>
        <w:t xml:space="preserve"> Creek confluence.</w:t>
      </w:r>
      <w:r w:rsidR="00D74AB6">
        <w:rPr>
          <w:bCs/>
          <w:sz w:val="24"/>
          <w:szCs w:val="24"/>
        </w:rPr>
        <w:t xml:space="preserve"> </w:t>
      </w:r>
      <w:commentRangeStart w:id="360"/>
      <w:commentRangeStart w:id="361"/>
      <w:commentRangeStart w:id="362"/>
      <w:r w:rsidR="00977755">
        <w:rPr>
          <w:bCs/>
          <w:sz w:val="24"/>
          <w:szCs w:val="24"/>
        </w:rPr>
        <w:t>While a</w:t>
      </w:r>
      <w:r w:rsidR="00325F11">
        <w:rPr>
          <w:bCs/>
          <w:sz w:val="24"/>
          <w:szCs w:val="24"/>
        </w:rPr>
        <w:t xml:space="preserve"> CCC value was not available </w:t>
      </w:r>
      <w:ins w:id="363" w:author="Benjamin Meyer" w:date="2021-02-19T11:45:00Z">
        <w:r w:rsidR="00325F11">
          <w:rPr>
            <w:bCs/>
            <w:sz w:val="24"/>
            <w:szCs w:val="24"/>
          </w:rPr>
          <w:t>at this site for</w:t>
        </w:r>
      </w:ins>
      <w:r w:rsidR="00977755">
        <w:rPr>
          <w:bCs/>
          <w:sz w:val="24"/>
          <w:szCs w:val="24"/>
        </w:rPr>
        <w:t xml:space="preserve"> this sampling event, a comparison to </w:t>
      </w:r>
      <w:r w:rsidR="00827201">
        <w:rPr>
          <w:bCs/>
          <w:sz w:val="24"/>
          <w:szCs w:val="24"/>
        </w:rPr>
        <w:t xml:space="preserve">copper </w:t>
      </w:r>
      <w:r w:rsidR="00977755">
        <w:rPr>
          <w:bCs/>
          <w:sz w:val="24"/>
          <w:szCs w:val="24"/>
        </w:rPr>
        <w:t>CCC values at</w:t>
      </w:r>
      <w:del w:id="364" w:author="Benjamin Meyer" w:date="2021-02-19T11:39:00Z">
        <w:r w:rsidR="00977755" w:rsidDel="00A81CED">
          <w:rPr>
            <w:bCs/>
            <w:sz w:val="24"/>
            <w:szCs w:val="24"/>
          </w:rPr>
          <w:delText xml:space="preserve"> </w:delText>
        </w:r>
        <w:r w:rsidR="009E491F" w:rsidDel="00A81CED">
          <w:rPr>
            <w:bCs/>
            <w:sz w:val="24"/>
            <w:szCs w:val="24"/>
          </w:rPr>
          <w:delText>the</w:delText>
        </w:r>
      </w:del>
      <w:r w:rsidR="009E491F">
        <w:rPr>
          <w:bCs/>
          <w:sz w:val="24"/>
          <w:szCs w:val="24"/>
        </w:rPr>
        <w:t xml:space="preserve"> </w:t>
      </w:r>
      <w:r w:rsidR="00977755">
        <w:rPr>
          <w:bCs/>
          <w:sz w:val="24"/>
          <w:szCs w:val="24"/>
        </w:rPr>
        <w:t>two near</w:t>
      </w:r>
      <w:ins w:id="365" w:author="Benjamin Meyer" w:date="2021-02-19T11:39:00Z">
        <w:r w:rsidR="00A81CED">
          <w:rPr>
            <w:bCs/>
            <w:sz w:val="24"/>
            <w:szCs w:val="24"/>
          </w:rPr>
          <w:t>by</w:t>
        </w:r>
      </w:ins>
      <w:del w:id="366" w:author="Benjamin Meyer" w:date="2021-02-19T11:39:00Z">
        <w:r w:rsidR="00977755" w:rsidDel="00A81CED">
          <w:rPr>
            <w:bCs/>
            <w:sz w:val="24"/>
            <w:szCs w:val="24"/>
          </w:rPr>
          <w:delText>est</w:delText>
        </w:r>
      </w:del>
      <w:r w:rsidR="00977755">
        <w:rPr>
          <w:bCs/>
          <w:sz w:val="24"/>
          <w:szCs w:val="24"/>
        </w:rPr>
        <w:t xml:space="preserve"> </w:t>
      </w:r>
      <w:proofErr w:type="spellStart"/>
      <w:r w:rsidR="00977755">
        <w:rPr>
          <w:bCs/>
          <w:sz w:val="24"/>
          <w:szCs w:val="24"/>
        </w:rPr>
        <w:t>mainstem</w:t>
      </w:r>
      <w:proofErr w:type="spellEnd"/>
      <w:r w:rsidR="00977755">
        <w:rPr>
          <w:bCs/>
          <w:sz w:val="24"/>
          <w:szCs w:val="24"/>
        </w:rPr>
        <w:t xml:space="preserve">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w:t>
      </w:r>
      <w:proofErr w:type="spellStart"/>
      <w:r w:rsidR="009E491F">
        <w:rPr>
          <w:bCs/>
          <w:sz w:val="24"/>
          <w:szCs w:val="24"/>
        </w:rPr>
        <w:t>ug</w:t>
      </w:r>
      <w:proofErr w:type="spellEnd"/>
      <w:r w:rsidR="009E491F">
        <w:rPr>
          <w:bCs/>
          <w:sz w:val="24"/>
          <w:szCs w:val="24"/>
        </w:rPr>
        <w:t>/L</w:t>
      </w:r>
      <w:r w:rsidR="00977755">
        <w:rPr>
          <w:bCs/>
          <w:sz w:val="24"/>
          <w:szCs w:val="24"/>
        </w:rPr>
        <w:t xml:space="preserve">) and upstream (Soldotna Bridge, CCC = </w:t>
      </w:r>
      <w:r w:rsidR="00827201">
        <w:rPr>
          <w:bCs/>
          <w:sz w:val="24"/>
          <w:szCs w:val="24"/>
        </w:rPr>
        <w:t>4.52</w:t>
      </w:r>
      <w:r w:rsidR="00BD4D4B">
        <w:rPr>
          <w:bCs/>
          <w:sz w:val="24"/>
          <w:szCs w:val="24"/>
        </w:rPr>
        <w:t xml:space="preserve"> </w:t>
      </w:r>
      <w:proofErr w:type="spellStart"/>
      <w:r w:rsidR="00BD4D4B">
        <w:rPr>
          <w:bCs/>
          <w:sz w:val="24"/>
          <w:szCs w:val="24"/>
        </w:rPr>
        <w:t>ug</w:t>
      </w:r>
      <w:proofErr w:type="spellEnd"/>
      <w:r w:rsidR="00BD4D4B">
        <w:rPr>
          <w:bCs/>
          <w:sz w:val="24"/>
          <w:szCs w:val="24"/>
        </w:rPr>
        <w:t>/L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w:t>
      </w:r>
      <w:del w:id="367" w:author="Apsens, Sarah" w:date="2020-12-30T11:42:00Z">
        <w:r w:rsidR="009E491F" w:rsidDel="00FC199C">
          <w:rPr>
            <w:bCs/>
            <w:sz w:val="24"/>
            <w:szCs w:val="24"/>
          </w:rPr>
          <w:delText>likely</w:delText>
        </w:r>
        <w:r w:rsidR="00977755" w:rsidDel="00FC199C">
          <w:rPr>
            <w:bCs/>
            <w:sz w:val="24"/>
            <w:szCs w:val="24"/>
          </w:rPr>
          <w:delText xml:space="preserve"> </w:delText>
        </w:r>
      </w:del>
      <w:ins w:id="368" w:author="Apsens, Sarah" w:date="2020-12-30T11:42:00Z">
        <w:r w:rsidR="00FC199C">
          <w:rPr>
            <w:bCs/>
            <w:sz w:val="24"/>
            <w:szCs w:val="24"/>
          </w:rPr>
          <w:t xml:space="preserve">may have </w:t>
        </w:r>
      </w:ins>
      <w:ins w:id="369" w:author="Apsens, Sarah" w:date="2020-12-30T11:41:00Z">
        <w:r w:rsidR="00FC199C">
          <w:rPr>
            <w:bCs/>
            <w:sz w:val="24"/>
            <w:szCs w:val="24"/>
          </w:rPr>
          <w:t xml:space="preserve">exceeded </w:t>
        </w:r>
      </w:ins>
      <w:del w:id="370" w:author="Apsens, Sarah" w:date="2020-12-30T11:41:00Z">
        <w:r w:rsidR="00827201" w:rsidDel="00FC199C">
          <w:rPr>
            <w:bCs/>
            <w:sz w:val="24"/>
            <w:szCs w:val="24"/>
          </w:rPr>
          <w:delText>did</w:delText>
        </w:r>
        <w:r w:rsidR="00977755" w:rsidDel="00FC199C">
          <w:rPr>
            <w:bCs/>
            <w:sz w:val="24"/>
            <w:szCs w:val="24"/>
          </w:rPr>
          <w:delText xml:space="preserve"> exceed </w:delText>
        </w:r>
      </w:del>
      <w:r w:rsidR="00977755">
        <w:rPr>
          <w:bCs/>
          <w:sz w:val="24"/>
          <w:szCs w:val="24"/>
        </w:rPr>
        <w:t>the toxicity criterion for this sampling event.</w:t>
      </w:r>
      <w:r w:rsidR="00086350">
        <w:rPr>
          <w:bCs/>
          <w:sz w:val="24"/>
          <w:szCs w:val="24"/>
        </w:rPr>
        <w:t xml:space="preserve"> </w:t>
      </w:r>
      <w:commentRangeEnd w:id="360"/>
      <w:r w:rsidR="005670C2">
        <w:rPr>
          <w:rStyle w:val="CommentReference"/>
        </w:rPr>
        <w:commentReference w:id="360"/>
      </w:r>
      <w:commentRangeEnd w:id="361"/>
      <w:r w:rsidR="00DF1B84">
        <w:rPr>
          <w:rStyle w:val="CommentReference"/>
        </w:rPr>
        <w:commentReference w:id="361"/>
      </w:r>
      <w:commentRangeEnd w:id="362"/>
      <w:r w:rsidR="00A81CED">
        <w:rPr>
          <w:rStyle w:val="CommentReference"/>
        </w:rPr>
        <w:commentReference w:id="362"/>
      </w:r>
      <w:r w:rsidR="00086350">
        <w:rPr>
          <w:bCs/>
          <w:sz w:val="24"/>
          <w:szCs w:val="24"/>
        </w:rPr>
        <w:t xml:space="preserve"> </w:t>
      </w:r>
      <w:del w:id="371" w:author="Benjamin Meyer" w:date="2021-02-19T11:40:00Z">
        <w:r w:rsidR="00086350" w:rsidDel="00A81CED">
          <w:rPr>
            <w:bCs/>
            <w:sz w:val="24"/>
            <w:szCs w:val="24"/>
          </w:rPr>
          <w:delText>C</w:delText>
        </w:r>
      </w:del>
      <w:del w:id="372" w:author="Benjamin Meyer" w:date="2021-02-19T11:45:00Z">
        <w:r w:rsidR="00086350" w:rsidDel="00325F11">
          <w:rPr>
            <w:bCs/>
            <w:sz w:val="24"/>
            <w:szCs w:val="24"/>
          </w:rPr>
          <w:delText>opper results</w:delText>
        </w:r>
        <w:r w:rsidR="00A51324" w:rsidDel="00325F11">
          <w:rPr>
            <w:bCs/>
            <w:sz w:val="24"/>
            <w:szCs w:val="24"/>
          </w:rPr>
          <w:delText xml:space="preserve"> at this site</w:delText>
        </w:r>
        <w:r w:rsidR="00086350" w:rsidDel="00325F11">
          <w:rPr>
            <w:bCs/>
            <w:sz w:val="24"/>
            <w:szCs w:val="24"/>
          </w:rPr>
          <w:delText xml:space="preserve"> in 2020 (0.372 – 0.515 ug/L) </w:delText>
        </w:r>
        <w:r w:rsidR="00A51324" w:rsidDel="00325F11">
          <w:rPr>
            <w:bCs/>
            <w:sz w:val="24"/>
            <w:szCs w:val="24"/>
          </w:rPr>
          <w:delText>were substantially lower</w:delText>
        </w:r>
        <w:r w:rsidR="00A81CED" w:rsidDel="00325F11">
          <w:rPr>
            <w:bCs/>
            <w:sz w:val="24"/>
            <w:szCs w:val="24"/>
          </w:rPr>
          <w:delText xml:space="preserve">. </w:delText>
        </w:r>
      </w:del>
      <w:r w:rsidR="00086350">
        <w:rPr>
          <w:bCs/>
          <w:sz w:val="24"/>
          <w:szCs w:val="24"/>
        </w:rPr>
        <w:t xml:space="preserve">Due to the range of data observed in </w:t>
      </w:r>
      <w:proofErr w:type="spellStart"/>
      <w:r w:rsidR="00086350">
        <w:rPr>
          <w:bCs/>
          <w:sz w:val="24"/>
          <w:szCs w:val="24"/>
        </w:rPr>
        <w:t>Slikok</w:t>
      </w:r>
      <w:proofErr w:type="spellEnd"/>
      <w:r w:rsidR="00086350">
        <w:rPr>
          <w:bCs/>
          <w:sz w:val="24"/>
          <w:szCs w:val="24"/>
        </w:rPr>
        <w:t xml:space="preserve"> Creek and its proximity to potential anthropogenic sources, m</w:t>
      </w:r>
      <w:r w:rsidR="00827201">
        <w:rPr>
          <w:bCs/>
          <w:sz w:val="24"/>
          <w:szCs w:val="24"/>
        </w:rPr>
        <w:t xml:space="preserve">ore intensive monitoring is warranted, </w:t>
      </w:r>
      <w:commentRangeStart w:id="373"/>
      <w:commentRangeStart w:id="374"/>
      <w:r w:rsidR="00827201">
        <w:rPr>
          <w:bCs/>
          <w:sz w:val="24"/>
          <w:szCs w:val="24"/>
        </w:rPr>
        <w:t xml:space="preserve">including </w:t>
      </w:r>
      <w:r w:rsidR="00086350">
        <w:rPr>
          <w:bCs/>
          <w:sz w:val="24"/>
          <w:szCs w:val="24"/>
        </w:rPr>
        <w:t>longitudinal survey(s)</w:t>
      </w:r>
      <w:ins w:id="375" w:author="Benjamin Meyer" w:date="2021-02-19T11:47:00Z">
        <w:r w:rsidR="00777B8D">
          <w:rPr>
            <w:bCs/>
            <w:sz w:val="24"/>
            <w:szCs w:val="24"/>
          </w:rPr>
          <w:t xml:space="preserve"> and/or cross-sectional</w:t>
        </w:r>
      </w:ins>
      <w:del w:id="376" w:author="Benjamin Meyer" w:date="2021-02-19T11:46:00Z">
        <w:r w:rsidR="00086350" w:rsidDel="00777B8D">
          <w:rPr>
            <w:bCs/>
            <w:sz w:val="24"/>
            <w:szCs w:val="24"/>
          </w:rPr>
          <w:delText xml:space="preserve"> and/or more frequent sampling</w:delText>
        </w:r>
      </w:del>
      <w:ins w:id="377" w:author="Benjamin Meyer" w:date="2021-02-19T11:46:00Z">
        <w:r w:rsidR="00777B8D">
          <w:rPr>
            <w:bCs/>
            <w:sz w:val="24"/>
            <w:szCs w:val="24"/>
          </w:rPr>
          <w:t xml:space="preserve"> </w:t>
        </w:r>
      </w:ins>
      <w:ins w:id="378" w:author="Benjamin Meyer" w:date="2021-02-19T11:48:00Z">
        <w:r w:rsidR="00777B8D">
          <w:rPr>
            <w:bCs/>
            <w:sz w:val="24"/>
            <w:szCs w:val="24"/>
          </w:rPr>
          <w:t xml:space="preserve">sampling </w:t>
        </w:r>
      </w:ins>
      <w:del w:id="379" w:author="Benjamin Meyer" w:date="2021-02-19T11:46:00Z">
        <w:r w:rsidR="00086350" w:rsidDel="00777B8D">
          <w:rPr>
            <w:bCs/>
            <w:sz w:val="24"/>
            <w:szCs w:val="24"/>
          </w:rPr>
          <w:delText xml:space="preserve"> </w:delText>
        </w:r>
      </w:del>
      <w:commentRangeEnd w:id="373"/>
      <w:r w:rsidR="00B5420F">
        <w:rPr>
          <w:rStyle w:val="CommentReference"/>
        </w:rPr>
        <w:commentReference w:id="373"/>
      </w:r>
      <w:commentRangeEnd w:id="374"/>
      <w:r w:rsidR="00777B8D">
        <w:rPr>
          <w:rStyle w:val="CommentReference"/>
        </w:rPr>
        <w:commentReference w:id="374"/>
      </w:r>
      <w:r w:rsidR="00086350">
        <w:rPr>
          <w:bCs/>
          <w:sz w:val="24"/>
          <w:szCs w:val="24"/>
        </w:rPr>
        <w:t>along with examination of potential point sources within the watershed.</w:t>
      </w:r>
    </w:p>
    <w:p w14:paraId="517F91C5" w14:textId="7BDE8F3F" w:rsidR="00827201" w:rsidRDefault="00827201" w:rsidP="00973145">
      <w:pPr>
        <w:rPr>
          <w:bCs/>
          <w:sz w:val="24"/>
          <w:szCs w:val="24"/>
        </w:rPr>
      </w:pPr>
    </w:p>
    <w:p w14:paraId="446B28D4" w14:textId="128DAB09" w:rsidR="000D137C" w:rsidDel="00BF0AB1" w:rsidRDefault="009E491F" w:rsidP="00973145">
      <w:pPr>
        <w:rPr>
          <w:del w:id="380" w:author="Benjamin Meyer" w:date="2021-02-19T14:53:00Z"/>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ins w:id="381" w:author="Benjamin Meyer" w:date="2021-02-19T11:48:00Z">
        <w:r w:rsidR="00777B8D">
          <w:rPr>
            <w:bCs/>
            <w:sz w:val="24"/>
            <w:szCs w:val="24"/>
          </w:rPr>
          <w:t>possibly</w:t>
        </w:r>
      </w:ins>
      <w:del w:id="382" w:author="Benjamin Meyer" w:date="2021-02-19T11:48:00Z">
        <w:r w:rsidR="00BD4D4B" w:rsidDel="00777B8D">
          <w:rPr>
            <w:bCs/>
            <w:sz w:val="24"/>
            <w:szCs w:val="24"/>
          </w:rPr>
          <w:delText>likely</w:delText>
        </w:r>
      </w:del>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383"/>
      <w:commentRangeStart w:id="384"/>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383"/>
      <w:r w:rsidR="00B5420F">
        <w:rPr>
          <w:rStyle w:val="CommentReference"/>
        </w:rPr>
        <w:commentReference w:id="383"/>
      </w:r>
      <w:commentRangeEnd w:id="384"/>
      <w:r w:rsidR="00DB58B7">
        <w:rPr>
          <w:rStyle w:val="CommentReference"/>
        </w:rPr>
        <w:commentReference w:id="384"/>
      </w:r>
      <w:r w:rsidR="00A51324">
        <w:rPr>
          <w:bCs/>
          <w:sz w:val="24"/>
          <w:szCs w:val="24"/>
        </w:rPr>
        <w:t xml:space="preserve"> </w:t>
      </w:r>
      <w:del w:id="385" w:author="Benjamin Meyer" w:date="2021-02-19T11:55:00Z">
        <w:r w:rsidR="00A51324" w:rsidDel="00686DFD">
          <w:rPr>
            <w:bCs/>
            <w:sz w:val="24"/>
            <w:szCs w:val="24"/>
          </w:rPr>
          <w:delText xml:space="preserve"> </w:delText>
        </w:r>
        <w:commentRangeStart w:id="386"/>
        <w:r w:rsidR="00A51324" w:rsidDel="00686DFD">
          <w:rPr>
            <w:bCs/>
            <w:sz w:val="24"/>
            <w:szCs w:val="24"/>
          </w:rPr>
          <w:delText>Data to identify</w:delText>
        </w:r>
        <w:r w:rsidR="001A2D92" w:rsidDel="00686DFD">
          <w:rPr>
            <w:bCs/>
            <w:sz w:val="24"/>
            <w:szCs w:val="24"/>
          </w:rPr>
          <w:delText xml:space="preserve"> t</w:delText>
        </w:r>
        <w:r w:rsidR="00F96D31" w:rsidDel="00686DFD">
          <w:rPr>
            <w:bCs/>
            <w:sz w:val="24"/>
            <w:szCs w:val="24"/>
          </w:rPr>
          <w:delText xml:space="preserve">he seasonal </w:delText>
        </w:r>
        <w:r w:rsidR="00D43934" w:rsidDel="00686DFD">
          <w:rPr>
            <w:bCs/>
            <w:sz w:val="24"/>
            <w:szCs w:val="24"/>
          </w:rPr>
          <w:delText>pattern</w:delText>
        </w:r>
        <w:r w:rsidR="002C2148" w:rsidDel="00686DFD">
          <w:rPr>
            <w:bCs/>
            <w:sz w:val="24"/>
            <w:szCs w:val="24"/>
          </w:rPr>
          <w:delText>s within</w:delText>
        </w:r>
        <w:r w:rsidR="00D43934" w:rsidDel="00686DFD">
          <w:rPr>
            <w:bCs/>
            <w:sz w:val="24"/>
            <w:szCs w:val="24"/>
          </w:rPr>
          <w:delText xml:space="preserve"> </w:delText>
        </w:r>
        <w:r w:rsidR="00F96D31" w:rsidDel="00686DFD">
          <w:rPr>
            <w:bCs/>
            <w:sz w:val="24"/>
            <w:szCs w:val="24"/>
          </w:rPr>
          <w:delText>2020</w:delText>
        </w:r>
        <w:r w:rsidR="002C2148" w:rsidDel="00686DFD">
          <w:rPr>
            <w:bCs/>
            <w:sz w:val="24"/>
            <w:szCs w:val="24"/>
          </w:rPr>
          <w:delText xml:space="preserve"> was unavailable</w:delText>
        </w:r>
        <w:r w:rsidR="00F96D31" w:rsidDel="00686DFD">
          <w:rPr>
            <w:bCs/>
            <w:sz w:val="24"/>
            <w:szCs w:val="24"/>
          </w:rPr>
          <w:delText xml:space="preserve">, as spring sampling did not occur that year. </w:delText>
        </w:r>
        <w:commentRangeEnd w:id="386"/>
        <w:r w:rsidR="00B5420F" w:rsidDel="00686DFD">
          <w:rPr>
            <w:rStyle w:val="CommentReference"/>
          </w:rPr>
          <w:commentReference w:id="386"/>
        </w:r>
      </w:del>
      <w:ins w:id="387" w:author="Benjamin Meyer" w:date="2021-02-19T11:55:00Z">
        <w:r w:rsidR="00686DFD">
          <w:rPr>
            <w:bCs/>
            <w:sz w:val="24"/>
            <w:szCs w:val="24"/>
          </w:rPr>
          <w:t>Other e</w:t>
        </w:r>
      </w:ins>
      <w:del w:id="388" w:author="Benjamin Meyer" w:date="2021-02-19T11:55:00Z">
        <w:r w:rsidR="00F96D31" w:rsidDel="00686DFD">
          <w:rPr>
            <w:bCs/>
            <w:sz w:val="24"/>
            <w:szCs w:val="24"/>
          </w:rPr>
          <w:delText xml:space="preserve"> </w:delText>
        </w:r>
        <w:r w:rsidR="001F6BBE" w:rsidDel="00686DFD">
          <w:rPr>
            <w:bCs/>
            <w:sz w:val="24"/>
            <w:szCs w:val="24"/>
          </w:rPr>
          <w:delText>N</w:delText>
        </w:r>
        <w:r w:rsidR="00F96D31" w:rsidDel="00686DFD">
          <w:rPr>
            <w:bCs/>
            <w:sz w:val="24"/>
            <w:szCs w:val="24"/>
          </w:rPr>
          <w:delText xml:space="preserve">otably </w:delText>
        </w:r>
        <w:r w:rsidR="00856719" w:rsidDel="00686DFD">
          <w:rPr>
            <w:bCs/>
            <w:sz w:val="24"/>
            <w:szCs w:val="24"/>
          </w:rPr>
          <w:delText>e</w:delText>
        </w:r>
      </w:del>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ins w:id="389" w:author="Benjamin Meyer" w:date="2021-02-19T14:45:00Z">
        <w:r w:rsidR="00512F8C">
          <w:rPr>
            <w:bCs/>
            <w:sz w:val="24"/>
            <w:szCs w:val="24"/>
          </w:rPr>
          <w:t xml:space="preserve">. </w:t>
        </w:r>
      </w:ins>
      <w:ins w:id="390" w:author="Benjamin Meyer" w:date="2021-02-19T14:47:00Z">
        <w:r w:rsidR="00512F8C">
          <w:rPr>
            <w:bCs/>
            <w:sz w:val="24"/>
            <w:szCs w:val="24"/>
          </w:rPr>
          <w:t xml:space="preserve">While </w:t>
        </w:r>
      </w:ins>
      <w:commentRangeStart w:id="391"/>
      <w:commentRangeStart w:id="392"/>
      <w:ins w:id="393" w:author="Benjamin Meyer" w:date="2021-02-19T14:52:00Z">
        <w:r w:rsidR="006823C1">
          <w:rPr>
            <w:bCs/>
            <w:sz w:val="24"/>
            <w:szCs w:val="24"/>
          </w:rPr>
          <w:t>d</w:t>
        </w:r>
        <w:commentRangeEnd w:id="391"/>
        <w:r w:rsidR="006823C1">
          <w:rPr>
            <w:rStyle w:val="CommentReference"/>
          </w:rPr>
          <w:commentReference w:id="391"/>
        </w:r>
      </w:ins>
      <w:commentRangeEnd w:id="392"/>
      <w:ins w:id="394" w:author="Benjamin Meyer" w:date="2021-02-19T14:55:00Z">
        <w:r w:rsidR="00BF0AB1">
          <w:rPr>
            <w:rStyle w:val="CommentReference"/>
          </w:rPr>
          <w:commentReference w:id="392"/>
        </w:r>
      </w:ins>
      <w:ins w:id="395" w:author="Benjamin Meyer" w:date="2021-02-19T14:47:00Z">
        <w:r w:rsidR="00512F8C">
          <w:rPr>
            <w:bCs/>
            <w:sz w:val="24"/>
            <w:szCs w:val="24"/>
          </w:rPr>
          <w:t xml:space="preserve">iagnosing </w:t>
        </w:r>
        <w:r w:rsidR="00BF0AB1">
          <w:rPr>
            <w:bCs/>
            <w:sz w:val="24"/>
            <w:szCs w:val="24"/>
          </w:rPr>
          <w:t>specific source locations</w:t>
        </w:r>
        <w:r w:rsidR="00512F8C">
          <w:rPr>
            <w:bCs/>
            <w:sz w:val="24"/>
            <w:szCs w:val="24"/>
          </w:rPr>
          <w:t xml:space="preserve"> of copper was not part of this analysis, creosote pilings such as those </w:t>
        </w:r>
      </w:ins>
      <w:ins w:id="396" w:author="Benjamin Meyer" w:date="2021-02-19T14:48:00Z">
        <w:r w:rsidR="00512F8C">
          <w:rPr>
            <w:bCs/>
            <w:sz w:val="24"/>
            <w:szCs w:val="24"/>
          </w:rPr>
          <w:t>sometimes</w:t>
        </w:r>
      </w:ins>
      <w:ins w:id="397" w:author="Benjamin Meyer" w:date="2021-02-19T14:47:00Z">
        <w:r w:rsidR="00512F8C">
          <w:rPr>
            <w:bCs/>
            <w:sz w:val="24"/>
            <w:szCs w:val="24"/>
          </w:rPr>
          <w:t xml:space="preserve"> </w:t>
        </w:r>
      </w:ins>
      <w:ins w:id="398" w:author="Benjamin Meyer" w:date="2021-02-19T14:48:00Z">
        <w:r w:rsidR="00512F8C">
          <w:rPr>
            <w:bCs/>
            <w:sz w:val="24"/>
            <w:szCs w:val="24"/>
          </w:rPr>
          <w:t xml:space="preserve">used in dock construction are known sources of copper </w:t>
        </w:r>
      </w:ins>
      <w:ins w:id="399" w:author="Benjamin Meyer" w:date="2021-02-19T14:49:00Z">
        <w:r w:rsidR="00AC7900">
          <w:rPr>
            <w:bCs/>
            <w:sz w:val="24"/>
            <w:szCs w:val="24"/>
          </w:rPr>
          <w:t>(EPA, 2021).</w:t>
        </w:r>
      </w:ins>
      <w:del w:id="400" w:author="Benjamin Meyer" w:date="2021-02-19T14:45:00Z">
        <w:r w:rsidR="00F96D31" w:rsidDel="00512F8C">
          <w:rPr>
            <w:bCs/>
            <w:sz w:val="24"/>
            <w:szCs w:val="24"/>
          </w:rPr>
          <w:delText>,</w:delText>
        </w:r>
      </w:del>
      <w:del w:id="401" w:author="Benjamin Meyer" w:date="2021-02-19T14:49:00Z">
        <w:r w:rsidR="00F96D31" w:rsidDel="00AC7900">
          <w:rPr>
            <w:bCs/>
            <w:sz w:val="24"/>
            <w:szCs w:val="24"/>
          </w:rPr>
          <w:delText xml:space="preserve"> </w:delText>
        </w:r>
      </w:del>
      <w:del w:id="402" w:author="Benjamin Meyer" w:date="2021-02-19T14:43:00Z">
        <w:r w:rsidR="00F96D31" w:rsidDel="00512F8C">
          <w:rPr>
            <w:bCs/>
            <w:sz w:val="24"/>
            <w:szCs w:val="24"/>
          </w:rPr>
          <w:delText xml:space="preserve">which could potentially be associated with </w:delText>
        </w:r>
        <w:commentRangeStart w:id="403"/>
        <w:commentRangeStart w:id="404"/>
        <w:r w:rsidR="00F96D31" w:rsidDel="00512F8C">
          <w:rPr>
            <w:bCs/>
            <w:sz w:val="24"/>
            <w:szCs w:val="24"/>
          </w:rPr>
          <w:delText>precipitation trends leading</w:delText>
        </w:r>
      </w:del>
      <w:del w:id="405" w:author="Benjamin Meyer" w:date="2021-02-19T14:49:00Z">
        <w:r w:rsidR="00F96D31" w:rsidDel="00AC7900">
          <w:rPr>
            <w:bCs/>
            <w:sz w:val="24"/>
            <w:szCs w:val="24"/>
          </w:rPr>
          <w:delText xml:space="preserve"> </w:delText>
        </w:r>
        <w:commentRangeEnd w:id="403"/>
        <w:r w:rsidR="00B5420F" w:rsidDel="00AC7900">
          <w:rPr>
            <w:rStyle w:val="CommentReference"/>
          </w:rPr>
          <w:commentReference w:id="403"/>
        </w:r>
        <w:commentRangeEnd w:id="404"/>
        <w:r w:rsidR="00F01E36" w:rsidDel="00AC7900">
          <w:rPr>
            <w:rStyle w:val="CommentReference"/>
          </w:rPr>
          <w:commentReference w:id="404"/>
        </w:r>
      </w:del>
      <w:del w:id="406" w:author="Benjamin Meyer" w:date="2021-02-19T14:44:00Z">
        <w:r w:rsidR="00F96D31" w:rsidDel="00512F8C">
          <w:rPr>
            <w:bCs/>
            <w:sz w:val="24"/>
            <w:szCs w:val="24"/>
          </w:rPr>
          <w:delText>u</w:delText>
        </w:r>
      </w:del>
      <w:del w:id="407" w:author="Benjamin Meyer" w:date="2021-02-19T14:43:00Z">
        <w:r w:rsidR="00F96D31" w:rsidDel="00512F8C">
          <w:rPr>
            <w:bCs/>
            <w:sz w:val="24"/>
            <w:szCs w:val="24"/>
          </w:rPr>
          <w:delText>p to that date</w:delText>
        </w:r>
        <w:r w:rsidR="00086350" w:rsidDel="00512F8C">
          <w:rPr>
            <w:bCs/>
            <w:sz w:val="24"/>
            <w:szCs w:val="24"/>
          </w:rPr>
          <w:delText xml:space="preserve">, </w:delText>
        </w:r>
      </w:del>
      <w:del w:id="408" w:author="Benjamin Meyer" w:date="2021-02-19T14:44:00Z">
        <w:r w:rsidR="00086350" w:rsidDel="00512F8C">
          <w:rPr>
            <w:bCs/>
            <w:sz w:val="24"/>
            <w:szCs w:val="24"/>
          </w:rPr>
          <w:delText>although this mechanism has not yet been studied for this</w:delText>
        </w:r>
      </w:del>
      <w:del w:id="409" w:author="Benjamin Meyer" w:date="2021-02-19T14:53:00Z">
        <w:r w:rsidR="00F96D31" w:rsidDel="006823C1">
          <w:rPr>
            <w:bCs/>
            <w:sz w:val="24"/>
            <w:szCs w:val="24"/>
          </w:rPr>
          <w:delText xml:space="preserve">.  </w:delText>
        </w:r>
      </w:del>
    </w:p>
    <w:p w14:paraId="4AD21B2B" w14:textId="07E7D9B9" w:rsidR="00545467" w:rsidRDefault="00545467" w:rsidP="00973145">
      <w:pPr>
        <w:rPr>
          <w:bCs/>
          <w:sz w:val="24"/>
          <w:szCs w:val="24"/>
        </w:rPr>
      </w:pPr>
    </w:p>
    <w:p w14:paraId="5F1F6C3F" w14:textId="3254A8C5" w:rsidR="00BF6E75" w:rsidRPr="00BF6E75" w:rsidDel="00BF0AB1" w:rsidRDefault="00F96D31" w:rsidP="00973145">
      <w:pPr>
        <w:rPr>
          <w:del w:id="410" w:author="Benjamin Meyer" w:date="2021-02-19T14:53:00Z"/>
          <w:bCs/>
          <w:sz w:val="24"/>
          <w:szCs w:val="24"/>
        </w:rPr>
      </w:pPr>
      <w:commentRangeStart w:id="411"/>
      <w:del w:id="412" w:author="Benjamin Meyer" w:date="2021-02-19T14:53:00Z">
        <w:r w:rsidDel="00BF0AB1">
          <w:rPr>
            <w:bCs/>
            <w:sz w:val="24"/>
            <w:szCs w:val="24"/>
          </w:rPr>
          <w:delText>Annua</w:delText>
        </w:r>
        <w:commentRangeEnd w:id="411"/>
        <w:r w:rsidR="0024174C" w:rsidDel="00BF0AB1">
          <w:rPr>
            <w:rStyle w:val="CommentReference"/>
          </w:rPr>
          <w:commentReference w:id="411"/>
        </w:r>
        <w:r w:rsidDel="00BF0AB1">
          <w:rPr>
            <w:bCs/>
            <w:sz w:val="24"/>
            <w:szCs w:val="24"/>
          </w:rPr>
          <w:delText xml:space="preserve">l sampling for copper </w:delText>
        </w:r>
        <w:r w:rsidR="000802CE" w:rsidDel="00BF0AB1">
          <w:rPr>
            <w:bCs/>
            <w:sz w:val="24"/>
            <w:szCs w:val="24"/>
          </w:rPr>
          <w:delText>will continue at these</w:delText>
        </w:r>
        <w:r w:rsidDel="00BF0AB1">
          <w:rPr>
            <w:bCs/>
            <w:sz w:val="24"/>
            <w:szCs w:val="24"/>
          </w:rPr>
          <w:delText xml:space="preserve"> and other sites in order to monitor for</w:delText>
        </w:r>
        <w:r w:rsidR="000802CE" w:rsidDel="00BF0AB1">
          <w:rPr>
            <w:bCs/>
            <w:sz w:val="24"/>
            <w:szCs w:val="24"/>
          </w:rPr>
          <w:delText xml:space="preserve"> future exceedances</w:delText>
        </w:r>
        <w:r w:rsidR="003C6140" w:rsidDel="00BF0AB1">
          <w:rPr>
            <w:bCs/>
            <w:sz w:val="24"/>
            <w:szCs w:val="24"/>
          </w:rPr>
          <w:delText xml:space="preserve"> or trending changes over time</w:delText>
        </w:r>
        <w:r w:rsidR="000802CE" w:rsidDel="00BF0AB1">
          <w:rPr>
            <w:bCs/>
            <w:sz w:val="24"/>
            <w:szCs w:val="24"/>
          </w:rPr>
          <w:delText>.</w:delText>
        </w:r>
      </w:del>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071CBAAC" w:rsidR="00EE56F9" w:rsidRDefault="005B5ABC" w:rsidP="00EE56F9">
      <w:pPr>
        <w:pStyle w:val="Heading3"/>
        <w:rPr>
          <w:sz w:val="24"/>
        </w:rPr>
      </w:pPr>
      <w:bookmarkStart w:id="413" w:name="_Toc64271438"/>
      <w:commentRangeStart w:id="414"/>
      <w:r>
        <w:rPr>
          <w:sz w:val="24"/>
        </w:rPr>
        <w:t>Zinc</w:t>
      </w:r>
      <w:commentRangeEnd w:id="414"/>
      <w:r w:rsidR="0024174C">
        <w:rPr>
          <w:rStyle w:val="CommentReference"/>
          <w:b w:val="0"/>
          <w:color w:val="auto"/>
          <w:spacing w:val="0"/>
        </w:rPr>
        <w:commentReference w:id="414"/>
      </w:r>
      <w:bookmarkEnd w:id="413"/>
      <w:r w:rsidR="00E13B63" w:rsidRPr="003B4EC2">
        <w:rPr>
          <w:sz w:val="24"/>
        </w:rPr>
        <w:t xml:space="preserve"> </w:t>
      </w:r>
      <w:del w:id="415" w:author="Eldred, Laura" w:date="2020-12-29T13:00:00Z">
        <w:r w:rsidR="00E13B63" w:rsidRPr="003B4EC2" w:rsidDel="005670C2">
          <w:rPr>
            <w:sz w:val="24"/>
          </w:rPr>
          <w:delText>exceedances</w:delText>
        </w:r>
      </w:del>
    </w:p>
    <w:p w14:paraId="5FA0B932" w14:textId="77777777" w:rsidR="00370AB4" w:rsidRPr="00370AB4" w:rsidRDefault="00370AB4" w:rsidP="00370AB4"/>
    <w:p w14:paraId="459AA1C1" w14:textId="62B03378" w:rsidR="000E508E" w:rsidRDefault="00CB1EFA" w:rsidP="003D7C72">
      <w:pPr>
        <w:rPr>
          <w:bCs/>
          <w:sz w:val="24"/>
          <w:szCs w:val="24"/>
        </w:rPr>
      </w:pPr>
      <w:r>
        <w:rPr>
          <w:bCs/>
          <w:sz w:val="24"/>
          <w:szCs w:val="24"/>
        </w:rPr>
        <w:t xml:space="preserve">Zinc exceedances of </w:t>
      </w:r>
      <w:commentRangeStart w:id="416"/>
      <w:r>
        <w:rPr>
          <w:bCs/>
          <w:sz w:val="24"/>
          <w:szCs w:val="24"/>
        </w:rPr>
        <w:t xml:space="preserve">hardness-dependent </w:t>
      </w:r>
      <w:ins w:id="417" w:author="Benjamin Meyer" w:date="2021-02-19T14:59:00Z">
        <w:r w:rsidR="00BF0AB1">
          <w:rPr>
            <w:bCs/>
            <w:sz w:val="24"/>
            <w:szCs w:val="24"/>
          </w:rPr>
          <w:t>CCC</w:t>
        </w:r>
      </w:ins>
      <w:del w:id="418" w:author="Benjamin Meyer" w:date="2021-02-19T14:59:00Z">
        <w:r w:rsidDel="00BF0AB1">
          <w:rPr>
            <w:bCs/>
            <w:sz w:val="24"/>
            <w:szCs w:val="24"/>
          </w:rPr>
          <w:delText>toxicity</w:delText>
        </w:r>
      </w:del>
      <w:r>
        <w:rPr>
          <w:bCs/>
          <w:sz w:val="24"/>
          <w:szCs w:val="24"/>
        </w:rPr>
        <w:t xml:space="preserve"> </w:t>
      </w:r>
      <w:ins w:id="419" w:author="Benjamin Meyer" w:date="2021-02-19T14:59:00Z">
        <w:r w:rsidR="00BF0AB1">
          <w:rPr>
            <w:bCs/>
            <w:sz w:val="24"/>
            <w:szCs w:val="24"/>
          </w:rPr>
          <w:t>values</w:t>
        </w:r>
      </w:ins>
      <w:del w:id="420" w:author="Benjamin Meyer" w:date="2021-02-19T14:59:00Z">
        <w:r w:rsidDel="00BF0AB1">
          <w:rPr>
            <w:bCs/>
            <w:sz w:val="24"/>
            <w:szCs w:val="24"/>
          </w:rPr>
          <w:delText>criteria</w:delText>
        </w:r>
      </w:del>
      <w:r w:rsidR="00545467">
        <w:rPr>
          <w:bCs/>
          <w:sz w:val="24"/>
          <w:szCs w:val="24"/>
        </w:rPr>
        <w:t xml:space="preserve"> </w:t>
      </w:r>
      <w:commentRangeEnd w:id="416"/>
      <w:r w:rsidR="00B5420F">
        <w:rPr>
          <w:rStyle w:val="CommentReference"/>
        </w:rPr>
        <w:commentReference w:id="416"/>
      </w:r>
      <w:del w:id="421" w:author="Benjamin Meyer" w:date="2021-02-19T15:35:00Z">
        <w:r w:rsidR="00545467" w:rsidDel="00BB6133">
          <w:rPr>
            <w:bCs/>
            <w:sz w:val="24"/>
            <w:szCs w:val="24"/>
          </w:rPr>
          <w:delText>in 2019-2020</w:delText>
        </w:r>
        <w:r w:rsidDel="00BB6133">
          <w:rPr>
            <w:bCs/>
            <w:sz w:val="24"/>
            <w:szCs w:val="24"/>
          </w:rPr>
          <w:delText xml:space="preserve"> </w:delText>
        </w:r>
      </w:del>
      <w:r>
        <w:rPr>
          <w:bCs/>
          <w:sz w:val="24"/>
          <w:szCs w:val="24"/>
        </w:rPr>
        <w:t>were observe</w:t>
      </w:r>
      <w:ins w:id="422" w:author="Benjamin Meyer" w:date="2021-02-19T15:00:00Z">
        <w:r w:rsidR="00BF0AB1">
          <w:rPr>
            <w:bCs/>
            <w:sz w:val="24"/>
            <w:szCs w:val="24"/>
          </w:rPr>
          <w:t>d at several</w:t>
        </w:r>
      </w:ins>
      <w:del w:id="423" w:author="Benjamin Meyer" w:date="2021-02-19T15:00:00Z">
        <w:r w:rsidDel="00BF0AB1">
          <w:rPr>
            <w:bCs/>
            <w:sz w:val="24"/>
            <w:szCs w:val="24"/>
          </w:rPr>
          <w:delText xml:space="preserve">d </w:delText>
        </w:r>
        <w:commentRangeStart w:id="424"/>
        <w:commentRangeStart w:id="425"/>
        <w:r w:rsidR="00545467" w:rsidDel="00BF0AB1">
          <w:rPr>
            <w:bCs/>
            <w:sz w:val="24"/>
            <w:szCs w:val="24"/>
          </w:rPr>
          <w:delText>throughout the</w:delText>
        </w:r>
      </w:del>
      <w:r w:rsidR="00545467">
        <w:rPr>
          <w:bCs/>
          <w:sz w:val="24"/>
          <w:szCs w:val="24"/>
        </w:rPr>
        <w:t xml:space="preserve"> sampling</w:t>
      </w:r>
      <w:commentRangeEnd w:id="424"/>
      <w:r w:rsidR="007A05B7">
        <w:rPr>
          <w:rStyle w:val="CommentReference"/>
        </w:rPr>
        <w:commentReference w:id="424"/>
      </w:r>
      <w:commentRangeEnd w:id="425"/>
      <w:r w:rsidR="00BF0AB1">
        <w:rPr>
          <w:rStyle w:val="CommentReference"/>
        </w:rPr>
        <w:commentReference w:id="425"/>
      </w:r>
      <w:r w:rsidR="00545467">
        <w:rPr>
          <w:bCs/>
          <w:sz w:val="24"/>
          <w:szCs w:val="24"/>
        </w:rPr>
        <w:t xml:space="preserve"> </w:t>
      </w:r>
      <w:ins w:id="426" w:author="Benjamin Meyer" w:date="2021-02-19T15:00:00Z">
        <w:r w:rsidR="00BF0AB1">
          <w:rPr>
            <w:bCs/>
            <w:sz w:val="24"/>
            <w:szCs w:val="24"/>
          </w:rPr>
          <w:t>locations</w:t>
        </w:r>
      </w:ins>
      <w:del w:id="427" w:author="Benjamin Meyer" w:date="2021-02-19T15:00:00Z">
        <w:r w:rsidR="00545467" w:rsidDel="00BF0AB1">
          <w:rPr>
            <w:bCs/>
            <w:sz w:val="24"/>
            <w:szCs w:val="24"/>
          </w:rPr>
          <w:delText>area</w:delText>
        </w:r>
      </w:del>
      <w:r w:rsidR="00545467">
        <w:rPr>
          <w:bCs/>
          <w:sz w:val="24"/>
          <w:szCs w:val="24"/>
        </w:rPr>
        <w:t xml:space="preserve"> in 2019-2020, including </w:t>
      </w:r>
      <w:r>
        <w:rPr>
          <w:bCs/>
          <w:sz w:val="24"/>
          <w:szCs w:val="24"/>
        </w:rPr>
        <w:t>six of nine tributary sites a</w:t>
      </w:r>
      <w:r w:rsidR="00DB4F55">
        <w:rPr>
          <w:bCs/>
          <w:sz w:val="24"/>
          <w:szCs w:val="24"/>
        </w:rPr>
        <w:t xml:space="preserve">nd five of ten </w:t>
      </w:r>
      <w:proofErr w:type="spellStart"/>
      <w:r w:rsidR="00DB4F55">
        <w:rPr>
          <w:bCs/>
          <w:sz w:val="24"/>
          <w:szCs w:val="24"/>
        </w:rPr>
        <w:t>mainstem</w:t>
      </w:r>
      <w:proofErr w:type="spellEnd"/>
      <w:r w:rsidR="00DB4F55">
        <w:rPr>
          <w:bCs/>
          <w:sz w:val="24"/>
          <w:szCs w:val="24"/>
        </w:rPr>
        <w:t xml:space="preserve"> sites. </w:t>
      </w:r>
      <w:r w:rsidR="00545467">
        <w:rPr>
          <w:bCs/>
          <w:sz w:val="24"/>
          <w:szCs w:val="24"/>
        </w:rPr>
        <w:t>Zinc exceedances</w:t>
      </w:r>
      <w:r w:rsidR="000F731E">
        <w:rPr>
          <w:bCs/>
          <w:sz w:val="24"/>
          <w:szCs w:val="24"/>
        </w:rPr>
        <w:t xml:space="preserve"> suggested </w:t>
      </w:r>
      <w:r w:rsidR="00256F73">
        <w:rPr>
          <w:bCs/>
          <w:sz w:val="24"/>
          <w:szCs w:val="24"/>
        </w:rPr>
        <w:t>a</w:t>
      </w:r>
      <w:del w:id="428" w:author="Benjamin Meyer" w:date="2021-02-19T15:20:00Z">
        <w:r w:rsidR="00256F73" w:rsidDel="00256F73">
          <w:rPr>
            <w:bCs/>
            <w:sz w:val="24"/>
            <w:szCs w:val="24"/>
          </w:rPr>
          <w:delText xml:space="preserve"> </w:delText>
        </w:r>
        <w:r w:rsidR="000F731E" w:rsidDel="00256F73">
          <w:rPr>
            <w:bCs/>
            <w:sz w:val="24"/>
            <w:szCs w:val="24"/>
          </w:rPr>
          <w:delText>clear</w:delText>
        </w:r>
      </w:del>
      <w:r w:rsidR="000F731E">
        <w:rPr>
          <w:bCs/>
          <w:sz w:val="24"/>
          <w:szCs w:val="24"/>
        </w:rPr>
        <w:t xml:space="preserve"> spatial</w:t>
      </w:r>
      <w:ins w:id="429" w:author="Apsens, Sarah" w:date="2020-12-28T15:20:00Z">
        <w:r w:rsidR="007A05B7">
          <w:rPr>
            <w:bCs/>
            <w:sz w:val="24"/>
            <w:szCs w:val="24"/>
          </w:rPr>
          <w:t xml:space="preserve"> trend.</w:t>
        </w:r>
      </w:ins>
      <w:del w:id="430" w:author="Apsens, Sarah" w:date="2020-12-28T15:20:00Z">
        <w:r w:rsidR="000F731E" w:rsidDel="007A05B7">
          <w:rPr>
            <w:bCs/>
            <w:sz w:val="24"/>
            <w:szCs w:val="24"/>
          </w:rPr>
          <w:delText xml:space="preserve"> </w:delText>
        </w:r>
        <w:commentRangeStart w:id="431"/>
        <w:r w:rsidR="001A2D92" w:rsidDel="007A05B7">
          <w:rPr>
            <w:bCs/>
            <w:sz w:val="24"/>
            <w:szCs w:val="24"/>
          </w:rPr>
          <w:delText xml:space="preserve">and </w:delText>
        </w:r>
        <w:r w:rsidR="000F731E" w:rsidDel="007A05B7">
          <w:rPr>
            <w:bCs/>
            <w:sz w:val="24"/>
            <w:szCs w:val="24"/>
          </w:rPr>
          <w:delText xml:space="preserve">temporal trends throughout </w:delText>
        </w:r>
        <w:commentRangeEnd w:id="431"/>
        <w:r w:rsidR="007A05B7" w:rsidDel="007A05B7">
          <w:rPr>
            <w:rStyle w:val="CommentReference"/>
          </w:rPr>
          <w:commentReference w:id="431"/>
        </w:r>
        <w:r w:rsidR="000F731E" w:rsidDel="007A05B7">
          <w:rPr>
            <w:bCs/>
            <w:sz w:val="24"/>
            <w:szCs w:val="24"/>
          </w:rPr>
          <w:delText>our sampling sites</w:delText>
        </w:r>
      </w:del>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432"/>
      <w:r w:rsidR="003D7C72">
        <w:rPr>
          <w:bCs/>
          <w:sz w:val="24"/>
          <w:szCs w:val="24"/>
        </w:rPr>
        <w:t>estuary</w:t>
      </w:r>
      <w:commentRangeEnd w:id="432"/>
      <w:r w:rsidR="00FC199C">
        <w:rPr>
          <w:rStyle w:val="CommentReference"/>
        </w:rPr>
        <w:commentReference w:id="432"/>
      </w:r>
      <w:r w:rsidR="003D7C72">
        <w:rPr>
          <w:bCs/>
          <w:sz w:val="24"/>
          <w:szCs w:val="24"/>
        </w:rPr>
        <w:t xml:space="preserve">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w:t>
      </w:r>
      <w:del w:id="433" w:author="Eldred, Laura" w:date="2020-12-29T13:01:00Z">
        <w:r w:rsidR="00545467" w:rsidDel="00BF1CD5">
          <w:rPr>
            <w:bCs/>
            <w:sz w:val="24"/>
            <w:szCs w:val="24"/>
          </w:rPr>
          <w:delText>s</w:delText>
        </w:r>
      </w:del>
      <w:r w:rsidR="00545467">
        <w:rPr>
          <w:bCs/>
          <w:sz w:val="24"/>
          <w:szCs w:val="24"/>
        </w:rPr>
        <w:t xml:space="preserve"> of development within</w:t>
      </w:r>
      <w:r w:rsidR="00D918D7">
        <w:rPr>
          <w:bCs/>
          <w:sz w:val="24"/>
          <w:szCs w:val="24"/>
        </w:rPr>
        <w:t xml:space="preserve"> the Kenai River watershed, </w:t>
      </w:r>
      <w:ins w:id="434" w:author="Benjamin Meyer" w:date="2021-02-19T15:30:00Z">
        <w:r w:rsidR="00D918D7">
          <w:rPr>
            <w:bCs/>
            <w:sz w:val="24"/>
            <w:szCs w:val="24"/>
          </w:rPr>
          <w:t>while</w:t>
        </w:r>
      </w:ins>
      <w:r w:rsidR="00256F73">
        <w:rPr>
          <w:bCs/>
          <w:sz w:val="24"/>
          <w:szCs w:val="24"/>
        </w:rPr>
        <w:t xml:space="preserve"> </w:t>
      </w:r>
      <w:del w:id="435" w:author="Benjamin Meyer" w:date="2021-02-19T15:26:00Z">
        <w:r w:rsidR="00545467" w:rsidDel="00D918D7">
          <w:rPr>
            <w:bCs/>
            <w:sz w:val="24"/>
            <w:szCs w:val="24"/>
          </w:rPr>
          <w:delText>Located throughout these developed areas are numerous potential</w:delText>
        </w:r>
        <w:r w:rsidR="00175C94" w:rsidDel="00D918D7">
          <w:rPr>
            <w:bCs/>
            <w:sz w:val="24"/>
            <w:szCs w:val="24"/>
          </w:rPr>
          <w:delText xml:space="preserve"> anthropogenic sources</w:delText>
        </w:r>
        <w:r w:rsidR="00545467" w:rsidDel="00D918D7">
          <w:rPr>
            <w:bCs/>
            <w:sz w:val="24"/>
            <w:szCs w:val="24"/>
          </w:rPr>
          <w:delText xml:space="preserve"> of copper and zinc, including t</w:delText>
        </w:r>
        <w:commentRangeStart w:id="436"/>
        <w:r w:rsidR="00545467" w:rsidDel="00D918D7">
          <w:rPr>
            <w:bCs/>
            <w:sz w:val="24"/>
            <w:szCs w:val="24"/>
          </w:rPr>
          <w:delText>housands</w:delText>
        </w:r>
        <w:commentRangeEnd w:id="436"/>
        <w:r w:rsidR="007A05B7" w:rsidDel="00D918D7">
          <w:rPr>
            <w:rStyle w:val="CommentReference"/>
          </w:rPr>
          <w:commentReference w:id="436"/>
        </w:r>
        <w:r w:rsidR="00545467" w:rsidDel="00D918D7">
          <w:rPr>
            <w:bCs/>
            <w:sz w:val="24"/>
            <w:szCs w:val="24"/>
          </w:rPr>
          <w:delText xml:space="preserve"> of impervious surfaces, daily tire wear and brake use</w:delText>
        </w:r>
      </w:del>
      <w:ins w:id="437" w:author="Apsens, Sarah" w:date="2020-12-30T11:49:00Z">
        <w:del w:id="438" w:author="Benjamin Meyer" w:date="2021-02-19T15:26:00Z">
          <w:r w:rsidR="0066467A" w:rsidDel="00D918D7">
            <w:rPr>
              <w:bCs/>
              <w:sz w:val="24"/>
              <w:szCs w:val="24"/>
            </w:rPr>
            <w:delText>tire a</w:delText>
          </w:r>
        </w:del>
      </w:ins>
      <w:ins w:id="439" w:author="Apsens, Sarah" w:date="2020-12-30T11:50:00Z">
        <w:del w:id="440" w:author="Benjamin Meyer" w:date="2021-02-19T15:26:00Z">
          <w:r w:rsidR="0066467A" w:rsidDel="00D918D7">
            <w:rPr>
              <w:bCs/>
              <w:sz w:val="24"/>
              <w:szCs w:val="24"/>
            </w:rPr>
            <w:delText>nd br</w:delText>
          </w:r>
        </w:del>
        <w:del w:id="441" w:author="Benjamin Meyer" w:date="2021-02-19T15:14:00Z">
          <w:r w:rsidR="0066467A" w:rsidDel="00256F73">
            <w:rPr>
              <w:bCs/>
              <w:sz w:val="24"/>
              <w:szCs w:val="24"/>
            </w:rPr>
            <w:delText>eak</w:delText>
          </w:r>
        </w:del>
        <w:del w:id="442" w:author="Benjamin Meyer" w:date="2021-02-19T15:26:00Z">
          <w:r w:rsidR="0066467A" w:rsidDel="00D918D7">
            <w:rPr>
              <w:bCs/>
              <w:sz w:val="24"/>
              <w:szCs w:val="24"/>
            </w:rPr>
            <w:delText xml:space="preserve"> dust</w:delText>
          </w:r>
        </w:del>
      </w:ins>
      <w:del w:id="443" w:author="Benjamin Meyer" w:date="2021-02-19T15:26:00Z">
        <w:r w:rsidR="00545467" w:rsidDel="00D918D7">
          <w:rPr>
            <w:bCs/>
            <w:sz w:val="24"/>
            <w:szCs w:val="24"/>
          </w:rPr>
          <w:delText xml:space="preserve">, motor oil, fertilizer and </w:delText>
        </w:r>
        <w:r w:rsidR="00256F73" w:rsidDel="00D918D7">
          <w:rPr>
            <w:bCs/>
            <w:sz w:val="24"/>
            <w:szCs w:val="24"/>
          </w:rPr>
          <w:delText xml:space="preserve">pesticides (KWF, 2017). </w:delText>
        </w:r>
      </w:del>
      <w:ins w:id="444" w:author="Benjamin Meyer" w:date="2021-02-19T15:30:00Z">
        <w:r w:rsidR="00D918D7">
          <w:rPr>
            <w:bCs/>
            <w:sz w:val="24"/>
            <w:szCs w:val="24"/>
          </w:rPr>
          <w:t>n</w:t>
        </w:r>
      </w:ins>
      <w:del w:id="445" w:author="Benjamin Meyer" w:date="2021-02-19T15:30:00Z">
        <w:r w:rsidR="00545467" w:rsidDel="00D918D7">
          <w:rPr>
            <w:bCs/>
            <w:sz w:val="24"/>
            <w:szCs w:val="24"/>
          </w:rPr>
          <w:delText>N</w:delText>
        </w:r>
      </w:del>
      <w:r w:rsidR="00545467">
        <w:rPr>
          <w:bCs/>
          <w:sz w:val="24"/>
          <w:szCs w:val="24"/>
        </w:rPr>
        <w:t xml:space="preserve">o exceedances were </w:t>
      </w:r>
      <w:r w:rsidR="003D7C72">
        <w:rPr>
          <w:bCs/>
          <w:sz w:val="24"/>
          <w:szCs w:val="24"/>
        </w:rPr>
        <w:t xml:space="preserve">observed at Jim’s Landing, </w:t>
      </w:r>
      <w:proofErr w:type="spellStart"/>
      <w:r w:rsidR="003D7C72">
        <w:rPr>
          <w:bCs/>
          <w:sz w:val="24"/>
          <w:szCs w:val="24"/>
        </w:rPr>
        <w:t>Skilak</w:t>
      </w:r>
      <w:proofErr w:type="spellEnd"/>
      <w:r w:rsidR="003D7C72">
        <w:rPr>
          <w:bCs/>
          <w:sz w:val="24"/>
          <w:szCs w:val="24"/>
        </w:rPr>
        <w:t xml:space="preserve"> Lake Outlet, or Lower Funny River</w:t>
      </w:r>
      <w:r w:rsidR="00175C94">
        <w:rPr>
          <w:bCs/>
          <w:sz w:val="24"/>
          <w:szCs w:val="24"/>
        </w:rPr>
        <w:t xml:space="preserve">, sites which have minimal potential for </w:t>
      </w:r>
      <w:commentRangeStart w:id="446"/>
      <w:commentRangeStart w:id="447"/>
      <w:r w:rsidR="00175C94">
        <w:rPr>
          <w:bCs/>
          <w:sz w:val="24"/>
          <w:szCs w:val="24"/>
        </w:rPr>
        <w:t>anthropogenic influence</w:t>
      </w:r>
      <w:commentRangeEnd w:id="446"/>
      <w:r w:rsidR="0066467A">
        <w:rPr>
          <w:rStyle w:val="CommentReference"/>
        </w:rPr>
        <w:commentReference w:id="446"/>
      </w:r>
      <w:commentRangeEnd w:id="447"/>
      <w:r w:rsidR="00D918D7">
        <w:rPr>
          <w:rStyle w:val="CommentReference"/>
        </w:rPr>
        <w:commentReference w:id="447"/>
      </w:r>
      <w:r w:rsidR="003D7C72">
        <w:rPr>
          <w:bCs/>
          <w:sz w:val="24"/>
          <w:szCs w:val="24"/>
        </w:rPr>
        <w:t>.</w:t>
      </w:r>
    </w:p>
    <w:p w14:paraId="584B1421" w14:textId="77777777" w:rsidR="003D7C72" w:rsidRDefault="003D7C72" w:rsidP="00CB1EFA">
      <w:pPr>
        <w:rPr>
          <w:bCs/>
          <w:sz w:val="24"/>
          <w:szCs w:val="24"/>
        </w:rPr>
      </w:pPr>
    </w:p>
    <w:p w14:paraId="2FC10F45" w14:textId="5BC5C635" w:rsidR="000E508E" w:rsidDel="00BF0AB1" w:rsidRDefault="00CB1EFA" w:rsidP="00856719">
      <w:pPr>
        <w:rPr>
          <w:del w:id="448" w:author="Benjamin Meyer" w:date="2021-02-19T14:54:00Z"/>
          <w:bCs/>
          <w:sz w:val="24"/>
          <w:szCs w:val="24"/>
        </w:rPr>
      </w:pPr>
      <w:r>
        <w:rPr>
          <w:bCs/>
          <w:sz w:val="24"/>
          <w:szCs w:val="24"/>
        </w:rPr>
        <w:t>The sampling event on April 30, 2019</w:t>
      </w:r>
      <w:r w:rsidR="00BD4D4B">
        <w:rPr>
          <w:bCs/>
          <w:sz w:val="24"/>
          <w:szCs w:val="24"/>
        </w:rPr>
        <w:t>, where zinc exceedances were simultaneously observed at three tributary and five main</w:t>
      </w:r>
      <w:ins w:id="449" w:author="Benjamin Meyer" w:date="2021-02-19T16:10:00Z">
        <w:r w:rsidR="00731330">
          <w:rPr>
            <w:bCs/>
            <w:sz w:val="24"/>
            <w:szCs w:val="24"/>
          </w:rPr>
          <w:t xml:space="preserve"> </w:t>
        </w:r>
      </w:ins>
      <w:r w:rsidR="00BD4D4B">
        <w:rPr>
          <w:bCs/>
          <w:sz w:val="24"/>
          <w:szCs w:val="24"/>
        </w:rPr>
        <w:t>stem sites</w:t>
      </w:r>
      <w:ins w:id="450" w:author="Benjamin Meyer" w:date="2021-02-19T16:11:00Z">
        <w:r w:rsidR="00731330">
          <w:rPr>
            <w:bCs/>
            <w:sz w:val="24"/>
            <w:szCs w:val="24"/>
          </w:rPr>
          <w:t xml:space="preserve"> (Figures 5, 6, and 7)</w:t>
        </w:r>
      </w:ins>
      <w:r w:rsidR="00BD4D4B">
        <w:rPr>
          <w:bCs/>
          <w:sz w:val="24"/>
          <w:szCs w:val="24"/>
        </w:rPr>
        <w:t xml:space="preserve">, </w:t>
      </w:r>
      <w:ins w:id="451" w:author="Benjamin Meyer" w:date="2021-02-19T16:10:00Z">
        <w:r w:rsidR="00731330">
          <w:rPr>
            <w:bCs/>
            <w:sz w:val="24"/>
            <w:szCs w:val="24"/>
          </w:rPr>
          <w:t xml:space="preserve">could </w:t>
        </w:r>
      </w:ins>
      <w:r w:rsidR="00BD4D4B">
        <w:rPr>
          <w:bCs/>
          <w:sz w:val="24"/>
          <w:szCs w:val="24"/>
        </w:rPr>
        <w:t>suggest</w:t>
      </w:r>
      <w:del w:id="452" w:author="Benjamin Meyer" w:date="2021-02-19T16:10:00Z">
        <w:r w:rsidR="002C2148" w:rsidDel="00731330">
          <w:rPr>
            <w:bCs/>
            <w:sz w:val="24"/>
            <w:szCs w:val="24"/>
          </w:rPr>
          <w:delText>s</w:delText>
        </w:r>
      </w:del>
      <w:r w:rsidR="00BD4D4B">
        <w:rPr>
          <w:bCs/>
          <w:sz w:val="24"/>
          <w:szCs w:val="24"/>
        </w:rPr>
        <w:t xml:space="preserve"> a r</w:t>
      </w:r>
      <w:r w:rsidR="00086350">
        <w:rPr>
          <w:bCs/>
          <w:sz w:val="24"/>
          <w:szCs w:val="24"/>
        </w:rPr>
        <w:t>egion-wide meteorological process</w:t>
      </w:r>
      <w:r w:rsidR="001A2D92">
        <w:rPr>
          <w:bCs/>
          <w:sz w:val="24"/>
          <w:szCs w:val="24"/>
        </w:rPr>
        <w:t xml:space="preserve"> such as snowmelt or precipitation</w:t>
      </w:r>
      <w:del w:id="453" w:author="Benjamin Meyer" w:date="2021-02-19T16:10:00Z">
        <w:r w:rsidR="001A2D92" w:rsidDel="00731330">
          <w:rPr>
            <w:bCs/>
            <w:sz w:val="24"/>
            <w:szCs w:val="24"/>
          </w:rPr>
          <w:delText xml:space="preserve"> </w:delText>
        </w:r>
      </w:del>
      <w:ins w:id="454" w:author="Benjamin Meyer" w:date="2021-02-19T16:10:00Z">
        <w:r w:rsidR="00731330">
          <w:rPr>
            <w:bCs/>
            <w:sz w:val="24"/>
            <w:szCs w:val="24"/>
          </w:rPr>
          <w:t xml:space="preserve"> that </w:t>
        </w:r>
      </w:ins>
      <w:r w:rsidR="001A2D92">
        <w:rPr>
          <w:bCs/>
          <w:sz w:val="24"/>
          <w:szCs w:val="24"/>
        </w:rPr>
        <w:t>help</w:t>
      </w:r>
      <w:r w:rsidR="008D1C14">
        <w:rPr>
          <w:bCs/>
          <w:sz w:val="24"/>
          <w:szCs w:val="24"/>
        </w:rPr>
        <w:t>s</w:t>
      </w:r>
      <w:del w:id="455" w:author="Benjamin Meyer" w:date="2021-02-19T16:10:00Z">
        <w:r w:rsidR="001A2D92" w:rsidDel="00731330">
          <w:rPr>
            <w:bCs/>
            <w:sz w:val="24"/>
            <w:szCs w:val="24"/>
          </w:rPr>
          <w:delText>ed</w:delText>
        </w:r>
      </w:del>
      <w:r w:rsidR="001A2D92">
        <w:rPr>
          <w:bCs/>
          <w:sz w:val="24"/>
          <w:szCs w:val="24"/>
        </w:rPr>
        <w:t xml:space="preserve"> to drive the elevated concentrations</w:t>
      </w:r>
      <w:ins w:id="456" w:author="Eldred, Laura" w:date="2020-12-29T13:04:00Z">
        <w:r w:rsidR="00BF1CD5">
          <w:rPr>
            <w:bCs/>
            <w:sz w:val="24"/>
            <w:szCs w:val="24"/>
          </w:rPr>
          <w:t xml:space="preserve"> and warrants further investigation</w:t>
        </w:r>
      </w:ins>
      <w:r w:rsidR="001A2D92">
        <w:rPr>
          <w:bCs/>
          <w:sz w:val="24"/>
          <w:szCs w:val="24"/>
        </w:rPr>
        <w:t>.</w:t>
      </w:r>
    </w:p>
    <w:p w14:paraId="5407E6F9" w14:textId="21A82C5F" w:rsidR="000E508E" w:rsidRDefault="000E508E" w:rsidP="00856719">
      <w:pPr>
        <w:rPr>
          <w:bCs/>
          <w:sz w:val="24"/>
          <w:szCs w:val="24"/>
        </w:rPr>
      </w:pPr>
    </w:p>
    <w:p w14:paraId="2EBB996C" w14:textId="3C238BFC" w:rsidR="000E508E" w:rsidDel="00BF0AB1" w:rsidRDefault="000E508E" w:rsidP="000E508E">
      <w:pPr>
        <w:rPr>
          <w:moveFrom w:id="457" w:author="Benjamin Meyer" w:date="2021-02-19T14:54:00Z"/>
          <w:bCs/>
          <w:sz w:val="24"/>
          <w:szCs w:val="24"/>
        </w:rPr>
      </w:pPr>
      <w:moveFromRangeStart w:id="458" w:author="Benjamin Meyer" w:date="2021-02-19T14:54:00Z" w:name="move64638913"/>
      <w:moveFrom w:id="459" w:author="Benjamin Meyer" w:date="2021-02-19T14:54:00Z">
        <w:r w:rsidDel="00BF0AB1">
          <w:rPr>
            <w:bCs/>
            <w:sz w:val="24"/>
            <w:szCs w:val="24"/>
          </w:rPr>
          <w:t>Annual sampling for zinc will continue at these and other sites in order to monitor for future exceedances or trending changes over time.</w:t>
        </w:r>
      </w:moveFrom>
    </w:p>
    <w:moveFromRangeEnd w:id="458"/>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460" w:name="_Toc64271439"/>
      <w:r>
        <w:rPr>
          <w:sz w:val="24"/>
        </w:rPr>
        <w:t>Variation among re</w:t>
      </w:r>
      <w:r w:rsidR="00FB4DBB" w:rsidRPr="00EB2CAD">
        <w:rPr>
          <w:sz w:val="24"/>
        </w:rPr>
        <w:t>plicate samples</w:t>
      </w:r>
      <w:bookmarkEnd w:id="460"/>
    </w:p>
    <w:p w14:paraId="11397BBF" w14:textId="77777777" w:rsidR="00CF2AAF" w:rsidRPr="00CF2AAF" w:rsidRDefault="00CF2AAF" w:rsidP="00CF2AAF"/>
    <w:p w14:paraId="23AB878C" w14:textId="6158C9C1" w:rsidR="007432FC" w:rsidRDefault="00BF1CD5" w:rsidP="007432FC">
      <w:pPr>
        <w:rPr>
          <w:sz w:val="24"/>
          <w:szCs w:val="24"/>
        </w:rPr>
      </w:pPr>
      <w:ins w:id="461" w:author="Eldred, Laura" w:date="2020-12-29T13:04:00Z">
        <w:r>
          <w:rPr>
            <w:sz w:val="24"/>
            <w:szCs w:val="24"/>
          </w:rPr>
          <w:t>The</w:t>
        </w:r>
      </w:ins>
      <w:ins w:id="462" w:author="Apsens, Sarah" w:date="2020-12-30T13:15:00Z">
        <w:r w:rsidR="0024174C">
          <w:rPr>
            <w:sz w:val="24"/>
            <w:szCs w:val="24"/>
          </w:rPr>
          <w:t xml:space="preserve"> project</w:t>
        </w:r>
      </w:ins>
      <w:ins w:id="463" w:author="Eldred, Laura" w:date="2020-12-29T13:04:00Z">
        <w:r>
          <w:rPr>
            <w:sz w:val="24"/>
            <w:szCs w:val="24"/>
          </w:rPr>
          <w:t xml:space="preserve"> QAPP</w:t>
        </w:r>
      </w:ins>
      <w:r w:rsidR="00EA0FC7">
        <w:rPr>
          <w:sz w:val="24"/>
          <w:szCs w:val="24"/>
        </w:rPr>
        <w:t xml:space="preserve"> </w:t>
      </w:r>
      <w:r w:rsidR="00934CC8">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934CC8">
        <w:rPr>
          <w:sz w:val="24"/>
          <w:szCs w:val="24"/>
        </w:rPr>
        <w:instrText>ADDIN paperpile_citation &lt;clusterId&gt;R581X848T238R952&lt;/clusterId&gt;&lt;version&gt;0.6.11&lt;/version&gt;&lt;metadata&gt;&lt;citation&gt;&lt;id&gt;89888691-6eda-42f9-847e-9ebd53a36565&lt;/id&gt;&lt;no_author/&gt;&lt;prefix/&gt;&lt;suffix/&gt;&lt;locator/&gt;&lt;locator_label&gt;page&lt;/locator_label&gt;&lt;/citation&gt;&lt;/metadata&gt; \* MERGEFORMAT</w:instrText>
      </w:r>
      <w:r w:rsidR="00934CC8">
        <w:rPr>
          <w:sz w:val="24"/>
          <w:szCs w:val="24"/>
        </w:rPr>
      </w:r>
      <w:r w:rsidR="00934CC8">
        <w:rPr>
          <w:sz w:val="24"/>
          <w:szCs w:val="24"/>
        </w:rPr>
        <w:fldChar w:fldCharType="separate"/>
      </w:r>
      <w:r w:rsidR="00977D24">
        <w:rPr>
          <w:noProof/>
          <w:sz w:val="24"/>
          <w:szCs w:val="24"/>
        </w:rPr>
        <w:t>(ADEC 2020a)</w:t>
      </w:r>
      <w:r w:rsidR="00934CC8">
        <w:rPr>
          <w:sz w:val="24"/>
          <w:szCs w:val="24"/>
        </w:rPr>
        <w:fldChar w:fldCharType="end"/>
      </w:r>
      <w:r w:rsidR="00934CC8">
        <w:rPr>
          <w:sz w:val="24"/>
          <w:szCs w:val="24"/>
        </w:rPr>
        <w:t xml:space="preserve"> </w:t>
      </w:r>
      <w:ins w:id="464" w:author="Eldred, Laura" w:date="2020-12-29T13:04:00Z">
        <w:r>
          <w:rPr>
            <w:sz w:val="24"/>
            <w:szCs w:val="24"/>
          </w:rPr>
          <w:t>requires data verification by</w:t>
        </w:r>
      </w:ins>
      <w:ins w:id="465" w:author="Eldred, Laura" w:date="2020-12-29T13:05:00Z">
        <w:r>
          <w:rPr>
            <w:sz w:val="24"/>
            <w:szCs w:val="24"/>
          </w:rPr>
          <w:t xml:space="preserve"> </w:t>
        </w:r>
      </w:ins>
      <w:del w:id="466" w:author="Eldred, Laura" w:date="2020-12-29T13:05:00Z">
        <w:r w:rsidR="00FB4DBB" w:rsidDel="00BF1CD5">
          <w:rPr>
            <w:sz w:val="24"/>
            <w:szCs w:val="24"/>
          </w:rPr>
          <w:delText xml:space="preserve">The exercise </w:delText>
        </w:r>
        <w:r w:rsidR="00732355" w:rsidDel="00BF1CD5">
          <w:rPr>
            <w:sz w:val="24"/>
            <w:szCs w:val="24"/>
          </w:rPr>
          <w:delText xml:space="preserve">of </w:delText>
        </w:r>
      </w:del>
      <w:r w:rsidR="00732355">
        <w:rPr>
          <w:sz w:val="24"/>
          <w:szCs w:val="24"/>
        </w:rPr>
        <w:t>examining variation among re</w:t>
      </w:r>
      <w:r w:rsidR="00FB4DBB">
        <w:rPr>
          <w:sz w:val="24"/>
          <w:szCs w:val="24"/>
        </w:rPr>
        <w:t xml:space="preserve">plicate </w:t>
      </w:r>
      <w:r w:rsidR="00FB4DBB">
        <w:rPr>
          <w:sz w:val="24"/>
          <w:szCs w:val="24"/>
        </w:rPr>
        <w:lastRenderedPageBreak/>
        <w:t>samples</w:t>
      </w:r>
      <w:ins w:id="467" w:author="Eldred, Laura" w:date="2020-12-29T13:05:00Z">
        <w:r>
          <w:rPr>
            <w:sz w:val="24"/>
            <w:szCs w:val="24"/>
          </w:rPr>
          <w:t xml:space="preserve"> compared to the</w:t>
        </w:r>
      </w:ins>
      <w:ins w:id="468" w:author="Benjamin Meyer" w:date="2021-02-22T17:12:00Z">
        <w:r w:rsidR="00315A3F">
          <w:rPr>
            <w:sz w:val="24"/>
            <w:szCs w:val="24"/>
          </w:rPr>
          <w:t xml:space="preserve"> designated</w:t>
        </w:r>
      </w:ins>
      <w:ins w:id="469" w:author="Eldred, Laura" w:date="2020-12-29T13:05:00Z">
        <w:del w:id="470" w:author="Benjamin Meyer" w:date="2021-02-22T17:12:00Z">
          <w:r w:rsidDel="00315A3F">
            <w:rPr>
              <w:sz w:val="24"/>
              <w:szCs w:val="24"/>
            </w:rPr>
            <w:delText xml:space="preserve"> actual</w:delText>
          </w:r>
        </w:del>
        <w:r>
          <w:rPr>
            <w:sz w:val="24"/>
            <w:szCs w:val="24"/>
          </w:rPr>
          <w:t xml:space="preserve"> samples</w:t>
        </w:r>
      </w:ins>
      <w:r w:rsidR="00754B4C">
        <w:rPr>
          <w:sz w:val="24"/>
          <w:szCs w:val="24"/>
        </w:rPr>
        <w:t xml:space="preserve"> </w:t>
      </w:r>
      <w:del w:id="471" w:author="Apsens, Sarah" w:date="2020-12-30T11:53:00Z">
        <w:r w:rsidR="00754B4C" w:rsidDel="0066467A">
          <w:rPr>
            <w:sz w:val="24"/>
            <w:szCs w:val="24"/>
          </w:rPr>
          <w:delText>in 2019-2020</w:delText>
        </w:r>
      </w:del>
      <w:ins w:id="472" w:author="Eldred, Laura" w:date="2020-12-29T13:05:00Z">
        <w:del w:id="473" w:author="Apsens, Sarah" w:date="2020-12-30T11:53:00Z">
          <w:r w:rsidDel="0066467A">
            <w:rPr>
              <w:sz w:val="24"/>
              <w:szCs w:val="24"/>
            </w:rPr>
            <w:delText xml:space="preserve"> </w:delText>
          </w:r>
        </w:del>
        <w:r>
          <w:rPr>
            <w:sz w:val="24"/>
            <w:szCs w:val="24"/>
          </w:rPr>
          <w:t xml:space="preserve">and calculating the relative percent difference. </w:t>
        </w:r>
      </w:ins>
      <w:ins w:id="474" w:author="Apsens, Sarah" w:date="2020-12-30T11:53:00Z">
        <w:r w:rsidR="0066467A">
          <w:rPr>
            <w:sz w:val="24"/>
            <w:szCs w:val="24"/>
          </w:rPr>
          <w:t>In 2019-2020, o</w:t>
        </w:r>
      </w:ins>
      <w:ins w:id="475" w:author="Eldred, Laura" w:date="2020-12-29T13:06:00Z">
        <w:del w:id="476" w:author="Apsens, Sarah" w:date="2020-12-30T11:53:00Z">
          <w:r w:rsidDel="0066467A">
            <w:rPr>
              <w:sz w:val="24"/>
              <w:szCs w:val="24"/>
            </w:rPr>
            <w:delText>O</w:delText>
          </w:r>
        </w:del>
        <w:r>
          <w:rPr>
            <w:sz w:val="24"/>
            <w:szCs w:val="24"/>
          </w:rPr>
          <w:t>utcomes</w:t>
        </w:r>
      </w:ins>
      <w:r w:rsidR="00754B4C">
        <w:rPr>
          <w:sz w:val="24"/>
          <w:szCs w:val="24"/>
        </w:rPr>
        <w:t xml:space="preserve"> </w:t>
      </w:r>
      <w:del w:id="477" w:author="Eldred, Laura" w:date="2020-12-29T13:06:00Z">
        <w:r w:rsidR="00754B4C" w:rsidDel="00BF1CD5">
          <w:rPr>
            <w:sz w:val="24"/>
            <w:szCs w:val="24"/>
          </w:rPr>
          <w:delText>results</w:delText>
        </w:r>
        <w:r w:rsidR="00732355" w:rsidDel="00BF1CD5">
          <w:rPr>
            <w:sz w:val="24"/>
            <w:szCs w:val="24"/>
          </w:rPr>
          <w:delText xml:space="preserve"> </w:delText>
        </w:r>
      </w:del>
      <w:r w:rsidR="00CF2AAF">
        <w:rPr>
          <w:sz w:val="24"/>
          <w:szCs w:val="24"/>
        </w:rPr>
        <w:t xml:space="preserve">revealed that data from </w:t>
      </w:r>
      <w:r w:rsidR="000C7838">
        <w:rPr>
          <w:sz w:val="24"/>
          <w:szCs w:val="24"/>
        </w:rPr>
        <w:t xml:space="preserve">some </w:t>
      </w:r>
      <w:r w:rsidR="00CF2AAF">
        <w:rPr>
          <w:sz w:val="24"/>
          <w:szCs w:val="24"/>
        </w:rPr>
        <w:t xml:space="preserve">instantaneous </w:t>
      </w:r>
      <w:commentRangeStart w:id="478"/>
      <w:commentRangeStart w:id="479"/>
      <w:r w:rsidR="00CF2AAF">
        <w:rPr>
          <w:sz w:val="24"/>
          <w:szCs w:val="24"/>
        </w:rPr>
        <w:t xml:space="preserve">grab samples </w:t>
      </w:r>
      <w:ins w:id="480" w:author="Benjamin Meyer" w:date="2021-02-19T17:21:00Z">
        <w:r w:rsidR="000C7838">
          <w:rPr>
            <w:sz w:val="24"/>
            <w:szCs w:val="24"/>
          </w:rPr>
          <w:t>do not meet data quality objectives defined for this project (&lt; 20% RPD</w:t>
        </w:r>
      </w:ins>
      <w:ins w:id="481" w:author="Benjamin Meyer" w:date="2021-02-19T17:22:00Z">
        <w:r w:rsidR="000C7838">
          <w:rPr>
            <w:sz w:val="24"/>
            <w:szCs w:val="24"/>
          </w:rPr>
          <w:t>)</w:t>
        </w:r>
        <w:r w:rsidR="00C14BD9">
          <w:rPr>
            <w:sz w:val="24"/>
            <w:szCs w:val="24"/>
          </w:rPr>
          <w:t xml:space="preserve"> and should not be employed to make management decisions</w:t>
        </w:r>
      </w:ins>
      <w:del w:id="482" w:author="Benjamin Meyer" w:date="2021-02-19T17:21:00Z">
        <w:r w:rsidR="00CF2AAF" w:rsidDel="000C7838">
          <w:rPr>
            <w:sz w:val="24"/>
            <w:szCs w:val="24"/>
          </w:rPr>
          <w:delText>should be interpreted with some moderation</w:delText>
        </w:r>
      </w:del>
      <w:commentRangeEnd w:id="478"/>
      <w:r w:rsidR="008A4C86">
        <w:rPr>
          <w:rStyle w:val="CommentReference"/>
        </w:rPr>
        <w:commentReference w:id="478"/>
      </w:r>
      <w:commentRangeEnd w:id="479"/>
      <w:r w:rsidR="008E1724">
        <w:rPr>
          <w:rStyle w:val="CommentReference"/>
        </w:rPr>
        <w:commentReference w:id="479"/>
      </w:r>
      <w:r w:rsidR="00CF2AAF">
        <w:rPr>
          <w:sz w:val="24"/>
          <w:szCs w:val="24"/>
        </w:rPr>
        <w:t>.</w:t>
      </w:r>
      <w:r w:rsidR="00DC3951">
        <w:rPr>
          <w:sz w:val="24"/>
          <w:szCs w:val="24"/>
        </w:rPr>
        <w:t xml:space="preserve"> </w:t>
      </w:r>
      <w:r w:rsidR="007432FC">
        <w:rPr>
          <w:sz w:val="24"/>
          <w:szCs w:val="24"/>
        </w:rPr>
        <w:t>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8E1724">
        <w:rPr>
          <w:sz w:val="24"/>
          <w:szCs w:val="24"/>
        </w:rPr>
        <w:t xml:space="preserve">% (Table 5). </w:t>
      </w:r>
      <w:r w:rsidR="007432FC">
        <w:rPr>
          <w:sz w:val="24"/>
          <w:szCs w:val="24"/>
        </w:rPr>
        <w:t>In two of the fifteen replicate pairs</w:t>
      </w:r>
      <w:r w:rsidR="005365F0">
        <w:rPr>
          <w:sz w:val="24"/>
          <w:szCs w:val="24"/>
        </w:rPr>
        <w:t xml:space="preserve"> (Lower </w:t>
      </w:r>
      <w:proofErr w:type="spellStart"/>
      <w:r w:rsidR="005365F0">
        <w:rPr>
          <w:sz w:val="24"/>
          <w:szCs w:val="24"/>
        </w:rPr>
        <w:t>Slikok</w:t>
      </w:r>
      <w:proofErr w:type="spellEnd"/>
      <w:r w:rsidR="005365F0">
        <w:rPr>
          <w:sz w:val="24"/>
          <w:szCs w:val="24"/>
        </w:rPr>
        <w:t xml:space="preserve"> Creek April 30, 2019 and Upper </w:t>
      </w:r>
      <w:proofErr w:type="spellStart"/>
      <w:r w:rsidR="005365F0">
        <w:rPr>
          <w:sz w:val="24"/>
          <w:szCs w:val="24"/>
        </w:rPr>
        <w:t>Slikok</w:t>
      </w:r>
      <w:proofErr w:type="spellEnd"/>
      <w:r w:rsidR="005365F0">
        <w:rPr>
          <w:sz w:val="24"/>
          <w:szCs w:val="24"/>
        </w:rPr>
        <w:t xml:space="preserve">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483"/>
      <w:commentRangeStart w:id="484"/>
      <w:commentRangeStart w:id="485"/>
      <w:r w:rsidR="005365F0">
        <w:rPr>
          <w:sz w:val="24"/>
          <w:szCs w:val="24"/>
        </w:rPr>
        <w:t>6</w:t>
      </w:r>
      <w:commentRangeEnd w:id="483"/>
      <w:r w:rsidR="00095B94">
        <w:rPr>
          <w:rStyle w:val="CommentReference"/>
        </w:rPr>
        <w:commentReference w:id="483"/>
      </w:r>
      <w:commentRangeEnd w:id="484"/>
      <w:r w:rsidR="0037719A">
        <w:rPr>
          <w:rStyle w:val="CommentReference"/>
        </w:rPr>
        <w:commentReference w:id="484"/>
      </w:r>
      <w:commentRangeEnd w:id="485"/>
      <w:r w:rsidR="008E1724">
        <w:rPr>
          <w:rStyle w:val="CommentReference"/>
        </w:rPr>
        <w:commentReference w:id="485"/>
      </w:r>
      <w:r w:rsidR="005365F0">
        <w:rPr>
          <w:sz w:val="24"/>
          <w:szCs w:val="24"/>
        </w:rPr>
        <w:t>).</w:t>
      </w:r>
    </w:p>
    <w:p w14:paraId="3C9B3257" w14:textId="2CB5B174" w:rsidR="00732355" w:rsidRDefault="00732355" w:rsidP="00FB4DBB">
      <w:pPr>
        <w:rPr>
          <w:sz w:val="24"/>
          <w:szCs w:val="24"/>
        </w:rPr>
      </w:pPr>
    </w:p>
    <w:p w14:paraId="0528AEA0" w14:textId="26337143"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486"/>
      <w:commentRangeStart w:id="487"/>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486"/>
      <w:r w:rsidR="00784337">
        <w:rPr>
          <w:rStyle w:val="CommentReference"/>
        </w:rPr>
        <w:commentReference w:id="486"/>
      </w:r>
      <w:commentRangeEnd w:id="487"/>
      <w:r w:rsidR="00B86711">
        <w:rPr>
          <w:rStyle w:val="CommentReference"/>
        </w:rPr>
        <w:commentReference w:id="487"/>
      </w:r>
      <w:r w:rsidR="0007617C">
        <w:rPr>
          <w:sz w:val="24"/>
          <w:szCs w:val="24"/>
        </w:rPr>
        <w:t xml:space="preserve">. </w:t>
      </w:r>
      <w:ins w:id="488" w:author="Benjamin Meyer" w:date="2021-02-19T17:48:00Z">
        <w:r w:rsidR="00B86711">
          <w:rPr>
            <w:sz w:val="24"/>
            <w:szCs w:val="24"/>
          </w:rPr>
          <w:t>Current ADEC water quality criteria for copper and zinc do not incorporate error ranges into interpretation of sample values</w:t>
        </w:r>
      </w:ins>
      <w:ins w:id="489" w:author="Benjamin Meyer" w:date="2021-02-22T17:13:00Z">
        <w:r w:rsidR="00315A3F">
          <w:rPr>
            <w:sz w:val="24"/>
            <w:szCs w:val="24"/>
          </w:rPr>
          <w:t>, thus this suggestion would involve modifying regulatory language</w:t>
        </w:r>
      </w:ins>
      <w:ins w:id="490" w:author="Benjamin Meyer" w:date="2021-02-19T17:48:00Z">
        <w:r w:rsidR="00B86711">
          <w:rPr>
            <w:sz w:val="24"/>
            <w:szCs w:val="24"/>
          </w:rPr>
          <w:t xml:space="preserve">. </w:t>
        </w:r>
      </w:ins>
      <w:r w:rsidR="00B7341B">
        <w:rPr>
          <w:sz w:val="24"/>
          <w:szCs w:val="24"/>
        </w:rPr>
        <w:t>Additionally or alternatively, future field efforts may</w:t>
      </w:r>
      <w:r>
        <w:rPr>
          <w:sz w:val="24"/>
          <w:szCs w:val="24"/>
        </w:rPr>
        <w:t xml:space="preserve"> modify field and lab protocol to increase</w:t>
      </w:r>
      <w:ins w:id="491" w:author="Apsens, Sarah" w:date="2020-12-28T15:35:00Z">
        <w:r w:rsidR="00784337">
          <w:rPr>
            <w:sz w:val="24"/>
            <w:szCs w:val="24"/>
          </w:rPr>
          <w:t xml:space="preserve"> accuracy and</w:t>
        </w:r>
      </w:ins>
      <w:r w:rsidR="00C6144E">
        <w:rPr>
          <w:sz w:val="24"/>
          <w:szCs w:val="24"/>
        </w:rPr>
        <w:t xml:space="preserve"> precision.</w:t>
      </w:r>
      <w:r w:rsidR="00B7341B">
        <w:rPr>
          <w:sz w:val="24"/>
          <w:szCs w:val="24"/>
        </w:rPr>
        <w:t xml:space="preserve"> </w:t>
      </w:r>
      <w:r w:rsidR="00352528">
        <w:rPr>
          <w:sz w:val="24"/>
          <w:szCs w:val="24"/>
        </w:rPr>
        <w:t>Further l</w:t>
      </w:r>
      <w:r w:rsidR="007432FC">
        <w:rPr>
          <w:sz w:val="24"/>
          <w:szCs w:val="24"/>
        </w:rPr>
        <w:t>iterature review</w:t>
      </w:r>
      <w:ins w:id="492" w:author="Benjamin Meyer" w:date="2021-02-19T17:37:00Z">
        <w:r w:rsidR="00C6144E">
          <w:rPr>
            <w:sz w:val="24"/>
            <w:szCs w:val="24"/>
          </w:rPr>
          <w:t xml:space="preserve"> of how other similar agencies and institutions have addressed this issue</w:t>
        </w:r>
      </w:ins>
      <w:r w:rsidR="007432FC">
        <w:rPr>
          <w:sz w:val="24"/>
          <w:szCs w:val="24"/>
        </w:rPr>
        <w:t xml:space="preserve">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1AA7B136" w:rsidR="000E508E" w:rsidRDefault="00095B94" w:rsidP="000E508E">
      <w:pPr>
        <w:pStyle w:val="Heading3"/>
        <w:rPr>
          <w:sz w:val="24"/>
        </w:rPr>
      </w:pPr>
      <w:bookmarkStart w:id="493" w:name="_Toc64271440"/>
      <w:ins w:id="494" w:author="Eldred, Laura" w:date="2020-12-29T13:08:00Z">
        <w:r>
          <w:rPr>
            <w:sz w:val="24"/>
          </w:rPr>
          <w:t xml:space="preserve">Potential </w:t>
        </w:r>
      </w:ins>
      <w:r w:rsidR="000E508E" w:rsidRPr="000E508E">
        <w:rPr>
          <w:sz w:val="24"/>
        </w:rPr>
        <w:t xml:space="preserve">Drivers of </w:t>
      </w:r>
      <w:r w:rsidR="00FB4DBB">
        <w:rPr>
          <w:sz w:val="24"/>
        </w:rPr>
        <w:t xml:space="preserve">copper and zinc </w:t>
      </w:r>
      <w:commentRangeStart w:id="495"/>
      <w:r w:rsidR="000E508E" w:rsidRPr="000E508E">
        <w:rPr>
          <w:sz w:val="24"/>
        </w:rPr>
        <w:t>exceedances</w:t>
      </w:r>
      <w:commentRangeEnd w:id="495"/>
      <w:r w:rsidR="00A32DDF">
        <w:rPr>
          <w:rStyle w:val="CommentReference"/>
          <w:b w:val="0"/>
          <w:color w:val="auto"/>
          <w:spacing w:val="0"/>
        </w:rPr>
        <w:commentReference w:id="495"/>
      </w:r>
      <w:bookmarkEnd w:id="493"/>
    </w:p>
    <w:p w14:paraId="3538B4E1" w14:textId="77777777" w:rsidR="00370AB4" w:rsidRPr="00370AB4" w:rsidRDefault="00370AB4" w:rsidP="00370AB4"/>
    <w:p w14:paraId="520F7D99" w14:textId="2B3BFFE4" w:rsidR="00315A3F" w:rsidRDefault="006B3974" w:rsidP="00FB4DBB">
      <w:pPr>
        <w:rPr>
          <w:sz w:val="24"/>
          <w:szCs w:val="24"/>
        </w:rPr>
      </w:pPr>
      <w:r>
        <w:rPr>
          <w:sz w:val="24"/>
          <w:szCs w:val="24"/>
        </w:rPr>
        <w:t>S</w:t>
      </w:r>
      <w:r w:rsidR="00070C76">
        <w:rPr>
          <w:sz w:val="24"/>
          <w:szCs w:val="24"/>
        </w:rPr>
        <w:t>ome examination of trends in metals concentration</w:t>
      </w:r>
      <w:r w:rsidR="006746F8">
        <w:rPr>
          <w:sz w:val="24"/>
          <w:szCs w:val="24"/>
        </w:rPr>
        <w:t xml:space="preserve">s in the Kenai River watershed </w:t>
      </w:r>
      <w:r w:rsidR="006746F8">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6746F8">
        <w:rPr>
          <w:sz w:val="24"/>
          <w:szCs w:val="24"/>
        </w:rPr>
        <w:instrText>ADDIN paperpile_citation &lt;clusterId&gt;U962I328X619U433&lt;/clusterId&gt;&lt;version&gt;0.6.11&lt;/version&gt;&lt;metadata&gt;&lt;citation&gt;&lt;id&gt;f63d6980-70fb-489a-90c4-2c9e5d240472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(Guerron Orejuela 2016)</w:t>
      </w:r>
      <w:r w:rsidR="006746F8">
        <w:rPr>
          <w:sz w:val="24"/>
          <w:szCs w:val="24"/>
        </w:rPr>
        <w:fldChar w:fldCharType="end"/>
      </w:r>
      <w:r w:rsidR="006746F8">
        <w:rPr>
          <w:sz w:val="24"/>
          <w:szCs w:val="24"/>
        </w:rPr>
        <w:t xml:space="preserve"> and their probable sources </w:t>
      </w:r>
      <w:r w:rsidR="006746F8">
        <w:rPr>
          <w:sz w:val="24"/>
          <w:szCs w:val="24"/>
        </w:rPr>
        <w:fldChar w:fldCharType="begin" w:fldLock="1">
          <w:fldData xml:space="preserve">ZQBKAHgARgBVADAAdAB6AG0AegBBAFEALwBpAHMATQBaADIATgBMAGcAQgBEAGsAVgBMAHUAeABa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</w:fldData>
        </w:fldChar>
      </w:r>
      <w:r w:rsidR="006746F8">
        <w:rPr>
          <w:sz w:val="24"/>
          <w:szCs w:val="24"/>
        </w:rPr>
        <w:instrText>ADDIN paperpile_citation &lt;clusterId&gt;G753U731J421N214&lt;/clusterId&gt;&lt;version&gt;0.6.11&lt;/version&gt;&lt;metadata&gt;&lt;citation&gt;&lt;id&gt;ee643dd7-0ae5-4021-bf06-efef305bcb0f&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(Sires 2017a)</w:t>
      </w:r>
      <w:r w:rsidR="006746F8">
        <w:rPr>
          <w:sz w:val="24"/>
          <w:szCs w:val="24"/>
        </w:rPr>
        <w:fldChar w:fldCharType="end"/>
      </w:r>
      <w:r w:rsidR="006746F8">
        <w:rPr>
          <w:sz w:val="24"/>
          <w:szCs w:val="24"/>
        </w:rPr>
        <w:t xml:space="preserve"> </w:t>
      </w:r>
      <w:r w:rsidR="00070C76">
        <w:rPr>
          <w:sz w:val="24"/>
          <w:szCs w:val="24"/>
        </w:rPr>
        <w:t>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exceedances in the lower river region</w:t>
      </w:r>
      <w:r w:rsidR="00B86711">
        <w:rPr>
          <w:sz w:val="24"/>
          <w:szCs w:val="24"/>
        </w:rPr>
        <w:t xml:space="preserve">. </w:t>
      </w:r>
      <w:r>
        <w:rPr>
          <w:sz w:val="24"/>
          <w:szCs w:val="24"/>
        </w:rPr>
        <w:t xml:space="preserve">However, </w:t>
      </w:r>
      <w:r w:rsidR="00B4083E">
        <w:rPr>
          <w:sz w:val="24"/>
          <w:szCs w:val="24"/>
        </w:rPr>
        <w:t>a</w:t>
      </w:r>
      <w:r w:rsidR="00070C76">
        <w:rPr>
          <w:sz w:val="24"/>
          <w:szCs w:val="24"/>
        </w:rPr>
        <w:t xml:space="preserve"> conclusive</w:t>
      </w:r>
      <w:r w:rsidR="00F1355B">
        <w:rPr>
          <w:sz w:val="24"/>
          <w:szCs w:val="24"/>
        </w:rPr>
        <w:t xml:space="preserve"> analysis </w:t>
      </w:r>
      <w:ins w:id="496" w:author="Benjamin Meyer" w:date="2021-02-19T18:11:00Z">
        <w:r w:rsidR="00E84B3F">
          <w:rPr>
            <w:sz w:val="24"/>
            <w:szCs w:val="24"/>
          </w:rPr>
          <w:t xml:space="preserve">of which </w:t>
        </w:r>
      </w:ins>
      <w:del w:id="497" w:author="Benjamin Meyer" w:date="2021-02-19T18:11:00Z">
        <w:r w:rsidR="00F1355B" w:rsidDel="00E84B3F">
          <w:rPr>
            <w:sz w:val="24"/>
            <w:szCs w:val="24"/>
          </w:rPr>
          <w:delText>including</w:delText>
        </w:r>
        <w:r w:rsidR="00B4083E" w:rsidDel="00E84B3F">
          <w:rPr>
            <w:sz w:val="24"/>
            <w:szCs w:val="24"/>
          </w:rPr>
          <w:delText xml:space="preserve"> </w:delText>
        </w:r>
        <w:r w:rsidDel="00E84B3F">
          <w:rPr>
            <w:sz w:val="24"/>
            <w:szCs w:val="24"/>
          </w:rPr>
          <w:delText xml:space="preserve">both </w:delText>
        </w:r>
        <w:r w:rsidR="00B4083E" w:rsidDel="00E84B3F">
          <w:rPr>
            <w:sz w:val="24"/>
            <w:szCs w:val="24"/>
          </w:rPr>
          <w:delText xml:space="preserve">spatial and temporal </w:delText>
        </w:r>
      </w:del>
      <w:r w:rsidR="00B4083E">
        <w:rPr>
          <w:sz w:val="24"/>
          <w:szCs w:val="24"/>
        </w:rPr>
        <w:t>factors driv</w:t>
      </w:r>
      <w:ins w:id="498" w:author="Benjamin Meyer" w:date="2021-02-19T18:12:00Z">
        <w:r w:rsidR="00E84B3F">
          <w:rPr>
            <w:sz w:val="24"/>
            <w:szCs w:val="24"/>
          </w:rPr>
          <w:t>e</w:t>
        </w:r>
      </w:ins>
      <w:del w:id="499" w:author="Benjamin Meyer" w:date="2021-02-19T18:12:00Z">
        <w:r w:rsidR="00B4083E" w:rsidDel="00E84B3F">
          <w:rPr>
            <w:sz w:val="24"/>
            <w:szCs w:val="24"/>
          </w:rPr>
          <w:delText>ing</w:delText>
        </w:r>
      </w:del>
      <w:r w:rsidR="00B4083E">
        <w:rPr>
          <w:sz w:val="24"/>
          <w:szCs w:val="24"/>
        </w:rPr>
        <w:t xml:space="preserve"> likelihood of toxicity criteria exceedance has yet to be performed.</w:t>
      </w:r>
      <w:r w:rsidR="00B86711">
        <w:rPr>
          <w:sz w:val="24"/>
          <w:szCs w:val="24"/>
        </w:rPr>
        <w:t xml:space="preserve"> </w:t>
      </w:r>
      <w:r w:rsidR="00B4083E">
        <w:rPr>
          <w:sz w:val="24"/>
          <w:szCs w:val="24"/>
        </w:rPr>
        <w:t>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6746F8">
        <w:rPr>
          <w:sz w:val="24"/>
          <w:szCs w:val="24"/>
        </w:rPr>
        <w:t xml:space="preserve"> </w:t>
      </w:r>
      <w:r w:rsidR="006746F8">
        <w:rPr>
          <w:sz w:val="24"/>
          <w:szCs w:val="24"/>
        </w:rPr>
        <w:fldChar w:fldCharType="begin" w:fldLock="1">
          <w:fldData xml:space="preserve">ZQBKAHgATgBVAGwAMQByADQAegBBAFEALwBDAHQAQgB6ADMARQBxADIAYgBKAHMANQArAG4AYQBO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</w:fldData>
        </w:fldChar>
      </w:r>
      <w:r w:rsidR="006746F8">
        <w:rPr>
          <w:sz w:val="24"/>
          <w:szCs w:val="24"/>
        </w:rPr>
        <w:instrText>ADDIN paperpile_citation &lt;clusterId&gt;C898P958L648J159&lt;/clusterId&gt;&lt;version&gt;0.6.11&lt;/version&gt;&lt;metadata&gt;&lt;citation&gt;&lt;id&gt;0de39721-540a-4ac1-a224-6b56e586c374&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(EPSCoR 2020)</w:t>
      </w:r>
      <w:r w:rsidR="006746F8">
        <w:rPr>
          <w:sz w:val="24"/>
          <w:szCs w:val="24"/>
        </w:rPr>
        <w:fldChar w:fldCharType="end"/>
      </w:r>
      <w:r w:rsidR="00B86711">
        <w:rPr>
          <w:sz w:val="24"/>
          <w:szCs w:val="24"/>
        </w:rPr>
        <w:t>.</w:t>
      </w:r>
      <w:r w:rsidR="00B4083E">
        <w:rPr>
          <w:sz w:val="24"/>
          <w:szCs w:val="24"/>
        </w:rPr>
        <w:t xml:space="preserve"> </w:t>
      </w:r>
    </w:p>
    <w:p w14:paraId="0F1F72CD" w14:textId="77777777" w:rsidR="00315A3F" w:rsidRDefault="00315A3F" w:rsidP="00FB4DBB">
      <w:pPr>
        <w:rPr>
          <w:sz w:val="24"/>
          <w:szCs w:val="24"/>
        </w:rPr>
      </w:pPr>
    </w:p>
    <w:p w14:paraId="10652022" w14:textId="174969FE" w:rsidR="00FB4DBB" w:rsidRDefault="00B4083E" w:rsidP="00FB4DBB">
      <w:pPr>
        <w:rPr>
          <w:sz w:val="24"/>
          <w:szCs w:val="24"/>
        </w:rPr>
      </w:pPr>
      <w:del w:id="500" w:author="Benjamin Meyer" w:date="2021-02-22T17:16:00Z">
        <w:r w:rsidDel="00315A3F">
          <w:rPr>
            <w:sz w:val="24"/>
            <w:szCs w:val="24"/>
          </w:rPr>
          <w:delText xml:space="preserve">Decisively identifying the </w:delText>
        </w:r>
        <w:r w:rsidR="00070C76" w:rsidDel="00315A3F">
          <w:rPr>
            <w:sz w:val="24"/>
            <w:szCs w:val="24"/>
          </w:rPr>
          <w:delText xml:space="preserve">spatial and temporal </w:delText>
        </w:r>
        <w:r w:rsidR="000E508E" w:rsidDel="00315A3F">
          <w:rPr>
            <w:sz w:val="24"/>
            <w:szCs w:val="24"/>
          </w:rPr>
          <w:delText xml:space="preserve">factors driving metals concentrations </w:delText>
        </w:r>
        <w:r w:rsidDel="00315A3F">
          <w:rPr>
            <w:sz w:val="24"/>
            <w:szCs w:val="24"/>
          </w:rPr>
          <w:delText>would be of significant aid in prioritizing mitigation action</w:delText>
        </w:r>
        <w:r w:rsidR="00B86711" w:rsidDel="00315A3F">
          <w:rPr>
            <w:sz w:val="24"/>
            <w:szCs w:val="24"/>
          </w:rPr>
          <w:delText>s to reduce future exceedances.</w:delText>
        </w:r>
        <w:r w:rsidR="00315A3F" w:rsidDel="00315A3F">
          <w:rPr>
            <w:sz w:val="24"/>
            <w:szCs w:val="24"/>
          </w:rPr>
          <w:delText xml:space="preserve"> </w:delText>
        </w:r>
        <w:r w:rsidDel="00315A3F">
          <w:rPr>
            <w:sz w:val="24"/>
            <w:szCs w:val="24"/>
          </w:rPr>
          <w:delText xml:space="preserve"> </w:delText>
        </w:r>
      </w:del>
      <w:commentRangeStart w:id="501"/>
      <w:r w:rsidR="00CD6D97">
        <w:rPr>
          <w:sz w:val="24"/>
          <w:szCs w:val="24"/>
        </w:rPr>
        <w:t xml:space="preserve">A variety </w:t>
      </w:r>
      <w:commentRangeEnd w:id="501"/>
      <w:r w:rsidR="00A72791">
        <w:rPr>
          <w:rStyle w:val="CommentReference"/>
        </w:rPr>
        <w:commentReference w:id="501"/>
      </w:r>
      <w:r w:rsidR="00CD6D97">
        <w:rPr>
          <w:sz w:val="24"/>
          <w:szCs w:val="24"/>
        </w:rPr>
        <w:t xml:space="preserve">of both </w:t>
      </w:r>
      <w:del w:id="502" w:author="Benjamin Meyer" w:date="2021-02-19T18:14:00Z">
        <w:r w:rsidR="00070C76" w:rsidDel="00346467">
          <w:rPr>
            <w:sz w:val="24"/>
            <w:szCs w:val="24"/>
          </w:rPr>
          <w:delText>anthropogenic and natural</w:delText>
        </w:r>
      </w:del>
      <w:ins w:id="503" w:author="Benjamin Meyer" w:date="2021-02-19T18:14:00Z">
        <w:r w:rsidR="00346467">
          <w:rPr>
            <w:sz w:val="24"/>
            <w:szCs w:val="24"/>
          </w:rPr>
          <w:t>spatial and temporal</w:t>
        </w:r>
      </w:ins>
      <w:r w:rsidR="00070C76">
        <w:rPr>
          <w:sz w:val="24"/>
          <w:szCs w:val="24"/>
        </w:rPr>
        <w:t xml:space="preserve"> factors </w:t>
      </w:r>
      <w:commentRangeStart w:id="504"/>
      <w:commentRangeStart w:id="505"/>
      <w:r w:rsidR="00070C76">
        <w:rPr>
          <w:sz w:val="24"/>
          <w:szCs w:val="24"/>
        </w:rPr>
        <w:t>drive likelihood of</w:t>
      </w:r>
      <w:ins w:id="506" w:author="Benjamin Meyer" w:date="2021-02-19T17:50:00Z">
        <w:r w:rsidR="00B86711">
          <w:rPr>
            <w:sz w:val="24"/>
            <w:szCs w:val="24"/>
          </w:rPr>
          <w:t xml:space="preserve"> a sample to</w:t>
        </w:r>
      </w:ins>
      <w:r w:rsidR="00070C76">
        <w:rPr>
          <w:sz w:val="24"/>
          <w:szCs w:val="24"/>
        </w:rPr>
        <w:t xml:space="preserve"> </w:t>
      </w:r>
      <w:ins w:id="507" w:author="Benjamin Meyer" w:date="2021-02-19T17:49:00Z">
        <w:r w:rsidR="00B86711">
          <w:rPr>
            <w:sz w:val="24"/>
            <w:szCs w:val="24"/>
          </w:rPr>
          <w:t xml:space="preserve">exceed </w:t>
        </w:r>
      </w:ins>
      <w:r w:rsidR="00070C76">
        <w:rPr>
          <w:sz w:val="24"/>
          <w:szCs w:val="24"/>
        </w:rPr>
        <w:t>toxicity criteria</w:t>
      </w:r>
      <w:commentRangeEnd w:id="504"/>
      <w:r w:rsidR="00A72791">
        <w:rPr>
          <w:rStyle w:val="CommentReference"/>
        </w:rPr>
        <w:commentReference w:id="504"/>
      </w:r>
      <w:commentRangeEnd w:id="505"/>
      <w:r w:rsidR="00B86711">
        <w:rPr>
          <w:rStyle w:val="CommentReference"/>
        </w:rPr>
        <w:commentReference w:id="505"/>
      </w:r>
      <w:r w:rsidR="00D02994">
        <w:rPr>
          <w:sz w:val="24"/>
          <w:szCs w:val="24"/>
        </w:rPr>
        <w:t>.</w:t>
      </w:r>
      <w:r w:rsidR="00D74AB6">
        <w:rPr>
          <w:sz w:val="24"/>
          <w:szCs w:val="24"/>
        </w:rPr>
        <w:t xml:space="preserve"> </w:t>
      </w:r>
      <w:commentRangeStart w:id="508"/>
      <w:commentRangeStart w:id="509"/>
      <w:r w:rsidR="00D02994">
        <w:rPr>
          <w:sz w:val="24"/>
          <w:szCs w:val="24"/>
        </w:rPr>
        <w:t>Spat</w:t>
      </w:r>
      <w:r w:rsidR="00F1355B">
        <w:rPr>
          <w:sz w:val="24"/>
          <w:szCs w:val="24"/>
        </w:rPr>
        <w:t>ial factors</w:t>
      </w:r>
      <w:commentRangeEnd w:id="508"/>
      <w:r w:rsidR="00A72791">
        <w:rPr>
          <w:rStyle w:val="CommentReference"/>
        </w:rPr>
        <w:commentReference w:id="508"/>
      </w:r>
      <w:commentRangeEnd w:id="509"/>
      <w:r w:rsidR="00E84B3F">
        <w:rPr>
          <w:rStyle w:val="CommentReference"/>
        </w:rPr>
        <w:commentReference w:id="509"/>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w</w:t>
      </w:r>
      <w:r w:rsidR="000E508E" w:rsidRPr="00D02994">
        <w:rPr>
          <w:sz w:val="24"/>
          <w:szCs w:val="24"/>
        </w:rPr>
        <w:t>atershed slope</w:t>
      </w:r>
      <w:r w:rsidR="00D02994">
        <w:rPr>
          <w:sz w:val="24"/>
          <w:szCs w:val="24"/>
        </w:rPr>
        <w:t>, local geological characteristics,</w:t>
      </w:r>
      <w:r w:rsidR="00346467" w:rsidRPr="00346467">
        <w:rPr>
          <w:sz w:val="24"/>
          <w:szCs w:val="24"/>
        </w:rPr>
        <w:t xml:space="preserve"> </w:t>
      </w:r>
      <w:r w:rsidR="00346467">
        <w:rPr>
          <w:sz w:val="24"/>
          <w:szCs w:val="24"/>
        </w:rPr>
        <w:t>q</w:t>
      </w:r>
      <w:r w:rsidR="00346467" w:rsidRPr="00D02994">
        <w:rPr>
          <w:sz w:val="24"/>
          <w:szCs w:val="24"/>
        </w:rPr>
        <w:t>uantity of known point sources in</w:t>
      </w:r>
      <w:r w:rsidR="00346467">
        <w:rPr>
          <w:sz w:val="24"/>
          <w:szCs w:val="24"/>
        </w:rPr>
        <w:t xml:space="preserve"> a</w:t>
      </w:r>
      <w:r w:rsidR="00346467" w:rsidRPr="00D02994">
        <w:rPr>
          <w:sz w:val="24"/>
          <w:szCs w:val="24"/>
        </w:rPr>
        <w:t xml:space="preserve"> watershed</w:t>
      </w:r>
      <w:r w:rsidR="00346467">
        <w:rPr>
          <w:sz w:val="24"/>
          <w:szCs w:val="24"/>
        </w:rPr>
        <w:t xml:space="preserve">, </w:t>
      </w:r>
      <w:ins w:id="510" w:author="Benjamin Meyer" w:date="2021-02-19T18:20:00Z">
        <w:r w:rsidR="00346467">
          <w:rPr>
            <w:sz w:val="24"/>
            <w:szCs w:val="24"/>
          </w:rPr>
          <w:t>presence of</w:t>
        </w:r>
      </w:ins>
      <w:ins w:id="511" w:author="Benjamin Meyer" w:date="2021-02-19T19:05:00Z">
        <w:r w:rsidR="00F93D51">
          <w:rPr>
            <w:sz w:val="24"/>
            <w:szCs w:val="24"/>
          </w:rPr>
          <w:t xml:space="preserve"> manmade</w:t>
        </w:r>
      </w:ins>
      <w:ins w:id="512" w:author="Benjamin Meyer" w:date="2021-02-19T18:20:00Z">
        <w:r w:rsidR="00346467">
          <w:rPr>
            <w:sz w:val="24"/>
            <w:szCs w:val="24"/>
          </w:rPr>
          <w:t xml:space="preserve"> </w:t>
        </w:r>
      </w:ins>
      <w:ins w:id="513" w:author="Benjamin Meyer" w:date="2021-02-22T17:16:00Z">
        <w:r w:rsidR="00315A3F">
          <w:rPr>
            <w:sz w:val="24"/>
            <w:szCs w:val="24"/>
          </w:rPr>
          <w:t xml:space="preserve">storm water </w:t>
        </w:r>
      </w:ins>
      <w:ins w:id="514" w:author="Benjamin Meyer" w:date="2021-02-19T18:20:00Z">
        <w:r w:rsidR="00346467">
          <w:rPr>
            <w:sz w:val="24"/>
            <w:szCs w:val="24"/>
          </w:rPr>
          <w:t>drainage</w:t>
        </w:r>
      </w:ins>
      <w:ins w:id="515" w:author="Benjamin Meyer" w:date="2021-02-19T19:05:00Z">
        <w:r w:rsidR="00F93D51">
          <w:rPr>
            <w:sz w:val="24"/>
            <w:szCs w:val="24"/>
          </w:rPr>
          <w:t xml:space="preserve"> conveyance structures,</w:t>
        </w:r>
      </w:ins>
      <w:r w:rsidR="00D02994">
        <w:rPr>
          <w:sz w:val="24"/>
          <w:szCs w:val="24"/>
        </w:rPr>
        <w:t xml:space="preserve"> and </w:t>
      </w:r>
      <w:commentRangeStart w:id="516"/>
      <w:commentRangeStart w:id="517"/>
      <w:r w:rsidR="00D02994">
        <w:rPr>
          <w:sz w:val="24"/>
          <w:szCs w:val="24"/>
        </w:rPr>
        <w:t>others</w:t>
      </w:r>
      <w:commentRangeEnd w:id="516"/>
      <w:r w:rsidR="00A32DDF">
        <w:rPr>
          <w:rStyle w:val="CommentReference"/>
        </w:rPr>
        <w:commentReference w:id="516"/>
      </w:r>
      <w:commentRangeEnd w:id="517"/>
      <w:r w:rsidR="00346467">
        <w:rPr>
          <w:rStyle w:val="CommentReference"/>
        </w:rPr>
        <w:commentReference w:id="517"/>
      </w:r>
      <w:r w:rsidR="00D02994">
        <w:rPr>
          <w:sz w:val="24"/>
          <w:szCs w:val="24"/>
        </w:rPr>
        <w:t>.</w:t>
      </w:r>
      <w:r w:rsidR="00D74AB6">
        <w:rPr>
          <w:sz w:val="24"/>
          <w:szCs w:val="24"/>
        </w:rPr>
        <w:t xml:space="preserve"> </w:t>
      </w:r>
      <w:r w:rsidR="00D02994">
        <w:rPr>
          <w:sz w:val="24"/>
          <w:szCs w:val="24"/>
        </w:rPr>
        <w:t xml:space="preserve">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D74AB6">
        <w:rPr>
          <w:sz w:val="24"/>
          <w:szCs w:val="24"/>
        </w:rPr>
        <w:t xml:space="preserve"> </w:t>
      </w:r>
      <w:ins w:id="518" w:author="Benjamin Meyer" w:date="2021-02-19T19:05:00Z">
        <w:r w:rsidR="00F93D51">
          <w:rPr>
            <w:sz w:val="24"/>
            <w:szCs w:val="24"/>
          </w:rPr>
          <w:t>If conducted, r</w:t>
        </w:r>
      </w:ins>
      <w:commentRangeStart w:id="519"/>
      <w:commentRangeStart w:id="520"/>
      <w:commentRangeStart w:id="521"/>
      <w:r w:rsidR="00CC6A2E">
        <w:rPr>
          <w:sz w:val="24"/>
          <w:szCs w:val="24"/>
        </w:rPr>
        <w:t>esults of</w:t>
      </w:r>
      <w:r w:rsidR="00D02994">
        <w:rPr>
          <w:sz w:val="24"/>
          <w:szCs w:val="24"/>
        </w:rPr>
        <w:t xml:space="preserve"> a multivariate regression approach to conclusively identify predictors of exceedances</w:t>
      </w:r>
      <w:r w:rsidR="00CC6A2E">
        <w:rPr>
          <w:sz w:val="24"/>
          <w:szCs w:val="24"/>
        </w:rPr>
        <w:t xml:space="preserve"> </w:t>
      </w:r>
      <w:ins w:id="522" w:author="Benjamin Meyer" w:date="2021-02-19T19:06:00Z">
        <w:r w:rsidR="00F93D51">
          <w:rPr>
            <w:sz w:val="24"/>
            <w:szCs w:val="24"/>
          </w:rPr>
          <w:t>c</w:t>
        </w:r>
      </w:ins>
      <w:r w:rsidR="00CC6A2E">
        <w:rPr>
          <w:sz w:val="24"/>
          <w:szCs w:val="24"/>
        </w:rPr>
        <w:t xml:space="preserve">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519"/>
      <w:r w:rsidR="006575FC">
        <w:rPr>
          <w:rStyle w:val="CommentReference"/>
        </w:rPr>
        <w:commentReference w:id="519"/>
      </w:r>
      <w:commentRangeEnd w:id="520"/>
      <w:r w:rsidR="00A32DDF">
        <w:rPr>
          <w:rStyle w:val="CommentReference"/>
        </w:rPr>
        <w:commentReference w:id="520"/>
      </w:r>
      <w:commentRangeEnd w:id="521"/>
      <w:r w:rsidR="00F93D51">
        <w:rPr>
          <w:rStyle w:val="CommentReference"/>
        </w:rPr>
        <w:commentReference w:id="521"/>
      </w:r>
      <w:r w:rsidR="00D74AB6">
        <w:rPr>
          <w:sz w:val="24"/>
          <w:szCs w:val="24"/>
        </w:rPr>
        <w:t xml:space="preserve"> </w:t>
      </w:r>
      <w:r w:rsidR="00FB4DBB">
        <w:rPr>
          <w:sz w:val="24"/>
          <w:szCs w:val="24"/>
        </w:rPr>
        <w:t>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r w:rsidR="00E9775F">
        <w:rPr>
          <w:sz w:val="24"/>
          <w:szCs w:val="24"/>
        </w:rPr>
        <w:t xml:space="preserve"> </w:t>
      </w:r>
    </w:p>
    <w:p w14:paraId="30EBF5B4" w14:textId="6ED62A4A" w:rsidR="004E3621" w:rsidRDefault="004E3621" w:rsidP="00FB4DBB">
      <w:pPr>
        <w:rPr>
          <w:sz w:val="24"/>
          <w:szCs w:val="24"/>
        </w:rPr>
      </w:pPr>
    </w:p>
    <w:p w14:paraId="540E4D63" w14:textId="77777777" w:rsidR="004E3621" w:rsidRDefault="004E3621" w:rsidP="004E3621">
      <w:pPr>
        <w:rPr>
          <w:sz w:val="24"/>
          <w:szCs w:val="24"/>
        </w:rPr>
      </w:pPr>
      <w:r>
        <w:rPr>
          <w:sz w:val="24"/>
          <w:szCs w:val="24"/>
        </w:rPr>
        <w:t xml:space="preserve">Some drivers of exceedances are </w:t>
      </w:r>
      <w:ins w:id="523" w:author="Benjamin Meyer" w:date="2021-02-19T19:16:00Z">
        <w:r>
          <w:rPr>
            <w:sz w:val="24"/>
            <w:szCs w:val="24"/>
          </w:rPr>
          <w:t>suggested</w:t>
        </w:r>
      </w:ins>
      <w:del w:id="524" w:author="Benjamin Meyer" w:date="2021-02-19T19:16:00Z">
        <w:r w:rsidDel="001F6941">
          <w:rPr>
            <w:sz w:val="24"/>
            <w:szCs w:val="24"/>
          </w:rPr>
          <w:delText>evident</w:delText>
        </w:r>
      </w:del>
      <w:r>
        <w:rPr>
          <w:sz w:val="24"/>
          <w:szCs w:val="24"/>
        </w:rPr>
        <w:t xml:space="preserve"> </w:t>
      </w:r>
      <w:ins w:id="525" w:author="Benjamin Meyer" w:date="2021-02-19T19:16:00Z">
        <w:r>
          <w:rPr>
            <w:sz w:val="24"/>
            <w:szCs w:val="24"/>
          </w:rPr>
          <w:t>for</w:t>
        </w:r>
      </w:ins>
      <w:del w:id="526" w:author="Benjamin Meyer" w:date="2021-02-19T19:16:00Z">
        <w:r w:rsidDel="001F6941">
          <w:rPr>
            <w:sz w:val="24"/>
            <w:szCs w:val="24"/>
          </w:rPr>
          <w:delText>in</w:delText>
        </w:r>
      </w:del>
      <w:r>
        <w:rPr>
          <w:sz w:val="24"/>
          <w:szCs w:val="24"/>
        </w:rPr>
        <w:t xml:space="preserve"> 2019-2020 data without the more detailed approach</w:t>
      </w:r>
      <w:ins w:id="527" w:author="Benjamin Meyer" w:date="2021-02-19T19:31:00Z">
        <w:r>
          <w:rPr>
            <w:sz w:val="24"/>
            <w:szCs w:val="24"/>
          </w:rPr>
          <w:t xml:space="preserve"> previously </w:t>
        </w:r>
      </w:ins>
      <w:ins w:id="528" w:author="Benjamin Meyer" w:date="2021-02-19T19:32:00Z">
        <w:r>
          <w:rPr>
            <w:sz w:val="24"/>
            <w:szCs w:val="24"/>
          </w:rPr>
          <w:t>discussed</w:t>
        </w:r>
      </w:ins>
      <w:r>
        <w:rPr>
          <w:sz w:val="24"/>
          <w:szCs w:val="24"/>
        </w:rPr>
        <w:t xml:space="preserve">. For example, the annual spring melt event </w:t>
      </w:r>
      <w:commentRangeStart w:id="529"/>
      <w:commentRangeStart w:id="530"/>
      <w:r>
        <w:rPr>
          <w:sz w:val="24"/>
          <w:szCs w:val="24"/>
        </w:rPr>
        <w:t>likely</w:t>
      </w:r>
      <w:commentRangeEnd w:id="529"/>
      <w:r>
        <w:rPr>
          <w:rStyle w:val="CommentReference"/>
        </w:rPr>
        <w:commentReference w:id="529"/>
      </w:r>
      <w:commentRangeEnd w:id="530"/>
      <w:r>
        <w:rPr>
          <w:rStyle w:val="CommentReference"/>
        </w:rPr>
        <w:commentReference w:id="530"/>
      </w:r>
      <w:r>
        <w:rPr>
          <w:sz w:val="24"/>
          <w:szCs w:val="24"/>
        </w:rPr>
        <w:t xml:space="preserve"> represents </w:t>
      </w:r>
      <w:del w:id="531" w:author="Benjamin Meyer" w:date="2021-02-19T19:07:00Z">
        <w:r w:rsidDel="00F93D51">
          <w:rPr>
            <w:sz w:val="24"/>
            <w:szCs w:val="24"/>
          </w:rPr>
          <w:delText>the most</w:delText>
        </w:r>
      </w:del>
      <w:ins w:id="532" w:author="Benjamin Meyer" w:date="2021-02-19T19:07:00Z">
        <w:r>
          <w:rPr>
            <w:sz w:val="24"/>
            <w:szCs w:val="24"/>
          </w:rPr>
          <w:t>an</w:t>
        </w:r>
      </w:ins>
      <w:r>
        <w:rPr>
          <w:sz w:val="24"/>
          <w:szCs w:val="24"/>
        </w:rPr>
        <w:t xml:space="preserve"> important driver of timing of elevated metals concentrations in spring, because the meltwater contains months of particulate accumulation collected throughout the winter months. Additionally, a period of </w:t>
      </w:r>
      <w:del w:id="533" w:author="Apsens, Sarah" w:date="2020-12-28T16:23:00Z">
        <w:r w:rsidDel="006575FC">
          <w:rPr>
            <w:sz w:val="24"/>
            <w:szCs w:val="24"/>
          </w:rPr>
          <w:delText xml:space="preserve">liquid </w:delText>
        </w:r>
      </w:del>
      <w:r>
        <w:rPr>
          <w:sz w:val="24"/>
          <w:szCs w:val="24"/>
        </w:rPr>
        <w:t xml:space="preserve">precipitation following a long drought in summer </w:t>
      </w:r>
      <w:ins w:id="534" w:author="Benjamin Meyer" w:date="2021-02-19T19:16:00Z">
        <w:r>
          <w:rPr>
            <w:sz w:val="24"/>
            <w:szCs w:val="24"/>
          </w:rPr>
          <w:t>may</w:t>
        </w:r>
      </w:ins>
      <w:del w:id="535" w:author="Benjamin Meyer" w:date="2021-02-19T19:16:00Z">
        <w:r w:rsidDel="001F6941">
          <w:rPr>
            <w:sz w:val="24"/>
            <w:szCs w:val="24"/>
          </w:rPr>
          <w:delText>is</w:delText>
        </w:r>
      </w:del>
      <w:r>
        <w:rPr>
          <w:sz w:val="24"/>
          <w:szCs w:val="24"/>
        </w:rPr>
        <w:t xml:space="preserve"> also </w:t>
      </w:r>
      <w:ins w:id="536" w:author="Benjamin Meyer" w:date="2021-02-19T19:16:00Z">
        <w:r>
          <w:rPr>
            <w:sz w:val="24"/>
            <w:szCs w:val="24"/>
          </w:rPr>
          <w:t xml:space="preserve">be </w:t>
        </w:r>
      </w:ins>
      <w:r>
        <w:rPr>
          <w:sz w:val="24"/>
          <w:szCs w:val="24"/>
        </w:rPr>
        <w:t>a</w:t>
      </w:r>
      <w:del w:id="537" w:author="Benjamin Meyer" w:date="2021-02-19T19:17:00Z">
        <w:r w:rsidDel="001F6941">
          <w:rPr>
            <w:sz w:val="24"/>
            <w:szCs w:val="24"/>
          </w:rPr>
          <w:delText xml:space="preserve"> likely</w:delText>
        </w:r>
      </w:del>
      <w:r>
        <w:rPr>
          <w:sz w:val="24"/>
          <w:szCs w:val="24"/>
        </w:rPr>
        <w:t xml:space="preserve"> driver of </w:t>
      </w:r>
      <w:commentRangeStart w:id="538"/>
      <w:commentRangeStart w:id="539"/>
      <w:r>
        <w:rPr>
          <w:sz w:val="24"/>
          <w:szCs w:val="24"/>
        </w:rPr>
        <w:t>spikes in metals concentrations</w:t>
      </w:r>
      <w:commentRangeEnd w:id="538"/>
      <w:r>
        <w:rPr>
          <w:rStyle w:val="CommentReference"/>
        </w:rPr>
        <w:commentReference w:id="538"/>
      </w:r>
      <w:commentRangeEnd w:id="539"/>
      <w:r>
        <w:rPr>
          <w:rStyle w:val="CommentReference"/>
        </w:rPr>
        <w:commentReference w:id="539"/>
      </w:r>
      <w:r>
        <w:rPr>
          <w:sz w:val="24"/>
          <w:szCs w:val="24"/>
        </w:rPr>
        <w:t xml:space="preserve">, as accumulated particles are flushed </w:t>
      </w:r>
      <w:del w:id="540" w:author="Apsens, Sarah" w:date="2020-12-28T16:23:00Z">
        <w:r w:rsidDel="006575FC">
          <w:rPr>
            <w:sz w:val="24"/>
            <w:szCs w:val="24"/>
          </w:rPr>
          <w:delText>in to</w:delText>
        </w:r>
      </w:del>
      <w:ins w:id="541" w:author="Apsens, Sarah" w:date="2020-12-28T16:23:00Z">
        <w:r>
          <w:rPr>
            <w:sz w:val="24"/>
            <w:szCs w:val="24"/>
          </w:rPr>
          <w:t>into</w:t>
        </w:r>
      </w:ins>
      <w:r>
        <w:rPr>
          <w:sz w:val="24"/>
          <w:szCs w:val="24"/>
        </w:rPr>
        <w:t xml:space="preserve"> the watershed</w:t>
      </w:r>
      <w:commentRangeStart w:id="542"/>
      <w:r>
        <w:rPr>
          <w:sz w:val="24"/>
          <w:szCs w:val="24"/>
        </w:rPr>
        <w:t>.</w:t>
      </w:r>
      <w:commentRangeEnd w:id="542"/>
      <w:r>
        <w:rPr>
          <w:rStyle w:val="CommentReference"/>
        </w:rPr>
        <w:commentReference w:id="542"/>
      </w:r>
      <w:r>
        <w:rPr>
          <w:sz w:val="24"/>
          <w:szCs w:val="24"/>
        </w:rPr>
        <w:t xml:space="preserve"> </w:t>
      </w:r>
    </w:p>
    <w:p w14:paraId="45CF781E" w14:textId="02D77D3C" w:rsidR="00EC6CCD" w:rsidRDefault="00EC6CCD" w:rsidP="00FB4DBB">
      <w:pPr>
        <w:rPr>
          <w:ins w:id="543" w:author="Benjamin Meyer" w:date="2021-02-19T19:29:00Z"/>
          <w:sz w:val="24"/>
          <w:szCs w:val="24"/>
        </w:rPr>
      </w:pPr>
    </w:p>
    <w:p w14:paraId="44AE3C52" w14:textId="37C9F31C" w:rsidR="004E3621" w:rsidRPr="00315A3F" w:rsidRDefault="00EC6CCD" w:rsidP="00315A3F">
      <w:pPr>
        <w:pStyle w:val="Heading3"/>
        <w:rPr>
          <w:sz w:val="28"/>
          <w:szCs w:val="28"/>
        </w:rPr>
      </w:pPr>
      <w:ins w:id="544" w:author="Benjamin Meyer" w:date="2021-02-19T19:30:00Z">
        <w:r>
          <w:rPr>
            <w:sz w:val="28"/>
            <w:szCs w:val="28"/>
          </w:rPr>
          <w:t>Research recommendations</w:t>
        </w:r>
      </w:ins>
    </w:p>
    <w:p w14:paraId="5760BB77" w14:textId="5BEDDD06" w:rsidR="00370AB4" w:rsidRDefault="00370AB4" w:rsidP="00175C94">
      <w:pPr>
        <w:rPr>
          <w:sz w:val="24"/>
          <w:szCs w:val="24"/>
        </w:rPr>
      </w:pPr>
    </w:p>
    <w:p w14:paraId="6AE78AAE" w14:textId="747B012B" w:rsidR="00545353" w:rsidRDefault="00370AB4" w:rsidP="00856719">
      <w:pPr>
        <w:rPr>
          <w:sz w:val="24"/>
          <w:szCs w:val="24"/>
        </w:rPr>
      </w:pPr>
      <w:commentRangeStart w:id="545"/>
      <w:commentRangeStart w:id="546"/>
      <w:commentRangeStart w:id="547"/>
      <w:r>
        <w:rPr>
          <w:sz w:val="24"/>
          <w:szCs w:val="24"/>
        </w:rPr>
        <w:lastRenderedPageBreak/>
        <w:t>In</w:t>
      </w:r>
      <w:commentRangeEnd w:id="545"/>
      <w:r w:rsidR="00A32DDF">
        <w:rPr>
          <w:rStyle w:val="CommentReference"/>
        </w:rPr>
        <w:commentReference w:id="545"/>
      </w:r>
      <w:commentRangeEnd w:id="546"/>
      <w:r w:rsidR="00971081">
        <w:rPr>
          <w:rStyle w:val="CommentReference"/>
        </w:rPr>
        <w:commentReference w:id="546"/>
      </w:r>
      <w:commentRangeEnd w:id="547"/>
      <w:r w:rsidR="00910563">
        <w:rPr>
          <w:rStyle w:val="CommentReference"/>
        </w:rPr>
        <w:commentReference w:id="547"/>
      </w:r>
      <w:r>
        <w:rPr>
          <w:sz w:val="24"/>
          <w:szCs w:val="24"/>
        </w:rPr>
        <w:t xml:space="preserve">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74AB6">
        <w:rPr>
          <w:sz w:val="24"/>
          <w:szCs w:val="24"/>
        </w:rPr>
        <w:t xml:space="preserve"> </w:t>
      </w:r>
      <w:r w:rsidR="00D67290">
        <w:rPr>
          <w:sz w:val="24"/>
          <w:szCs w:val="24"/>
        </w:rPr>
        <w:t>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w:t>
      </w:r>
      <w:r w:rsidR="00D74AB6">
        <w:rPr>
          <w:sz w:val="24"/>
          <w:szCs w:val="24"/>
        </w:rPr>
        <w:t xml:space="preserve">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commentRangeStart w:id="548"/>
      <w:commentRangeStart w:id="549"/>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548"/>
      <w:r w:rsidR="00F95215">
        <w:rPr>
          <w:rStyle w:val="CommentReference"/>
        </w:rPr>
        <w:commentReference w:id="548"/>
      </w:r>
      <w:commentRangeEnd w:id="549"/>
      <w:r w:rsidR="004E3621">
        <w:rPr>
          <w:rStyle w:val="CommentReference"/>
        </w:rPr>
        <w:commentReference w:id="549"/>
      </w:r>
      <w:r w:rsidR="00545353">
        <w:rPr>
          <w:sz w:val="24"/>
          <w:szCs w:val="24"/>
        </w:rPr>
        <w:t>.</w:t>
      </w:r>
      <w:r w:rsidR="00D74AB6">
        <w:rPr>
          <w:sz w:val="24"/>
          <w:szCs w:val="24"/>
        </w:rPr>
        <w:t xml:space="preserve"> </w:t>
      </w:r>
      <w:r w:rsidR="00545353">
        <w:rPr>
          <w:sz w:val="24"/>
          <w:szCs w:val="24"/>
        </w:rPr>
        <w:t>Opportunistic samples could also be collected leading up to, during, and after major precipitation and snow melt events.</w:t>
      </w:r>
      <w:r w:rsidR="00D74AB6">
        <w:rPr>
          <w:sz w:val="24"/>
          <w:szCs w:val="24"/>
        </w:rPr>
        <w:t xml:space="preserve"> </w:t>
      </w:r>
      <w:r w:rsidR="005C1AC7">
        <w:rPr>
          <w:sz w:val="24"/>
          <w:szCs w:val="24"/>
        </w:rPr>
        <w:t xml:space="preserve">New field sampling techniques could offer substantial improvements in data quantity, quality, and </w:t>
      </w:r>
      <w:r w:rsidR="00FA4364">
        <w:rPr>
          <w:sz w:val="24"/>
          <w:szCs w:val="24"/>
        </w:rPr>
        <w:t xml:space="preserve">project </w:t>
      </w:r>
      <w:r w:rsidR="005C1AC7">
        <w:rPr>
          <w:sz w:val="24"/>
          <w:szCs w:val="24"/>
        </w:rPr>
        <w:t>cost.</w:t>
      </w:r>
      <w:r w:rsidR="00D74AB6">
        <w:rPr>
          <w:sz w:val="24"/>
          <w:szCs w:val="24"/>
        </w:rPr>
        <w:t xml:space="preserve"> </w:t>
      </w:r>
      <w:r w:rsidR="005C1AC7">
        <w:rPr>
          <w:sz w:val="24"/>
          <w:szCs w:val="24"/>
        </w:rPr>
        <w:t>For example, s</w:t>
      </w:r>
      <w:r w:rsidR="00D67290">
        <w:rPr>
          <w:sz w:val="24"/>
          <w:szCs w:val="24"/>
        </w:rPr>
        <w:t xml:space="preserve">ome recent evidence </w:t>
      </w:r>
      <w:ins w:id="550" w:author="Benjamin Meyer" w:date="2021-02-19T19:25:00Z">
        <w:r w:rsidR="00EC6CCD">
          <w:rPr>
            <w:sz w:val="24"/>
            <w:szCs w:val="24"/>
          </w:rPr>
          <w:t>indicates</w:t>
        </w:r>
      </w:ins>
      <w:del w:id="551" w:author="Benjamin Meyer" w:date="2021-02-19T19:25:00Z">
        <w:r w:rsidR="00D67290" w:rsidDel="00EC6CCD">
          <w:rPr>
            <w:sz w:val="24"/>
            <w:szCs w:val="24"/>
          </w:rPr>
          <w:delText>suggests</w:delText>
        </w:r>
      </w:del>
      <w:r w:rsidR="00D67290">
        <w:rPr>
          <w:sz w:val="24"/>
          <w:szCs w:val="24"/>
        </w:rPr>
        <w:t xml:space="preserve"> </w:t>
      </w:r>
      <w:commentRangeStart w:id="552"/>
      <w:commentRangeStart w:id="553"/>
      <w:r w:rsidR="00D67290">
        <w:rPr>
          <w:sz w:val="24"/>
          <w:szCs w:val="24"/>
        </w:rPr>
        <w:t>conductance (total dissolved ions)</w:t>
      </w:r>
      <w:r w:rsidR="00545353">
        <w:rPr>
          <w:sz w:val="24"/>
          <w:szCs w:val="24"/>
        </w:rPr>
        <w:t xml:space="preserve">, </w:t>
      </w:r>
      <w:commentRangeEnd w:id="552"/>
      <w:r w:rsidR="00F95215">
        <w:rPr>
          <w:rStyle w:val="CommentReference"/>
        </w:rPr>
        <w:commentReference w:id="552"/>
      </w:r>
      <w:commentRangeEnd w:id="553"/>
      <w:r w:rsidR="00EC6CCD">
        <w:rPr>
          <w:rStyle w:val="CommentReference"/>
        </w:rPr>
        <w:commentReference w:id="553"/>
      </w:r>
      <w:r w:rsidR="00545353">
        <w:rPr>
          <w:sz w:val="24"/>
          <w:szCs w:val="24"/>
        </w:rPr>
        <w:t>which may be continuously</w:t>
      </w:r>
      <w:r w:rsidR="00D67290">
        <w:rPr>
          <w:sz w:val="24"/>
          <w:szCs w:val="24"/>
        </w:rPr>
        <w:t xml:space="preserve"> monitored with </w:t>
      </w:r>
      <w:proofErr w:type="spellStart"/>
      <w:r w:rsidR="00D67290">
        <w:rPr>
          <w:sz w:val="24"/>
          <w:szCs w:val="24"/>
        </w:rPr>
        <w:t>sondes</w:t>
      </w:r>
      <w:proofErr w:type="spellEnd"/>
      <w:r w:rsidR="002C2148">
        <w:rPr>
          <w:sz w:val="24"/>
          <w:szCs w:val="24"/>
        </w:rPr>
        <w:t xml:space="preserve"> (e.g. </w:t>
      </w:r>
      <w:proofErr w:type="spellStart"/>
      <w:r w:rsidR="002C2148">
        <w:rPr>
          <w:sz w:val="24"/>
          <w:szCs w:val="24"/>
        </w:rPr>
        <w:t>Hydrolab</w:t>
      </w:r>
      <w:proofErr w:type="spellEnd"/>
      <w:r w:rsidR="002C2148">
        <w:rPr>
          <w:sz w:val="24"/>
          <w:szCs w:val="24"/>
        </w:rPr>
        <w:t>)</w:t>
      </w:r>
      <w:r w:rsidR="005C1AC7">
        <w:rPr>
          <w:sz w:val="24"/>
          <w:szCs w:val="24"/>
        </w:rPr>
        <w:t xml:space="preserve">, </w:t>
      </w:r>
      <w:r w:rsidR="00D67290">
        <w:rPr>
          <w:sz w:val="24"/>
          <w:szCs w:val="24"/>
        </w:rPr>
        <w:t>might serve as a proxy for metals concentrations</w:t>
      </w:r>
      <w:r w:rsidR="006746F8">
        <w:rPr>
          <w:sz w:val="24"/>
          <w:szCs w:val="24"/>
        </w:rPr>
        <w:t xml:space="preserve"> </w:t>
      </w:r>
      <w:r w:rsidR="006746F8">
        <w:rPr>
          <w:sz w:val="24"/>
          <w:szCs w:val="24"/>
        </w:rPr>
        <w:fldChar w:fldCharType="begin" w:fldLock="1">
          <w:fldData xml:space="preserve">ZQBKAHkATgBWAC8AOQB1ADMATABnAFIAZgBoAFYAaQAvAHcAaQB1AHcARwBxAHQAWAB5AHQAcABq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</w:fldData>
        </w:fldChar>
      </w:r>
      <w:r w:rsidR="006746F8">
        <w:rPr>
          <w:sz w:val="24"/>
          <w:szCs w:val="24"/>
        </w:rPr>
        <w:instrText>ADDIN paperpile_citation &lt;clusterId&gt;G479U436Q127N541&lt;/clusterId&gt;&lt;version&gt;0.6.11&lt;/version&gt;&lt;metadata&gt;&lt;citation&gt;&lt;id&gt;20100526-37c2-4526-8fb0-48e5d3e77742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(Morel et al. 2020)</w:t>
      </w:r>
      <w:r w:rsidR="006746F8">
        <w:rPr>
          <w:sz w:val="24"/>
          <w:szCs w:val="24"/>
        </w:rPr>
        <w:fldChar w:fldCharType="end"/>
      </w:r>
      <w:r w:rsidR="006746F8">
        <w:rPr>
          <w:sz w:val="24"/>
          <w:szCs w:val="24"/>
        </w:rPr>
        <w:t xml:space="preserve">. </w:t>
      </w:r>
      <w:r w:rsidR="00545353">
        <w:rPr>
          <w:sz w:val="24"/>
          <w:szCs w:val="24"/>
        </w:rPr>
        <w:t xml:space="preserve">A field sampling program employing both traditional </w:t>
      </w:r>
      <w:commentRangeStart w:id="554"/>
      <w:commentRangeStart w:id="555"/>
      <w:r w:rsidR="00545353">
        <w:rPr>
          <w:sz w:val="24"/>
          <w:szCs w:val="24"/>
        </w:rPr>
        <w:t>grab samples and continuous</w:t>
      </w:r>
      <w:r w:rsidR="0018024D">
        <w:rPr>
          <w:sz w:val="24"/>
          <w:szCs w:val="24"/>
        </w:rPr>
        <w:t>ly deployed</w:t>
      </w:r>
      <w:r w:rsidR="00545353">
        <w:rPr>
          <w:sz w:val="24"/>
          <w:szCs w:val="24"/>
        </w:rPr>
        <w:t xml:space="preserve"> </w:t>
      </w:r>
      <w:proofErr w:type="spellStart"/>
      <w:r w:rsidR="00545353">
        <w:rPr>
          <w:sz w:val="24"/>
          <w:szCs w:val="24"/>
        </w:rPr>
        <w:t>sondes</w:t>
      </w:r>
      <w:proofErr w:type="spellEnd"/>
      <w:r w:rsidR="00545353">
        <w:rPr>
          <w:sz w:val="24"/>
          <w:szCs w:val="24"/>
        </w:rPr>
        <w:t xml:space="preserve"> </w:t>
      </w:r>
      <w:commentRangeEnd w:id="554"/>
      <w:r w:rsidR="00F95215">
        <w:rPr>
          <w:rStyle w:val="CommentReference"/>
        </w:rPr>
        <w:commentReference w:id="554"/>
      </w:r>
      <w:commentRangeEnd w:id="555"/>
      <w:r w:rsidR="00F93D51">
        <w:rPr>
          <w:rStyle w:val="CommentReference"/>
        </w:rPr>
        <w:commentReference w:id="555"/>
      </w:r>
      <w:r w:rsidR="00545353">
        <w:rPr>
          <w:sz w:val="24"/>
          <w:szCs w:val="24"/>
        </w:rPr>
        <w:t>would provide insight as to which method is most economical and appropriate for long term monitoring efforts.</w:t>
      </w:r>
      <w:r w:rsidR="00D74AB6">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w:t>
      </w:r>
      <w:r w:rsidR="00D74AB6">
        <w:rPr>
          <w:sz w:val="24"/>
          <w:szCs w:val="24"/>
        </w:rPr>
        <w:t xml:space="preserve"> </w:t>
      </w:r>
      <w:r w:rsidR="0018024D">
        <w:rPr>
          <w:sz w:val="24"/>
          <w:szCs w:val="24"/>
        </w:rPr>
        <w:t>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5378CC23" w14:textId="260049DF" w:rsidR="00315A3F" w:rsidRDefault="00315A3F" w:rsidP="00856719">
      <w:pPr>
        <w:rPr>
          <w:sz w:val="24"/>
          <w:szCs w:val="24"/>
        </w:rPr>
      </w:pPr>
    </w:p>
    <w:p w14:paraId="741EC820" w14:textId="6846721C" w:rsidR="00315A3F" w:rsidRDefault="00315A3F" w:rsidP="00856719">
      <w:pPr>
        <w:rPr>
          <w:sz w:val="24"/>
          <w:szCs w:val="24"/>
        </w:rPr>
      </w:pPr>
      <w:r>
        <w:rPr>
          <w:sz w:val="24"/>
          <w:szCs w:val="24"/>
        </w:rPr>
        <w:t>Examination of the long-term dataset</w:t>
      </w:r>
      <w:ins w:id="556" w:author="Benjamin Meyer" w:date="2021-02-19T19:30:00Z">
        <w:r>
          <w:rPr>
            <w:sz w:val="24"/>
            <w:szCs w:val="24"/>
          </w:rPr>
          <w:t xml:space="preserve"> (2000 – present)</w:t>
        </w:r>
      </w:ins>
      <w:r>
        <w:rPr>
          <w:sz w:val="24"/>
          <w:szCs w:val="24"/>
        </w:rPr>
        <w:t xml:space="preserve"> could potentially reveal if interventions already applied have successfully mitigated some copper and zinc runoff, as recommended in recent Alaska Department of Environmental Co</w:t>
      </w:r>
      <w:r w:rsidR="00977D24">
        <w:rPr>
          <w:sz w:val="24"/>
          <w:szCs w:val="24"/>
        </w:rPr>
        <w:t xml:space="preserve">nservation strategy documents </w:t>
      </w:r>
      <w:r w:rsidR="00977D24">
        <w:rPr>
          <w:sz w:val="24"/>
          <w:szCs w:val="24"/>
        </w:rPr>
        <w:fldChar w:fldCharType="begin" w:fldLock="1">
          <w:fldData xml:space="preserve">ZQBKAHgARgBrADkAdAB1ADIAegBBAE0AaABsAC8ARgA4AEgAVwBkAFMAUABKAEoANgBtADYAVwBK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</w:fldData>
        </w:fldChar>
      </w:r>
      <w:r w:rsidR="00977D24">
        <w:rPr>
          <w:sz w:val="24"/>
          <w:szCs w:val="24"/>
        </w:rPr>
        <w:instrText>ADDIN paperpile_citation &lt;clusterId&gt;U262I352E742C433&lt;/clusterId&gt;&lt;version&gt;0.6.11&lt;/version&gt;&lt;metadata&gt;&lt;citation&gt;&lt;id&gt;9c532417-1f84-4999-84db-128778198d78&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(ADEC 2020b)</w:t>
      </w:r>
      <w:r w:rsidR="00977D24">
        <w:rPr>
          <w:sz w:val="24"/>
          <w:szCs w:val="24"/>
        </w:rPr>
        <w:fldChar w:fldCharType="end"/>
      </w:r>
      <w:r w:rsidR="00977D24">
        <w:rPr>
          <w:sz w:val="24"/>
          <w:szCs w:val="24"/>
        </w:rPr>
        <w:t xml:space="preserve"> (section 2.4)</w:t>
      </w:r>
      <w:r>
        <w:rPr>
          <w:sz w:val="24"/>
          <w:szCs w:val="24"/>
        </w:rPr>
        <w:t>. A variety of restoration interventions have been applied throughout the lower Kenai River basin to reduce the impact of urban runoff, including sedimentation basins, diffuser outfalls, and rain gardens</w:t>
      </w:r>
      <w:r w:rsidR="00977D24">
        <w:rPr>
          <w:sz w:val="24"/>
          <w:szCs w:val="24"/>
        </w:rPr>
        <w:t xml:space="preserve"> </w:t>
      </w:r>
      <w:r w:rsidR="00977D24">
        <w:rPr>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B015A0">
        <w:rPr>
          <w:sz w:val="24"/>
          <w:szCs w:val="24"/>
        </w:rPr>
        <w:instrText>ADDIN paperpile_citation &lt;clusterId&gt;Y421M577B867Y682&lt;/clusterId&gt;&lt;version&gt;0.6.11&lt;/version&gt;&lt;metadata&gt;&lt;citation&gt;&lt;id&gt;d53a6be7-e1e7-408f-819c-b41552ff330b&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(City of Soldotna 2016)</w:t>
      </w:r>
      <w:r w:rsidR="00977D24">
        <w:rPr>
          <w:sz w:val="24"/>
          <w:szCs w:val="24"/>
        </w:rPr>
        <w:fldChar w:fldCharType="end"/>
      </w:r>
      <w:r>
        <w:rPr>
          <w:sz w:val="24"/>
          <w:szCs w:val="24"/>
        </w:rPr>
        <w:t>. An examination of the location(s) and installation dates of these interventions and water quality downstream could reveal if they have been effective in reducing copper and zinc concentrations, both in the past and future years.</w:t>
      </w:r>
    </w:p>
    <w:p w14:paraId="3DA0480B" w14:textId="061E19F0" w:rsidR="00545353" w:rsidRDefault="00545353" w:rsidP="00856719">
      <w:pPr>
        <w:rPr>
          <w:sz w:val="24"/>
          <w:szCs w:val="24"/>
        </w:rPr>
      </w:pPr>
    </w:p>
    <w:p w14:paraId="0AF194A6" w14:textId="5F1E748F"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ins w:id="557" w:author="Eldred, Laura" w:date="2020-12-29T13:17:00Z">
        <w:r w:rsidR="00F922B6">
          <w:rPr>
            <w:sz w:val="24"/>
            <w:szCs w:val="24"/>
          </w:rPr>
          <w:t xml:space="preserve">elevated copper or zinc </w:t>
        </w:r>
      </w:ins>
      <w:del w:id="558" w:author="Eldred, Laura" w:date="2020-12-29T13:17:00Z">
        <w:r w:rsidDel="00F922B6">
          <w:rPr>
            <w:sz w:val="24"/>
            <w:szCs w:val="24"/>
          </w:rPr>
          <w:delText xml:space="preserve">exceedances </w:delText>
        </w:r>
      </w:del>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D74AB6">
        <w:rPr>
          <w:sz w:val="24"/>
          <w:szCs w:val="24"/>
        </w:rPr>
        <w:t xml:space="preserve"> </w:t>
      </w:r>
      <w:r w:rsidR="00545353">
        <w:rPr>
          <w:sz w:val="24"/>
          <w:szCs w:val="24"/>
        </w:rPr>
        <w:t>New knowledge of the characteristics and effects of urban runoff</w:t>
      </w:r>
      <w:r w:rsidR="00FD5D91">
        <w:rPr>
          <w:sz w:val="24"/>
          <w:szCs w:val="24"/>
        </w:rPr>
        <w:t xml:space="preserve"> pollution</w:t>
      </w:r>
      <w:r w:rsidR="00545353">
        <w:rPr>
          <w:sz w:val="24"/>
          <w:szCs w:val="24"/>
        </w:rPr>
        <w:t xml:space="preserve"> on freshwater aquatic communities are cont</w:t>
      </w:r>
      <w:r w:rsidR="005C52BF">
        <w:rPr>
          <w:sz w:val="24"/>
          <w:szCs w:val="24"/>
        </w:rPr>
        <w:t xml:space="preserve">inuously being discovered </w:t>
      </w:r>
      <w:r w:rsidR="005C52BF">
        <w:rPr>
          <w:sz w:val="24"/>
          <w:szCs w:val="24"/>
        </w:rPr>
        <w:fldChar w:fldCharType="begin" w:fldLock="1">
          <w:fldData xml:space="preserve">ZQBKAHkAZABXAGQAdAB5AEcAOABjAFIALwBaAFUAcABQAGoAaAB5AEYAUQBhAGEAdgBlADgANgBV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</w:fldData>
        </w:fldChar>
      </w:r>
      <w:r w:rsidR="005C52BF">
        <w:rPr>
          <w:sz w:val="24"/>
          <w:szCs w:val="24"/>
        </w:rPr>
        <w:instrText>ADDIN paperpile_citation &lt;clusterId&gt;K537Y885N375R989&lt;/clusterId&gt;&lt;version&gt;0.6.11&lt;/version&gt;&lt;metadata&gt;&lt;citation&gt;&lt;id&gt;355046c8-2b63-4d9a-9365-9f54475b7030&lt;/id&gt;&lt;no_author/&gt;&lt;prefix/&gt;&lt;suffix/&gt;&lt;locator/&gt;&lt;locator_label&gt;page&lt;/locator_label&gt;&lt;/citation&gt;&lt;/metadata&gt; \* MERGEFORMAT</w:instrText>
      </w:r>
      <w:r w:rsidR="005C52BF">
        <w:rPr>
          <w:sz w:val="24"/>
          <w:szCs w:val="24"/>
        </w:rPr>
      </w:r>
      <w:r w:rsidR="005C52BF">
        <w:rPr>
          <w:sz w:val="24"/>
          <w:szCs w:val="24"/>
        </w:rPr>
        <w:fldChar w:fldCharType="separate"/>
      </w:r>
      <w:r w:rsidR="005C52BF">
        <w:rPr>
          <w:noProof/>
          <w:sz w:val="24"/>
          <w:szCs w:val="24"/>
        </w:rPr>
        <w:t>(Tian et al. 2020)</w:t>
      </w:r>
      <w:r w:rsidR="005C52BF">
        <w:rPr>
          <w:sz w:val="24"/>
          <w:szCs w:val="24"/>
        </w:rPr>
        <w:fldChar w:fldCharType="end"/>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211C95" w:rsidRDefault="00973145" w:rsidP="003B4EC2">
      <w:pPr>
        <w:pStyle w:val="Heading3"/>
        <w:rPr>
          <w:sz w:val="28"/>
          <w:szCs w:val="28"/>
          <w:highlight w:val="yellow"/>
          <w:rPrChange w:id="559" w:author="Benjamin Meyer" w:date="2021-02-19T19:53:00Z">
            <w:rPr>
              <w:sz w:val="28"/>
              <w:szCs w:val="28"/>
            </w:rPr>
          </w:rPrChange>
        </w:rPr>
      </w:pPr>
      <w:bookmarkStart w:id="560" w:name="_Toc64271441"/>
      <w:r w:rsidRPr="00211C95">
        <w:rPr>
          <w:sz w:val="28"/>
          <w:szCs w:val="28"/>
          <w:highlight w:val="yellow"/>
          <w:rPrChange w:id="561" w:author="Benjamin Meyer" w:date="2021-02-19T19:53:00Z">
            <w:rPr>
              <w:sz w:val="28"/>
              <w:szCs w:val="28"/>
            </w:rPr>
          </w:rPrChange>
        </w:rPr>
        <w:t>Mapping potential sources of copper and zinc</w:t>
      </w:r>
      <w:bookmarkEnd w:id="560"/>
    </w:p>
    <w:p w14:paraId="04743D4A" w14:textId="77777777" w:rsidR="00973145" w:rsidRPr="00211C95" w:rsidRDefault="00973145" w:rsidP="00973145">
      <w:pPr>
        <w:rPr>
          <w:highlight w:val="yellow"/>
          <w:rPrChange w:id="562" w:author="Benjamin Meyer" w:date="2021-02-19T19:53:00Z">
            <w:rPr/>
          </w:rPrChange>
        </w:rPr>
      </w:pPr>
    </w:p>
    <w:p w14:paraId="5E86DC7D" w14:textId="72BA06B6" w:rsidR="00FB4DBB" w:rsidRPr="00211C95" w:rsidRDefault="00FD4665" w:rsidP="00973145">
      <w:pPr>
        <w:rPr>
          <w:sz w:val="24"/>
          <w:szCs w:val="24"/>
          <w:highlight w:val="yellow"/>
          <w:rPrChange w:id="563" w:author="Benjamin Meyer" w:date="2021-02-19T19:53:00Z">
            <w:rPr>
              <w:sz w:val="24"/>
              <w:szCs w:val="24"/>
            </w:rPr>
          </w:rPrChange>
        </w:rPr>
      </w:pPr>
      <w:r w:rsidRPr="00211C95">
        <w:rPr>
          <w:sz w:val="24"/>
          <w:szCs w:val="24"/>
          <w:highlight w:val="yellow"/>
          <w:rPrChange w:id="564" w:author="Benjamin Meyer" w:date="2021-02-19T19:53:00Z">
            <w:rPr>
              <w:sz w:val="24"/>
              <w:szCs w:val="24"/>
            </w:rPr>
          </w:rPrChange>
        </w:rPr>
        <w:t>M</w:t>
      </w:r>
      <w:r w:rsidR="00BF4127" w:rsidRPr="00211C95">
        <w:rPr>
          <w:sz w:val="24"/>
          <w:szCs w:val="24"/>
          <w:highlight w:val="yellow"/>
          <w:rPrChange w:id="565" w:author="Benjamin Meyer" w:date="2021-02-19T19:53:00Z">
            <w:rPr>
              <w:sz w:val="24"/>
              <w:szCs w:val="24"/>
            </w:rPr>
          </w:rPrChange>
        </w:rPr>
        <w:t xml:space="preserve">apping of potential sources of </w:t>
      </w:r>
      <w:r w:rsidR="005279AF" w:rsidRPr="00211C95">
        <w:rPr>
          <w:sz w:val="24"/>
          <w:szCs w:val="24"/>
          <w:highlight w:val="yellow"/>
          <w:rPrChange w:id="566" w:author="Benjamin Meyer" w:date="2021-02-19T19:53:00Z">
            <w:rPr>
              <w:sz w:val="24"/>
              <w:szCs w:val="24"/>
            </w:rPr>
          </w:rPrChange>
        </w:rPr>
        <w:t>c</w:t>
      </w:r>
      <w:r w:rsidR="00BF4127" w:rsidRPr="00211C95">
        <w:rPr>
          <w:sz w:val="24"/>
          <w:szCs w:val="24"/>
          <w:highlight w:val="yellow"/>
          <w:rPrChange w:id="567" w:author="Benjamin Meyer" w:date="2021-02-19T19:53:00Z">
            <w:rPr>
              <w:sz w:val="24"/>
              <w:szCs w:val="24"/>
            </w:rPr>
          </w:rPrChange>
        </w:rPr>
        <w:t xml:space="preserve">opper </w:t>
      </w:r>
      <w:r w:rsidR="005279AF" w:rsidRPr="00211C95">
        <w:rPr>
          <w:sz w:val="24"/>
          <w:szCs w:val="24"/>
          <w:highlight w:val="yellow"/>
          <w:rPrChange w:id="568" w:author="Benjamin Meyer" w:date="2021-02-19T19:53:00Z">
            <w:rPr>
              <w:sz w:val="24"/>
              <w:szCs w:val="24"/>
            </w:rPr>
          </w:rPrChange>
        </w:rPr>
        <w:t xml:space="preserve">and zinc </w:t>
      </w:r>
      <w:r w:rsidR="00BF4127" w:rsidRPr="00211C95">
        <w:rPr>
          <w:sz w:val="24"/>
          <w:szCs w:val="24"/>
          <w:highlight w:val="yellow"/>
          <w:rPrChange w:id="569" w:author="Benjamin Meyer" w:date="2021-02-19T19:53:00Z">
            <w:rPr>
              <w:sz w:val="24"/>
              <w:szCs w:val="24"/>
            </w:rPr>
          </w:rPrChange>
        </w:rPr>
        <w:t>throughout the Kenai Watershed is an ongoing effort and will be completed in 202</w:t>
      </w:r>
      <w:r w:rsidR="00A97748" w:rsidRPr="00211C95">
        <w:rPr>
          <w:sz w:val="24"/>
          <w:szCs w:val="24"/>
          <w:highlight w:val="yellow"/>
          <w:rPrChange w:id="570" w:author="Benjamin Meyer" w:date="2021-02-19T19:53:00Z">
            <w:rPr>
              <w:sz w:val="24"/>
              <w:szCs w:val="24"/>
            </w:rPr>
          </w:rPrChange>
        </w:rPr>
        <w:t>1</w:t>
      </w:r>
      <w:r w:rsidR="00BF4127" w:rsidRPr="00211C95">
        <w:rPr>
          <w:sz w:val="24"/>
          <w:szCs w:val="24"/>
          <w:highlight w:val="yellow"/>
          <w:rPrChange w:id="571" w:author="Benjamin Meyer" w:date="2021-02-19T19:53:00Z">
            <w:rPr>
              <w:sz w:val="24"/>
              <w:szCs w:val="24"/>
            </w:rPr>
          </w:rPrChange>
        </w:rPr>
        <w:t>.</w:t>
      </w:r>
      <w:r w:rsidR="00D74AB6" w:rsidRPr="00211C95">
        <w:rPr>
          <w:sz w:val="24"/>
          <w:szCs w:val="24"/>
          <w:highlight w:val="yellow"/>
          <w:rPrChange w:id="572" w:author="Benjamin Meyer" w:date="2021-02-19T19:53:00Z">
            <w:rPr>
              <w:sz w:val="24"/>
              <w:szCs w:val="24"/>
            </w:rPr>
          </w:rPrChange>
        </w:rPr>
        <w:t xml:space="preserve"> </w:t>
      </w:r>
      <w:r w:rsidR="00FB4DBB" w:rsidRPr="00211C95">
        <w:rPr>
          <w:sz w:val="24"/>
          <w:szCs w:val="24"/>
          <w:highlight w:val="yellow"/>
          <w:rPrChange w:id="573" w:author="Benjamin Meyer" w:date="2021-02-19T19:53:00Z">
            <w:rPr>
              <w:sz w:val="24"/>
              <w:szCs w:val="24"/>
            </w:rPr>
          </w:rPrChange>
        </w:rPr>
        <w:t xml:space="preserve">The final product will include a robust </w:t>
      </w:r>
      <w:ins w:id="574" w:author="Eldred, Laura" w:date="2020-12-29T13:18:00Z">
        <w:r w:rsidR="00F922B6" w:rsidRPr="00211C95">
          <w:rPr>
            <w:sz w:val="24"/>
            <w:szCs w:val="24"/>
            <w:highlight w:val="yellow"/>
            <w:rPrChange w:id="575" w:author="Benjamin Meyer" w:date="2021-02-19T19:53:00Z">
              <w:rPr>
                <w:sz w:val="24"/>
                <w:szCs w:val="24"/>
              </w:rPr>
            </w:rPrChange>
          </w:rPr>
          <w:t xml:space="preserve">GIS </w:t>
        </w:r>
      </w:ins>
      <w:r w:rsidR="00FB4DBB" w:rsidRPr="00211C95">
        <w:rPr>
          <w:sz w:val="24"/>
          <w:szCs w:val="24"/>
          <w:highlight w:val="yellow"/>
          <w:rPrChange w:id="576" w:author="Benjamin Meyer" w:date="2021-02-19T19:53:00Z">
            <w:rPr>
              <w:sz w:val="24"/>
              <w:szCs w:val="24"/>
            </w:rPr>
          </w:rPrChange>
        </w:rPr>
        <w:t xml:space="preserve">mapping tool that will help identify potential sources of copper and </w:t>
      </w:r>
      <w:commentRangeStart w:id="577"/>
      <w:commentRangeStart w:id="578"/>
      <w:commentRangeStart w:id="579"/>
      <w:r w:rsidR="00FB4DBB" w:rsidRPr="00211C95">
        <w:rPr>
          <w:sz w:val="24"/>
          <w:szCs w:val="24"/>
          <w:highlight w:val="yellow"/>
          <w:rPrChange w:id="580" w:author="Benjamin Meyer" w:date="2021-02-19T19:53:00Z">
            <w:rPr>
              <w:sz w:val="24"/>
              <w:szCs w:val="24"/>
            </w:rPr>
          </w:rPrChange>
        </w:rPr>
        <w:t>zinc</w:t>
      </w:r>
      <w:commentRangeEnd w:id="577"/>
      <w:r w:rsidR="00F922B6" w:rsidRPr="00211C95">
        <w:rPr>
          <w:rStyle w:val="CommentReference"/>
          <w:highlight w:val="yellow"/>
          <w:rPrChange w:id="581" w:author="Benjamin Meyer" w:date="2021-02-19T19:53:00Z">
            <w:rPr>
              <w:rStyle w:val="CommentReference"/>
            </w:rPr>
          </w:rPrChange>
        </w:rPr>
        <w:commentReference w:id="577"/>
      </w:r>
      <w:commentRangeEnd w:id="578"/>
      <w:r w:rsidR="00FA66A8" w:rsidRPr="00211C95">
        <w:rPr>
          <w:rStyle w:val="CommentReference"/>
          <w:highlight w:val="yellow"/>
          <w:rPrChange w:id="582" w:author="Benjamin Meyer" w:date="2021-02-19T19:53:00Z">
            <w:rPr>
              <w:rStyle w:val="CommentReference"/>
            </w:rPr>
          </w:rPrChange>
        </w:rPr>
        <w:commentReference w:id="578"/>
      </w:r>
      <w:commentRangeEnd w:id="579"/>
      <w:r w:rsidR="004E3621" w:rsidRPr="00211C95">
        <w:rPr>
          <w:rStyle w:val="CommentReference"/>
          <w:highlight w:val="yellow"/>
          <w:rPrChange w:id="583" w:author="Benjamin Meyer" w:date="2021-02-19T19:53:00Z">
            <w:rPr>
              <w:rStyle w:val="CommentReference"/>
            </w:rPr>
          </w:rPrChange>
        </w:rPr>
        <w:commentReference w:id="579"/>
      </w:r>
      <w:r w:rsidR="00FB4DBB" w:rsidRPr="00211C95">
        <w:rPr>
          <w:sz w:val="24"/>
          <w:szCs w:val="24"/>
          <w:highlight w:val="yellow"/>
          <w:rPrChange w:id="584" w:author="Benjamin Meyer" w:date="2021-02-19T19:53:00Z">
            <w:rPr>
              <w:sz w:val="24"/>
              <w:szCs w:val="24"/>
            </w:rPr>
          </w:rPrChange>
        </w:rPr>
        <w:t xml:space="preserve">. </w:t>
      </w:r>
      <w:r w:rsidRPr="00211C95">
        <w:rPr>
          <w:sz w:val="24"/>
          <w:szCs w:val="24"/>
          <w:highlight w:val="yellow"/>
          <w:rPrChange w:id="585" w:author="Benjamin Meyer" w:date="2021-02-19T19:53:00Z">
            <w:rPr>
              <w:sz w:val="24"/>
              <w:szCs w:val="24"/>
            </w:rPr>
          </w:rPrChange>
        </w:rPr>
        <w:t>This portion of the study will be</w:t>
      </w:r>
      <w:r w:rsidR="00FB4DBB" w:rsidRPr="00211C95">
        <w:rPr>
          <w:sz w:val="24"/>
          <w:szCs w:val="24"/>
          <w:highlight w:val="yellow"/>
          <w:rPrChange w:id="586" w:author="Benjamin Meyer" w:date="2021-02-19T19:53:00Z">
            <w:rPr>
              <w:sz w:val="24"/>
              <w:szCs w:val="24"/>
            </w:rPr>
          </w:rPrChange>
        </w:rPr>
        <w:t xml:space="preserve"> concluded in 2021 with a final report further detailing area-specific sources of copper and zinc, advisable study expansions, and potential area-specific repercussions of elevated heavy metal levels.</w:t>
      </w:r>
    </w:p>
    <w:p w14:paraId="397F2BB3" w14:textId="25D792BA" w:rsidR="000729D2" w:rsidRPr="00211C95" w:rsidRDefault="000729D2" w:rsidP="00973145">
      <w:pPr>
        <w:rPr>
          <w:sz w:val="24"/>
          <w:szCs w:val="24"/>
          <w:highlight w:val="yellow"/>
          <w:rPrChange w:id="587" w:author="Benjamin Meyer" w:date="2021-02-19T19:53:00Z">
            <w:rPr>
              <w:sz w:val="24"/>
              <w:szCs w:val="24"/>
            </w:rPr>
          </w:rPrChange>
        </w:rPr>
      </w:pPr>
    </w:p>
    <w:p w14:paraId="6FE675BF" w14:textId="50A906E5" w:rsidR="000729D2" w:rsidRDefault="000729D2" w:rsidP="000729D2">
      <w:pPr>
        <w:rPr>
          <w:ins w:id="588" w:author="Benjamin Meyer" w:date="2021-02-19T19:53:00Z"/>
          <w:sz w:val="24"/>
          <w:szCs w:val="24"/>
        </w:rPr>
      </w:pPr>
      <w:r w:rsidRPr="00211C95">
        <w:rPr>
          <w:sz w:val="24"/>
          <w:szCs w:val="24"/>
          <w:highlight w:val="yellow"/>
          <w:rPrChange w:id="589" w:author="Benjamin Meyer" w:date="2021-02-19T19:53:00Z">
            <w:rPr>
              <w:sz w:val="24"/>
              <w:szCs w:val="24"/>
            </w:rPr>
          </w:rPrChange>
        </w:rPr>
        <w:t>Addressing the identified data gaps would require varying levels of effort. For example, creation of an impervious surfaces layer would involve substantial efforts in heads-up digitizing and ground-</w:t>
      </w:r>
      <w:proofErr w:type="spellStart"/>
      <w:r w:rsidRPr="00211C95">
        <w:rPr>
          <w:sz w:val="24"/>
          <w:szCs w:val="24"/>
          <w:highlight w:val="yellow"/>
          <w:rPrChange w:id="590" w:author="Benjamin Meyer" w:date="2021-02-19T19:53:00Z">
            <w:rPr>
              <w:sz w:val="24"/>
              <w:szCs w:val="24"/>
            </w:rPr>
          </w:rPrChange>
        </w:rPr>
        <w:t>truthing</w:t>
      </w:r>
      <w:proofErr w:type="spellEnd"/>
      <w:r w:rsidRPr="00211C95">
        <w:rPr>
          <w:sz w:val="24"/>
          <w:szCs w:val="24"/>
          <w:highlight w:val="yellow"/>
          <w:rPrChange w:id="591" w:author="Benjamin Meyer" w:date="2021-02-19T19:53:00Z">
            <w:rPr>
              <w:sz w:val="24"/>
              <w:szCs w:val="24"/>
            </w:rPr>
          </w:rPrChange>
        </w:rPr>
        <w:t xml:space="preserve"> fieldwork of impervious surfaces, while including a </w:t>
      </w:r>
      <w:proofErr w:type="spellStart"/>
      <w:r w:rsidRPr="00211C95">
        <w:rPr>
          <w:sz w:val="24"/>
          <w:szCs w:val="24"/>
          <w:highlight w:val="yellow"/>
          <w:rPrChange w:id="592" w:author="Benjamin Meyer" w:date="2021-02-19T19:53:00Z">
            <w:rPr>
              <w:sz w:val="24"/>
              <w:szCs w:val="24"/>
            </w:rPr>
          </w:rPrChange>
        </w:rPr>
        <w:t>stor</w:t>
      </w:r>
      <w:proofErr w:type="spellEnd"/>
      <w:r w:rsidR="00D74AB6">
        <w:rPr>
          <w:sz w:val="24"/>
          <w:szCs w:val="24"/>
        </w:rPr>
        <w:t xml:space="preserve"> </w:t>
      </w:r>
    </w:p>
    <w:p w14:paraId="7F7A5249" w14:textId="5E24F2A3" w:rsidR="00211C95" w:rsidRDefault="00211C95" w:rsidP="000729D2">
      <w:pPr>
        <w:rPr>
          <w:ins w:id="593" w:author="Benjamin Meyer" w:date="2021-02-19T19:53:00Z"/>
          <w:sz w:val="24"/>
          <w:szCs w:val="24"/>
        </w:rPr>
      </w:pPr>
    </w:p>
    <w:p w14:paraId="4A7D3579" w14:textId="4F34DD8B" w:rsidR="00211C95" w:rsidRPr="001A3E40" w:rsidRDefault="00211C95" w:rsidP="000729D2">
      <w:pPr>
        <w:rPr>
          <w:sz w:val="24"/>
          <w:szCs w:val="24"/>
        </w:rPr>
      </w:pPr>
      <w:ins w:id="594" w:author="Benjamin Meyer" w:date="2021-02-19T19:53:00Z">
        <w:r>
          <w:rPr>
            <w:sz w:val="24"/>
            <w:szCs w:val="24"/>
          </w:rPr>
          <w:t>Working here 2/19/2021</w:t>
        </w:r>
      </w:ins>
    </w:p>
    <w:p w14:paraId="5A24A7AF" w14:textId="77777777" w:rsidR="000729D2" w:rsidRDefault="000729D2" w:rsidP="00973145">
      <w:pPr>
        <w:rPr>
          <w:sz w:val="24"/>
          <w:szCs w:val="24"/>
        </w:rPr>
      </w:pP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595" w:name="_Toc64271442"/>
      <w:r w:rsidRPr="003B4EC2">
        <w:rPr>
          <w:sz w:val="24"/>
        </w:rPr>
        <w:t>Potential sources on the Kenai River</w:t>
      </w:r>
      <w:bookmarkEnd w:id="595"/>
    </w:p>
    <w:p w14:paraId="56FCE031" w14:textId="77777777" w:rsidR="003B4EC2" w:rsidRDefault="003B4EC2" w:rsidP="00973145">
      <w:pPr>
        <w:rPr>
          <w:b/>
          <w:bCs/>
          <w:sz w:val="24"/>
          <w:szCs w:val="24"/>
        </w:rPr>
      </w:pPr>
    </w:p>
    <w:p w14:paraId="3E31A7F8" w14:textId="35343417" w:rsidR="00BF4127" w:rsidRPr="00BF4127" w:rsidRDefault="00BF4127" w:rsidP="00973145">
      <w:pPr>
        <w:rPr>
          <w:sz w:val="24"/>
          <w:szCs w:val="24"/>
        </w:rPr>
      </w:pPr>
      <w:r>
        <w:rPr>
          <w:sz w:val="24"/>
          <w:szCs w:val="24"/>
        </w:rPr>
        <w:t xml:space="preserve">The current </w:t>
      </w:r>
      <w:proofErr w:type="spellStart"/>
      <w:r>
        <w:rPr>
          <w:sz w:val="24"/>
          <w:szCs w:val="24"/>
        </w:rPr>
        <w:t>shapefile</w:t>
      </w:r>
      <w:proofErr w:type="spellEnd"/>
      <w:r>
        <w:rPr>
          <w:sz w:val="24"/>
          <w:szCs w:val="24"/>
        </w:rPr>
        <w:t xml:space="preserv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w:t>
      </w:r>
      <w:r w:rsidR="00D74AB6">
        <w:rPr>
          <w:sz w:val="24"/>
          <w:szCs w:val="24"/>
        </w:rPr>
        <w:t xml:space="preserve"> </w:t>
      </w:r>
      <w:commentRangeStart w:id="596"/>
      <w:commentRangeStart w:id="597"/>
      <w:commentRangeStart w:id="598"/>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596"/>
      <w:r w:rsidR="00BD1E1E">
        <w:rPr>
          <w:sz w:val="24"/>
          <w:szCs w:val="24"/>
        </w:rPr>
        <w:t xml:space="preserve"> </w:t>
      </w:r>
      <w:ins w:id="599" w:author="Benjamin Meyer" w:date="2021-02-19T19:51:00Z">
        <w:r w:rsidR="00BD1E1E">
          <w:rPr>
            <w:sz w:val="24"/>
            <w:szCs w:val="24"/>
          </w:rPr>
          <w:t xml:space="preserve">Remote sensing tools such as </w:t>
        </w:r>
        <w:r w:rsidR="00211C95">
          <w:rPr>
            <w:sz w:val="24"/>
            <w:szCs w:val="24"/>
          </w:rPr>
          <w:t xml:space="preserve">aerial drone or satellite imagery could also potentially play a role in </w:t>
        </w:r>
      </w:ins>
      <w:r w:rsidR="00F95215">
        <w:rPr>
          <w:rStyle w:val="CommentReference"/>
        </w:rPr>
        <w:commentReference w:id="596"/>
      </w:r>
      <w:commentRangeEnd w:id="597"/>
      <w:r w:rsidR="00F922B6">
        <w:rPr>
          <w:rStyle w:val="CommentReference"/>
        </w:rPr>
        <w:commentReference w:id="597"/>
      </w:r>
      <w:commentRangeEnd w:id="598"/>
      <w:r w:rsidR="0017102C">
        <w:rPr>
          <w:rStyle w:val="CommentReference"/>
        </w:rPr>
        <w:commentReference w:id="598"/>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600" w:name="_Toc64271443"/>
      <w:r w:rsidRPr="003B4EC2">
        <w:rPr>
          <w:sz w:val="24"/>
        </w:rPr>
        <w:t>Potential sources throughout the Kenai River watershed</w:t>
      </w:r>
      <w:bookmarkEnd w:id="600"/>
    </w:p>
    <w:p w14:paraId="57EE903A" w14:textId="77777777" w:rsidR="003B4EC2" w:rsidRPr="00BF4127" w:rsidRDefault="003B4EC2" w:rsidP="00973145">
      <w:pPr>
        <w:rPr>
          <w:sz w:val="24"/>
          <w:szCs w:val="24"/>
        </w:rPr>
      </w:pPr>
    </w:p>
    <w:p w14:paraId="761FE5B2" w14:textId="762478E9"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w:t>
      </w:r>
      <w:proofErr w:type="spellStart"/>
      <w:r>
        <w:rPr>
          <w:sz w:val="24"/>
          <w:szCs w:val="24"/>
        </w:rPr>
        <w:t>shapefile</w:t>
      </w:r>
      <w:proofErr w:type="spellEnd"/>
      <w:r>
        <w:rPr>
          <w:sz w:val="24"/>
          <w:szCs w:val="24"/>
        </w:rPr>
        <w:t xml:space="preserve"> will be integrated with </w:t>
      </w:r>
      <w:r w:rsidR="00714287">
        <w:rPr>
          <w:sz w:val="24"/>
          <w:szCs w:val="24"/>
        </w:rPr>
        <w:t xml:space="preserve">the </w:t>
      </w:r>
      <w:r>
        <w:rPr>
          <w:sz w:val="24"/>
          <w:szCs w:val="24"/>
        </w:rPr>
        <w:t xml:space="preserve">photo </w:t>
      </w:r>
      <w:proofErr w:type="spellStart"/>
      <w:r>
        <w:rPr>
          <w:sz w:val="24"/>
          <w:szCs w:val="24"/>
        </w:rPr>
        <w:t>shapefile</w:t>
      </w:r>
      <w:proofErr w:type="spellEnd"/>
      <w:r>
        <w:rPr>
          <w:sz w:val="24"/>
          <w:szCs w:val="24"/>
        </w:rPr>
        <w:t xml:space="preserv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w:t>
      </w:r>
      <w:del w:id="601" w:author="Apsens, Sarah" w:date="2020-12-30T14:24:00Z">
        <w:r w:rsidR="00AB33D0" w:rsidDel="00D457D3">
          <w:rPr>
            <w:sz w:val="24"/>
            <w:szCs w:val="24"/>
          </w:rPr>
          <w:delText xml:space="preserve">highly </w:delText>
        </w:r>
      </w:del>
      <w:r w:rsidR="00AB33D0">
        <w:rPr>
          <w:sz w:val="24"/>
          <w:szCs w:val="24"/>
        </w:rPr>
        <w:t>recommends that the data contained within this mapping tool is updated on an annual bas</w:t>
      </w:r>
      <w:r w:rsidR="00213C01">
        <w:rPr>
          <w:sz w:val="24"/>
          <w:szCs w:val="24"/>
        </w:rPr>
        <w:t>i</w:t>
      </w:r>
      <w:r w:rsidR="00AB33D0">
        <w:rPr>
          <w:sz w:val="24"/>
          <w:szCs w:val="24"/>
        </w:rPr>
        <w:t xml:space="preserve">s in order to track changes in development over </w:t>
      </w:r>
      <w:commentRangeStart w:id="602"/>
      <w:r w:rsidR="00AB33D0">
        <w:rPr>
          <w:sz w:val="24"/>
          <w:szCs w:val="24"/>
        </w:rPr>
        <w:t>time</w:t>
      </w:r>
      <w:commentRangeEnd w:id="602"/>
      <w:r w:rsidR="00F922B6">
        <w:rPr>
          <w:rStyle w:val="CommentReference"/>
        </w:rPr>
        <w:commentReference w:id="602"/>
      </w:r>
      <w:r w:rsidR="00AB33D0">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603" w:name="_Toc64271444"/>
      <w:r w:rsidRPr="003B4EC2">
        <w:rPr>
          <w:b/>
        </w:rPr>
        <w:t>CONCLUSION</w:t>
      </w:r>
      <w:bookmarkEnd w:id="603"/>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Ensure all data 2000 - 2020 is archived and available for public access through the EPA 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604"/>
      <w:r w:rsidR="007D1D72">
        <w:rPr>
          <w:sz w:val="24"/>
          <w:szCs w:val="24"/>
        </w:rPr>
        <w:t xml:space="preserve">site-specific trends from </w:t>
      </w:r>
      <w:commentRangeEnd w:id="604"/>
      <w:r w:rsidR="00A235BB">
        <w:rPr>
          <w:rStyle w:val="CommentReference"/>
        </w:rPr>
        <w:commentReference w:id="604"/>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 xml:space="preserve">through increased sampling of Kenai River </w:t>
      </w:r>
      <w:proofErr w:type="spellStart"/>
      <w:r w:rsidR="001C197D">
        <w:rPr>
          <w:b/>
          <w:sz w:val="24"/>
          <w:szCs w:val="24"/>
        </w:rPr>
        <w:t>mainstem</w:t>
      </w:r>
      <w:proofErr w:type="spellEnd"/>
      <w:r w:rsidR="001C197D">
        <w:rPr>
          <w:b/>
          <w:sz w:val="24"/>
          <w:szCs w:val="24"/>
        </w:rPr>
        <w:t xml:space="preserve">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 xml:space="preserve">No Name Creek, Beaver Creek, </w:t>
      </w:r>
      <w:proofErr w:type="spellStart"/>
      <w:r w:rsidR="0092112D">
        <w:rPr>
          <w:sz w:val="24"/>
          <w:szCs w:val="24"/>
        </w:rPr>
        <w:t>Slikok</w:t>
      </w:r>
      <w:proofErr w:type="spellEnd"/>
      <w:r w:rsidR="0092112D">
        <w:rPr>
          <w:sz w:val="24"/>
          <w:szCs w:val="24"/>
        </w:rPr>
        <w:t xml:space="preserve">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proofErr w:type="spellStart"/>
      <w:r>
        <w:rPr>
          <w:sz w:val="24"/>
          <w:szCs w:val="24"/>
        </w:rPr>
        <w:t>Mainstem</w:t>
      </w:r>
      <w:proofErr w:type="spellEnd"/>
      <w:r>
        <w:rPr>
          <w:sz w:val="24"/>
          <w:szCs w:val="24"/>
        </w:rPr>
        <w:t>:</w:t>
      </w:r>
      <w:r w:rsidR="00E8345C">
        <w:rPr>
          <w:sz w:val="24"/>
          <w:szCs w:val="24"/>
        </w:rPr>
        <w:t xml:space="preserve"> from Cunningham Park (RM 6.5) to </w:t>
      </w:r>
      <w:proofErr w:type="spellStart"/>
      <w:r w:rsidR="00E8345C">
        <w:rPr>
          <w:sz w:val="24"/>
          <w:szCs w:val="24"/>
        </w:rPr>
        <w:t>Swiftwater</w:t>
      </w:r>
      <w:proofErr w:type="spellEnd"/>
      <w:r w:rsidR="00E8345C">
        <w:rPr>
          <w:sz w:val="24"/>
          <w:szCs w:val="24"/>
        </w:rPr>
        <w:t xml:space="preserve">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6D4221AB" w:rsidR="00A81494" w:rsidRDefault="00A81494" w:rsidP="00C62EA9">
      <w:pPr>
        <w:pStyle w:val="ListParagraph"/>
        <w:numPr>
          <w:ilvl w:val="1"/>
          <w:numId w:val="8"/>
        </w:numPr>
        <w:rPr>
          <w:sz w:val="24"/>
          <w:szCs w:val="24"/>
        </w:rPr>
      </w:pPr>
      <w:r>
        <w:rPr>
          <w:sz w:val="24"/>
          <w:szCs w:val="24"/>
        </w:rPr>
        <w:t xml:space="preserve">Perform opportunistic sampling at known and suspected </w:t>
      </w:r>
      <w:commentRangeStart w:id="605"/>
      <w:del w:id="606" w:author="Eldred, Laura" w:date="2020-12-29T13:23:00Z">
        <w:r w:rsidDel="00193D90">
          <w:rPr>
            <w:sz w:val="24"/>
            <w:szCs w:val="24"/>
          </w:rPr>
          <w:delText>point</w:delText>
        </w:r>
      </w:del>
      <w:commentRangeEnd w:id="605"/>
      <w:r w:rsidR="00193D90">
        <w:rPr>
          <w:rStyle w:val="CommentReference"/>
        </w:rPr>
        <w:commentReference w:id="605"/>
      </w:r>
      <w:del w:id="607" w:author="Eldred, Laura" w:date="2020-12-29T13:23:00Z">
        <w:r w:rsidDel="00193D90">
          <w:rPr>
            <w:sz w:val="24"/>
            <w:szCs w:val="24"/>
          </w:rPr>
          <w:delText xml:space="preserve"> </w:delText>
        </w:r>
      </w:del>
      <w:ins w:id="608" w:author="Eldred, Laura" w:date="2020-12-29T13:23:00Z">
        <w:r w:rsidR="00193D90">
          <w:rPr>
            <w:sz w:val="24"/>
            <w:szCs w:val="24"/>
          </w:rPr>
          <w:t xml:space="preserve">discrete </w:t>
        </w:r>
      </w:ins>
      <w:r>
        <w:rPr>
          <w:sz w:val="24"/>
          <w:szCs w:val="24"/>
        </w:rPr>
        <w:t xml:space="preserve">sources </w:t>
      </w:r>
      <w:commentRangeStart w:id="609"/>
      <w:r>
        <w:rPr>
          <w:sz w:val="24"/>
          <w:szCs w:val="24"/>
        </w:rPr>
        <w:t>before,</w:t>
      </w:r>
      <w:commentRangeEnd w:id="609"/>
      <w:r w:rsidR="00A235BB">
        <w:rPr>
          <w:rStyle w:val="CommentReference"/>
        </w:rPr>
        <w:commentReference w:id="609"/>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w:t>
      </w:r>
      <w:r>
        <w:rPr>
          <w:sz w:val="24"/>
          <w:szCs w:val="24"/>
        </w:rPr>
        <w:lastRenderedPageBreak/>
        <w:t>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2B2CAC42"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ins w:id="610" w:author="Eldred, Laura" w:date="2020-12-29T13:25:00Z">
        <w:r w:rsidR="00193D90">
          <w:rPr>
            <w:sz w:val="24"/>
            <w:szCs w:val="24"/>
          </w:rPr>
          <w:t>longest term</w:t>
        </w:r>
      </w:ins>
      <w:del w:id="611" w:author="Eldred, Laura" w:date="2020-12-29T13:25:00Z">
        <w:r w:rsidR="000E7DBA" w:rsidDel="00193D90">
          <w:rPr>
            <w:sz w:val="24"/>
            <w:szCs w:val="24"/>
          </w:rPr>
          <w:delText>largest</w:delText>
        </w:r>
      </w:del>
      <w:r w:rsidR="000E7DBA">
        <w:rPr>
          <w:sz w:val="24"/>
          <w:szCs w:val="24"/>
        </w:rPr>
        <w:t xml:space="preserve"> water quality </w:t>
      </w:r>
      <w:r>
        <w:rPr>
          <w:sz w:val="24"/>
          <w:szCs w:val="24"/>
        </w:rPr>
        <w:t xml:space="preserve">datasets in the state of Alaska; </w:t>
      </w:r>
      <w:r w:rsidR="000E7DBA">
        <w:rPr>
          <w:sz w:val="24"/>
          <w:szCs w:val="24"/>
        </w:rPr>
        <w:t>an invaluable resource showing</w:t>
      </w:r>
      <w:ins w:id="612" w:author="Eldred, Laura" w:date="2020-12-29T13:26:00Z">
        <w:r w:rsidR="00193D90">
          <w:rPr>
            <w:sz w:val="24"/>
            <w:szCs w:val="24"/>
          </w:rPr>
          <w:t xml:space="preserve"> varying levels of copper and zinc that warrant further investigation</w:t>
        </w:r>
      </w:ins>
      <w:ins w:id="613" w:author="Eldred, Laura" w:date="2020-12-29T13:27:00Z">
        <w:r w:rsidR="00193D90">
          <w:rPr>
            <w:sz w:val="24"/>
            <w:szCs w:val="24"/>
          </w:rPr>
          <w:t xml:space="preserve"> in order to apply effective solutions</w:t>
        </w:r>
      </w:ins>
      <w:ins w:id="614" w:author="Eldred, Laura" w:date="2020-12-29T13:26:00Z">
        <w:r w:rsidR="00193D90">
          <w:rPr>
            <w:sz w:val="24"/>
            <w:szCs w:val="24"/>
          </w:rPr>
          <w:t>.</w:t>
        </w:r>
      </w:ins>
      <w:r w:rsidR="000E7DBA">
        <w:rPr>
          <w:sz w:val="24"/>
          <w:szCs w:val="24"/>
        </w:rPr>
        <w:t xml:space="preserve"> </w:t>
      </w:r>
      <w:del w:id="615" w:author="Eldred, Laura" w:date="2020-12-29T13:26:00Z">
        <w:r w:rsidR="000E7DBA" w:rsidDel="00193D90">
          <w:rPr>
            <w:sz w:val="24"/>
            <w:szCs w:val="24"/>
          </w:rPr>
          <w:delText xml:space="preserve">a </w:delText>
        </w:r>
        <w:r w:rsidR="001411CE" w:rsidDel="00193D90">
          <w:rPr>
            <w:sz w:val="24"/>
            <w:szCs w:val="24"/>
          </w:rPr>
          <w:delText>concerning history of heavy</w:delText>
        </w:r>
        <w:r w:rsidR="000E7DBA" w:rsidDel="00193D90">
          <w:rPr>
            <w:sz w:val="24"/>
            <w:szCs w:val="24"/>
          </w:rPr>
          <w:delText xml:space="preserve"> metal exceedances throughout the watershed. </w:delText>
        </w:r>
      </w:del>
      <w:del w:id="616" w:author="Eldred, Laura" w:date="2020-12-29T13:27:00Z">
        <w:r w:rsidR="000E7DBA" w:rsidRPr="003B1CEC" w:rsidDel="00193D90">
          <w:rPr>
            <w:i/>
            <w:sz w:val="24"/>
            <w:szCs w:val="24"/>
          </w:rPr>
          <w:delText>E</w:delText>
        </w:r>
        <w:r w:rsidR="00042F92" w:rsidRPr="003B1CEC" w:rsidDel="00193D90">
          <w:rPr>
            <w:i/>
            <w:sz w:val="24"/>
            <w:szCs w:val="24"/>
          </w:rPr>
          <w:delText xml:space="preserve">xpanding this study </w:delText>
        </w:r>
        <w:r w:rsidR="00C144DE" w:rsidRPr="003B1CEC" w:rsidDel="00193D90">
          <w:rPr>
            <w:i/>
            <w:sz w:val="24"/>
            <w:szCs w:val="24"/>
          </w:rPr>
          <w:delText xml:space="preserve">as described above </w:delText>
        </w:r>
        <w:r w:rsidR="00042F92" w:rsidRPr="003B1CEC" w:rsidDel="00193D90">
          <w:rPr>
            <w:i/>
            <w:sz w:val="24"/>
            <w:szCs w:val="24"/>
          </w:rPr>
          <w:delText xml:space="preserve">would </w:delText>
        </w:r>
        <w:r w:rsidRPr="003B1CEC" w:rsidDel="00193D90">
          <w:rPr>
            <w:i/>
            <w:sz w:val="24"/>
            <w:szCs w:val="24"/>
          </w:rPr>
          <w:delText xml:space="preserve">shorten the path between </w:delText>
        </w:r>
        <w:r w:rsidR="00817877" w:rsidRPr="003B1CEC" w:rsidDel="00193D90">
          <w:rPr>
            <w:i/>
            <w:sz w:val="24"/>
            <w:szCs w:val="24"/>
          </w:rPr>
          <w:delText>having identified</w:delText>
        </w:r>
        <w:r w:rsidR="00946C91" w:rsidRPr="003B1CEC" w:rsidDel="00193D90">
          <w:rPr>
            <w:i/>
            <w:sz w:val="24"/>
            <w:szCs w:val="24"/>
          </w:rPr>
          <w:delText xml:space="preserve"> the known challenge</w:delText>
        </w:r>
        <w:r w:rsidR="00C144DE" w:rsidRPr="003B1CEC" w:rsidDel="00193D90">
          <w:rPr>
            <w:i/>
            <w:sz w:val="24"/>
            <w:szCs w:val="24"/>
          </w:rPr>
          <w:delText>, and applying proven</w:delText>
        </w:r>
        <w:r w:rsidRPr="003B1CEC" w:rsidDel="00193D90">
          <w:rPr>
            <w:i/>
            <w:sz w:val="24"/>
            <w:szCs w:val="24"/>
          </w:rPr>
          <w:delText xml:space="preserve"> solutions.</w:delText>
        </w:r>
        <w:r w:rsidR="00946C91" w:rsidRPr="003B1CEC" w:rsidDel="00193D90">
          <w:rPr>
            <w:i/>
            <w:sz w:val="24"/>
            <w:szCs w:val="24"/>
          </w:rPr>
          <w:delText xml:space="preserve"> </w:delText>
        </w:r>
      </w:del>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617" w:name="_Toc64271445"/>
      <w:r>
        <w:rPr>
          <w:sz w:val="24"/>
        </w:rPr>
        <w:t>From information to action</w:t>
      </w:r>
      <w:bookmarkEnd w:id="617"/>
    </w:p>
    <w:p w14:paraId="55292C4E" w14:textId="77777777" w:rsidR="007B10BF" w:rsidRPr="007B10BF" w:rsidRDefault="007B10BF" w:rsidP="007B10BF"/>
    <w:p w14:paraId="20B717ED" w14:textId="6FA4A4E8"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w:t>
      </w:r>
      <w:proofErr w:type="spellStart"/>
      <w:r>
        <w:rPr>
          <w:sz w:val="24"/>
          <w:szCs w:val="24"/>
        </w:rPr>
        <w:t>main</w:t>
      </w:r>
      <w:del w:id="618" w:author="Apsens, Sarah" w:date="2020-12-30T14:26:00Z">
        <w:r w:rsidR="00DC5E14" w:rsidDel="008916CE">
          <w:rPr>
            <w:sz w:val="24"/>
            <w:szCs w:val="24"/>
          </w:rPr>
          <w:delText xml:space="preserve"> </w:delText>
        </w:r>
      </w:del>
      <w:r>
        <w:rPr>
          <w:sz w:val="24"/>
          <w:szCs w:val="24"/>
        </w:rPr>
        <w:t>stem</w:t>
      </w:r>
      <w:proofErr w:type="spellEnd"/>
      <w:r>
        <w:rPr>
          <w:sz w:val="24"/>
          <w:szCs w:val="24"/>
        </w:rPr>
        <w:t xml:space="preserve"> and its tributaries</w:t>
      </w:r>
      <w:r w:rsidR="0017102C">
        <w:rPr>
          <w:sz w:val="24"/>
          <w:szCs w:val="24"/>
        </w:rPr>
        <w:t xml:space="preserve"> </w:t>
      </w:r>
      <w:r w:rsidR="0017102C">
        <w:rPr>
          <w:sz w:val="24"/>
          <w:szCs w:val="24"/>
        </w:rPr>
        <w:fldChar w:fldCharType="begin" w:fldLock="1">
          <w:fldData xml:space="preserve">ZQBKAHkAMQBXAGQAdQBPADIANwBZAFcALwBSAFgAQwBEAHoAMAB2AGwAcQBQADcASgBVAFgAUQA0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</w:fldData>
        </w:fldChar>
      </w:r>
      <w:r w:rsidR="0017102C">
        <w:rPr>
          <w:sz w:val="24"/>
          <w:szCs w:val="24"/>
        </w:rPr>
        <w:instrText>ADDIN paperpile_citation &lt;clusterId&gt;I481W547L838P622&lt;/clusterId&gt;&lt;version&gt;0.6.11&lt;/version&gt;&lt;metadata&gt;&lt;citation&gt;&lt;id&gt;9fe21366-f451-484a-8ab3-04929eacb535&lt;/id&gt;&lt;no_author/&gt;&lt;prefix/&gt;&lt;suffix/&gt;&lt;locator/&gt;&lt;locator_label&gt;page&lt;/locator_label&gt;&lt;/citation&gt;&lt;/metadata&gt; \* MERGEFORMAT</w:instrText>
      </w:r>
      <w:r w:rsidR="0017102C">
        <w:rPr>
          <w:sz w:val="24"/>
          <w:szCs w:val="24"/>
        </w:rPr>
      </w:r>
      <w:r w:rsidR="0017102C">
        <w:rPr>
          <w:sz w:val="24"/>
          <w:szCs w:val="24"/>
        </w:rPr>
        <w:fldChar w:fldCharType="separate"/>
      </w:r>
      <w:r w:rsidR="0017102C">
        <w:rPr>
          <w:noProof/>
          <w:sz w:val="24"/>
          <w:szCs w:val="24"/>
        </w:rPr>
        <w:t>(Schoen et al. 2017)</w:t>
      </w:r>
      <w:r w:rsidR="0017102C">
        <w:rPr>
          <w:sz w:val="24"/>
          <w:szCs w:val="24"/>
        </w:rPr>
        <w:fldChar w:fldCharType="end"/>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D74AB6">
        <w:rPr>
          <w:sz w:val="24"/>
          <w:szCs w:val="24"/>
        </w:rPr>
        <w:t xml:space="preserve"> </w:t>
      </w:r>
      <w:r w:rsidR="00C055FD">
        <w:rPr>
          <w:sz w:val="24"/>
          <w:szCs w:val="24"/>
        </w:rPr>
        <w:t xml:space="preserve">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w:t>
      </w:r>
      <w:r w:rsidR="00D74AB6">
        <w:rPr>
          <w:sz w:val="24"/>
          <w:szCs w:val="24"/>
        </w:rPr>
        <w:t xml:space="preserve">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w:t>
      </w:r>
      <w:r w:rsidR="00D74AB6">
        <w:rPr>
          <w:sz w:val="24"/>
          <w:szCs w:val="24"/>
        </w:rPr>
        <w:t xml:space="preserve"> </w:t>
      </w:r>
    </w:p>
    <w:p w14:paraId="67E13F70" w14:textId="77777777" w:rsidR="003B1CEC" w:rsidRDefault="003B1CEC" w:rsidP="00042F92">
      <w:pPr>
        <w:rPr>
          <w:sz w:val="24"/>
          <w:szCs w:val="24"/>
        </w:rPr>
      </w:pPr>
    </w:p>
    <w:p w14:paraId="013F7C83" w14:textId="09686B1E" w:rsidR="00F728D7" w:rsidRPr="007B10BF" w:rsidRDefault="00C055FD" w:rsidP="00042F92">
      <w:pPr>
        <w:rPr>
          <w:sz w:val="24"/>
          <w:szCs w:val="24"/>
        </w:rPr>
      </w:pPr>
      <w:r>
        <w:rPr>
          <w:sz w:val="24"/>
          <w:szCs w:val="24"/>
        </w:rPr>
        <w:t>A</w:t>
      </w:r>
      <w:r w:rsidR="007B10BF">
        <w:rPr>
          <w:sz w:val="24"/>
          <w:szCs w:val="24"/>
        </w:rPr>
        <w:t>dditionally, a</w:t>
      </w:r>
      <w:r w:rsidR="00192C82">
        <w:rPr>
          <w:sz w:val="24"/>
          <w:szCs w:val="24"/>
        </w:rPr>
        <w:t xml:space="preserve"> pilot project to </w:t>
      </w:r>
      <w:commentRangeStart w:id="619"/>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619"/>
      <w:r w:rsidR="008916CE">
        <w:rPr>
          <w:rStyle w:val="CommentReference"/>
        </w:rPr>
        <w:commentReference w:id="619"/>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w:t>
      </w:r>
      <w:r w:rsidR="00D74AB6">
        <w:rPr>
          <w:sz w:val="24"/>
          <w:szCs w:val="24"/>
        </w:rPr>
        <w:t xml:space="preserve">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7102C">
        <w:rPr>
          <w:sz w:val="24"/>
          <w:szCs w:val="24"/>
        </w:rPr>
        <w:t xml:space="preserve"> </w:t>
      </w:r>
      <w:r w:rsidR="001254BB">
        <w:rPr>
          <w:sz w:val="24"/>
          <w:szCs w:val="24"/>
        </w:rPr>
        <w:fldChar w:fldCharType="begin" w:fldLock="1">
          <w:fldData xml:space="preserve">ZQBKAHkAbABVADAAdAB2ADQAegBZAFEALwBpAHUAQwB6AHAARgBOAFMAYQBSAE0ANQB0AFQARQA2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</w:fldData>
        </w:fldChar>
      </w:r>
      <w:r w:rsidR="00B015A0">
        <w:rPr>
          <w:sz w:val="24"/>
          <w:szCs w:val="24"/>
        </w:rPr>
        <w:instrText>ADDIN paperpile_citation &lt;clusterId&gt;O489C749R121V842&lt;/clusterId&gt;&lt;version&gt;0.6.11&lt;/version&gt;&lt;metadata&gt;&lt;citation&gt;&lt;id&gt;583f5124-eb4d-4807-9044-be13f220c035&lt;/id&gt;&lt;no_author/&gt;&lt;prefix/&gt;&lt;suffix/&gt;&lt;locator/&gt;&lt;locator_label&gt;page&lt;/locator_label&gt;&lt;/citation&gt;&lt;/metadata&gt; \* MERGEFORMAT</w:instrText>
      </w:r>
      <w:r w:rsidR="001254BB">
        <w:rPr>
          <w:sz w:val="24"/>
          <w:szCs w:val="24"/>
        </w:rPr>
      </w:r>
      <w:r w:rsidR="001254BB">
        <w:rPr>
          <w:sz w:val="24"/>
          <w:szCs w:val="24"/>
        </w:rPr>
        <w:fldChar w:fldCharType="separate"/>
      </w:r>
      <w:r w:rsidR="001254BB">
        <w:rPr>
          <w:noProof/>
          <w:sz w:val="24"/>
          <w:szCs w:val="24"/>
        </w:rPr>
        <w:t>(City of Homer 2020)</w:t>
      </w:r>
      <w:r w:rsidR="001254BB">
        <w:rPr>
          <w:sz w:val="24"/>
          <w:szCs w:val="24"/>
        </w:rPr>
        <w:fldChar w:fldCharType="end"/>
      </w:r>
      <w:r w:rsidR="00817877">
        <w:rPr>
          <w:sz w:val="24"/>
          <w:szCs w:val="24"/>
        </w:rPr>
        <w:t>.</w:t>
      </w:r>
      <w:r w:rsidR="00D74AB6">
        <w:rPr>
          <w:sz w:val="24"/>
          <w:szCs w:val="24"/>
        </w:rPr>
        <w:t xml:space="preserve"> </w:t>
      </w:r>
      <w:r w:rsidR="00817877">
        <w:rPr>
          <w:sz w:val="24"/>
          <w:szCs w:val="24"/>
        </w:rPr>
        <w:t>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4C4ACCB4" w:rsidR="005F489D" w:rsidRPr="0017102C"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w:t>
      </w:r>
      <w:proofErr w:type="spellStart"/>
      <w:r w:rsidRPr="00F728D7">
        <w:rPr>
          <w:rFonts w:asciiTheme="majorHAnsi" w:hAnsiTheme="majorHAnsi" w:cs="Arial"/>
          <w:i/>
          <w:sz w:val="24"/>
          <w:szCs w:val="24"/>
        </w:rPr>
        <w:t>stormwater</w:t>
      </w:r>
      <w:proofErr w:type="spellEnd"/>
      <w:r w:rsidRPr="00F728D7">
        <w:rPr>
          <w:rFonts w:asciiTheme="majorHAnsi" w:hAnsiTheme="majorHAnsi" w:cs="Arial"/>
          <w:i/>
          <w:sz w:val="24"/>
          <w:szCs w:val="24"/>
        </w:rPr>
        <w:t xml:space="preserve"> detention and treatment, maximizing retention of native vegetation, reducing the impermeable footprint of new </w:t>
      </w:r>
      <w:r w:rsidRPr="0017102C">
        <w:rPr>
          <w:rFonts w:asciiTheme="majorHAnsi" w:hAnsiTheme="majorHAnsi" w:cs="Arial"/>
          <w:i/>
          <w:sz w:val="24"/>
          <w:szCs w:val="24"/>
        </w:rPr>
        <w:t>development…”</w:t>
      </w:r>
      <w:r w:rsidR="0017102C" w:rsidRPr="0017102C">
        <w:rPr>
          <w:rFonts w:asciiTheme="majorHAnsi" w:hAnsiTheme="majorHAnsi" w:cs="Arial"/>
          <w:i/>
          <w:sz w:val="24"/>
          <w:szCs w:val="24"/>
        </w:rPr>
        <w:t xml:space="preserve"> </w:t>
      </w:r>
      <w:r w:rsidR="0017102C" w:rsidRPr="0017102C">
        <w:rPr>
          <w:rFonts w:asciiTheme="majorHAnsi" w:hAnsiTheme="majorHAnsi" w:cs="Arial"/>
          <w:i/>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B015A0">
        <w:rPr>
          <w:rFonts w:asciiTheme="majorHAnsi" w:hAnsiTheme="majorHAnsi" w:cs="Arial"/>
          <w:i/>
          <w:sz w:val="24"/>
          <w:szCs w:val="24"/>
        </w:rPr>
        <w:instrText>ADDIN paperpile_citation &lt;clusterId&gt;H184V144R524O245&lt;/clusterId&gt;&lt;version&gt;0.6.11&lt;/version&gt;&lt;metadata&gt;&lt;citation&gt;&lt;id&gt;d53a6be7-e1e7-408f-819c-b41552ff330b&lt;/id&gt;&lt;no_author/&gt;&lt;prefix/&gt;&lt;suffix/&gt;&lt;locator/&gt;&lt;locator_label&gt;page&lt;/locator_label&gt;&lt;/citation&gt;&lt;/metadata&gt; \* MERGEFORMAT</w:instrText>
      </w:r>
      <w:r w:rsidR="0017102C" w:rsidRPr="0017102C">
        <w:rPr>
          <w:rFonts w:asciiTheme="majorHAnsi" w:hAnsiTheme="majorHAnsi" w:cs="Arial"/>
          <w:i/>
          <w:sz w:val="24"/>
          <w:szCs w:val="24"/>
        </w:rPr>
      </w:r>
      <w:r w:rsidR="0017102C" w:rsidRPr="0017102C">
        <w:rPr>
          <w:rFonts w:asciiTheme="majorHAnsi" w:hAnsiTheme="majorHAnsi" w:cs="Arial"/>
          <w:i/>
          <w:sz w:val="24"/>
          <w:szCs w:val="24"/>
        </w:rPr>
        <w:fldChar w:fldCharType="separate"/>
      </w:r>
      <w:r w:rsidR="0017102C" w:rsidRPr="00B015A0">
        <w:rPr>
          <w:rFonts w:asciiTheme="majorHAnsi" w:hAnsiTheme="majorHAnsi" w:cs="Arial"/>
          <w:noProof/>
          <w:sz w:val="24"/>
          <w:szCs w:val="24"/>
        </w:rPr>
        <w:t>(City of Soldotna 2016)</w:t>
      </w:r>
      <w:r w:rsidR="0017102C" w:rsidRPr="0017102C">
        <w:rPr>
          <w:rFonts w:asciiTheme="majorHAnsi" w:hAnsiTheme="majorHAnsi" w:cs="Arial"/>
          <w:i/>
          <w:sz w:val="24"/>
          <w:szCs w:val="24"/>
        </w:rPr>
        <w:fldChar w:fldCharType="end"/>
      </w:r>
      <w:r w:rsidR="005F489D" w:rsidRPr="0017102C">
        <w:rPr>
          <w:rFonts w:asciiTheme="majorHAnsi" w:hAnsiTheme="majorHAnsi" w:cs="Arial"/>
          <w:i/>
          <w:sz w:val="24"/>
          <w:szCs w:val="24"/>
        </w:rPr>
        <w:t>.</w:t>
      </w:r>
    </w:p>
    <w:p w14:paraId="34050629" w14:textId="01924041" w:rsidR="005F489D" w:rsidRDefault="005F489D" w:rsidP="00042F92">
      <w:pPr>
        <w:rPr>
          <w:sz w:val="24"/>
          <w:szCs w:val="24"/>
        </w:rPr>
      </w:pPr>
    </w:p>
    <w:p w14:paraId="5AA8DF7C" w14:textId="19A7199D"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74AB6">
        <w:rPr>
          <w:sz w:val="24"/>
          <w:szCs w:val="24"/>
        </w:rPr>
        <w:t xml:space="preserve"> </w:t>
      </w:r>
      <w:r w:rsidR="00DC5E14">
        <w:rPr>
          <w:sz w:val="24"/>
          <w:szCs w:val="24"/>
        </w:rPr>
        <w:t>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2E8F969" w:rsidR="00732355" w:rsidRDefault="00732355" w:rsidP="00042F92">
      <w:pPr>
        <w:rPr>
          <w:ins w:id="620" w:author="Benjamin Meyer" w:date="2021-02-19T14:54:00Z"/>
          <w:sz w:val="24"/>
          <w:szCs w:val="24"/>
        </w:rPr>
      </w:pPr>
    </w:p>
    <w:p w14:paraId="6EB5376A" w14:textId="4CB518F1" w:rsidR="00BF0AB1" w:rsidRDefault="00BF0AB1" w:rsidP="00042F92">
      <w:pPr>
        <w:rPr>
          <w:ins w:id="621" w:author="Benjamin Meyer" w:date="2021-02-19T14:54:00Z"/>
          <w:sz w:val="24"/>
          <w:szCs w:val="24"/>
        </w:rPr>
      </w:pPr>
    </w:p>
    <w:p w14:paraId="62EBD7BC" w14:textId="12E395A4" w:rsidR="00BF0AB1" w:rsidRDefault="00BF0AB1">
      <w:pPr>
        <w:rPr>
          <w:ins w:id="622" w:author="Benjamin Meyer" w:date="2021-02-19T14:54:00Z"/>
          <w:sz w:val="24"/>
          <w:szCs w:val="24"/>
        </w:rPr>
        <w:pPrChange w:id="623" w:author="Benjamin Meyer" w:date="2021-02-19T14:54:00Z">
          <w:pPr>
            <w:widowControl/>
            <w:spacing w:after="200" w:line="276" w:lineRule="auto"/>
          </w:pPr>
        </w:pPrChange>
      </w:pPr>
      <w:ins w:id="624" w:author="Benjamin Meyer" w:date="2021-02-19T14:54:00Z">
        <w:r>
          <w:rPr>
            <w:sz w:val="24"/>
            <w:szCs w:val="24"/>
          </w:rPr>
          <w:t xml:space="preserve">To use </w:t>
        </w:r>
        <w:proofErr w:type="spellStart"/>
        <w:r>
          <w:rPr>
            <w:sz w:val="24"/>
            <w:szCs w:val="24"/>
          </w:rPr>
          <w:t>someherer</w:t>
        </w:r>
        <w:proofErr w:type="spellEnd"/>
        <w:r>
          <w:rPr>
            <w:sz w:val="24"/>
            <w:szCs w:val="24"/>
          </w:rPr>
          <w:t>:</w:t>
        </w:r>
      </w:ins>
    </w:p>
    <w:p w14:paraId="3FF073BE" w14:textId="77777777" w:rsidR="00BF0AB1" w:rsidRDefault="00BF0AB1">
      <w:pPr>
        <w:rPr>
          <w:ins w:id="625" w:author="Benjamin Meyer" w:date="2021-02-19T14:54:00Z"/>
          <w:sz w:val="24"/>
          <w:szCs w:val="24"/>
        </w:rPr>
        <w:pPrChange w:id="626" w:author="Benjamin Meyer" w:date="2021-02-19T14:54:00Z">
          <w:pPr>
            <w:widowControl/>
            <w:spacing w:after="200" w:line="276" w:lineRule="auto"/>
          </w:pPr>
        </w:pPrChange>
      </w:pPr>
    </w:p>
    <w:p w14:paraId="4B3F3C56" w14:textId="7FF5F4B7" w:rsidR="00BF0AB1" w:rsidRDefault="00BF0AB1" w:rsidP="00BF0AB1">
      <w:pPr>
        <w:rPr>
          <w:ins w:id="627" w:author="Benjamin Meyer" w:date="2021-02-19T14:54:00Z"/>
          <w:bCs/>
          <w:sz w:val="24"/>
          <w:szCs w:val="24"/>
        </w:rPr>
      </w:pPr>
      <w:commentRangeStart w:id="628"/>
      <w:ins w:id="629" w:author="Benjamin Meyer" w:date="2021-02-19T14:54:00Z">
        <w:r>
          <w:rPr>
            <w:bCs/>
            <w:sz w:val="24"/>
            <w:szCs w:val="24"/>
          </w:rPr>
          <w:t>Annua</w:t>
        </w:r>
        <w:commentRangeEnd w:id="628"/>
        <w:r>
          <w:rPr>
            <w:rStyle w:val="CommentReference"/>
          </w:rPr>
          <w:commentReference w:id="628"/>
        </w:r>
        <w:r>
          <w:rPr>
            <w:bCs/>
            <w:sz w:val="24"/>
            <w:szCs w:val="24"/>
          </w:rPr>
          <w:t>l sampling for copper will continue at these and other sites in order to monitor for future exceedances or trending changes over time.</w:t>
        </w:r>
      </w:ins>
    </w:p>
    <w:p w14:paraId="19B9FF74" w14:textId="43CA9B65" w:rsidR="00BF0AB1" w:rsidRDefault="00BF0AB1" w:rsidP="00BF0AB1">
      <w:pPr>
        <w:rPr>
          <w:ins w:id="630" w:author="Benjamin Meyer" w:date="2021-02-19T14:54:00Z"/>
          <w:bCs/>
          <w:sz w:val="24"/>
          <w:szCs w:val="24"/>
        </w:rPr>
      </w:pPr>
    </w:p>
    <w:p w14:paraId="3D02C6BD" w14:textId="77777777" w:rsidR="00BF0AB1" w:rsidRDefault="00BF0AB1" w:rsidP="00BF0AB1">
      <w:pPr>
        <w:rPr>
          <w:moveTo w:id="631" w:author="Benjamin Meyer" w:date="2021-02-19T14:54:00Z"/>
          <w:bCs/>
          <w:sz w:val="24"/>
          <w:szCs w:val="24"/>
        </w:rPr>
      </w:pPr>
      <w:moveToRangeStart w:id="632" w:author="Benjamin Meyer" w:date="2021-02-19T14:54:00Z" w:name="move64638913"/>
      <w:moveTo w:id="633" w:author="Benjamin Meyer" w:date="2021-02-19T14:54:00Z">
        <w:r>
          <w:rPr>
            <w:bCs/>
            <w:sz w:val="24"/>
            <w:szCs w:val="24"/>
          </w:rPr>
          <w:t>Annual sampling for zinc will continue at these and other sites in order to monitor for future exceedances or trending changes over time.</w:t>
        </w:r>
      </w:moveTo>
    </w:p>
    <w:moveToRangeEnd w:id="632"/>
    <w:p w14:paraId="4EB85BCA" w14:textId="77777777" w:rsidR="00BF0AB1" w:rsidRPr="00BF6E75" w:rsidRDefault="00BF0AB1" w:rsidP="00BF0AB1">
      <w:pPr>
        <w:rPr>
          <w:ins w:id="634" w:author="Benjamin Meyer" w:date="2021-02-19T14:54:00Z"/>
          <w:bCs/>
          <w:sz w:val="24"/>
          <w:szCs w:val="24"/>
        </w:rPr>
      </w:pPr>
    </w:p>
    <w:p w14:paraId="6C349192" w14:textId="77777777" w:rsidR="00BF0AB1" w:rsidRDefault="00BF0AB1" w:rsidP="00042F92">
      <w:pPr>
        <w:rPr>
          <w:ins w:id="635"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636" w:name="_Toc64271446"/>
      <w:r w:rsidRPr="00A97748">
        <w:rPr>
          <w:b/>
        </w:rPr>
        <w:t>Data availability</w:t>
      </w:r>
      <w:bookmarkEnd w:id="636"/>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1"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637" w:name="_Toc64271447"/>
      <w:r w:rsidRPr="003B4EC2">
        <w:rPr>
          <w:b/>
        </w:rPr>
        <w:lastRenderedPageBreak/>
        <w:t>References</w:t>
      </w:r>
      <w:bookmarkEnd w:id="637"/>
    </w:p>
    <w:p w14:paraId="482F27DC" w14:textId="77777777" w:rsidR="00B6085F" w:rsidRPr="00F22B91" w:rsidRDefault="00B6085F" w:rsidP="00B6085F">
      <w:pPr>
        <w:rPr>
          <w:sz w:val="24"/>
          <w:szCs w:val="24"/>
        </w:rPr>
      </w:pPr>
    </w:p>
    <w:p w14:paraId="017FFD0B" w14:textId="42ABE869" w:rsidR="00D93915" w:rsidRDefault="005C52BF" w:rsidP="005C52BF">
      <w:pPr>
        <w:ind w:left="720" w:hanging="720"/>
        <w:rPr>
          <w:noProof/>
          <w:sz w:val="24"/>
          <w:szCs w:val="24"/>
          <w:lang w:eastAsia="en-US"/>
        </w:rPr>
      </w:pPr>
      <w:r>
        <w:rPr>
          <w:sz w:val="24"/>
          <w:szCs w:val="24"/>
          <w:lang w:eastAsia="en-US"/>
        </w:rPr>
        <w:fldChar w:fldCharType="begin" w:fldLock="1"/>
      </w:r>
      <w:r w:rsidR="00D93915">
        <w:rPr>
          <w:sz w:val="24"/>
          <w:szCs w:val="24"/>
          <w:lang w:eastAsia="en-US"/>
        </w:rPr>
        <w:instrText>ADDIN paperpile_bibliography &lt;pp-bibliography&gt;&lt;first-reference-indices&gt;&lt;formatting&gt;1&lt;/formatting&gt;&lt;space-after&gt;1&lt;/space-after&gt;&lt;/first-reference-indices&gt;&lt;/pp-bibliography&gt; \* MERGEFORMAT</w:instrText>
      </w:r>
      <w:r>
        <w:rPr>
          <w:sz w:val="24"/>
          <w:szCs w:val="24"/>
          <w:lang w:eastAsia="en-US"/>
        </w:rPr>
        <w:fldChar w:fldCharType="separate"/>
      </w:r>
      <w:r w:rsidR="00D93915">
        <w:rPr>
          <w:noProof/>
          <w:sz w:val="24"/>
          <w:szCs w:val="24"/>
          <w:lang w:eastAsia="en-US"/>
        </w:rPr>
        <w:t>ADEC. 2008. Alaska Water Quality Criteria Manual for Toxic and Other Deleterious Organic and Inorganic Substances. Available from https://dec.alaska.gov/media/11546/alaska-water-quality-criteria-manual-for-toxic-and-other-deleterious-organic-and-inorganic-substances.pdf.</w:t>
      </w:r>
    </w:p>
    <w:p w14:paraId="48E88A9C" w14:textId="77777777" w:rsidR="00D93915" w:rsidRDefault="00D93915" w:rsidP="005C52BF">
      <w:pPr>
        <w:ind w:left="720" w:hanging="720"/>
        <w:rPr>
          <w:noProof/>
          <w:sz w:val="24"/>
          <w:szCs w:val="24"/>
          <w:lang w:eastAsia="en-US"/>
        </w:rPr>
      </w:pPr>
      <w:r>
        <w:rPr>
          <w:noProof/>
          <w:sz w:val="24"/>
          <w:szCs w:val="24"/>
          <w:lang w:eastAsia="en-US"/>
        </w:rPr>
        <w:t>ADEC. 2020a. Kenai River Water Quality Monitoring; Multi-Agency Baseline and Metals (Zn/Cu). Available from https://github.com/Kenai-Watershed-Forum/KWF_Metals_2019_2020/blob/main/documents/references/QAPP-2020-KenaiRiverWatershed_ZnCu_FINAL.pdf.</w:t>
      </w:r>
    </w:p>
    <w:p w14:paraId="3D5E3C9A" w14:textId="77777777" w:rsidR="00D93915" w:rsidRDefault="00D93915" w:rsidP="005C52BF">
      <w:pPr>
        <w:ind w:left="720" w:hanging="720"/>
        <w:rPr>
          <w:noProof/>
          <w:sz w:val="24"/>
          <w:szCs w:val="24"/>
          <w:lang w:eastAsia="en-US"/>
        </w:rPr>
      </w:pPr>
      <w:r>
        <w:rPr>
          <w:noProof/>
          <w:sz w:val="24"/>
          <w:szCs w:val="24"/>
          <w:lang w:eastAsia="en-US"/>
        </w:rPr>
        <w:t>ADEC. 2020b. Alaska Nonpoint Source Water Pollution Prevention and Restoration Strategy. Alaska Department of Environmental Conservation. Available from https://dec.alaska.gov/water/nonpoint-source-control/.</w:t>
      </w:r>
    </w:p>
    <w:p w14:paraId="3754018A" w14:textId="77777777" w:rsidR="00D93915" w:rsidRDefault="00D93915" w:rsidP="005C52BF">
      <w:pPr>
        <w:ind w:left="720" w:hanging="720"/>
        <w:rPr>
          <w:noProof/>
          <w:sz w:val="24"/>
          <w:szCs w:val="24"/>
          <w:lang w:eastAsia="en-US"/>
        </w:rPr>
      </w:pPr>
      <w:r>
        <w:rPr>
          <w:noProof/>
          <w:sz w:val="24"/>
          <w:szCs w:val="24"/>
          <w:lang w:eastAsia="en-US"/>
        </w:rPr>
        <w:t xml:space="preserve">Chapman, G.A. 1978. Toxicities of cadmium, copper, and zinc to four juvenile stages of Chinook salmon and Steelhead. Trans. Am. Fish. Soc. </w:t>
      </w:r>
      <w:r w:rsidRPr="00D93915">
        <w:rPr>
          <w:b/>
          <w:noProof/>
          <w:sz w:val="24"/>
          <w:szCs w:val="24"/>
          <w:lang w:eastAsia="en-US"/>
        </w:rPr>
        <w:t>107</w:t>
      </w:r>
      <w:r>
        <w:rPr>
          <w:noProof/>
          <w:sz w:val="24"/>
          <w:szCs w:val="24"/>
          <w:lang w:eastAsia="en-US"/>
        </w:rPr>
        <w:t>(6): 841–847. Wiley.</w:t>
      </w:r>
    </w:p>
    <w:p w14:paraId="1B8F388C" w14:textId="77777777" w:rsidR="00D93915" w:rsidRDefault="00D93915" w:rsidP="005C52BF">
      <w:pPr>
        <w:ind w:left="720" w:hanging="720"/>
        <w:rPr>
          <w:noProof/>
          <w:sz w:val="24"/>
          <w:szCs w:val="24"/>
          <w:lang w:eastAsia="en-US"/>
        </w:rPr>
      </w:pPr>
      <w:r>
        <w:rPr>
          <w:noProof/>
          <w:sz w:val="24"/>
          <w:szCs w:val="24"/>
          <w:lang w:eastAsia="en-US"/>
        </w:rPr>
        <w:t>City of Homer. 2020. Green Infrastructure Planning for the City of Homer. Available from https://arcg.is/184vCy [accessed 16 April 2021].</w:t>
      </w:r>
    </w:p>
    <w:p w14:paraId="1EE6580E" w14:textId="77777777" w:rsidR="00D93915" w:rsidRDefault="00D93915" w:rsidP="005C52BF">
      <w:pPr>
        <w:ind w:left="720" w:hanging="720"/>
        <w:rPr>
          <w:noProof/>
          <w:sz w:val="24"/>
          <w:szCs w:val="24"/>
          <w:lang w:eastAsia="en-US"/>
        </w:rPr>
      </w:pPr>
      <w:r>
        <w:rPr>
          <w:noProof/>
          <w:sz w:val="24"/>
          <w:szCs w:val="24"/>
          <w:lang w:eastAsia="en-US"/>
        </w:rPr>
        <w:t>City of Soldotna. 2016. 2015 Drainage Master Plan. Available from https://www.soldotna.org/home/showpublisheddocument?id=5397.</w:t>
      </w:r>
    </w:p>
    <w:p w14:paraId="4735BFE7" w14:textId="77777777" w:rsidR="00D93915" w:rsidRDefault="00D93915" w:rsidP="005C52BF">
      <w:pPr>
        <w:ind w:left="720" w:hanging="720"/>
        <w:rPr>
          <w:noProof/>
          <w:sz w:val="24"/>
          <w:szCs w:val="24"/>
          <w:lang w:eastAsia="en-US"/>
        </w:rPr>
      </w:pPr>
      <w:r>
        <w:rPr>
          <w:noProof/>
          <w:sz w:val="24"/>
          <w:szCs w:val="24"/>
          <w:lang w:eastAsia="en-US"/>
        </w:rPr>
        <w:t>EPSCoR. 2020. Datasets - Alaska EPSCoR Central Portal. Available from https://catalog.epscor.alaska.edu/dataset [accessed 15 April 2021].</w:t>
      </w:r>
    </w:p>
    <w:p w14:paraId="2247939F" w14:textId="77777777" w:rsidR="00D93915" w:rsidRDefault="00D93915" w:rsidP="005C52BF">
      <w:pPr>
        <w:ind w:left="720" w:hanging="720"/>
        <w:rPr>
          <w:noProof/>
          <w:sz w:val="24"/>
          <w:szCs w:val="24"/>
          <w:lang w:eastAsia="en-US"/>
        </w:rPr>
      </w:pPr>
      <w:r>
        <w:rPr>
          <w:noProof/>
          <w:sz w:val="24"/>
          <w:szCs w:val="24"/>
          <w:lang w:eastAsia="en-US"/>
        </w:rPr>
        <w:t xml:space="preserve">Galvez, F. 1998. Zinc binding to the gills of rainbow trout: the effect of long-term exposure to sublethal zinc. J. Fish Biol. </w:t>
      </w:r>
      <w:r w:rsidRPr="00D93915">
        <w:rPr>
          <w:b/>
          <w:noProof/>
          <w:sz w:val="24"/>
          <w:szCs w:val="24"/>
          <w:lang w:eastAsia="en-US"/>
        </w:rPr>
        <w:t>52</w:t>
      </w:r>
      <w:r>
        <w:rPr>
          <w:noProof/>
          <w:sz w:val="24"/>
          <w:szCs w:val="24"/>
          <w:lang w:eastAsia="en-US"/>
        </w:rPr>
        <w:t>(6): 1089–1104. Wiley.</w:t>
      </w:r>
    </w:p>
    <w:p w14:paraId="0390FE7F" w14:textId="77777777" w:rsidR="00D93915" w:rsidRDefault="00D93915" w:rsidP="005C52BF">
      <w:pPr>
        <w:ind w:left="720" w:hanging="720"/>
        <w:rPr>
          <w:noProof/>
          <w:sz w:val="24"/>
          <w:szCs w:val="24"/>
          <w:lang w:eastAsia="en-US"/>
        </w:rPr>
      </w:pPr>
      <w:r>
        <w:rPr>
          <w:noProof/>
          <w:sz w:val="24"/>
          <w:szCs w:val="24"/>
          <w:lang w:eastAsia="en-US"/>
        </w:rPr>
        <w:t xml:space="preserve">Gerhardt, A. 1993. Review of Impact of Heavy Metals on Stream Invertebrates with Special Emphasis on Acid Conditions. ” Water, Air, and Soil Pollution </w:t>
      </w:r>
      <w:r w:rsidRPr="00D93915">
        <w:rPr>
          <w:b/>
          <w:noProof/>
          <w:sz w:val="24"/>
          <w:szCs w:val="24"/>
          <w:lang w:eastAsia="en-US"/>
        </w:rPr>
        <w:t>66</w:t>
      </w:r>
      <w:r>
        <w:rPr>
          <w:noProof/>
          <w:sz w:val="24"/>
          <w:szCs w:val="24"/>
          <w:lang w:eastAsia="en-US"/>
        </w:rPr>
        <w:t>(3): 289–314.</w:t>
      </w:r>
    </w:p>
    <w:p w14:paraId="487E9AC5" w14:textId="77777777" w:rsidR="00D93915" w:rsidRDefault="00D93915" w:rsidP="005C52BF">
      <w:pPr>
        <w:ind w:left="720" w:hanging="720"/>
        <w:rPr>
          <w:noProof/>
          <w:sz w:val="24"/>
          <w:szCs w:val="24"/>
          <w:lang w:eastAsia="en-US"/>
        </w:rPr>
      </w:pPr>
      <w:r>
        <w:rPr>
          <w:noProof/>
          <w:sz w:val="24"/>
          <w:szCs w:val="24"/>
          <w:lang w:eastAsia="en-US"/>
        </w:rPr>
        <w:t xml:space="preserve">Goldstein, J.N., Woodward, D.F., and Farag, A.M. 1999. Movements of Adult Chinook Salmon during Spawning Migration in a Metals-Contaminated System, Coeur d’Alene River, Idaho. Trans. Am. Fish. Soc. </w:t>
      </w:r>
      <w:r w:rsidRPr="00D93915">
        <w:rPr>
          <w:b/>
          <w:noProof/>
          <w:sz w:val="24"/>
          <w:szCs w:val="24"/>
          <w:lang w:eastAsia="en-US"/>
        </w:rPr>
        <w:t>128</w:t>
      </w:r>
      <w:r>
        <w:rPr>
          <w:noProof/>
          <w:sz w:val="24"/>
          <w:szCs w:val="24"/>
          <w:lang w:eastAsia="en-US"/>
        </w:rPr>
        <w:t>(1): 121–129. Taylor &amp; Francis.</w:t>
      </w:r>
    </w:p>
    <w:p w14:paraId="1331350D" w14:textId="77777777" w:rsidR="00D93915" w:rsidRDefault="00D93915" w:rsidP="005C52BF">
      <w:pPr>
        <w:ind w:left="720" w:hanging="720"/>
        <w:rPr>
          <w:noProof/>
          <w:sz w:val="24"/>
          <w:szCs w:val="24"/>
          <w:lang w:eastAsia="en-US"/>
        </w:rPr>
      </w:pPr>
      <w:r>
        <w:rPr>
          <w:noProof/>
          <w:sz w:val="24"/>
          <w:szCs w:val="24"/>
          <w:lang w:eastAsia="en-US"/>
        </w:rPr>
        <w:t>Guerron Orejuela, E. 2016. Water Quality Assessment of the Kenai River Watershed from July 2000 to July 2014. Kenai Watershed Forum. Available from https://dec.alaska.gov/media/16756/kenai-river-baseline-monitoring-report-final-zncuappendix.pdf.</w:t>
      </w:r>
    </w:p>
    <w:p w14:paraId="6E346973" w14:textId="77777777" w:rsidR="00D93915" w:rsidRDefault="00D93915" w:rsidP="005C52BF">
      <w:pPr>
        <w:ind w:left="720" w:hanging="720"/>
        <w:rPr>
          <w:noProof/>
          <w:sz w:val="24"/>
          <w:szCs w:val="24"/>
          <w:lang w:eastAsia="en-US"/>
        </w:rPr>
      </w:pPr>
      <w:r>
        <w:rPr>
          <w:noProof/>
          <w:sz w:val="24"/>
          <w:szCs w:val="24"/>
          <w:lang w:eastAsia="en-US"/>
        </w:rPr>
        <w:t xml:space="preserve">McIntyre, J.K., Baldwin, D.H., Beauchamp, D.A., and Scholz, N.L. 2012. Low-level copper exposures increase visibility and vulnerability of juvenile coho salmon to cutthroat trout predators. Ecol. Appl. </w:t>
      </w:r>
      <w:r w:rsidRPr="00D93915">
        <w:rPr>
          <w:b/>
          <w:noProof/>
          <w:sz w:val="24"/>
          <w:szCs w:val="24"/>
          <w:lang w:eastAsia="en-US"/>
        </w:rPr>
        <w:t>22</w:t>
      </w:r>
      <w:r>
        <w:rPr>
          <w:noProof/>
          <w:sz w:val="24"/>
          <w:szCs w:val="24"/>
          <w:lang w:eastAsia="en-US"/>
        </w:rPr>
        <w:t>(5): 1460–1471.</w:t>
      </w:r>
    </w:p>
    <w:p w14:paraId="7CECA4EE" w14:textId="77777777" w:rsidR="00D93915" w:rsidRDefault="00D93915" w:rsidP="005C52BF">
      <w:pPr>
        <w:ind w:left="720" w:hanging="720"/>
        <w:rPr>
          <w:noProof/>
          <w:sz w:val="24"/>
          <w:szCs w:val="24"/>
          <w:lang w:eastAsia="en-US"/>
        </w:rPr>
      </w:pPr>
      <w:r>
        <w:rPr>
          <w:noProof/>
          <w:sz w:val="24"/>
          <w:szCs w:val="24"/>
          <w:lang w:eastAsia="en-US"/>
        </w:rPr>
        <w:t xml:space="preserve">Morel, C.J., Kaushal, S.S., Tan, M.L., and Belt, K.T. 2020. Developing Sensor Proxies for “Chemical Cocktails” of Trace Metals in Urban Streams. Water </w:t>
      </w:r>
      <w:r w:rsidRPr="00D93915">
        <w:rPr>
          <w:b/>
          <w:noProof/>
          <w:sz w:val="24"/>
          <w:szCs w:val="24"/>
          <w:lang w:eastAsia="en-US"/>
        </w:rPr>
        <w:t>12</w:t>
      </w:r>
      <w:r>
        <w:rPr>
          <w:noProof/>
          <w:sz w:val="24"/>
          <w:szCs w:val="24"/>
          <w:lang w:eastAsia="en-US"/>
        </w:rPr>
        <w:t>(10): 2864. Multidisciplinary Digital Publishing Institute. [accessed 15 April 2021].</w:t>
      </w:r>
    </w:p>
    <w:p w14:paraId="7D8991E8" w14:textId="77777777" w:rsidR="00D93915" w:rsidRDefault="00D93915" w:rsidP="005C52BF">
      <w:pPr>
        <w:ind w:left="720" w:hanging="720"/>
        <w:rPr>
          <w:noProof/>
          <w:sz w:val="24"/>
          <w:szCs w:val="24"/>
          <w:lang w:eastAsia="en-US"/>
        </w:rPr>
      </w:pPr>
      <w:r>
        <w:rPr>
          <w:noProof/>
          <w:sz w:val="24"/>
          <w:szCs w:val="24"/>
          <w:lang w:eastAsia="en-US"/>
        </w:rPr>
        <w:t>Robertson, A., Knopf, J., and Loken, J. 2020. Kenai River Heavy Metal Pollution Source Data Mining Exercise for the Kenai Watershed Forum: Main Kenai River System. St. Mary’s University of Minnesota Geospatial Services. Available from https://github.com/Kenai-Watershed-Forum/KWF_Metals_2019_2020/blob/main/documents/references/DataMining_Kenai_Peninsula_StMarys.pdf.</w:t>
      </w:r>
    </w:p>
    <w:p w14:paraId="076AFF63" w14:textId="77777777" w:rsidR="00D93915" w:rsidRDefault="00D93915" w:rsidP="005C52BF">
      <w:pPr>
        <w:ind w:left="720" w:hanging="720"/>
        <w:rPr>
          <w:noProof/>
          <w:sz w:val="24"/>
          <w:szCs w:val="24"/>
          <w:lang w:eastAsia="en-US"/>
        </w:rPr>
      </w:pPr>
      <w:r>
        <w:rPr>
          <w:noProof/>
          <w:sz w:val="24"/>
          <w:szCs w:val="24"/>
          <w:lang w:eastAsia="en-US"/>
        </w:rPr>
        <w:t xml:space="preserve">Schoen, E.R., Wipfli, M.S., Trammell, E.J., Rinella, D.J., Floyd, A.L., Grunblatt, J., McCarthy, M.D., Meyer, B.E., Morton, J.M., Powell, J.E., Prakash, A., Reimer, M.N., Stuefer, S.L., Toniolo, H., Wells, B.M., and Witmer, F.D.W. 2017. Future of pacific salmon in the face of environmental change: Lessons from one of the world’s remaining productive salmon regions. Fisheries </w:t>
      </w:r>
      <w:r w:rsidRPr="00D93915">
        <w:rPr>
          <w:b/>
          <w:noProof/>
          <w:sz w:val="24"/>
          <w:szCs w:val="24"/>
          <w:lang w:eastAsia="en-US"/>
        </w:rPr>
        <w:t>42</w:t>
      </w:r>
      <w:r>
        <w:rPr>
          <w:noProof/>
          <w:sz w:val="24"/>
          <w:szCs w:val="24"/>
          <w:lang w:eastAsia="en-US"/>
        </w:rPr>
        <w:t>(10): 538–553. Wiley.</w:t>
      </w:r>
    </w:p>
    <w:p w14:paraId="1CF05A45" w14:textId="77777777" w:rsidR="00D93915" w:rsidRDefault="00D93915" w:rsidP="005C52BF">
      <w:pPr>
        <w:ind w:left="720" w:hanging="720"/>
        <w:rPr>
          <w:noProof/>
          <w:sz w:val="24"/>
          <w:szCs w:val="24"/>
          <w:lang w:eastAsia="en-US"/>
        </w:rPr>
      </w:pPr>
      <w:r>
        <w:rPr>
          <w:noProof/>
          <w:sz w:val="24"/>
          <w:szCs w:val="24"/>
          <w:lang w:eastAsia="en-US"/>
        </w:rPr>
        <w:t xml:space="preserve">Scott, G.R., and Sloman, K.A. 2004. The effects of environmental pollutants on complex fish behaviour: integrating behavioural and physiological indicators of toxicity. Aquat. Toxicol. </w:t>
      </w:r>
      <w:r w:rsidRPr="00D93915">
        <w:rPr>
          <w:b/>
          <w:noProof/>
          <w:sz w:val="24"/>
          <w:szCs w:val="24"/>
          <w:lang w:eastAsia="en-US"/>
        </w:rPr>
        <w:t>68</w:t>
      </w:r>
      <w:r>
        <w:rPr>
          <w:noProof/>
          <w:sz w:val="24"/>
          <w:szCs w:val="24"/>
          <w:lang w:eastAsia="en-US"/>
        </w:rPr>
        <w:t>(4): 369–392.</w:t>
      </w:r>
    </w:p>
    <w:p w14:paraId="15FE09F7" w14:textId="77777777" w:rsidR="00D93915" w:rsidRDefault="00D93915" w:rsidP="005C52BF">
      <w:pPr>
        <w:ind w:left="720" w:hanging="720"/>
        <w:rPr>
          <w:noProof/>
          <w:sz w:val="24"/>
          <w:szCs w:val="24"/>
          <w:lang w:eastAsia="en-US"/>
        </w:rPr>
      </w:pPr>
      <w:r>
        <w:rPr>
          <w:noProof/>
          <w:sz w:val="24"/>
          <w:szCs w:val="24"/>
          <w:lang w:eastAsia="en-US"/>
        </w:rPr>
        <w:t>Sires, J. 2017a. A review of potential zinc and copper pollution sources in the Kenai River watershed. DEC. Available from https://dec.alaska.gov/media/5181/zcliteraturereviewfinal.pdf.</w:t>
      </w:r>
    </w:p>
    <w:p w14:paraId="0EB88738" w14:textId="77777777" w:rsidR="00D93915" w:rsidRDefault="00D93915" w:rsidP="005C52BF">
      <w:pPr>
        <w:ind w:left="720" w:hanging="720"/>
        <w:rPr>
          <w:noProof/>
          <w:sz w:val="24"/>
          <w:szCs w:val="24"/>
          <w:lang w:eastAsia="en-US"/>
        </w:rPr>
      </w:pPr>
      <w:r>
        <w:rPr>
          <w:noProof/>
          <w:sz w:val="24"/>
          <w:szCs w:val="24"/>
          <w:lang w:eastAsia="en-US"/>
        </w:rPr>
        <w:t xml:space="preserve">Sires, J. 2017b. Kenai River Watershed Zinc and Copper Pollution: A Summary of Data Analysis, Literature Review Results, And Suggested Actions. DEC. Available from </w:t>
      </w:r>
      <w:r>
        <w:rPr>
          <w:noProof/>
          <w:sz w:val="24"/>
          <w:szCs w:val="24"/>
          <w:lang w:eastAsia="en-US"/>
        </w:rPr>
        <w:lastRenderedPageBreak/>
        <w:t>http://www.dec.alaska.gov/media/16761/kenai-river-zinc-and-copper-pollution-study.pdf.</w:t>
      </w:r>
    </w:p>
    <w:p w14:paraId="0AC0634E" w14:textId="77777777" w:rsidR="00D93915" w:rsidRDefault="00D93915" w:rsidP="005C52BF">
      <w:pPr>
        <w:ind w:left="720" w:hanging="720"/>
        <w:rPr>
          <w:noProof/>
          <w:sz w:val="24"/>
          <w:szCs w:val="24"/>
          <w:lang w:eastAsia="en-US"/>
        </w:rPr>
      </w:pPr>
      <w:r>
        <w:rPr>
          <w:noProof/>
          <w:sz w:val="24"/>
          <w:szCs w:val="24"/>
          <w:lang w:eastAsia="en-US"/>
        </w:rPr>
        <w:t xml:space="preserve">Skidmore, J.F. 1964. Toxicity Of Zinc Compounds to Aquatic Animals, With Special Reference to Fish. Q. Rev. Biol. </w:t>
      </w:r>
      <w:r w:rsidRPr="00D93915">
        <w:rPr>
          <w:b/>
          <w:noProof/>
          <w:sz w:val="24"/>
          <w:szCs w:val="24"/>
          <w:lang w:eastAsia="en-US"/>
        </w:rPr>
        <w:t>39</w:t>
      </w:r>
      <w:r>
        <w:rPr>
          <w:noProof/>
          <w:sz w:val="24"/>
          <w:szCs w:val="24"/>
          <w:lang w:eastAsia="en-US"/>
        </w:rPr>
        <w:t>: 227–248.</w:t>
      </w:r>
    </w:p>
    <w:p w14:paraId="6D4260DF" w14:textId="77777777" w:rsidR="00D93915" w:rsidRDefault="00D93915" w:rsidP="005C52BF">
      <w:pPr>
        <w:ind w:left="720" w:hanging="720"/>
        <w:rPr>
          <w:noProof/>
          <w:sz w:val="24"/>
          <w:szCs w:val="24"/>
          <w:lang w:eastAsia="en-US"/>
        </w:rPr>
      </w:pPr>
      <w:r>
        <w:rPr>
          <w:noProof/>
          <w:sz w:val="24"/>
          <w:szCs w:val="24"/>
          <w:lang w:eastAsia="en-US"/>
        </w:rPr>
        <w:t>Tian, Z., Zhao, H., Peter, K.T., Gonzalez, M., Wetzel, J., Wu, C., Hu, X., Prat, J., Mudrock, E., Hettinger, R., Cortina, A.E., Biswas, R.G., Kock, F.V.C., Soong, R., Jenne, A., Du, B., Hou, F., He, H., Lundeen, R., Gilbreath, A., Sutton, R., Scholz, N.L., Davis, J.W., Dodd, M.C., Simpson, A., McIntyre, J.K., and Kolodziej, E.P. 2020. A ubiquitous tire rubber-derived chemical induces acute mortality in coho salmon. Science. doi:10.1126/science.abd6951.</w:t>
      </w:r>
    </w:p>
    <w:p w14:paraId="3B63E393" w14:textId="47C03AF0" w:rsidR="005C52BF" w:rsidRPr="0024208B" w:rsidRDefault="00D93915" w:rsidP="005C52BF">
      <w:pPr>
        <w:ind w:left="720" w:hanging="720"/>
        <w:rPr>
          <w:sz w:val="24"/>
          <w:szCs w:val="24"/>
          <w:lang w:eastAsia="en-US"/>
        </w:rPr>
      </w:pPr>
      <w:r>
        <w:rPr>
          <w:noProof/>
          <w:sz w:val="24"/>
          <w:szCs w:val="24"/>
          <w:lang w:eastAsia="en-US"/>
        </w:rPr>
        <w:t xml:space="preserve">Tierney, K.B., Baldwin, D.H., Hara, T.J., Ross, P.S., Scholz, N.L., and Kennedy, C.J. 2010. Olfactory toxicity in fishes. Aquat. Toxicol. </w:t>
      </w:r>
      <w:r w:rsidRPr="00D93915">
        <w:rPr>
          <w:b/>
          <w:noProof/>
          <w:sz w:val="24"/>
          <w:szCs w:val="24"/>
          <w:lang w:eastAsia="en-US"/>
        </w:rPr>
        <w:t>96</w:t>
      </w:r>
      <w:r>
        <w:rPr>
          <w:noProof/>
          <w:sz w:val="24"/>
          <w:szCs w:val="24"/>
          <w:lang w:eastAsia="en-US"/>
        </w:rPr>
        <w:t>(1): 2–26. Elsevier.</w:t>
      </w:r>
      <w:r w:rsidR="005C52BF">
        <w:rPr>
          <w:sz w:val="24"/>
          <w:szCs w:val="24"/>
          <w:lang w:eastAsia="en-US"/>
        </w:rPr>
        <w:fldChar w:fldCharType="end"/>
      </w:r>
    </w:p>
    <w:p w14:paraId="36FEABE0" w14:textId="6A6E2843" w:rsidR="00E7447E" w:rsidRDefault="00E7447E" w:rsidP="00961D0A">
      <w:pPr>
        <w:rPr>
          <w:sz w:val="24"/>
          <w:szCs w:val="24"/>
        </w:rPr>
      </w:pPr>
    </w:p>
    <w:p w14:paraId="1B7C8DAA" w14:textId="77777777" w:rsidR="00A03A37" w:rsidRDefault="00A03A37" w:rsidP="00F852E3">
      <w:pPr>
        <w:pStyle w:val="Heading1"/>
        <w:rPr>
          <w:b/>
        </w:rPr>
      </w:pPr>
      <w:bookmarkStart w:id="638" w:name="_Toc64271448"/>
    </w:p>
    <w:p w14:paraId="11CE6623" w14:textId="77777777" w:rsidR="00A03A37" w:rsidRDefault="00A03A37" w:rsidP="00F852E3">
      <w:pPr>
        <w:pStyle w:val="Heading1"/>
        <w:rPr>
          <w:b/>
        </w:rPr>
      </w:pPr>
    </w:p>
    <w:p w14:paraId="7B8E87DA" w14:textId="77777777" w:rsidR="00A03A37" w:rsidRDefault="00A03A37" w:rsidP="00F852E3">
      <w:pPr>
        <w:pStyle w:val="Heading1"/>
        <w:rPr>
          <w:b/>
        </w:rPr>
      </w:pPr>
    </w:p>
    <w:p w14:paraId="35FEACE2" w14:textId="77777777" w:rsidR="00A03A37" w:rsidRDefault="00A03A37" w:rsidP="00F852E3">
      <w:pPr>
        <w:pStyle w:val="Heading1"/>
        <w:rPr>
          <w:b/>
        </w:rPr>
      </w:pPr>
    </w:p>
    <w:p w14:paraId="6E58D9D8" w14:textId="77777777" w:rsidR="00A03A37" w:rsidRDefault="00A03A37" w:rsidP="00F852E3">
      <w:pPr>
        <w:pStyle w:val="Heading1"/>
        <w:rPr>
          <w:b/>
        </w:rPr>
      </w:pPr>
    </w:p>
    <w:p w14:paraId="2FE58C63" w14:textId="77777777" w:rsidR="00A03A37" w:rsidRDefault="00A03A37" w:rsidP="00F852E3">
      <w:pPr>
        <w:pStyle w:val="Heading1"/>
        <w:rPr>
          <w:b/>
        </w:rPr>
      </w:pPr>
    </w:p>
    <w:p w14:paraId="0B29674E" w14:textId="77777777" w:rsidR="00A03A37" w:rsidRDefault="00A03A37" w:rsidP="00F852E3">
      <w:pPr>
        <w:pStyle w:val="Heading1"/>
        <w:rPr>
          <w:b/>
        </w:rPr>
      </w:pPr>
    </w:p>
    <w:p w14:paraId="1F98853F" w14:textId="77777777" w:rsidR="00A03A37" w:rsidRDefault="00A03A37" w:rsidP="00F852E3">
      <w:pPr>
        <w:pStyle w:val="Heading1"/>
        <w:rPr>
          <w:b/>
        </w:rPr>
      </w:pPr>
    </w:p>
    <w:p w14:paraId="114012C3" w14:textId="77777777" w:rsidR="00A03A37" w:rsidRDefault="00A03A37" w:rsidP="00F852E3">
      <w:pPr>
        <w:pStyle w:val="Heading1"/>
        <w:rPr>
          <w:b/>
        </w:rPr>
      </w:pPr>
    </w:p>
    <w:p w14:paraId="4C86265D" w14:textId="77777777" w:rsidR="00A03A37" w:rsidRDefault="00A03A37" w:rsidP="00F852E3">
      <w:pPr>
        <w:pStyle w:val="Heading1"/>
        <w:rPr>
          <w:b/>
        </w:rPr>
      </w:pPr>
    </w:p>
    <w:p w14:paraId="053B909C" w14:textId="77777777" w:rsidR="00A03A37" w:rsidRDefault="00A03A37" w:rsidP="00F852E3">
      <w:pPr>
        <w:pStyle w:val="Heading1"/>
        <w:rPr>
          <w:b/>
        </w:rPr>
      </w:pPr>
    </w:p>
    <w:p w14:paraId="67AA45CD" w14:textId="77777777" w:rsidR="00A03A37" w:rsidRDefault="00A03A37" w:rsidP="00F852E3">
      <w:pPr>
        <w:pStyle w:val="Heading1"/>
        <w:rPr>
          <w:b/>
        </w:rPr>
      </w:pPr>
    </w:p>
    <w:p w14:paraId="4B34B8A4" w14:textId="77777777" w:rsidR="00A03A37" w:rsidRDefault="00A03A37" w:rsidP="00F852E3">
      <w:pPr>
        <w:pStyle w:val="Heading1"/>
        <w:rPr>
          <w:b/>
        </w:rPr>
      </w:pPr>
    </w:p>
    <w:p w14:paraId="52DC33FD" w14:textId="77777777" w:rsidR="00A03A37" w:rsidRDefault="00A03A37" w:rsidP="00F852E3">
      <w:pPr>
        <w:pStyle w:val="Heading1"/>
        <w:rPr>
          <w:b/>
        </w:rPr>
      </w:pPr>
    </w:p>
    <w:p w14:paraId="034A4226" w14:textId="77777777" w:rsidR="00A03A37" w:rsidRDefault="00A03A37" w:rsidP="00F852E3">
      <w:pPr>
        <w:pStyle w:val="Heading1"/>
        <w:rPr>
          <w:b/>
        </w:rPr>
      </w:pPr>
    </w:p>
    <w:p w14:paraId="52C13096" w14:textId="77777777" w:rsidR="00A03A37" w:rsidRDefault="00A03A37" w:rsidP="00F852E3">
      <w:pPr>
        <w:pStyle w:val="Heading1"/>
        <w:rPr>
          <w:b/>
        </w:rPr>
      </w:pPr>
    </w:p>
    <w:p w14:paraId="7B84EEB7" w14:textId="77777777" w:rsidR="00A03A37" w:rsidRDefault="00A03A37" w:rsidP="00F852E3">
      <w:pPr>
        <w:pStyle w:val="Heading1"/>
        <w:rPr>
          <w:b/>
        </w:rPr>
      </w:pPr>
    </w:p>
    <w:p w14:paraId="35AAC156" w14:textId="77777777" w:rsidR="00A03A37" w:rsidRDefault="00A03A37" w:rsidP="00F852E3">
      <w:pPr>
        <w:pStyle w:val="Heading1"/>
        <w:rPr>
          <w:b/>
        </w:rPr>
      </w:pPr>
    </w:p>
    <w:p w14:paraId="037BB20F" w14:textId="77777777" w:rsidR="00A03A37" w:rsidRDefault="00A03A37" w:rsidP="00F852E3">
      <w:pPr>
        <w:pStyle w:val="Heading1"/>
        <w:rPr>
          <w:b/>
        </w:rPr>
      </w:pPr>
    </w:p>
    <w:p w14:paraId="390E9A17" w14:textId="77777777" w:rsidR="00A03A37" w:rsidRDefault="00A03A37" w:rsidP="00F852E3">
      <w:pPr>
        <w:pStyle w:val="Heading1"/>
        <w:rPr>
          <w:b/>
        </w:rPr>
      </w:pPr>
    </w:p>
    <w:p w14:paraId="072FF50C" w14:textId="77777777" w:rsidR="00A03A37" w:rsidRDefault="00A03A37" w:rsidP="00F852E3">
      <w:pPr>
        <w:pStyle w:val="Heading1"/>
        <w:rPr>
          <w:b/>
        </w:rPr>
      </w:pPr>
    </w:p>
    <w:p w14:paraId="04E894CF" w14:textId="74C36614" w:rsidR="00F852E3" w:rsidRPr="003B4EC2" w:rsidRDefault="00F852E3" w:rsidP="00F852E3">
      <w:pPr>
        <w:pStyle w:val="Heading1"/>
        <w:rPr>
          <w:b/>
        </w:rPr>
      </w:pPr>
      <w:r w:rsidRPr="003B4EC2">
        <w:rPr>
          <w:b/>
        </w:rPr>
        <w:t xml:space="preserve">appendix a: </w:t>
      </w:r>
      <w:r w:rsidR="00C85CBE">
        <w:rPr>
          <w:b/>
        </w:rPr>
        <w:t>figures</w:t>
      </w:r>
      <w:bookmarkEnd w:id="638"/>
    </w:p>
    <w:p w14:paraId="6392955E" w14:textId="573B4381" w:rsidR="00F852E3" w:rsidRDefault="00665E1E" w:rsidP="00E7447E">
      <w:pPr>
        <w:rPr>
          <w:b/>
          <w:bCs/>
          <w:lang w:eastAsia="en-US"/>
        </w:rPr>
      </w:pPr>
      <w:r>
        <w:rPr>
          <w:noProof/>
          <w:lang w:eastAsia="en-US"/>
        </w:rPr>
        <w:lastRenderedPageBreak/>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639" w:name="_Toc57830637"/>
      <w:bookmarkStart w:id="640"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639"/>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640"/>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3">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1A65963B" w:rsidR="006A4C98" w:rsidRPr="006B4C9F" w:rsidRDefault="006B4C9F" w:rsidP="006B4C9F">
      <w:pPr>
        <w:pStyle w:val="Caption"/>
        <w:rPr>
          <w:sz w:val="24"/>
          <w:szCs w:val="24"/>
        </w:rPr>
      </w:pPr>
      <w:bookmarkStart w:id="641"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w:t>
      </w:r>
      <w:r w:rsidR="00D74AB6">
        <w:rPr>
          <w:sz w:val="24"/>
          <w:szCs w:val="24"/>
        </w:rPr>
        <w:t xml:space="preserve"> </w:t>
      </w:r>
      <w:r w:rsidR="00732355">
        <w:rPr>
          <w:sz w:val="24"/>
          <w:szCs w:val="24"/>
        </w:rPr>
        <w:t>Sites newly included in 2019 – 2020 field sampling are noted with an asterisk (*).</w:t>
      </w:r>
      <w:r w:rsidR="00D74AB6">
        <w:rPr>
          <w:sz w:val="24"/>
          <w:szCs w:val="24"/>
        </w:rPr>
        <w:t xml:space="preserve">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641"/>
      <w:r w:rsidR="00732355">
        <w:rPr>
          <w:sz w:val="24"/>
          <w:szCs w:val="24"/>
        </w:rPr>
        <w:t>.</w:t>
      </w:r>
      <w:r w:rsidR="00D74AB6">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642"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643"/>
      <w:r>
        <w:rPr>
          <w:sz w:val="24"/>
          <w:szCs w:val="24"/>
        </w:rPr>
        <w:t>values</w:t>
      </w:r>
      <w:commentRangeEnd w:id="643"/>
      <w:r w:rsidR="00FA66A8">
        <w:rPr>
          <w:rStyle w:val="CommentReference"/>
          <w:b w:val="0"/>
          <w:bCs w:val="0"/>
          <w:caps w:val="0"/>
        </w:rPr>
        <w:commentReference w:id="643"/>
      </w:r>
      <w:r w:rsidR="00CA4780">
        <w:rPr>
          <w:sz w:val="24"/>
          <w:szCs w:val="24"/>
        </w:rPr>
        <w:t>.</w:t>
      </w:r>
      <w:bookmarkEnd w:id="642"/>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644"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644"/>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BBA10E7" w:rsidR="00CA4780" w:rsidRPr="00CA4780" w:rsidRDefault="00CA4780" w:rsidP="00CA4780">
      <w:pPr>
        <w:pStyle w:val="Caption"/>
        <w:rPr>
          <w:sz w:val="24"/>
          <w:szCs w:val="24"/>
          <w:lang w:eastAsia="en-US"/>
        </w:rPr>
      </w:pPr>
      <w:bookmarkStart w:id="645"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w:t>
      </w:r>
      <w:r w:rsidR="00D74AB6">
        <w:rPr>
          <w:sz w:val="24"/>
          <w:szCs w:val="24"/>
        </w:rPr>
        <w:t xml:space="preserve"> </w:t>
      </w:r>
      <w:r w:rsidR="00E707DC">
        <w:rPr>
          <w:sz w:val="24"/>
          <w:szCs w:val="24"/>
        </w:rPr>
        <w:t>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646"/>
      <w:commentRangeStart w:id="647"/>
      <w:r w:rsidRPr="00CA4780">
        <w:rPr>
          <w:sz w:val="24"/>
          <w:szCs w:val="24"/>
        </w:rPr>
        <w:t>values</w:t>
      </w:r>
      <w:commentRangeEnd w:id="646"/>
      <w:r w:rsidR="00FA7176">
        <w:rPr>
          <w:rStyle w:val="CommentReference"/>
          <w:b w:val="0"/>
          <w:bCs w:val="0"/>
          <w:caps w:val="0"/>
        </w:rPr>
        <w:commentReference w:id="646"/>
      </w:r>
      <w:commentRangeEnd w:id="647"/>
      <w:r w:rsidR="00403E31">
        <w:rPr>
          <w:rStyle w:val="CommentReference"/>
          <w:b w:val="0"/>
          <w:bCs w:val="0"/>
          <w:caps w:val="0"/>
        </w:rPr>
        <w:commentReference w:id="647"/>
      </w:r>
      <w:r w:rsidRPr="00CA4780">
        <w:rPr>
          <w:sz w:val="24"/>
          <w:szCs w:val="24"/>
        </w:rPr>
        <w:t>.</w:t>
      </w:r>
      <w:bookmarkEnd w:id="645"/>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10C93E0" w:rsidR="00A63F41" w:rsidRDefault="00A63F41" w:rsidP="00A63F41">
      <w:pPr>
        <w:pStyle w:val="Caption"/>
        <w:rPr>
          <w:sz w:val="24"/>
          <w:szCs w:val="24"/>
        </w:rPr>
      </w:pPr>
      <w:bookmarkStart w:id="648"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w:t>
      </w:r>
      <w:r w:rsidR="00D74AB6">
        <w:rPr>
          <w:sz w:val="24"/>
          <w:szCs w:val="24"/>
        </w:rPr>
        <w:t xml:space="preserve"> </w:t>
      </w:r>
      <w:r w:rsidR="00E707DC">
        <w:rPr>
          <w:sz w:val="24"/>
          <w:szCs w:val="24"/>
        </w:rPr>
        <w:t>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648"/>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6F468B" w:rsidR="00B40314" w:rsidRDefault="00653137" w:rsidP="00B40314">
      <w:r>
        <w:rPr>
          <w:noProof/>
          <w:lang w:eastAsia="en-US"/>
        </w:rPr>
        <w:drawing>
          <wp:inline distT="0" distB="0" distL="0" distR="0" wp14:anchorId="7DF21045" wp14:editId="2F5C6C1C">
            <wp:extent cx="7315215" cy="5486411"/>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_exceedanc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649" w:name="_Toc64271449"/>
      <w:r w:rsidRPr="003B4EC2">
        <w:rPr>
          <w:b/>
        </w:rPr>
        <w:lastRenderedPageBreak/>
        <w:t>appendix B: Tables</w:t>
      </w:r>
      <w:bookmarkEnd w:id="649"/>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650"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650"/>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w:t>
            </w:r>
            <w:commentRangeStart w:id="651"/>
            <w:r w:rsidRPr="007C7454">
              <w:rPr>
                <w:color w:val="000000"/>
                <w:sz w:val="24"/>
                <w:szCs w:val="24"/>
              </w:rPr>
              <w:t xml:space="preserve">chronic </w:t>
            </w:r>
            <w:commentRangeEnd w:id="651"/>
            <w:r w:rsidR="00FA7176">
              <w:rPr>
                <w:rStyle w:val="CommentReference"/>
              </w:rPr>
              <w:commentReference w:id="651"/>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652"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653"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653"/>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 xml:space="preserve">Lower </w:t>
            </w: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 xml:space="preserve">Upper </w:t>
            </w: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Swiftwater</w:t>
            </w:r>
            <w:proofErr w:type="spellEnd"/>
            <w:r w:rsidRPr="00A756DD">
              <w:rPr>
                <w:rFonts w:asciiTheme="majorHAnsi" w:hAnsiTheme="majorHAnsi" w:cs="Lucia grande"/>
                <w:color w:val="000000"/>
                <w:kern w:val="0"/>
                <w:sz w:val="22"/>
                <w:szCs w:val="22"/>
                <w:lang w:eastAsia="en-US"/>
              </w:rPr>
              <w:t xml:space="preserve">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Skilak</w:t>
            </w:r>
            <w:proofErr w:type="spellEnd"/>
            <w:r w:rsidRPr="00A756DD">
              <w:rPr>
                <w:rFonts w:asciiTheme="majorHAnsi" w:hAnsiTheme="majorHAnsi" w:cs="Lucia grande"/>
                <w:color w:val="000000"/>
                <w:kern w:val="0"/>
                <w:sz w:val="22"/>
                <w:szCs w:val="22"/>
                <w:lang w:eastAsia="en-US"/>
              </w:rPr>
              <w:t xml:space="preserve">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6417F860" w:rsidR="00FB2CDE" w:rsidRDefault="00DB281F" w:rsidP="00217FEE">
      <w:pPr>
        <w:pStyle w:val="Caption"/>
        <w:rPr>
          <w:sz w:val="24"/>
          <w:szCs w:val="24"/>
        </w:rPr>
      </w:pPr>
      <w:bookmarkStart w:id="654" w:name="_Toc58231540"/>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w:t>
      </w:r>
      <w:r w:rsidR="00D74AB6">
        <w:rPr>
          <w:sz w:val="24"/>
          <w:szCs w:val="24"/>
        </w:rPr>
        <w:t xml:space="preserve"> </w:t>
      </w:r>
      <w:r>
        <w:rPr>
          <w:sz w:val="24"/>
          <w:szCs w:val="24"/>
        </w:rPr>
        <w:t xml:space="preserve">Instances where zinc and copper data differs from Paired calcium and magnesium </w:t>
      </w:r>
      <w:commentRangeStart w:id="655"/>
      <w:commentRangeStart w:id="656"/>
      <w:r>
        <w:rPr>
          <w:sz w:val="24"/>
          <w:szCs w:val="24"/>
        </w:rPr>
        <w:t>data.</w:t>
      </w:r>
      <w:bookmarkEnd w:id="654"/>
      <w:commentRangeEnd w:id="655"/>
      <w:r>
        <w:rPr>
          <w:rStyle w:val="CommentReference"/>
          <w:b w:val="0"/>
          <w:bCs w:val="0"/>
          <w:caps w:val="0"/>
        </w:rPr>
        <w:commentReference w:id="655"/>
      </w:r>
      <w:commentRangeEnd w:id="656"/>
      <w:r>
        <w:rPr>
          <w:rStyle w:val="CommentReference"/>
          <w:b w:val="0"/>
          <w:bCs w:val="0"/>
          <w:caps w:val="0"/>
        </w:rPr>
        <w:commentReference w:id="656"/>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923"/>
        <w:gridCol w:w="2610"/>
        <w:gridCol w:w="2875"/>
      </w:tblGrid>
      <w:tr w:rsidR="00DB281F" w14:paraId="04C15041" w14:textId="77777777" w:rsidTr="00DB281F">
        <w:tc>
          <w:tcPr>
            <w:tcW w:w="1662" w:type="dxa"/>
            <w:tcBorders>
              <w:top w:val="single" w:sz="4" w:space="0" w:color="auto"/>
              <w:bottom w:val="single" w:sz="4" w:space="0" w:color="auto"/>
            </w:tcBorders>
          </w:tcPr>
          <w:p w14:paraId="6BD7A913" w14:textId="3ACF8865" w:rsidR="0067159D" w:rsidRPr="0067159D" w:rsidRDefault="0067159D" w:rsidP="00DB281F">
            <w:pPr>
              <w:rPr>
                <w:b/>
                <w:sz w:val="24"/>
              </w:rPr>
            </w:pPr>
            <w:r w:rsidRPr="0067159D">
              <w:rPr>
                <w:b/>
                <w:sz w:val="24"/>
                <w:lang w:eastAsia="en-US"/>
              </w:rPr>
              <w:t>Copper/Zinc Sample Date</w:t>
            </w:r>
          </w:p>
        </w:tc>
        <w:tc>
          <w:tcPr>
            <w:tcW w:w="2923" w:type="dxa"/>
            <w:tcBorders>
              <w:top w:val="single" w:sz="4" w:space="0" w:color="auto"/>
              <w:bottom w:val="single" w:sz="4" w:space="0" w:color="auto"/>
            </w:tcBorders>
          </w:tcPr>
          <w:p w14:paraId="4B7E2467" w14:textId="6C071A7B" w:rsidR="0067159D" w:rsidRPr="0067159D" w:rsidRDefault="0067159D" w:rsidP="00DB281F">
            <w:pPr>
              <w:rPr>
                <w:b/>
                <w:sz w:val="24"/>
              </w:rPr>
            </w:pPr>
            <w:r w:rsidRPr="0067159D">
              <w:rPr>
                <w:b/>
                <w:sz w:val="24"/>
                <w:lang w:eastAsia="en-US"/>
              </w:rPr>
              <w:t>Copper/Zinc Sample Location</w:t>
            </w:r>
          </w:p>
        </w:tc>
        <w:tc>
          <w:tcPr>
            <w:tcW w:w="2610" w:type="dxa"/>
            <w:tcBorders>
              <w:top w:val="single" w:sz="4" w:space="0" w:color="auto"/>
              <w:bottom w:val="single" w:sz="4" w:space="0" w:color="auto"/>
            </w:tcBorders>
          </w:tcPr>
          <w:p w14:paraId="41476FD7" w14:textId="1F5770E1" w:rsidR="0067159D" w:rsidRPr="0067159D" w:rsidRDefault="0067159D" w:rsidP="00DB281F">
            <w:pPr>
              <w:rPr>
                <w:b/>
                <w:sz w:val="24"/>
              </w:rPr>
            </w:pPr>
            <w:r w:rsidRPr="0067159D">
              <w:rPr>
                <w:b/>
                <w:sz w:val="24"/>
              </w:rPr>
              <w:t>Calcium/Magnesium Sample Date</w:t>
            </w:r>
          </w:p>
        </w:tc>
        <w:tc>
          <w:tcPr>
            <w:tcW w:w="2875" w:type="dxa"/>
            <w:tcBorders>
              <w:top w:val="single" w:sz="4" w:space="0" w:color="auto"/>
              <w:bottom w:val="single" w:sz="4" w:space="0" w:color="auto"/>
            </w:tcBorders>
          </w:tcPr>
          <w:p w14:paraId="6C9A5E93" w14:textId="2C7D7917" w:rsidR="0067159D" w:rsidRPr="0067159D" w:rsidRDefault="0067159D" w:rsidP="00DB281F">
            <w:pPr>
              <w:rPr>
                <w:b/>
                <w:sz w:val="24"/>
              </w:rPr>
            </w:pPr>
            <w:r w:rsidRPr="0067159D">
              <w:rPr>
                <w:b/>
                <w:sz w:val="24"/>
              </w:rPr>
              <w:t>Calcium/Magnesium Sample Location</w:t>
            </w:r>
          </w:p>
        </w:tc>
      </w:tr>
      <w:tr w:rsidR="0067159D" w14:paraId="015B90C3" w14:textId="77777777" w:rsidTr="00DB281F">
        <w:tc>
          <w:tcPr>
            <w:tcW w:w="1662" w:type="dxa"/>
            <w:tcBorders>
              <w:top w:val="single" w:sz="4" w:space="0" w:color="auto"/>
            </w:tcBorders>
          </w:tcPr>
          <w:p w14:paraId="0730830A" w14:textId="3D359954" w:rsidR="0067159D" w:rsidRDefault="0067159D" w:rsidP="0067159D">
            <w:pPr>
              <w:rPr>
                <w:sz w:val="24"/>
              </w:rPr>
            </w:pPr>
            <w:r>
              <w:rPr>
                <w:sz w:val="24"/>
                <w:lang w:eastAsia="en-US"/>
              </w:rPr>
              <w:t>May 22, 2019</w:t>
            </w:r>
          </w:p>
        </w:tc>
        <w:tc>
          <w:tcPr>
            <w:tcW w:w="2923" w:type="dxa"/>
            <w:tcBorders>
              <w:top w:val="single" w:sz="4" w:space="0" w:color="auto"/>
            </w:tcBorders>
          </w:tcPr>
          <w:p w14:paraId="6B1FDDAA" w14:textId="4C4806ED" w:rsidR="0067159D" w:rsidRDefault="0067159D" w:rsidP="0067159D">
            <w:pPr>
              <w:rPr>
                <w:sz w:val="24"/>
              </w:rPr>
            </w:pPr>
            <w:r>
              <w:rPr>
                <w:sz w:val="24"/>
                <w:lang w:eastAsia="en-US"/>
              </w:rPr>
              <w:t>Upper No Name Creek</w:t>
            </w:r>
          </w:p>
        </w:tc>
        <w:tc>
          <w:tcPr>
            <w:tcW w:w="2610" w:type="dxa"/>
            <w:tcBorders>
              <w:top w:val="single" w:sz="4" w:space="0" w:color="auto"/>
            </w:tcBorders>
          </w:tcPr>
          <w:p w14:paraId="4087A417" w14:textId="5E3BD078" w:rsidR="0067159D" w:rsidRDefault="0067159D" w:rsidP="0067159D">
            <w:pPr>
              <w:rPr>
                <w:sz w:val="24"/>
              </w:rPr>
            </w:pPr>
            <w:r>
              <w:rPr>
                <w:sz w:val="24"/>
                <w:lang w:eastAsia="en-US"/>
              </w:rPr>
              <w:t>April 30, 2019</w:t>
            </w:r>
          </w:p>
        </w:tc>
        <w:tc>
          <w:tcPr>
            <w:tcW w:w="2875" w:type="dxa"/>
            <w:tcBorders>
              <w:top w:val="single" w:sz="4" w:space="0" w:color="auto"/>
            </w:tcBorders>
          </w:tcPr>
          <w:p w14:paraId="2EAEDE66" w14:textId="37B986A0" w:rsidR="0067159D" w:rsidRDefault="0067159D" w:rsidP="0067159D">
            <w:pPr>
              <w:rPr>
                <w:sz w:val="24"/>
              </w:rPr>
            </w:pPr>
            <w:r>
              <w:rPr>
                <w:sz w:val="24"/>
                <w:lang w:eastAsia="en-US"/>
              </w:rPr>
              <w:t>Lower No Name Creek</w:t>
            </w:r>
          </w:p>
        </w:tc>
      </w:tr>
      <w:tr w:rsidR="0067159D" w14:paraId="10FB4AE7" w14:textId="77777777" w:rsidTr="00DB281F">
        <w:tc>
          <w:tcPr>
            <w:tcW w:w="1662" w:type="dxa"/>
          </w:tcPr>
          <w:p w14:paraId="30CD27B6" w14:textId="023EA305" w:rsidR="0067159D" w:rsidRDefault="0067159D" w:rsidP="0067159D">
            <w:pPr>
              <w:rPr>
                <w:sz w:val="24"/>
              </w:rPr>
            </w:pPr>
            <w:r>
              <w:rPr>
                <w:sz w:val="24"/>
                <w:lang w:eastAsia="en-US"/>
              </w:rPr>
              <w:t>May 22, 2019</w:t>
            </w:r>
          </w:p>
        </w:tc>
        <w:tc>
          <w:tcPr>
            <w:tcW w:w="2923" w:type="dxa"/>
          </w:tcPr>
          <w:p w14:paraId="497944AA" w14:textId="3800A007" w:rsidR="0067159D" w:rsidRDefault="0067159D" w:rsidP="0067159D">
            <w:pPr>
              <w:rPr>
                <w:sz w:val="24"/>
              </w:rPr>
            </w:pPr>
            <w:r>
              <w:rPr>
                <w:sz w:val="24"/>
                <w:lang w:eastAsia="en-US"/>
              </w:rPr>
              <w:t>Upper Beaver Creek</w:t>
            </w:r>
          </w:p>
        </w:tc>
        <w:tc>
          <w:tcPr>
            <w:tcW w:w="2610" w:type="dxa"/>
          </w:tcPr>
          <w:p w14:paraId="4C4C010A" w14:textId="636E8BB4" w:rsidR="0067159D" w:rsidRDefault="0067159D" w:rsidP="0067159D">
            <w:pPr>
              <w:rPr>
                <w:sz w:val="24"/>
              </w:rPr>
            </w:pPr>
            <w:r>
              <w:rPr>
                <w:sz w:val="24"/>
                <w:lang w:eastAsia="en-US"/>
              </w:rPr>
              <w:t>April 30, 2019</w:t>
            </w:r>
          </w:p>
        </w:tc>
        <w:tc>
          <w:tcPr>
            <w:tcW w:w="2875" w:type="dxa"/>
          </w:tcPr>
          <w:p w14:paraId="1AD0C589" w14:textId="22F26198" w:rsidR="0067159D" w:rsidRDefault="0067159D" w:rsidP="0067159D">
            <w:pPr>
              <w:rPr>
                <w:sz w:val="24"/>
              </w:rPr>
            </w:pPr>
            <w:r>
              <w:rPr>
                <w:sz w:val="24"/>
                <w:lang w:eastAsia="en-US"/>
              </w:rPr>
              <w:t>Lower Beaver Creek</w:t>
            </w:r>
          </w:p>
        </w:tc>
      </w:tr>
      <w:tr w:rsidR="0067159D" w14:paraId="1D450BE3" w14:textId="77777777" w:rsidTr="00DB281F">
        <w:tc>
          <w:tcPr>
            <w:tcW w:w="1662" w:type="dxa"/>
          </w:tcPr>
          <w:p w14:paraId="13754CB9" w14:textId="0B0802A4" w:rsidR="0067159D" w:rsidRDefault="0067159D" w:rsidP="0067159D">
            <w:pPr>
              <w:rPr>
                <w:sz w:val="24"/>
              </w:rPr>
            </w:pPr>
            <w:r>
              <w:rPr>
                <w:sz w:val="24"/>
                <w:lang w:eastAsia="en-US"/>
              </w:rPr>
              <w:t>May 22, 2019</w:t>
            </w:r>
          </w:p>
        </w:tc>
        <w:tc>
          <w:tcPr>
            <w:tcW w:w="2923" w:type="dxa"/>
          </w:tcPr>
          <w:p w14:paraId="160D0FA7" w14:textId="4D5A0CBE"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E1E4739" w14:textId="4796B898" w:rsidR="0067159D" w:rsidRDefault="0067159D" w:rsidP="0067159D">
            <w:pPr>
              <w:rPr>
                <w:sz w:val="24"/>
              </w:rPr>
            </w:pPr>
            <w:r>
              <w:rPr>
                <w:sz w:val="24"/>
                <w:lang w:eastAsia="en-US"/>
              </w:rPr>
              <w:t>April 30, 2019</w:t>
            </w:r>
          </w:p>
        </w:tc>
        <w:tc>
          <w:tcPr>
            <w:tcW w:w="2875" w:type="dxa"/>
          </w:tcPr>
          <w:p w14:paraId="3A9F091C" w14:textId="7C3477C8" w:rsidR="0067159D" w:rsidRDefault="0067159D" w:rsidP="0067159D">
            <w:pPr>
              <w:rPr>
                <w:sz w:val="24"/>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67159D" w14:paraId="3BF7E3AC" w14:textId="77777777" w:rsidTr="00DB281F">
        <w:tc>
          <w:tcPr>
            <w:tcW w:w="1662" w:type="dxa"/>
          </w:tcPr>
          <w:p w14:paraId="7CE5D150" w14:textId="12A7B396" w:rsidR="0067159D" w:rsidRDefault="0067159D" w:rsidP="0067159D">
            <w:pPr>
              <w:rPr>
                <w:sz w:val="24"/>
              </w:rPr>
            </w:pPr>
            <w:r>
              <w:rPr>
                <w:sz w:val="24"/>
                <w:lang w:eastAsia="en-US"/>
              </w:rPr>
              <w:t>May 22, 2019</w:t>
            </w:r>
          </w:p>
        </w:tc>
        <w:tc>
          <w:tcPr>
            <w:tcW w:w="2923" w:type="dxa"/>
          </w:tcPr>
          <w:p w14:paraId="179BF6B5" w14:textId="46A13DCF" w:rsidR="0067159D" w:rsidRDefault="0067159D" w:rsidP="0067159D">
            <w:pPr>
              <w:rPr>
                <w:sz w:val="24"/>
              </w:rPr>
            </w:pPr>
            <w:r>
              <w:rPr>
                <w:sz w:val="24"/>
                <w:lang w:eastAsia="en-US"/>
              </w:rPr>
              <w:t>Upper Soldotna Creek</w:t>
            </w:r>
          </w:p>
        </w:tc>
        <w:tc>
          <w:tcPr>
            <w:tcW w:w="2610" w:type="dxa"/>
          </w:tcPr>
          <w:p w14:paraId="55542EFB" w14:textId="03E42853" w:rsidR="0067159D" w:rsidRDefault="0067159D" w:rsidP="0067159D">
            <w:pPr>
              <w:rPr>
                <w:sz w:val="24"/>
              </w:rPr>
            </w:pPr>
            <w:r>
              <w:rPr>
                <w:sz w:val="24"/>
                <w:lang w:eastAsia="en-US"/>
              </w:rPr>
              <w:t>April 30, 2019</w:t>
            </w:r>
          </w:p>
        </w:tc>
        <w:tc>
          <w:tcPr>
            <w:tcW w:w="2875" w:type="dxa"/>
          </w:tcPr>
          <w:p w14:paraId="199B39FD" w14:textId="62EBA495" w:rsidR="0067159D" w:rsidRDefault="0067159D" w:rsidP="0067159D">
            <w:pPr>
              <w:rPr>
                <w:sz w:val="24"/>
              </w:rPr>
            </w:pPr>
            <w:r>
              <w:rPr>
                <w:sz w:val="24"/>
                <w:lang w:eastAsia="en-US"/>
              </w:rPr>
              <w:t>Lower Soldotna Creek</w:t>
            </w:r>
          </w:p>
        </w:tc>
      </w:tr>
      <w:tr w:rsidR="0067159D" w14:paraId="5F48F609" w14:textId="77777777" w:rsidTr="00DB281F">
        <w:tc>
          <w:tcPr>
            <w:tcW w:w="1662" w:type="dxa"/>
          </w:tcPr>
          <w:p w14:paraId="2FE5FFF2" w14:textId="32CD1082" w:rsidR="0067159D" w:rsidRDefault="0067159D" w:rsidP="0067159D">
            <w:pPr>
              <w:rPr>
                <w:sz w:val="24"/>
              </w:rPr>
            </w:pPr>
            <w:r>
              <w:rPr>
                <w:sz w:val="24"/>
                <w:lang w:eastAsia="en-US"/>
              </w:rPr>
              <w:t>July 30, 2019</w:t>
            </w:r>
          </w:p>
        </w:tc>
        <w:tc>
          <w:tcPr>
            <w:tcW w:w="2923" w:type="dxa"/>
          </w:tcPr>
          <w:p w14:paraId="2598C52D" w14:textId="7FFF0AB0" w:rsidR="0067159D" w:rsidRDefault="0067159D" w:rsidP="0067159D">
            <w:pPr>
              <w:rPr>
                <w:sz w:val="24"/>
              </w:rPr>
            </w:pPr>
            <w:r>
              <w:rPr>
                <w:sz w:val="24"/>
                <w:lang w:eastAsia="en-US"/>
              </w:rPr>
              <w:t>Upper No Name Creek</w:t>
            </w:r>
          </w:p>
        </w:tc>
        <w:tc>
          <w:tcPr>
            <w:tcW w:w="2610" w:type="dxa"/>
          </w:tcPr>
          <w:p w14:paraId="70D11627" w14:textId="0515DD52" w:rsidR="0067159D" w:rsidRDefault="0067159D" w:rsidP="0067159D">
            <w:pPr>
              <w:rPr>
                <w:sz w:val="24"/>
              </w:rPr>
            </w:pPr>
            <w:r>
              <w:rPr>
                <w:sz w:val="24"/>
                <w:lang w:eastAsia="en-US"/>
              </w:rPr>
              <w:t>July 24, 2019</w:t>
            </w:r>
          </w:p>
        </w:tc>
        <w:tc>
          <w:tcPr>
            <w:tcW w:w="2875" w:type="dxa"/>
          </w:tcPr>
          <w:p w14:paraId="204BC8F6" w14:textId="32D84990" w:rsidR="0067159D" w:rsidRDefault="0067159D" w:rsidP="0067159D">
            <w:pPr>
              <w:rPr>
                <w:sz w:val="24"/>
              </w:rPr>
            </w:pPr>
            <w:r>
              <w:rPr>
                <w:sz w:val="24"/>
                <w:lang w:eastAsia="en-US"/>
              </w:rPr>
              <w:t>Upper No Name Creek</w:t>
            </w:r>
          </w:p>
        </w:tc>
      </w:tr>
      <w:tr w:rsidR="0067159D" w14:paraId="39AF106F" w14:textId="77777777" w:rsidTr="00DB281F">
        <w:tc>
          <w:tcPr>
            <w:tcW w:w="1662" w:type="dxa"/>
          </w:tcPr>
          <w:p w14:paraId="0D138F2A" w14:textId="7649FC5E" w:rsidR="0067159D" w:rsidRDefault="0067159D" w:rsidP="0067159D">
            <w:pPr>
              <w:rPr>
                <w:sz w:val="24"/>
              </w:rPr>
            </w:pPr>
            <w:r>
              <w:rPr>
                <w:sz w:val="24"/>
                <w:lang w:eastAsia="en-US"/>
              </w:rPr>
              <w:t>July 30, 2019</w:t>
            </w:r>
          </w:p>
        </w:tc>
        <w:tc>
          <w:tcPr>
            <w:tcW w:w="2923" w:type="dxa"/>
          </w:tcPr>
          <w:p w14:paraId="4267F435" w14:textId="0F639ADC" w:rsidR="0067159D" w:rsidRDefault="0067159D" w:rsidP="0067159D">
            <w:pPr>
              <w:rPr>
                <w:sz w:val="24"/>
              </w:rPr>
            </w:pPr>
            <w:r>
              <w:rPr>
                <w:sz w:val="24"/>
                <w:lang w:eastAsia="en-US"/>
              </w:rPr>
              <w:t>Upper Beaver Creek</w:t>
            </w:r>
          </w:p>
        </w:tc>
        <w:tc>
          <w:tcPr>
            <w:tcW w:w="2610" w:type="dxa"/>
          </w:tcPr>
          <w:p w14:paraId="291066B4" w14:textId="2E8AEAB0" w:rsidR="0067159D" w:rsidRDefault="0067159D" w:rsidP="0067159D">
            <w:pPr>
              <w:rPr>
                <w:sz w:val="24"/>
              </w:rPr>
            </w:pPr>
            <w:r>
              <w:rPr>
                <w:sz w:val="24"/>
                <w:lang w:eastAsia="en-US"/>
              </w:rPr>
              <w:t>July 24, 2019</w:t>
            </w:r>
          </w:p>
        </w:tc>
        <w:tc>
          <w:tcPr>
            <w:tcW w:w="2875" w:type="dxa"/>
          </w:tcPr>
          <w:p w14:paraId="7540CBDF" w14:textId="225A1F75" w:rsidR="0067159D" w:rsidRDefault="0067159D" w:rsidP="0067159D">
            <w:pPr>
              <w:rPr>
                <w:sz w:val="24"/>
              </w:rPr>
            </w:pPr>
            <w:r>
              <w:rPr>
                <w:sz w:val="24"/>
                <w:lang w:eastAsia="en-US"/>
              </w:rPr>
              <w:t>Upper Beaver Creek</w:t>
            </w:r>
          </w:p>
        </w:tc>
      </w:tr>
      <w:tr w:rsidR="0067159D" w14:paraId="380E1E4E" w14:textId="77777777" w:rsidTr="00DB281F">
        <w:tc>
          <w:tcPr>
            <w:tcW w:w="1662" w:type="dxa"/>
          </w:tcPr>
          <w:p w14:paraId="0C164FD7" w14:textId="7B38B55F" w:rsidR="0067159D" w:rsidRDefault="0067159D" w:rsidP="0067159D">
            <w:pPr>
              <w:rPr>
                <w:sz w:val="24"/>
              </w:rPr>
            </w:pPr>
            <w:r>
              <w:rPr>
                <w:sz w:val="24"/>
                <w:lang w:eastAsia="en-US"/>
              </w:rPr>
              <w:t>July 30, 2019</w:t>
            </w:r>
          </w:p>
        </w:tc>
        <w:tc>
          <w:tcPr>
            <w:tcW w:w="2923" w:type="dxa"/>
          </w:tcPr>
          <w:p w14:paraId="4F019298" w14:textId="4992FA58"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A61A07F" w14:textId="767583D9" w:rsidR="0067159D" w:rsidRDefault="0067159D" w:rsidP="0067159D">
            <w:pPr>
              <w:rPr>
                <w:sz w:val="24"/>
              </w:rPr>
            </w:pPr>
            <w:r>
              <w:rPr>
                <w:sz w:val="24"/>
                <w:lang w:eastAsia="en-US"/>
              </w:rPr>
              <w:t>July 24, 2019</w:t>
            </w:r>
          </w:p>
        </w:tc>
        <w:tc>
          <w:tcPr>
            <w:tcW w:w="2875" w:type="dxa"/>
          </w:tcPr>
          <w:p w14:paraId="5E56E25B" w14:textId="15500C74"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67159D" w14:paraId="027D82F4" w14:textId="77777777" w:rsidTr="00DB281F">
        <w:tc>
          <w:tcPr>
            <w:tcW w:w="1662" w:type="dxa"/>
          </w:tcPr>
          <w:p w14:paraId="4E21B665" w14:textId="269ACD20" w:rsidR="0067159D" w:rsidRDefault="0067159D" w:rsidP="0067159D">
            <w:pPr>
              <w:rPr>
                <w:sz w:val="24"/>
              </w:rPr>
            </w:pPr>
            <w:r>
              <w:rPr>
                <w:sz w:val="24"/>
                <w:lang w:eastAsia="en-US"/>
              </w:rPr>
              <w:t>July 30, 2019</w:t>
            </w:r>
          </w:p>
        </w:tc>
        <w:tc>
          <w:tcPr>
            <w:tcW w:w="2923" w:type="dxa"/>
          </w:tcPr>
          <w:p w14:paraId="7E5F15A8" w14:textId="1BBBFF39" w:rsidR="0067159D" w:rsidRDefault="0067159D" w:rsidP="0067159D">
            <w:pPr>
              <w:rPr>
                <w:sz w:val="24"/>
              </w:rPr>
            </w:pPr>
            <w:r>
              <w:rPr>
                <w:sz w:val="24"/>
                <w:lang w:eastAsia="en-US"/>
              </w:rPr>
              <w:t>Upper Soldotna Creek</w:t>
            </w:r>
          </w:p>
        </w:tc>
        <w:tc>
          <w:tcPr>
            <w:tcW w:w="2610" w:type="dxa"/>
          </w:tcPr>
          <w:p w14:paraId="20CECD7D" w14:textId="3AFA71EB" w:rsidR="0067159D" w:rsidRDefault="0067159D" w:rsidP="0067159D">
            <w:pPr>
              <w:rPr>
                <w:sz w:val="24"/>
              </w:rPr>
            </w:pPr>
            <w:r>
              <w:rPr>
                <w:sz w:val="24"/>
                <w:lang w:eastAsia="en-US"/>
              </w:rPr>
              <w:t>July 24, 2019</w:t>
            </w:r>
          </w:p>
        </w:tc>
        <w:tc>
          <w:tcPr>
            <w:tcW w:w="2875" w:type="dxa"/>
          </w:tcPr>
          <w:p w14:paraId="38ADE6D6" w14:textId="34F10B8E" w:rsidR="0067159D" w:rsidRDefault="0067159D" w:rsidP="0067159D">
            <w:pPr>
              <w:rPr>
                <w:sz w:val="24"/>
              </w:rPr>
            </w:pPr>
            <w:r>
              <w:rPr>
                <w:sz w:val="24"/>
                <w:lang w:eastAsia="en-US"/>
              </w:rPr>
              <w:t>Upper Soldotna Creek</w:t>
            </w:r>
          </w:p>
        </w:tc>
      </w:tr>
      <w:tr w:rsidR="0067159D" w14:paraId="62EF21C9" w14:textId="77777777" w:rsidTr="00DB281F">
        <w:tc>
          <w:tcPr>
            <w:tcW w:w="1662" w:type="dxa"/>
          </w:tcPr>
          <w:p w14:paraId="027F8538" w14:textId="163AE2D6" w:rsidR="0067159D" w:rsidRDefault="0067159D" w:rsidP="0067159D">
            <w:pPr>
              <w:rPr>
                <w:sz w:val="24"/>
              </w:rPr>
            </w:pPr>
            <w:r>
              <w:rPr>
                <w:sz w:val="24"/>
                <w:lang w:eastAsia="en-US"/>
              </w:rPr>
              <w:t>May 22, 2019</w:t>
            </w:r>
          </w:p>
        </w:tc>
        <w:tc>
          <w:tcPr>
            <w:tcW w:w="2923" w:type="dxa"/>
          </w:tcPr>
          <w:p w14:paraId="71265DA7" w14:textId="6C1CD6E6"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Pr>
          <w:p w14:paraId="67E3C53B" w14:textId="1E550F7E" w:rsidR="0067159D" w:rsidRDefault="0067159D" w:rsidP="0067159D">
            <w:pPr>
              <w:rPr>
                <w:sz w:val="24"/>
              </w:rPr>
            </w:pPr>
            <w:r>
              <w:rPr>
                <w:sz w:val="24"/>
                <w:lang w:eastAsia="en-US"/>
              </w:rPr>
              <w:t>NA</w:t>
            </w:r>
          </w:p>
        </w:tc>
        <w:tc>
          <w:tcPr>
            <w:tcW w:w="2875" w:type="dxa"/>
          </w:tcPr>
          <w:p w14:paraId="2812590D" w14:textId="4040247F" w:rsidR="0067159D" w:rsidRDefault="0067159D" w:rsidP="0067159D">
            <w:pPr>
              <w:rPr>
                <w:sz w:val="24"/>
              </w:rPr>
            </w:pPr>
            <w:r>
              <w:rPr>
                <w:sz w:val="24"/>
                <w:lang w:eastAsia="en-US"/>
              </w:rPr>
              <w:t>NA</w:t>
            </w:r>
          </w:p>
        </w:tc>
      </w:tr>
      <w:tr w:rsidR="0067159D" w14:paraId="5E4688EA" w14:textId="77777777" w:rsidTr="00DB281F">
        <w:tc>
          <w:tcPr>
            <w:tcW w:w="1662" w:type="dxa"/>
            <w:tcBorders>
              <w:bottom w:val="single" w:sz="4" w:space="0" w:color="auto"/>
            </w:tcBorders>
          </w:tcPr>
          <w:p w14:paraId="6FCB9B42" w14:textId="296D275F" w:rsidR="0067159D" w:rsidRDefault="0067159D" w:rsidP="0067159D">
            <w:pPr>
              <w:rPr>
                <w:sz w:val="24"/>
              </w:rPr>
            </w:pPr>
            <w:r>
              <w:rPr>
                <w:sz w:val="24"/>
                <w:lang w:eastAsia="en-US"/>
              </w:rPr>
              <w:t>July 24, 2019</w:t>
            </w:r>
          </w:p>
        </w:tc>
        <w:tc>
          <w:tcPr>
            <w:tcW w:w="2923" w:type="dxa"/>
            <w:tcBorders>
              <w:bottom w:val="single" w:sz="4" w:space="0" w:color="auto"/>
            </w:tcBorders>
          </w:tcPr>
          <w:p w14:paraId="71102C5C" w14:textId="5B8C3E0D"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Borders>
              <w:bottom w:val="single" w:sz="4" w:space="0" w:color="auto"/>
            </w:tcBorders>
          </w:tcPr>
          <w:p w14:paraId="1482A928" w14:textId="77C5002A" w:rsidR="0067159D" w:rsidRDefault="0067159D" w:rsidP="0067159D">
            <w:pPr>
              <w:rPr>
                <w:sz w:val="24"/>
              </w:rPr>
            </w:pPr>
            <w:r>
              <w:rPr>
                <w:sz w:val="24"/>
                <w:lang w:eastAsia="en-US"/>
              </w:rPr>
              <w:t>NA</w:t>
            </w:r>
          </w:p>
        </w:tc>
        <w:tc>
          <w:tcPr>
            <w:tcW w:w="2875" w:type="dxa"/>
            <w:tcBorders>
              <w:bottom w:val="single" w:sz="4" w:space="0" w:color="auto"/>
            </w:tcBorders>
          </w:tcPr>
          <w:p w14:paraId="73A00E03" w14:textId="5BA437E7" w:rsidR="0067159D" w:rsidRDefault="0067159D" w:rsidP="0067159D">
            <w:pPr>
              <w:rPr>
                <w:sz w:val="24"/>
              </w:rPr>
            </w:pPr>
            <w:r>
              <w:rPr>
                <w:sz w:val="24"/>
                <w:lang w:eastAsia="en-US"/>
              </w:rPr>
              <w:t>NA</w:t>
            </w: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657"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658"/>
      <w:commentRangeStart w:id="659"/>
      <w:commentRangeStart w:id="660"/>
      <w:r w:rsidR="00CE1039" w:rsidRPr="00CE1039">
        <w:rPr>
          <w:sz w:val="24"/>
          <w:szCs w:val="24"/>
        </w:rPr>
        <w:t>standards</w:t>
      </w:r>
      <w:commentRangeEnd w:id="658"/>
      <w:r w:rsidR="005E798A">
        <w:rPr>
          <w:rStyle w:val="CommentReference"/>
          <w:b w:val="0"/>
          <w:bCs w:val="0"/>
          <w:caps w:val="0"/>
        </w:rPr>
        <w:commentReference w:id="658"/>
      </w:r>
      <w:commentRangeEnd w:id="659"/>
      <w:r w:rsidR="00FA66A8">
        <w:rPr>
          <w:rStyle w:val="CommentReference"/>
          <w:b w:val="0"/>
          <w:bCs w:val="0"/>
          <w:caps w:val="0"/>
        </w:rPr>
        <w:commentReference w:id="659"/>
      </w:r>
      <w:commentRangeEnd w:id="660"/>
      <w:r w:rsidR="00AC4CEC">
        <w:rPr>
          <w:rStyle w:val="CommentReference"/>
          <w:b w:val="0"/>
          <w:bCs w:val="0"/>
          <w:caps w:val="0"/>
        </w:rPr>
        <w:commentReference w:id="660"/>
      </w:r>
      <w:r w:rsidR="00CE1039">
        <w:rPr>
          <w:sz w:val="24"/>
          <w:szCs w:val="24"/>
        </w:rPr>
        <w:t>.</w:t>
      </w:r>
      <w:bookmarkEnd w:id="657"/>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xml:space="preserve">Lower </w:t>
            </w: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xml:space="preserve">Upper </w:t>
            </w: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5B623F1"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proofErr w:type="spellStart"/>
            <w:r w:rsidRPr="006A4C98">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proofErr w:type="spellStart"/>
            <w:r w:rsidRPr="006A4C98">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Swiftwater</w:t>
            </w:r>
            <w:proofErr w:type="spellEnd"/>
            <w:r w:rsidRPr="00FC2849">
              <w:rPr>
                <w:rFonts w:ascii="Arial Narrow" w:eastAsia="Times New Roman" w:hAnsi="Arial Narrow" w:cs="Calibri"/>
                <w:color w:val="000000"/>
                <w:kern w:val="0"/>
                <w:lang w:eastAsia="en-US"/>
              </w:rPr>
              <w:t xml:space="preserve">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13BAD8B5"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Skilak</w:t>
            </w:r>
            <w:proofErr w:type="spellEnd"/>
            <w:r w:rsidRPr="00FC2849">
              <w:rPr>
                <w:rFonts w:ascii="Arial Narrow" w:eastAsia="Times New Roman" w:hAnsi="Arial Narrow" w:cs="Calibri"/>
                <w:color w:val="000000"/>
                <w:kern w:val="0"/>
                <w:lang w:eastAsia="en-US"/>
              </w:rPr>
              <w:t xml:space="preserve">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661"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662"/>
      <w:commentRangeStart w:id="663"/>
      <w:r w:rsidR="004E2909">
        <w:rPr>
          <w:sz w:val="24"/>
          <w:szCs w:val="24"/>
        </w:rPr>
        <w:t>difference levels</w:t>
      </w:r>
      <w:commentRangeEnd w:id="662"/>
      <w:r w:rsidR="006B24FD">
        <w:rPr>
          <w:rStyle w:val="CommentReference"/>
          <w:b w:val="0"/>
          <w:bCs w:val="0"/>
          <w:caps w:val="0"/>
        </w:rPr>
        <w:commentReference w:id="662"/>
      </w:r>
      <w:commentRangeEnd w:id="663"/>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663"/>
      </w:r>
      <w:r w:rsidR="004E2909">
        <w:rPr>
          <w:sz w:val="24"/>
          <w:szCs w:val="24"/>
        </w:rPr>
        <w:t xml:space="preserve"> of duplicate samples by site and date.</w:t>
      </w:r>
      <w:bookmarkEnd w:id="661"/>
    </w:p>
    <w:tbl>
      <w:tblPr>
        <w:tblW w:w="9224" w:type="dxa"/>
        <w:tblLook w:val="04A0" w:firstRow="1" w:lastRow="0" w:firstColumn="1" w:lastColumn="0" w:noHBand="0" w:noVBand="1"/>
      </w:tblPr>
      <w:tblGrid>
        <w:gridCol w:w="9745"/>
        <w:gridCol w:w="222"/>
      </w:tblGrid>
      <w:tr w:rsidR="00234C91" w:rsidRPr="00234C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646"/>
              <w:gridCol w:w="1460"/>
              <w:gridCol w:w="1184"/>
              <w:gridCol w:w="1319"/>
              <w:gridCol w:w="960"/>
            </w:tblGrid>
            <w:tr w:rsidR="009208A1" w:rsidRPr="009208A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4ACCDCBC" w:rsidR="009208A1" w:rsidRPr="009208A1" w:rsidRDefault="009208A1"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River Mile</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9208A1" w:rsidRDefault="00EF0203"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 xml:space="preserve">RPD </w:t>
                  </w:r>
                  <w:r w:rsidR="009208A1" w:rsidRPr="009208A1">
                    <w:rPr>
                      <w:rFonts w:ascii="Calibri" w:eastAsia="Times New Roman" w:hAnsi="Calibr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&gt;20%</w:t>
                  </w:r>
                </w:p>
              </w:tc>
            </w:tr>
            <w:tr w:rsidR="009208A1" w:rsidRPr="009208A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0E71D6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3D606E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City_of_Kenai_Docks</w:t>
                  </w:r>
                  <w:proofErr w:type="spellEnd"/>
                </w:p>
              </w:tc>
              <w:tc>
                <w:tcPr>
                  <w:tcW w:w="1460" w:type="dxa"/>
                  <w:tcBorders>
                    <w:top w:val="nil"/>
                    <w:left w:val="nil"/>
                    <w:bottom w:val="nil"/>
                    <w:right w:val="nil"/>
                  </w:tcBorders>
                  <w:shd w:val="clear" w:color="auto" w:fill="auto"/>
                  <w:noWrap/>
                  <w:vAlign w:val="bottom"/>
                  <w:hideMark/>
                </w:tcPr>
                <w:p w14:paraId="24A72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9BB682D" w14:textId="77777777" w:rsidTr="009208A1">
              <w:trPr>
                <w:trHeight w:val="288"/>
              </w:trPr>
              <w:tc>
                <w:tcPr>
                  <w:tcW w:w="960" w:type="dxa"/>
                  <w:tcBorders>
                    <w:top w:val="nil"/>
                    <w:left w:val="nil"/>
                    <w:bottom w:val="nil"/>
                    <w:right w:val="nil"/>
                  </w:tcBorders>
                  <w:shd w:val="clear" w:color="auto" w:fill="auto"/>
                  <w:noWrap/>
                  <w:vAlign w:val="bottom"/>
                  <w:hideMark/>
                </w:tcPr>
                <w:p w14:paraId="7219C1D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Lower_Slikok_Creek</w:t>
                  </w:r>
                  <w:proofErr w:type="spellEnd"/>
                </w:p>
              </w:tc>
              <w:tc>
                <w:tcPr>
                  <w:tcW w:w="1460" w:type="dxa"/>
                  <w:tcBorders>
                    <w:top w:val="nil"/>
                    <w:left w:val="nil"/>
                    <w:bottom w:val="nil"/>
                    <w:right w:val="nil"/>
                  </w:tcBorders>
                  <w:shd w:val="clear" w:color="auto" w:fill="auto"/>
                  <w:noWrap/>
                  <w:vAlign w:val="bottom"/>
                  <w:hideMark/>
                </w:tcPr>
                <w:p w14:paraId="2E76416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1D6A9F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2DE2E15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Skilak_Lake_Outlet</w:t>
                  </w:r>
                  <w:proofErr w:type="spellEnd"/>
                </w:p>
              </w:tc>
              <w:tc>
                <w:tcPr>
                  <w:tcW w:w="1460" w:type="dxa"/>
                  <w:tcBorders>
                    <w:top w:val="nil"/>
                    <w:left w:val="nil"/>
                    <w:bottom w:val="nil"/>
                    <w:right w:val="nil"/>
                  </w:tcBorders>
                  <w:shd w:val="clear" w:color="auto" w:fill="auto"/>
                  <w:noWrap/>
                  <w:vAlign w:val="bottom"/>
                  <w:hideMark/>
                </w:tcPr>
                <w:p w14:paraId="30D920A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Jims_Landing</w:t>
                  </w:r>
                  <w:proofErr w:type="spellEnd"/>
                </w:p>
              </w:tc>
              <w:tc>
                <w:tcPr>
                  <w:tcW w:w="1460" w:type="dxa"/>
                  <w:tcBorders>
                    <w:top w:val="nil"/>
                    <w:left w:val="nil"/>
                    <w:bottom w:val="nil"/>
                    <w:right w:val="nil"/>
                  </w:tcBorders>
                  <w:shd w:val="clear" w:color="auto" w:fill="auto"/>
                  <w:noWrap/>
                  <w:vAlign w:val="bottom"/>
                  <w:hideMark/>
                </w:tcPr>
                <w:p w14:paraId="3C792E4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5286591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0715628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3E9F4C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616051E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32F55F2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0A4FDE3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3AE6A29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3CF7EF9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9055D4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Upper_Slikok_Creek</w:t>
                  </w:r>
                  <w:proofErr w:type="spellEnd"/>
                </w:p>
              </w:tc>
              <w:tc>
                <w:tcPr>
                  <w:tcW w:w="1460" w:type="dxa"/>
                  <w:tcBorders>
                    <w:top w:val="nil"/>
                    <w:left w:val="nil"/>
                    <w:bottom w:val="nil"/>
                    <w:right w:val="nil"/>
                  </w:tcBorders>
                  <w:shd w:val="clear" w:color="auto" w:fill="auto"/>
                  <w:noWrap/>
                  <w:vAlign w:val="bottom"/>
                  <w:hideMark/>
                </w:tcPr>
                <w:p w14:paraId="4DD7EBD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68E2312"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Upper_Soldotna_Creek</w:t>
                  </w:r>
                  <w:proofErr w:type="spellEnd"/>
                </w:p>
              </w:tc>
              <w:tc>
                <w:tcPr>
                  <w:tcW w:w="1460" w:type="dxa"/>
                  <w:tcBorders>
                    <w:top w:val="nil"/>
                    <w:left w:val="nil"/>
                    <w:bottom w:val="nil"/>
                    <w:right w:val="nil"/>
                  </w:tcBorders>
                  <w:shd w:val="clear" w:color="auto" w:fill="auto"/>
                  <w:noWrap/>
                  <w:vAlign w:val="bottom"/>
                  <w:hideMark/>
                </w:tcPr>
                <w:p w14:paraId="65E41F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97BF27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1311E5C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644392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0251FB2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commentRangeStart w:id="664"/>
                  <w:r w:rsidRPr="009208A1">
                    <w:rPr>
                      <w:rFonts w:ascii="Calibri" w:eastAsia="Times New Roman" w:hAnsi="Calibri" w:cs="Calibri"/>
                      <w:color w:val="000000"/>
                      <w:kern w:val="0"/>
                      <w:sz w:val="22"/>
                      <w:szCs w:val="22"/>
                      <w:lang w:eastAsia="en-US"/>
                    </w:rPr>
                    <w:t>4.06</w:t>
                  </w:r>
                  <w:commentRangeEnd w:id="664"/>
                  <w:r w:rsidR="00E60CF6">
                    <w:rPr>
                      <w:rStyle w:val="CommentReference"/>
                    </w:rPr>
                    <w:commentReference w:id="664"/>
                  </w:r>
                  <w:r w:rsidRPr="009208A1">
                    <w:rPr>
                      <w:rFonts w:ascii="Calibri" w:eastAsia="Times New Roman" w:hAnsi="Calibri" w:cs="Calibri"/>
                      <w:color w:val="000000"/>
                      <w:kern w:val="0"/>
                      <w:sz w:val="22"/>
                      <w:szCs w:val="22"/>
                      <w:lang w:eastAsia="en-US"/>
                    </w:rPr>
                    <w:t>%</w:t>
                  </w:r>
                </w:p>
              </w:tc>
              <w:tc>
                <w:tcPr>
                  <w:tcW w:w="960" w:type="dxa"/>
                  <w:tcBorders>
                    <w:top w:val="nil"/>
                    <w:left w:val="nil"/>
                    <w:bottom w:val="nil"/>
                    <w:right w:val="nil"/>
                  </w:tcBorders>
                  <w:shd w:val="clear" w:color="auto" w:fill="auto"/>
                  <w:noWrap/>
                  <w:vAlign w:val="bottom"/>
                  <w:hideMark/>
                </w:tcPr>
                <w:p w14:paraId="713B468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D48B6ED"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099E5BB9"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City_of_Kenai_Docks</w:t>
                  </w:r>
                  <w:proofErr w:type="spellEnd"/>
                </w:p>
              </w:tc>
              <w:tc>
                <w:tcPr>
                  <w:tcW w:w="1460" w:type="dxa"/>
                  <w:tcBorders>
                    <w:top w:val="nil"/>
                    <w:left w:val="nil"/>
                    <w:bottom w:val="nil"/>
                    <w:right w:val="nil"/>
                  </w:tcBorders>
                  <w:shd w:val="clear" w:color="auto" w:fill="auto"/>
                  <w:noWrap/>
                  <w:vAlign w:val="bottom"/>
                  <w:hideMark/>
                </w:tcPr>
                <w:p w14:paraId="5FDAF32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Lower_Slikok_Creek</w:t>
                  </w:r>
                  <w:proofErr w:type="spellEnd"/>
                </w:p>
              </w:tc>
              <w:tc>
                <w:tcPr>
                  <w:tcW w:w="1460" w:type="dxa"/>
                  <w:tcBorders>
                    <w:top w:val="nil"/>
                    <w:left w:val="nil"/>
                    <w:bottom w:val="nil"/>
                    <w:right w:val="nil"/>
                  </w:tcBorders>
                  <w:shd w:val="clear" w:color="auto" w:fill="auto"/>
                  <w:noWrap/>
                  <w:vAlign w:val="bottom"/>
                  <w:hideMark/>
                </w:tcPr>
                <w:p w14:paraId="091D4E2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672DA9A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7536F2B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Skilak_Lake_Outlet</w:t>
                  </w:r>
                  <w:proofErr w:type="spellEnd"/>
                </w:p>
              </w:tc>
              <w:tc>
                <w:tcPr>
                  <w:tcW w:w="1460" w:type="dxa"/>
                  <w:tcBorders>
                    <w:top w:val="nil"/>
                    <w:left w:val="nil"/>
                    <w:bottom w:val="nil"/>
                    <w:right w:val="nil"/>
                  </w:tcBorders>
                  <w:shd w:val="clear" w:color="auto" w:fill="auto"/>
                  <w:noWrap/>
                  <w:vAlign w:val="bottom"/>
                  <w:hideMark/>
                </w:tcPr>
                <w:p w14:paraId="57C6241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Jims_Landing</w:t>
                  </w:r>
                  <w:proofErr w:type="spellEnd"/>
                </w:p>
              </w:tc>
              <w:tc>
                <w:tcPr>
                  <w:tcW w:w="1460" w:type="dxa"/>
                  <w:tcBorders>
                    <w:top w:val="nil"/>
                    <w:left w:val="nil"/>
                    <w:bottom w:val="nil"/>
                    <w:right w:val="nil"/>
                  </w:tcBorders>
                  <w:shd w:val="clear" w:color="auto" w:fill="auto"/>
                  <w:noWrap/>
                  <w:vAlign w:val="bottom"/>
                  <w:hideMark/>
                </w:tcPr>
                <w:p w14:paraId="2E677C0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FF8DA16"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28D351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734B9E0A"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36FAD2A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8E57583"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65D9E5C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5933704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256780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11D488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Upper_Slikok_Creek</w:t>
                  </w:r>
                  <w:proofErr w:type="spellEnd"/>
                </w:p>
              </w:tc>
              <w:tc>
                <w:tcPr>
                  <w:tcW w:w="1460" w:type="dxa"/>
                  <w:tcBorders>
                    <w:top w:val="nil"/>
                    <w:left w:val="nil"/>
                    <w:bottom w:val="nil"/>
                    <w:right w:val="nil"/>
                  </w:tcBorders>
                  <w:shd w:val="clear" w:color="auto" w:fill="auto"/>
                  <w:noWrap/>
                  <w:vAlign w:val="bottom"/>
                  <w:hideMark/>
                </w:tcPr>
                <w:p w14:paraId="7B73B25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right w:val="nil"/>
                  </w:tcBorders>
                  <w:shd w:val="clear" w:color="auto" w:fill="auto"/>
                  <w:noWrap/>
                  <w:vAlign w:val="bottom"/>
                  <w:hideMark/>
                </w:tcPr>
                <w:p w14:paraId="72CFAB2B"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Upper_Soldotna_Creek</w:t>
                  </w:r>
                  <w:proofErr w:type="spellEnd"/>
                </w:p>
              </w:tc>
              <w:tc>
                <w:tcPr>
                  <w:tcW w:w="1460" w:type="dxa"/>
                  <w:tcBorders>
                    <w:top w:val="nil"/>
                    <w:left w:val="nil"/>
                    <w:right w:val="nil"/>
                  </w:tcBorders>
                  <w:shd w:val="clear" w:color="auto" w:fill="auto"/>
                  <w:noWrap/>
                  <w:vAlign w:val="bottom"/>
                  <w:hideMark/>
                </w:tcPr>
                <w:p w14:paraId="23E68E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bl>
          <w:p w14:paraId="73E754D2" w14:textId="77777777" w:rsidR="00234C91" w:rsidRDefault="00234C91" w:rsidP="00234C91">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4464C37" w14:textId="77777777"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59405B1" w14:textId="08C763A4"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234C91">
              <w:rPr>
                <w:sz w:val="24"/>
              </w:rPr>
              <w:t>Zinc : 34.8 ± 14.3%</w:t>
            </w:r>
          </w:p>
        </w:tc>
        <w:tc>
          <w:tcPr>
            <w:tcW w:w="987" w:type="dxa"/>
            <w:tcBorders>
              <w:top w:val="single" w:sz="4" w:space="0" w:color="auto"/>
              <w:left w:val="nil"/>
              <w:bottom w:val="nil"/>
            </w:tcBorders>
          </w:tcPr>
          <w:p w14:paraId="1793A8AB" w14:textId="77777777" w:rsidR="00234C91" w:rsidRDefault="00234C91" w:rsidP="00234C91">
            <w:pPr>
              <w:widowControl/>
              <w:autoSpaceDE w:val="0"/>
              <w:autoSpaceDN w:val="0"/>
              <w:adjustRightInd w:val="0"/>
              <w:rPr>
                <w:sz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3E0EC8CC" w14:textId="64DB531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665"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666"/>
      <w:commentRangeStart w:id="667"/>
      <w:commentRangeStart w:id="668"/>
      <w:r w:rsidR="00E164AF">
        <w:rPr>
          <w:sz w:val="24"/>
          <w:szCs w:val="24"/>
        </w:rPr>
        <w:t>Significant</w:t>
      </w:r>
      <w:commentRangeEnd w:id="666"/>
      <w:r w:rsidR="00E164AF">
        <w:rPr>
          <w:rStyle w:val="CommentReference"/>
          <w:b w:val="0"/>
          <w:bCs w:val="0"/>
          <w:caps w:val="0"/>
        </w:rPr>
        <w:commentReference w:id="666"/>
      </w:r>
      <w:commentRangeEnd w:id="667"/>
      <w:r w:rsidR="006B24FD">
        <w:rPr>
          <w:rStyle w:val="CommentReference"/>
          <w:b w:val="0"/>
          <w:bCs w:val="0"/>
          <w:caps w:val="0"/>
        </w:rPr>
        <w:commentReference w:id="667"/>
      </w:r>
      <w:commentRangeEnd w:id="668"/>
      <w:r w:rsidR="008F5F9A">
        <w:rPr>
          <w:rStyle w:val="CommentReference"/>
          <w:b w:val="0"/>
          <w:bCs w:val="0"/>
          <w:caps w:val="0"/>
        </w:rPr>
        <w:commentReference w:id="668"/>
      </w:r>
      <w:r w:rsidR="00E164AF">
        <w:rPr>
          <w:sz w:val="24"/>
          <w:szCs w:val="24"/>
        </w:rPr>
        <w:t xml:space="preserve"> outliers were removed prior to calculating averages.</w:t>
      </w:r>
      <w:bookmarkEnd w:id="665"/>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proofErr w:type="spellStart"/>
            <w:r w:rsidR="00EB2693" w:rsidRPr="00324749">
              <w:rPr>
                <w:rFonts w:asciiTheme="majorHAnsi" w:hAnsiTheme="majorHAnsi"/>
                <w:color w:val="000000"/>
                <w:sz w:val="24"/>
                <w:szCs w:val="24"/>
              </w:rPr>
              <w:t>Slikok</w:t>
            </w:r>
            <w:proofErr w:type="spellEnd"/>
            <w:r w:rsidR="00EB2693" w:rsidRPr="00324749">
              <w:rPr>
                <w:rFonts w:asciiTheme="majorHAnsi" w:hAnsiTheme="majorHAnsi"/>
                <w:color w:val="000000"/>
                <w:sz w:val="24"/>
                <w:szCs w:val="24"/>
              </w:rPr>
              <w:t xml:space="preserve">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Skilak</w:t>
            </w:r>
            <w:proofErr w:type="spellEnd"/>
            <w:r w:rsidRPr="00324749">
              <w:rPr>
                <w:rFonts w:asciiTheme="majorHAnsi" w:hAnsiTheme="majorHAnsi"/>
                <w:color w:val="000000"/>
                <w:sz w:val="24"/>
                <w:szCs w:val="24"/>
              </w:rPr>
              <w:t xml:space="preserve">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Skilak</w:t>
            </w:r>
            <w:proofErr w:type="spellEnd"/>
            <w:r w:rsidRPr="00324749">
              <w:rPr>
                <w:rFonts w:asciiTheme="majorHAnsi" w:hAnsiTheme="majorHAnsi"/>
                <w:color w:val="000000"/>
                <w:sz w:val="24"/>
                <w:szCs w:val="24"/>
              </w:rPr>
              <w:t xml:space="preserve">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038CE105" w:rsidR="00E164AF" w:rsidRDefault="00E164AF" w:rsidP="0024208B">
      <w:pPr>
        <w:rPr>
          <w:sz w:val="24"/>
          <w:szCs w:val="24"/>
          <w:lang w:eastAsia="en-US"/>
        </w:rPr>
      </w:pPr>
    </w:p>
    <w:p w14:paraId="4EA14113" w14:textId="1B4A61F4" w:rsidR="00FC3D86" w:rsidRDefault="00FC3D86" w:rsidP="0024208B">
      <w:pPr>
        <w:rPr>
          <w:sz w:val="24"/>
          <w:szCs w:val="24"/>
          <w:lang w:eastAsia="en-US"/>
        </w:rPr>
      </w:pPr>
    </w:p>
    <w:sectPr w:rsidR="00FC3D86"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Eldred, Laura" w:date="2020-12-29T08:02:00Z" w:initials="EL">
    <w:p w14:paraId="42372C32" w14:textId="6966C48B" w:rsidR="005F1216" w:rsidRDefault="005F1216">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5" w:author="Apsens, Sarah" w:date="2020-12-30T16:23:00Z" w:initials="ASJ(">
    <w:p w14:paraId="4CF820D1" w14:textId="5F02CB2C" w:rsidR="005F1216" w:rsidRDefault="005F1216">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6" w:author="Benjamin Meyer" w:date="2021-01-18T07:15:00Z" w:initials="BM">
    <w:p w14:paraId="651DFDA2" w14:textId="661F01A1" w:rsidR="005F1216" w:rsidRDefault="005F1216">
      <w:pPr>
        <w:pStyle w:val="CommentText"/>
      </w:pPr>
      <w:r>
        <w:rPr>
          <w:rStyle w:val="CommentReference"/>
        </w:rPr>
        <w:annotationRef/>
      </w:r>
      <w:r>
        <w:t>Added hyperlink to citation and in bibliography.  Added list of acronyms.</w:t>
      </w:r>
    </w:p>
  </w:comment>
  <w:comment w:id="12" w:author="Apsens, Sarah" w:date="2020-12-30T09:35:00Z" w:initials="ASJ(">
    <w:p w14:paraId="5323FF0A" w14:textId="77DB8682" w:rsidR="005F1216" w:rsidRDefault="005F1216">
      <w:pPr>
        <w:pStyle w:val="CommentText"/>
      </w:pPr>
      <w:r>
        <w:rPr>
          <w:rStyle w:val="CommentReference"/>
        </w:rPr>
        <w:annotationRef/>
      </w:r>
      <w:r>
        <w:t>For the public - please specify that this is a field report looking at surface water quality and not drinking water (DEC also includes a drinking water division, and we do not want people confusing the two – they have different water quality (</w:t>
      </w:r>
      <w:proofErr w:type="spellStart"/>
      <w:r>
        <w:t>wq</w:t>
      </w:r>
      <w:proofErr w:type="spellEnd"/>
      <w:r>
        <w:t xml:space="preserve">) criteria). </w:t>
      </w:r>
    </w:p>
  </w:comment>
  <w:comment w:id="13" w:author="Benjamin Meyer" w:date="2021-01-26T08:41:00Z" w:initials="BM">
    <w:p w14:paraId="3DFCFD03" w14:textId="1FF5D2A7" w:rsidR="005F1216" w:rsidRDefault="005F1216">
      <w:pPr>
        <w:pStyle w:val="CommentText"/>
      </w:pPr>
      <w:r>
        <w:rPr>
          <w:rStyle w:val="CommentReference"/>
        </w:rPr>
        <w:annotationRef/>
      </w:r>
      <w:r>
        <w:t>Modified text to clarify</w:t>
      </w:r>
    </w:p>
  </w:comment>
  <w:comment w:id="18" w:author="Apsens, Sarah" w:date="2020-12-28T12:34:00Z" w:initials="ASJ(">
    <w:p w14:paraId="3B23D2CF" w14:textId="37EE3164" w:rsidR="005F1216" w:rsidRDefault="005F1216">
      <w:pPr>
        <w:pStyle w:val="CommentText"/>
      </w:pPr>
      <w:r>
        <w:rPr>
          <w:rStyle w:val="CommentReference"/>
        </w:rPr>
        <w:annotationRef/>
      </w:r>
      <w:r>
        <w:t>Did you look at the acute criterion also?</w:t>
      </w:r>
    </w:p>
  </w:comment>
  <w:comment w:id="19" w:author="Benjamin Meyer" w:date="2021-01-18T07:29:00Z" w:initials="BM">
    <w:p w14:paraId="2EC68EF7" w14:textId="5AEE418A" w:rsidR="005F1216" w:rsidRDefault="005F1216">
      <w:pPr>
        <w:pStyle w:val="CommentText"/>
      </w:pPr>
      <w:r>
        <w:rPr>
          <w:rStyle w:val="CommentReference"/>
        </w:rPr>
        <w:annotationRef/>
      </w:r>
      <w:r>
        <w:t>We assessed only CCC criteria in this report.</w:t>
      </w:r>
    </w:p>
  </w:comment>
  <w:comment w:id="16" w:author="Apsens, Sarah" w:date="2020-12-28T12:10:00Z" w:initials="ASJ(">
    <w:p w14:paraId="504457F9" w14:textId="1FF61085" w:rsidR="005F1216" w:rsidRDefault="005F1216">
      <w:pPr>
        <w:pStyle w:val="CommentText"/>
      </w:pPr>
      <w:r>
        <w:rPr>
          <w:rStyle w:val="CommentReference"/>
        </w:rPr>
        <w:annotationRef/>
      </w:r>
      <w:r>
        <w:t>This is a bit wordy as is</w:t>
      </w:r>
    </w:p>
  </w:comment>
  <w:comment w:id="17" w:author="Benjamin Meyer" w:date="2021-01-18T07:30:00Z" w:initials="BM">
    <w:p w14:paraId="5BF513E4" w14:textId="34E59514" w:rsidR="005F1216" w:rsidRDefault="005F1216">
      <w:pPr>
        <w:pStyle w:val="CommentText"/>
      </w:pPr>
      <w:r>
        <w:rPr>
          <w:rStyle w:val="CommentReference"/>
        </w:rPr>
        <w:annotationRef/>
      </w:r>
      <w:r>
        <w:t>Rephrased</w:t>
      </w:r>
    </w:p>
  </w:comment>
  <w:comment w:id="36" w:author="Apsens, Sarah" w:date="2020-12-30T16:45:00Z" w:initials="ASJ(">
    <w:p w14:paraId="271953A2" w14:textId="7ED2017D" w:rsidR="005F1216" w:rsidRDefault="005F1216">
      <w:pPr>
        <w:pStyle w:val="CommentText"/>
      </w:pPr>
      <w:r>
        <w:rPr>
          <w:rStyle w:val="CommentReference"/>
        </w:rPr>
        <w:annotationRef/>
      </w:r>
      <w:r>
        <w:t>Not sure this is the best solution – was attempting to clarify that the 10 sites were from the Cu and Zn specific project</w:t>
      </w:r>
    </w:p>
  </w:comment>
  <w:comment w:id="37" w:author="Benjamin Meyer" w:date="2021-01-18T07:37:00Z" w:initials="BM">
    <w:p w14:paraId="1160FEEF" w14:textId="66F4C42C" w:rsidR="005F1216" w:rsidRDefault="005F1216">
      <w:pPr>
        <w:pStyle w:val="CommentText"/>
      </w:pPr>
      <w:r>
        <w:rPr>
          <w:rStyle w:val="CommentReference"/>
        </w:rPr>
        <w:annotationRef/>
      </w:r>
      <w:r>
        <w:t>Between all the various data I encountered, there were 10 main stem sites and nine tributary sites</w:t>
      </w:r>
    </w:p>
  </w:comment>
  <w:comment w:id="38" w:author="Benjamin Meyer" w:date="2021-04-16T12:30:00Z" w:initials="BM">
    <w:p w14:paraId="73220C53" w14:textId="3B5B8645" w:rsidR="00E6440A" w:rsidRDefault="00E6440A">
      <w:pPr>
        <w:pStyle w:val="CommentText"/>
      </w:pPr>
      <w:r>
        <w:rPr>
          <w:rStyle w:val="CommentReference"/>
        </w:rPr>
        <w:annotationRef/>
      </w:r>
      <w:r>
        <w:t xml:space="preserve">There should be 22 sites from just KRBWQM alone.  Find out why </w:t>
      </w:r>
      <w:proofErr w:type="spellStart"/>
      <w:r>
        <w:t>sojme</w:t>
      </w:r>
      <w:proofErr w:type="spellEnd"/>
      <w:r>
        <w:t xml:space="preserve"> sites are missing; </w:t>
      </w:r>
      <w:proofErr w:type="spellStart"/>
      <w:r>
        <w:t>bing’s</w:t>
      </w:r>
      <w:proofErr w:type="spellEnd"/>
      <w:r>
        <w:t xml:space="preserve">, </w:t>
      </w:r>
      <w:proofErr w:type="spellStart"/>
      <w:r>
        <w:t>dow</w:t>
      </w:r>
      <w:proofErr w:type="spellEnd"/>
      <w:r>
        <w:t xml:space="preserve">, </w:t>
      </w:r>
      <w:proofErr w:type="spellStart"/>
      <w:r>
        <w:t>killey</w:t>
      </w:r>
      <w:proofErr w:type="spellEnd"/>
      <w:r>
        <w:t>, others?</w:t>
      </w:r>
      <w:bookmarkStart w:id="40" w:name="_GoBack"/>
      <w:bookmarkEnd w:id="40"/>
    </w:p>
  </w:comment>
  <w:comment w:id="44" w:author="Benjamin Meyer" w:date="2021-02-22T13:21:00Z" w:initials="BM">
    <w:p w14:paraId="6335C3E8" w14:textId="054BF4BD" w:rsidR="005F1216" w:rsidRDefault="005F1216">
      <w:pPr>
        <w:pStyle w:val="CommentText"/>
      </w:pPr>
      <w:r>
        <w:rPr>
          <w:rStyle w:val="CommentReference"/>
        </w:rPr>
        <w:annotationRef/>
      </w:r>
      <w:r>
        <w:t>The bottles were not capped while still submerged according to Maggie</w:t>
      </w:r>
    </w:p>
  </w:comment>
  <w:comment w:id="46" w:author="Benjamin Meyer" w:date="2021-01-21T06:40:00Z" w:initials="BM">
    <w:p w14:paraId="6A57DE53" w14:textId="5353FAF8" w:rsidR="005F1216" w:rsidRPr="0040381D" w:rsidRDefault="005F1216" w:rsidP="0040381D">
      <w:pPr>
        <w:widowControl/>
        <w:autoSpaceDE w:val="0"/>
        <w:autoSpaceDN w:val="0"/>
        <w:adjustRightInd w:val="0"/>
        <w:rPr>
          <w:rFonts w:ascii="TimesNewRomanPS-BoldMT" w:hAnsi="TimesNewRomanPS-BoldMT" w:cs="TimesNewRomanPS-BoldMT"/>
          <w:bCs/>
          <w:kern w:val="0"/>
          <w:sz w:val="29"/>
          <w:szCs w:val="29"/>
          <w:lang w:eastAsia="en-US"/>
        </w:rPr>
      </w:pPr>
      <w:r>
        <w:rPr>
          <w:rStyle w:val="CommentReference"/>
        </w:rPr>
        <w:annotationRef/>
      </w:r>
      <w:r>
        <w:t>QAPP does not specify if this was the case</w:t>
      </w:r>
      <w:r>
        <w:rPr>
          <w:rFonts w:ascii="TimesNewRomanPS-BoldMT" w:hAnsi="TimesNewRomanPS-BoldMT" w:cs="TimesNewRomanPS-BoldMT"/>
          <w:bCs/>
          <w:kern w:val="0"/>
          <w:sz w:val="29"/>
          <w:szCs w:val="29"/>
          <w:lang w:eastAsia="en-US"/>
        </w:rPr>
        <w:t xml:space="preserve">.  I asked my predecessor, Maggie </w:t>
      </w:r>
      <w:proofErr w:type="spellStart"/>
      <w:r>
        <w:rPr>
          <w:rFonts w:ascii="TimesNewRomanPS-BoldMT" w:hAnsi="TimesNewRomanPS-BoldMT" w:cs="TimesNewRomanPS-BoldMT"/>
          <w:bCs/>
          <w:kern w:val="0"/>
          <w:sz w:val="29"/>
          <w:szCs w:val="29"/>
          <w:lang w:eastAsia="en-US"/>
        </w:rPr>
        <w:t>Harings</w:t>
      </w:r>
      <w:proofErr w:type="spellEnd"/>
      <w:r>
        <w:rPr>
          <w:rFonts w:ascii="TimesNewRomanPS-BoldMT" w:hAnsi="TimesNewRomanPS-BoldMT" w:cs="TimesNewRomanPS-BoldMT"/>
          <w:bCs/>
          <w:kern w:val="0"/>
          <w:sz w:val="29"/>
          <w:szCs w:val="29"/>
          <w:lang w:eastAsia="en-US"/>
        </w:rPr>
        <w:t xml:space="preserve">, and she says the bottles were not capped while still submerged.  </w:t>
      </w:r>
    </w:p>
  </w:comment>
  <w:comment w:id="47" w:author="Benjamin Meyer" w:date="2021-02-22T13:20:00Z" w:initials="BM">
    <w:p w14:paraId="713B17F2" w14:textId="643325A3" w:rsidR="005F1216" w:rsidRDefault="005F1216">
      <w:pPr>
        <w:pStyle w:val="CommentText"/>
      </w:pPr>
      <w:r>
        <w:rPr>
          <w:rStyle w:val="CommentReference"/>
        </w:rPr>
        <w:annotationRef/>
      </w:r>
      <w:proofErr w:type="spellStart"/>
      <w:proofErr w:type="gramStart"/>
      <w:r>
        <w:t>dsdsdsdd</w:t>
      </w:r>
      <w:proofErr w:type="spellEnd"/>
      <w:proofErr w:type="gramEnd"/>
    </w:p>
  </w:comment>
  <w:comment w:id="49" w:author="Apsens, Sarah" w:date="2020-12-30T09:42:00Z" w:initials="ASJ(">
    <w:p w14:paraId="23C4788C" w14:textId="2A47D365" w:rsidR="005F1216" w:rsidRDefault="005F1216">
      <w:pPr>
        <w:pStyle w:val="CommentText"/>
      </w:pPr>
      <w:r>
        <w:rPr>
          <w:rStyle w:val="CommentReference"/>
        </w:rPr>
        <w:annotationRef/>
      </w:r>
      <w:r>
        <w:t xml:space="preserve">Was the Ca/Mg analysis run by a different lab (Test America?), if so, please add this information.  </w:t>
      </w:r>
    </w:p>
  </w:comment>
  <w:comment w:id="50" w:author="Benjamin Meyer" w:date="2021-01-21T06:57:00Z" w:initials="BM">
    <w:p w14:paraId="4253AFAB" w14:textId="01885BDC" w:rsidR="005F1216" w:rsidRDefault="005F1216">
      <w:pPr>
        <w:pStyle w:val="CommentText"/>
      </w:pPr>
      <w:r>
        <w:rPr>
          <w:rStyle w:val="CommentReference"/>
        </w:rPr>
        <w:annotationRef/>
      </w:r>
      <w:r>
        <w:t>Added additional lab info</w:t>
      </w:r>
    </w:p>
  </w:comment>
  <w:comment w:id="52" w:author="Apsens, Sarah" w:date="2020-12-30T09:48:00Z" w:initials="ASJ(">
    <w:p w14:paraId="4C67EB2B" w14:textId="115999A9" w:rsidR="005F1216" w:rsidRDefault="005F1216">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53" w:author="Benjamin Meyer" w:date="2021-01-21T07:09:00Z" w:initials="BM">
    <w:p w14:paraId="0CC95098" w14:textId="104F156B" w:rsidR="005F1216" w:rsidRDefault="005F1216">
      <w:pPr>
        <w:pStyle w:val="CommentText"/>
      </w:pPr>
      <w:r>
        <w:rPr>
          <w:rStyle w:val="CommentReference"/>
        </w:rPr>
        <w:annotationRef/>
      </w:r>
      <w:proofErr w:type="gramStart"/>
      <w:r>
        <w:t>cited</w:t>
      </w:r>
      <w:proofErr w:type="gramEnd"/>
    </w:p>
  </w:comment>
  <w:comment w:id="56" w:author="Apsens, Sarah" w:date="2020-12-30T09:55:00Z" w:initials="ASJ(">
    <w:p w14:paraId="35689DD2" w14:textId="2C4D2223" w:rsidR="005F1216" w:rsidRDefault="005F1216">
      <w:pPr>
        <w:pStyle w:val="CommentText"/>
      </w:pPr>
      <w:r>
        <w:rPr>
          <w:rStyle w:val="CommentReference"/>
        </w:rPr>
        <w:annotationRef/>
      </w:r>
      <w:r>
        <w:t xml:space="preserve">Same comment as above, needs proper citation(s). </w:t>
      </w:r>
    </w:p>
  </w:comment>
  <w:comment w:id="57" w:author="Benjamin Meyer" w:date="2021-01-21T07:10:00Z" w:initials="BM">
    <w:p w14:paraId="724EB5EA" w14:textId="17023E25" w:rsidR="005F1216" w:rsidRDefault="005F1216">
      <w:pPr>
        <w:pStyle w:val="CommentText"/>
      </w:pPr>
      <w:r>
        <w:rPr>
          <w:rStyle w:val="CommentReference"/>
        </w:rPr>
        <w:annotationRef/>
      </w:r>
      <w:proofErr w:type="gramStart"/>
      <w:r>
        <w:t>cited</w:t>
      </w:r>
      <w:proofErr w:type="gramEnd"/>
    </w:p>
  </w:comment>
  <w:comment w:id="58" w:author="Apsens, Sarah" w:date="2020-12-30T10:04:00Z" w:initials="ASJ(">
    <w:p w14:paraId="71490C15" w14:textId="2E5EE816" w:rsidR="005F1216" w:rsidRDefault="005F1216">
      <w:pPr>
        <w:pStyle w:val="CommentText"/>
      </w:pPr>
      <w:r>
        <w:rPr>
          <w:rStyle w:val="CommentReference"/>
        </w:rPr>
        <w:annotationRef/>
      </w:r>
      <w:r>
        <w:t>Sample Accuracy and Precision – is really what this is about</w:t>
      </w:r>
    </w:p>
  </w:comment>
  <w:comment w:id="59" w:author="Benjamin Meyer" w:date="2021-01-21T07:38:00Z" w:initials="BM">
    <w:p w14:paraId="4A331AF8" w14:textId="62EA46CB" w:rsidR="005F1216" w:rsidRDefault="005F1216">
      <w:pPr>
        <w:pStyle w:val="CommentText"/>
      </w:pPr>
      <w:r>
        <w:rPr>
          <w:rStyle w:val="CommentReference"/>
        </w:rPr>
        <w:annotationRef/>
      </w:r>
      <w:r>
        <w:t>Changed section title</w:t>
      </w:r>
    </w:p>
  </w:comment>
  <w:comment w:id="64" w:author="Benjamin Meyer" w:date="2021-02-16T17:20:00Z" w:initials="BM">
    <w:p w14:paraId="7DE71F9E" w14:textId="00639F81" w:rsidR="005F1216" w:rsidRDefault="005F1216">
      <w:pPr>
        <w:pStyle w:val="CommentText"/>
      </w:pPr>
      <w:r>
        <w:rPr>
          <w:rStyle w:val="CommentReference"/>
        </w:rPr>
        <w:annotationRef/>
      </w:r>
      <w:r>
        <w:t xml:space="preserve">Explain that full data, including replicate values, available at </w:t>
      </w:r>
      <w:proofErr w:type="spellStart"/>
      <w:r>
        <w:t>github</w:t>
      </w:r>
      <w:proofErr w:type="spellEnd"/>
      <w:r>
        <w:t xml:space="preserve"> link</w:t>
      </w:r>
    </w:p>
  </w:comment>
  <w:comment w:id="74" w:author="Benjamin Meyer" w:date="2021-01-21T07:18:00Z" w:initials="BM">
    <w:p w14:paraId="7C489B78" w14:textId="0FCE3C00" w:rsidR="005F1216" w:rsidRDefault="005F1216">
      <w:pPr>
        <w:pStyle w:val="CommentText"/>
      </w:pPr>
      <w:r>
        <w:rPr>
          <w:rStyle w:val="CommentReference"/>
        </w:rPr>
        <w:annotationRef/>
      </w:r>
      <w:r>
        <w:t>Rephrased paragraph</w:t>
      </w:r>
    </w:p>
  </w:comment>
  <w:comment w:id="76" w:author="Apsens, Sarah" w:date="2020-12-30T10:07:00Z" w:initials="ASJ(">
    <w:p w14:paraId="53BB0917" w14:textId="04F3E854" w:rsidR="005F1216" w:rsidRDefault="005F1216">
      <w:pPr>
        <w:pStyle w:val="CommentText"/>
      </w:pPr>
      <w:r>
        <w:rPr>
          <w:rStyle w:val="CommentReference"/>
        </w:rPr>
        <w:annotationRef/>
      </w:r>
      <w:r>
        <w:t xml:space="preserve">Were these seasonal averages? Or site-specific averages (i.e., one avg. hardness value for Soldotna Creek, one for Beaver Creek, etc.)? Not clear as currently written. </w:t>
      </w:r>
    </w:p>
  </w:comment>
  <w:comment w:id="77" w:author="Benjamin Meyer" w:date="2021-01-21T07:38:00Z" w:initials="BM">
    <w:p w14:paraId="1784C868" w14:textId="63397ACA" w:rsidR="005F1216" w:rsidRDefault="005F1216">
      <w:pPr>
        <w:pStyle w:val="CommentText"/>
      </w:pPr>
      <w:r>
        <w:rPr>
          <w:rStyle w:val="CommentReference"/>
        </w:rPr>
        <w:annotationRef/>
      </w:r>
      <w:r>
        <w:t>This was summary table I inherited.  See response to next comment for resolution.</w:t>
      </w:r>
    </w:p>
  </w:comment>
  <w:comment w:id="82" w:author="Apsens, Sarah" w:date="2020-12-28T12:51:00Z" w:initials="ASJ(">
    <w:p w14:paraId="1F9E63E6" w14:textId="08AB29BF" w:rsidR="005F1216" w:rsidRDefault="005F1216">
      <w:pPr>
        <w:pStyle w:val="CommentText"/>
      </w:pPr>
      <w:r>
        <w:rPr>
          <w:rStyle w:val="CommentReference"/>
        </w:rPr>
        <w:annotationRef/>
      </w:r>
      <w:r>
        <w:t xml:space="preserve">Why not with more recent (e.g., 2015-2018) data? </w:t>
      </w:r>
      <w:proofErr w:type="spellStart"/>
      <w:r>
        <w:t>Its</w:t>
      </w:r>
      <w:proofErr w:type="spellEnd"/>
      <w:r>
        <w:t xml:space="preserve"> unclear if you’re using these averages just as reference check, or to generate the site specific CCC’s. If you’re just using them for reference, could you reduce this paragraph and add it to the previous paragraph? Also, what was your criteria for determining if a site-specific hardness was close enough to the 2000-2012 avg. hardness? I’m guessing you had some confidence intervals/</w:t>
      </w:r>
      <w:proofErr w:type="spellStart"/>
      <w:r>
        <w:t>st.</w:t>
      </w:r>
      <w:proofErr w:type="spellEnd"/>
      <w:r>
        <w:t xml:space="preserve"> deviations? </w:t>
      </w:r>
    </w:p>
  </w:comment>
  <w:comment w:id="83" w:author="Benjamin Meyer" w:date="2021-01-21T07:19:00Z" w:initials="BM">
    <w:p w14:paraId="38CE5F9B" w14:textId="77777777" w:rsidR="005F1216" w:rsidRDefault="005F1216">
      <w:pPr>
        <w:pStyle w:val="CommentText"/>
      </w:pPr>
      <w:r>
        <w:rPr>
          <w:rStyle w:val="CommentReference"/>
        </w:rPr>
        <w:annotationRef/>
      </w:r>
    </w:p>
    <w:p w14:paraId="0996270F" w14:textId="65D0AFF0" w:rsidR="005F1216" w:rsidRDefault="005F1216">
      <w:pPr>
        <w:pStyle w:val="CommentText"/>
      </w:pPr>
      <w:r>
        <w:t xml:space="preserve">The EPA water quality database currently contains KRBWQM data only up to 2014.  As per our discussion last month, it is unclear why biannual </w:t>
      </w:r>
      <w:proofErr w:type="spellStart"/>
      <w:r>
        <w:t>wqx</w:t>
      </w:r>
      <w:proofErr w:type="spellEnd"/>
      <w:r>
        <w:t xml:space="preserve"> data was not submitted to the EPA database in those missing years. </w:t>
      </w:r>
    </w:p>
    <w:p w14:paraId="1D45F300" w14:textId="77777777" w:rsidR="005F1216" w:rsidRDefault="005F1216">
      <w:pPr>
        <w:pStyle w:val="CommentText"/>
      </w:pPr>
    </w:p>
    <w:p w14:paraId="05677E12" w14:textId="6402A882" w:rsidR="005F1216" w:rsidRDefault="005F1216">
      <w:pPr>
        <w:pStyle w:val="CommentText"/>
      </w:pPr>
      <w:r>
        <w:t>(I look forward to remedying this gap ASAP, but it’s beyond the scope of work for this report).  I presume that’s why the timeframe of 2000 – 2014 was used to create the table though.</w:t>
      </w:r>
    </w:p>
    <w:p w14:paraId="7908D1EA" w14:textId="70DF48FA" w:rsidR="005F1216" w:rsidRDefault="005F1216">
      <w:pPr>
        <w:pStyle w:val="CommentText"/>
      </w:pPr>
    </w:p>
    <w:p w14:paraId="7D57E1CC" w14:textId="0CA3EEAA" w:rsidR="005F1216" w:rsidRDefault="005F1216">
      <w:pPr>
        <w:pStyle w:val="CommentText"/>
      </w:pPr>
      <w:r>
        <w:t>In the meantime, for this report, I have recreated a new table using all Ca/Mg data 2000 – 2019.</w:t>
      </w:r>
    </w:p>
    <w:p w14:paraId="68327065" w14:textId="07A611D6" w:rsidR="005F1216" w:rsidRDefault="005F1216">
      <w:pPr>
        <w:pStyle w:val="CommentText"/>
      </w:pPr>
    </w:p>
    <w:p w14:paraId="0906F538" w14:textId="3FBDBC51" w:rsidR="005F1216" w:rsidRDefault="005F1216">
      <w:pPr>
        <w:pStyle w:val="CommentText"/>
      </w:pPr>
      <w:r>
        <w:t xml:space="preserve">I have created a figure placing the asynchronous hardness values in context of longer-term seasonal averages to gauge the appropriateness of </w:t>
      </w:r>
    </w:p>
    <w:p w14:paraId="36777242" w14:textId="6ED4211F" w:rsidR="005F1216" w:rsidRDefault="005F1216">
      <w:pPr>
        <w:pStyle w:val="CommentText"/>
      </w:pPr>
    </w:p>
    <w:p w14:paraId="5B079354" w14:textId="70852DE9" w:rsidR="005F1216" w:rsidRDefault="005F1216">
      <w:pPr>
        <w:pStyle w:val="CommentText"/>
      </w:pPr>
      <w:r>
        <w:t>See link here for details, or see Table 6 for and Figure X</w:t>
      </w:r>
    </w:p>
  </w:comment>
  <w:comment w:id="99" w:author="Benjamin Meyer" w:date="2021-02-17T15:22:00Z" w:initials="BM">
    <w:p w14:paraId="2527252F" w14:textId="649A31DA" w:rsidR="005F1216" w:rsidRDefault="005F1216">
      <w:pPr>
        <w:pStyle w:val="CommentText"/>
      </w:pPr>
      <w:r>
        <w:rPr>
          <w:rStyle w:val="CommentReference"/>
        </w:rPr>
        <w:annotationRef/>
      </w:r>
      <w:r>
        <w:t xml:space="preserve">Note to </w:t>
      </w:r>
      <w:proofErr w:type="spellStart"/>
      <w:r>
        <w:t>self 2</w:t>
      </w:r>
      <w:proofErr w:type="spellEnd"/>
      <w:r>
        <w:t>/17: still struggling somewhat to understand the relevance and/or necessity of this table.  If justification is apparent; regenerate with 2000 – 2018 values.</w:t>
      </w:r>
    </w:p>
  </w:comment>
  <w:comment w:id="104" w:author="Benjamin Meyer" w:date="2021-02-19T09:21:00Z" w:initials="BM">
    <w:p w14:paraId="3F8AEE5E" w14:textId="0942BFAE" w:rsidR="005F1216" w:rsidRDefault="005F1216">
      <w:pPr>
        <w:pStyle w:val="CommentText"/>
      </w:pPr>
      <w:r>
        <w:rPr>
          <w:rStyle w:val="CommentReference"/>
        </w:rPr>
        <w:annotationRef/>
      </w:r>
      <w:r>
        <w:t>Modified the language in Mapping section for both Methods and Results to better match the deliverables in our Statement of Work agreement.</w:t>
      </w:r>
    </w:p>
  </w:comment>
  <w:comment w:id="108" w:author="Apsens, Sarah" w:date="2020-12-30T10:12:00Z" w:initials="ASJ(">
    <w:p w14:paraId="4774671F" w14:textId="0DB84A96" w:rsidR="005F1216" w:rsidRDefault="005F1216">
      <w:pPr>
        <w:pStyle w:val="CommentText"/>
      </w:pPr>
      <w:r>
        <w:rPr>
          <w:rStyle w:val="CommentReference"/>
        </w:rPr>
        <w:annotationRef/>
      </w:r>
      <w:r>
        <w:t xml:space="preserve">Add a sentence on next steps – How will the photos be used? </w:t>
      </w:r>
    </w:p>
  </w:comment>
  <w:comment w:id="109" w:author="Apsens, Sarah" w:date="2020-12-30T16:50:00Z" w:initials="ASJ(">
    <w:p w14:paraId="296D48DF" w14:textId="31034587" w:rsidR="005F1216" w:rsidRDefault="005F1216">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110" w:author="Benjamin Meyer" w:date="2021-02-17T15:24:00Z" w:initials="BM">
    <w:p w14:paraId="2EB5F450" w14:textId="33C6B4AD" w:rsidR="005F1216" w:rsidRDefault="005F1216">
      <w:pPr>
        <w:pStyle w:val="CommentText"/>
      </w:pPr>
      <w:r>
        <w:rPr>
          <w:rStyle w:val="CommentReference"/>
        </w:rPr>
        <w:annotationRef/>
      </w:r>
      <w:r>
        <w:t>KWF does not currently have plans to make public any of these photos. The original photos and a geodatabase of points containing the photos are included in the email with this report.</w:t>
      </w:r>
    </w:p>
    <w:p w14:paraId="5B01E836" w14:textId="08269B80" w:rsidR="005F1216" w:rsidRDefault="005F1216">
      <w:pPr>
        <w:pStyle w:val="CommentText"/>
      </w:pPr>
    </w:p>
    <w:p w14:paraId="4C2821FD" w14:textId="6F78BA38" w:rsidR="005F1216" w:rsidRDefault="005F1216">
      <w:pPr>
        <w:pStyle w:val="CommentText"/>
      </w:pPr>
      <w:r>
        <w:t>Possible solution for future use: with ArcGIS Online, it is an option to make some map layers public and others private.</w:t>
      </w:r>
    </w:p>
  </w:comment>
  <w:comment w:id="164" w:author="Benjamin Meyer" w:date="2021-02-18T10:33:00Z" w:initials="BM">
    <w:p w14:paraId="36D04C90" w14:textId="2F413137" w:rsidR="005F1216" w:rsidRDefault="005F1216" w:rsidP="000879E9">
      <w:pPr>
        <w:pStyle w:val="CommentText"/>
      </w:pPr>
      <w:r>
        <w:rPr>
          <w:rStyle w:val="CommentReference"/>
        </w:rPr>
        <w:annotationRef/>
      </w:r>
      <w:r>
        <w:t xml:space="preserve">Modified this paragraph and the above, hopefully </w:t>
      </w:r>
      <w:proofErr w:type="spellStart"/>
      <w:r>
        <w:t>addesses</w:t>
      </w:r>
      <w:proofErr w:type="spellEnd"/>
      <w:r>
        <w:t xml:space="preserve"> the question.  Task #5 in the work plan.</w:t>
      </w:r>
    </w:p>
  </w:comment>
  <w:comment w:id="123" w:author="Eldred, Laura" w:date="2020-12-29T11:55:00Z" w:initials="EL">
    <w:p w14:paraId="2BFC99FF" w14:textId="78419910" w:rsidR="005F1216" w:rsidRDefault="005F1216">
      <w:pPr>
        <w:pStyle w:val="CommentText"/>
      </w:pPr>
      <w:r>
        <w:rPr>
          <w:rStyle w:val="CommentReference"/>
        </w:rPr>
        <w:annotationRef/>
      </w:r>
      <w:proofErr w:type="gramStart"/>
      <w:r>
        <w:t>these</w:t>
      </w:r>
      <w:proofErr w:type="gramEnd"/>
      <w:r>
        <w:t xml:space="preserve"> are all general watershed sources that occur in every urban or sub-urban environment. Is the photo and GIS activity designed to try and pinpoint actual potential sources and conveyances? Please add more specificity if possible regarding purpose.</w:t>
      </w:r>
    </w:p>
  </w:comment>
  <w:comment w:id="124" w:author="Benjamin Meyer" w:date="2021-02-18T10:27:00Z" w:initials="BM">
    <w:p w14:paraId="793431A0" w14:textId="63607331" w:rsidR="005F1216" w:rsidRDefault="005F1216">
      <w:pPr>
        <w:pStyle w:val="CommentText"/>
      </w:pPr>
      <w:r>
        <w:rPr>
          <w:rStyle w:val="CommentReference"/>
        </w:rPr>
        <w:annotationRef/>
      </w:r>
      <w:r>
        <w:t>Modified this paragraph and the above paragraph, hopefully answers the question.</w:t>
      </w:r>
    </w:p>
  </w:comment>
  <w:comment w:id="174" w:author="Benjamin Meyer" w:date="2020-12-01T16:54:00Z" w:initials="BM">
    <w:p w14:paraId="36646A8D" w14:textId="2E635160" w:rsidR="005F1216" w:rsidRDefault="005F1216">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5F1216" w:rsidRDefault="005F1216">
      <w:pPr>
        <w:pStyle w:val="CommentText"/>
      </w:pPr>
    </w:p>
    <w:p w14:paraId="57EBC5C0" w14:textId="4DABF334" w:rsidR="005F1216" w:rsidRDefault="005F1216">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5F1216" w:rsidRDefault="005F1216">
      <w:pPr>
        <w:pStyle w:val="CommentText"/>
      </w:pPr>
    </w:p>
    <w:p w14:paraId="4922A0DD" w14:textId="4AE88CF0" w:rsidR="005F1216" w:rsidRDefault="005F1216">
      <w:pPr>
        <w:pStyle w:val="CommentText"/>
      </w:pPr>
      <w:r>
        <w:t>Thus In this current report I have instead separated results in to a “Copper” section and a “Zinc” section.</w:t>
      </w:r>
    </w:p>
    <w:p w14:paraId="59C1185F" w14:textId="0E2ABFC4" w:rsidR="005F1216" w:rsidRDefault="005F1216">
      <w:pPr>
        <w:pStyle w:val="CommentText"/>
      </w:pPr>
    </w:p>
    <w:p w14:paraId="190B8771" w14:textId="05C94EFE" w:rsidR="005F1216" w:rsidRDefault="005F1216">
      <w:pPr>
        <w:pStyle w:val="CommentText"/>
      </w:pPr>
      <w:r>
        <w:t xml:space="preserve">Additionally, when two sites exist within a tributary, I have renamed them as either “Upper” or “Lower” (e.g. Lower </w:t>
      </w:r>
      <w:proofErr w:type="spellStart"/>
      <w:r>
        <w:t>Slikok</w:t>
      </w:r>
      <w:proofErr w:type="spellEnd"/>
      <w:r>
        <w:t xml:space="preserve"> Creek)</w:t>
      </w:r>
    </w:p>
  </w:comment>
  <w:comment w:id="175" w:author="Apsens, Sarah" w:date="2020-12-28T17:15:00Z" w:initials="ASJ(">
    <w:p w14:paraId="04899940" w14:textId="77777777" w:rsidR="005F1216" w:rsidRDefault="005F1216">
      <w:pPr>
        <w:pStyle w:val="CommentText"/>
      </w:pPr>
      <w:r>
        <w:rPr>
          <w:rStyle w:val="CommentReference"/>
        </w:rPr>
        <w:annotationRef/>
      </w:r>
      <w:r>
        <w:t xml:space="preserve">The “upper” and “lower” terminology works. </w:t>
      </w:r>
    </w:p>
    <w:p w14:paraId="1088F9BC" w14:textId="77777777" w:rsidR="005F1216" w:rsidRDefault="005F1216">
      <w:pPr>
        <w:pStyle w:val="CommentText"/>
      </w:pPr>
    </w:p>
    <w:p w14:paraId="59D38E93" w14:textId="08F21FF8" w:rsidR="005F1216" w:rsidRDefault="005F1216">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176" w:author="Benjamin Meyer" w:date="2021-02-18T10:34:00Z" w:initials="BM">
    <w:p w14:paraId="5CD06A13" w14:textId="211411B5" w:rsidR="005F1216" w:rsidRDefault="005F1216">
      <w:pPr>
        <w:pStyle w:val="CommentText"/>
      </w:pPr>
      <w:r>
        <w:rPr>
          <w:rStyle w:val="CommentReference"/>
        </w:rPr>
        <w:annotationRef/>
      </w:r>
      <w:r>
        <w:t>Roger; thanks.</w:t>
      </w:r>
    </w:p>
  </w:comment>
  <w:comment w:id="178" w:author="Apsens, Sarah" w:date="2020-12-30T15:03:00Z" w:initials="ASJ(">
    <w:p w14:paraId="52656570" w14:textId="07551E0D" w:rsidR="005F1216" w:rsidRDefault="005F1216">
      <w:pPr>
        <w:pStyle w:val="CommentText"/>
      </w:pPr>
      <w:r>
        <w:rPr>
          <w:rStyle w:val="CommentReference"/>
        </w:rPr>
        <w:annotationRef/>
      </w:r>
      <w:r>
        <w:t xml:space="preserve">Are all these results as dissolved metals? Please state this somewhere. </w:t>
      </w:r>
    </w:p>
  </w:comment>
  <w:comment w:id="179" w:author="Benjamin Meyer" w:date="2021-02-18T09:35:00Z" w:initials="BM">
    <w:p w14:paraId="25DB17E8" w14:textId="6BBEB788" w:rsidR="005F1216" w:rsidRDefault="005F1216">
      <w:pPr>
        <w:pStyle w:val="CommentText"/>
      </w:pPr>
      <w:r>
        <w:rPr>
          <w:rStyle w:val="CommentReference"/>
        </w:rPr>
        <w:annotationRef/>
      </w:r>
      <w:r>
        <w:t>Does reporting results in the mg/L units indicate them as reported in dissolved form?  If not, I included a new sentence.</w:t>
      </w:r>
    </w:p>
  </w:comment>
  <w:comment w:id="197" w:author="Apsens, Sarah" w:date="2020-12-28T12:48:00Z" w:initials="ASJ(">
    <w:p w14:paraId="39EB03F5" w14:textId="504E4C32" w:rsidR="005F1216" w:rsidRDefault="005F1216">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w:t>
      </w:r>
      <w:proofErr w:type="spellStart"/>
      <w:r>
        <w:t>can not</w:t>
      </w:r>
      <w:proofErr w:type="spellEnd"/>
      <w:r>
        <w:t xml:space="preserve"> make management decisions based on a presumption. </w:t>
      </w:r>
    </w:p>
  </w:comment>
  <w:comment w:id="198" w:author="Benjamin Meyer" w:date="2021-02-18T10:53:00Z" w:initials="BM">
    <w:p w14:paraId="3BE3A200" w14:textId="6AB92D7C" w:rsidR="005F1216" w:rsidRDefault="005F1216">
      <w:pPr>
        <w:pStyle w:val="CommentText"/>
      </w:pPr>
      <w:r>
        <w:rPr>
          <w:rStyle w:val="CommentReference"/>
        </w:rPr>
        <w:annotationRef/>
      </w:r>
      <w:r>
        <w:t>Modified paragraph.</w:t>
      </w:r>
    </w:p>
  </w:comment>
  <w:comment w:id="200" w:author="Apsens, Sarah" w:date="2020-12-28T12:52:00Z" w:initials="ASJ(">
    <w:p w14:paraId="1FB74C43" w14:textId="7C78321A" w:rsidR="005F1216" w:rsidRDefault="005F1216">
      <w:pPr>
        <w:pStyle w:val="CommentText"/>
      </w:pPr>
      <w:r>
        <w:rPr>
          <w:rStyle w:val="CommentReference"/>
        </w:rPr>
        <w:annotationRef/>
      </w:r>
      <w:r>
        <w:t>Suggest substituting “elevated” here</w:t>
      </w:r>
    </w:p>
  </w:comment>
  <w:comment w:id="206" w:author="Apsens, Sarah" w:date="2020-12-28T17:13:00Z" w:initials="ASJ(">
    <w:p w14:paraId="19C178D7" w14:textId="022D382D" w:rsidR="005F1216" w:rsidRDefault="005F1216">
      <w:pPr>
        <w:pStyle w:val="CommentText"/>
      </w:pPr>
      <w:r>
        <w:rPr>
          <w:rStyle w:val="CommentReference"/>
        </w:rPr>
        <w:annotationRef/>
      </w:r>
      <w:r>
        <w:t xml:space="preserve">Are you referring to the WQ criteria (18 AAC 70)? The state </w:t>
      </w:r>
      <w:proofErr w:type="spellStart"/>
      <w:r>
        <w:t>wq</w:t>
      </w:r>
      <w:proofErr w:type="spellEnd"/>
      <w:r>
        <w:t xml:space="preserve"> criteria is not arbitrary. The state adopts </w:t>
      </w:r>
      <w:proofErr w:type="spellStart"/>
      <w:r>
        <w:t>wq</w:t>
      </w:r>
      <w:proofErr w:type="spellEnd"/>
      <w:r>
        <w:t xml:space="preserve"> criteria developed by the EPA. The EPA in turn, bases the criteria off the most recent peer-reviewed literature in aquatic toxicology. If not referring to state </w:t>
      </w:r>
      <w:proofErr w:type="spellStart"/>
      <w:r>
        <w:t>wq</w:t>
      </w:r>
      <w:proofErr w:type="spellEnd"/>
      <w:r>
        <w:t xml:space="preserve"> standards, then you need to clarify what threshold you’re referencing. </w:t>
      </w:r>
    </w:p>
  </w:comment>
  <w:comment w:id="207" w:author="Eldred, Laura" w:date="2020-12-29T12:06:00Z" w:initials="EL">
    <w:p w14:paraId="2A2B2F12" w14:textId="451CBF7B" w:rsidR="005F1216" w:rsidRDefault="005F1216">
      <w:pPr>
        <w:pStyle w:val="CommentText"/>
      </w:pPr>
      <w:r>
        <w:rPr>
          <w:rStyle w:val="CommentReference"/>
        </w:rPr>
        <w:annotationRef/>
      </w:r>
      <w:r>
        <w:t>Definitely not arbitrary if using the State Water Quality Criteria 18 AAC 70</w:t>
      </w:r>
    </w:p>
  </w:comment>
  <w:comment w:id="208" w:author="Benjamin Meyer" w:date="2021-01-27T16:52:00Z" w:initials="BM">
    <w:p w14:paraId="1CAAD727" w14:textId="4094127F" w:rsidR="005F1216" w:rsidRDefault="005F1216">
      <w:pPr>
        <w:pStyle w:val="CommentText"/>
      </w:pPr>
      <w:r>
        <w:rPr>
          <w:rStyle w:val="CommentReference"/>
        </w:rPr>
        <w:annotationRef/>
      </w:r>
      <w:r>
        <w:t xml:space="preserve">In referring to the value of 2.5 </w:t>
      </w:r>
      <w:proofErr w:type="spellStart"/>
      <w:r>
        <w:t>ug</w:t>
      </w:r>
      <w:proofErr w:type="spellEnd"/>
      <w:r>
        <w:t xml:space="preserve">/L, I am not referring to any criteria in 18 AAC 70. </w:t>
      </w:r>
    </w:p>
    <w:p w14:paraId="2613797C" w14:textId="77777777" w:rsidR="005F1216" w:rsidRDefault="005F1216">
      <w:pPr>
        <w:pStyle w:val="CommentText"/>
      </w:pPr>
    </w:p>
    <w:p w14:paraId="704DDFDD" w14:textId="27F967E5" w:rsidR="005F1216" w:rsidRDefault="005F1216">
      <w:pPr>
        <w:pStyle w:val="CommentText"/>
      </w:pPr>
      <w:r>
        <w:t>Perhaps the word “arbitrary” inadvertently connotes “not relevant”, which was not my intention.</w:t>
      </w:r>
    </w:p>
    <w:p w14:paraId="2E83DFFA" w14:textId="77777777" w:rsidR="005F1216" w:rsidRDefault="005F1216">
      <w:pPr>
        <w:pStyle w:val="CommentText"/>
      </w:pPr>
    </w:p>
    <w:p w14:paraId="64EFAEFC" w14:textId="3D208E1F" w:rsidR="005F1216" w:rsidRDefault="005F1216">
      <w:pPr>
        <w:pStyle w:val="CommentText"/>
      </w:pPr>
      <w:r>
        <w:t xml:space="preserve">The value of 2.5 </w:t>
      </w:r>
      <w:proofErr w:type="spellStart"/>
      <w:r>
        <w:t>ug</w:t>
      </w:r>
      <w:proofErr w:type="spellEnd"/>
      <w:r>
        <w:t>/L is not referenced or cited in 18 AAC 70 or any other water quality regulations.  The meaningful threshold is the hardness-dependent CCC value.</w:t>
      </w:r>
    </w:p>
    <w:p w14:paraId="24F905D1" w14:textId="160012A0" w:rsidR="005F1216" w:rsidRDefault="005F1216">
      <w:pPr>
        <w:pStyle w:val="CommentText"/>
      </w:pPr>
    </w:p>
    <w:p w14:paraId="1BD73C66" w14:textId="38281FCD" w:rsidR="005F1216" w:rsidRDefault="005F1216">
      <w:pPr>
        <w:pStyle w:val="CommentText"/>
      </w:pPr>
      <w:r>
        <w:t>Modified paragraph.</w:t>
      </w:r>
    </w:p>
  </w:comment>
  <w:comment w:id="223" w:author="Apsens, Sarah" w:date="2020-12-30T15:12:00Z" w:initials="ASJ(">
    <w:p w14:paraId="65FBA4A5" w14:textId="56948A60" w:rsidR="005F1216" w:rsidRDefault="005F1216">
      <w:pPr>
        <w:pStyle w:val="CommentText"/>
      </w:pPr>
      <w:r>
        <w:rPr>
          <w:rStyle w:val="CommentReference"/>
        </w:rPr>
        <w:annotationRef/>
      </w:r>
      <w:r>
        <w:t>How did you determine what constitutes typical data?</w:t>
      </w:r>
    </w:p>
  </w:comment>
  <w:comment w:id="224" w:author="Benjamin Meyer" w:date="2021-02-18T12:48:00Z" w:initials="BM">
    <w:p w14:paraId="6BF9AB47" w14:textId="384D977B" w:rsidR="005F1216" w:rsidRDefault="005F1216">
      <w:pPr>
        <w:pStyle w:val="CommentText"/>
      </w:pPr>
      <w:r>
        <w:rPr>
          <w:rStyle w:val="CommentReference"/>
        </w:rPr>
        <w:annotationRef/>
      </w:r>
      <w:r>
        <w:t xml:space="preserve">In this new draft, I queried all available Ca and Mg data for each of the two sites and calculated CCC values for each sample event 2014 – 2018.  </w:t>
      </w:r>
      <w:hyperlink r:id="rId2" w:history="1">
        <w:r w:rsidRPr="00023CF2">
          <w:rPr>
            <w:rStyle w:val="Hyperlink"/>
          </w:rPr>
          <w:t>https://rpubs.com/kwf/ca_mg_2020CuZnReport</w:t>
        </w:r>
      </w:hyperlink>
      <w:r>
        <w:t xml:space="preserve"> </w:t>
      </w:r>
    </w:p>
  </w:comment>
  <w:comment w:id="225" w:author="Apsens, Sarah" w:date="2020-12-30T15:14:00Z" w:initials="ASJ(">
    <w:p w14:paraId="1B8D5906" w14:textId="54CCCD46" w:rsidR="005F1216" w:rsidRDefault="005F1216">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231" w:author="Apsens, Sarah" w:date="2020-12-30T11:20:00Z" w:initials="ASJ(">
    <w:p w14:paraId="5D3FD81C" w14:textId="6AEA0CD9" w:rsidR="005F1216" w:rsidRDefault="005F1216">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232" w:author="Benjamin Meyer" w:date="2021-02-18T13:39:00Z" w:initials="BM">
    <w:p w14:paraId="485E133B" w14:textId="7E0877AD" w:rsidR="005F1216" w:rsidRDefault="005F1216">
      <w:pPr>
        <w:pStyle w:val="CommentText"/>
      </w:pPr>
      <w:r>
        <w:rPr>
          <w:rStyle w:val="CommentReference"/>
        </w:rPr>
        <w:annotationRef/>
      </w:r>
      <w:r>
        <w:t>Roger that.  Modified statement accordingly.</w:t>
      </w:r>
    </w:p>
  </w:comment>
  <w:comment w:id="233" w:author="Apsens, Sarah" w:date="2020-12-28T12:58:00Z" w:initials="ASJ(">
    <w:p w14:paraId="6908BD7E" w14:textId="1E941972" w:rsidR="005F1216" w:rsidRDefault="005F1216">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234" w:author="Benjamin Meyer" w:date="2021-02-18T13:52:00Z" w:initials="BM">
    <w:p w14:paraId="2951344A" w14:textId="31F16E33" w:rsidR="005F1216" w:rsidRDefault="005F1216">
      <w:pPr>
        <w:pStyle w:val="CommentText"/>
      </w:pPr>
      <w:r>
        <w:rPr>
          <w:rStyle w:val="CommentReference"/>
        </w:rPr>
        <w:annotationRef/>
      </w:r>
      <w:r>
        <w:t xml:space="preserve">The three sites mentioned are further away and upstream from Kenai/Soldotna than most of the other sites.  The sites of Upper </w:t>
      </w:r>
      <w:proofErr w:type="spellStart"/>
      <w:r>
        <w:t>Slikok</w:t>
      </w:r>
      <w:proofErr w:type="spellEnd"/>
      <w:r>
        <w:t xml:space="preserve"> Creek, Upper Beaver Creek, and Upper Soldotna Creek are in closer proximity to Kenai/Soldotna.</w:t>
      </w:r>
    </w:p>
  </w:comment>
  <w:comment w:id="242" w:author="Apsens, Sarah" w:date="2020-12-28T12:59:00Z" w:initials="ASJ(">
    <w:p w14:paraId="0C96AFEC" w14:textId="1284B1A5" w:rsidR="005F1216" w:rsidRDefault="005F1216">
      <w:pPr>
        <w:pStyle w:val="CommentText"/>
      </w:pPr>
      <w:r>
        <w:rPr>
          <w:rStyle w:val="CommentReference"/>
        </w:rPr>
        <w:annotationRef/>
      </w:r>
      <w:r>
        <w:t xml:space="preserve">Specific number/percentage of events?  </w:t>
      </w:r>
    </w:p>
  </w:comment>
  <w:comment w:id="243" w:author="Benjamin Meyer" w:date="2021-02-18T15:25:00Z" w:initials="BM">
    <w:p w14:paraId="69BC9D2B" w14:textId="163D502E" w:rsidR="005F1216" w:rsidRDefault="005F1216">
      <w:pPr>
        <w:pStyle w:val="CommentText"/>
      </w:pPr>
      <w:r>
        <w:rPr>
          <w:rStyle w:val="CommentReference"/>
        </w:rPr>
        <w:annotationRef/>
      </w:r>
      <w:r>
        <w:t>Modified sentence</w:t>
      </w:r>
    </w:p>
  </w:comment>
  <w:comment w:id="261" w:author="Benjamin Meyer" w:date="2021-01-27T16:51:00Z" w:initials="BM">
    <w:p w14:paraId="7B961B28" w14:textId="6B0EC0FF" w:rsidR="005F1216" w:rsidRDefault="005F1216">
      <w:pPr>
        <w:pStyle w:val="CommentText"/>
      </w:pPr>
      <w:r>
        <w:rPr>
          <w:rStyle w:val="CommentReference"/>
        </w:rPr>
        <w:annotationRef/>
      </w:r>
      <w:r>
        <w:t>Or interpreted differently</w:t>
      </w:r>
    </w:p>
  </w:comment>
  <w:comment w:id="273" w:author="Benjamin Meyer" w:date="2021-02-18T16:03:00Z" w:initials="BM">
    <w:p w14:paraId="197BB06D" w14:textId="1FA73627" w:rsidR="005F1216" w:rsidRDefault="005F1216">
      <w:pPr>
        <w:pStyle w:val="CommentText"/>
      </w:pPr>
      <w:r>
        <w:rPr>
          <w:rStyle w:val="CommentReference"/>
        </w:rPr>
        <w:annotationRef/>
      </w:r>
      <w:r>
        <w:t>Removed sentence describing detailed attribute table with parcel information.  Task is not described in the work plan (Task #5).</w:t>
      </w:r>
    </w:p>
  </w:comment>
  <w:comment w:id="280" w:author="Eldred, Laura" w:date="2020-12-29T12:51:00Z" w:initials="EL">
    <w:p w14:paraId="2FDBDD3F" w14:textId="1DE19E6A" w:rsidR="005F1216" w:rsidRDefault="005F1216">
      <w:pPr>
        <w:pStyle w:val="CommentText"/>
      </w:pPr>
      <w:r>
        <w:rPr>
          <w:rStyle w:val="CommentReference"/>
        </w:rPr>
        <w:annotationRef/>
      </w:r>
      <w:proofErr w:type="gramStart"/>
      <w:r>
        <w:t>are</w:t>
      </w:r>
      <w:proofErr w:type="gramEnd"/>
      <w:r>
        <w:t xml:space="preserv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281" w:author="Benjamin Meyer" w:date="2021-02-19T09:57:00Z" w:initials="BM">
    <w:p w14:paraId="30D8C47F" w14:textId="4DD9382C" w:rsidR="005F1216" w:rsidRDefault="005F1216">
      <w:pPr>
        <w:pStyle w:val="CommentText"/>
      </w:pPr>
      <w:r>
        <w:rPr>
          <w:rStyle w:val="CommentReference"/>
        </w:rPr>
        <w:annotationRef/>
      </w:r>
      <w:r>
        <w:t>Modified text to better match the deliverable outlined in the Statement of Work. We are to provide a geodatabase library containing potentially useful layers regarding copper and zinc sources.</w:t>
      </w:r>
    </w:p>
    <w:p w14:paraId="550C1926" w14:textId="243054A2" w:rsidR="005F1216" w:rsidRDefault="005F1216">
      <w:pPr>
        <w:pStyle w:val="CommentText"/>
      </w:pPr>
    </w:p>
    <w:p w14:paraId="6D2B9EFE" w14:textId="1E19D067" w:rsidR="005F1216" w:rsidRDefault="005F1216">
      <w:pPr>
        <w:pStyle w:val="CommentText"/>
      </w:pPr>
      <w:r>
        <w:t>Also included a sentence in the discussion about some of the caveats Laura describes.</w:t>
      </w:r>
    </w:p>
  </w:comment>
  <w:comment w:id="295" w:author="Eldred, Laura" w:date="2020-12-29T12:50:00Z" w:initials="EL">
    <w:p w14:paraId="0D82BD9E" w14:textId="727C9137" w:rsidR="005F1216" w:rsidRDefault="005F1216">
      <w:pPr>
        <w:pStyle w:val="CommentText"/>
      </w:pPr>
      <w:r>
        <w:rPr>
          <w:rStyle w:val="CommentReference"/>
        </w:rPr>
        <w:annotationRef/>
      </w:r>
      <w:proofErr w:type="gramStart"/>
      <w:r>
        <w:t>when</w:t>
      </w:r>
      <w:proofErr w:type="gramEnd"/>
      <w:r>
        <w:t xml:space="preserve"> is the GIS task deliverables due to DEC?</w:t>
      </w:r>
    </w:p>
  </w:comment>
  <w:comment w:id="296" w:author="Apsens, Sarah" w:date="2020-12-30T11:27:00Z" w:initials="ASJ(">
    <w:p w14:paraId="3A62A726" w14:textId="0E3FAAB3" w:rsidR="005F1216" w:rsidRDefault="005F1216">
      <w:pPr>
        <w:pStyle w:val="CommentText"/>
      </w:pPr>
      <w:r>
        <w:rPr>
          <w:rStyle w:val="CommentReference"/>
        </w:rPr>
        <w:annotationRef/>
      </w:r>
      <w:r>
        <w:t>April 30</w:t>
      </w:r>
      <w:r w:rsidRPr="00251E7A">
        <w:rPr>
          <w:vertAlign w:val="superscript"/>
        </w:rPr>
        <w:t>th</w:t>
      </w:r>
      <w:r>
        <w:t>, 2021 for the draft GIS product – the final comprehensive report (also due April 30</w:t>
      </w:r>
      <w:r w:rsidRPr="00535460">
        <w:rPr>
          <w:vertAlign w:val="superscript"/>
        </w:rPr>
        <w:t>th</w:t>
      </w:r>
      <w:r>
        <w:t xml:space="preserve">) should include a discussion of the GIS work and any findings of note. </w:t>
      </w:r>
    </w:p>
  </w:comment>
  <w:comment w:id="297" w:author="Benjamin Meyer" w:date="2021-02-18T16:30:00Z" w:initials="BM">
    <w:p w14:paraId="3EE0EAF0" w14:textId="0CDA5F37" w:rsidR="005F1216" w:rsidRDefault="005F1216">
      <w:pPr>
        <w:pStyle w:val="CommentText"/>
      </w:pPr>
      <w:r>
        <w:rPr>
          <w:rStyle w:val="CommentReference"/>
        </w:rPr>
        <w:annotationRef/>
      </w:r>
      <w:r>
        <w:t>Left text containing the number “2” here so as not to delete this comment thread with relevant dates.</w:t>
      </w:r>
    </w:p>
  </w:comment>
  <w:comment w:id="360" w:author="Eldred, Laura" w:date="2020-12-29T12:57:00Z" w:initials="EL">
    <w:p w14:paraId="19E5B7FB" w14:textId="456A8A1B" w:rsidR="005F1216" w:rsidRDefault="005F1216">
      <w:pPr>
        <w:pStyle w:val="CommentText"/>
      </w:pPr>
      <w:r>
        <w:rPr>
          <w:rStyle w:val="CommentReference"/>
        </w:rPr>
        <w:annotationRef/>
      </w:r>
      <w:proofErr w:type="gramStart"/>
      <w:r>
        <w:t>this</w:t>
      </w:r>
      <w:proofErr w:type="gramEnd"/>
      <w:r>
        <w:t xml:space="preserve"> still confuses me – why would it be an exceedance?</w:t>
      </w:r>
    </w:p>
  </w:comment>
  <w:comment w:id="361" w:author="Apsens, Sarah" w:date="2020-12-30T17:15:00Z" w:initials="ASJ(">
    <w:p w14:paraId="1817E642" w14:textId="2E1D0F2E" w:rsidR="005F1216" w:rsidRDefault="005F1216">
      <w:pPr>
        <w:pStyle w:val="CommentText"/>
      </w:pPr>
      <w:r>
        <w:rPr>
          <w:rStyle w:val="CommentReference"/>
        </w:rPr>
        <w:annotationRef/>
      </w:r>
      <w:r>
        <w:t>Ben – I think the sentence needs more clarification</w:t>
      </w:r>
    </w:p>
  </w:comment>
  <w:comment w:id="362" w:author="Benjamin Meyer" w:date="2021-02-19T11:40:00Z" w:initials="BM">
    <w:p w14:paraId="5915C468" w14:textId="37F99ACC" w:rsidR="005F1216" w:rsidRDefault="005F1216">
      <w:pPr>
        <w:pStyle w:val="CommentText"/>
        <w:rPr>
          <w:bCs/>
          <w:sz w:val="24"/>
          <w:szCs w:val="24"/>
        </w:rPr>
      </w:pPr>
      <w:r>
        <w:rPr>
          <w:rStyle w:val="CommentReference"/>
        </w:rPr>
        <w:annotationRef/>
      </w:r>
      <w:r>
        <w:t xml:space="preserve">A CCC value is not available on July 21, 2019 for the </w:t>
      </w:r>
      <w:r>
        <w:rPr>
          <w:bCs/>
          <w:sz w:val="24"/>
          <w:szCs w:val="24"/>
        </w:rPr>
        <w:t xml:space="preserve">Kenai River </w:t>
      </w:r>
      <w:proofErr w:type="spellStart"/>
      <w:r>
        <w:rPr>
          <w:bCs/>
          <w:sz w:val="24"/>
          <w:szCs w:val="24"/>
        </w:rPr>
        <w:t>mainstem</w:t>
      </w:r>
      <w:proofErr w:type="spellEnd"/>
      <w:r>
        <w:rPr>
          <w:bCs/>
          <w:sz w:val="24"/>
          <w:szCs w:val="24"/>
        </w:rPr>
        <w:t xml:space="preserve"> at the </w:t>
      </w:r>
      <w:proofErr w:type="spellStart"/>
      <w:r>
        <w:rPr>
          <w:bCs/>
          <w:sz w:val="24"/>
          <w:szCs w:val="24"/>
        </w:rPr>
        <w:t>Slikok</w:t>
      </w:r>
      <w:proofErr w:type="spellEnd"/>
      <w:r>
        <w:rPr>
          <w:bCs/>
          <w:sz w:val="24"/>
          <w:szCs w:val="24"/>
        </w:rPr>
        <w:t xml:space="preserve"> Creek confluence site.  A copper value of 8.16 </w:t>
      </w:r>
      <w:proofErr w:type="spellStart"/>
      <w:r>
        <w:rPr>
          <w:bCs/>
          <w:sz w:val="24"/>
          <w:szCs w:val="24"/>
        </w:rPr>
        <w:t>ug</w:t>
      </w:r>
      <w:proofErr w:type="spellEnd"/>
      <w:r>
        <w:rPr>
          <w:bCs/>
          <w:sz w:val="24"/>
          <w:szCs w:val="24"/>
        </w:rPr>
        <w:t>/L was observed for this sampling event</w:t>
      </w:r>
    </w:p>
    <w:p w14:paraId="694F3635" w14:textId="77777777" w:rsidR="005F1216" w:rsidRDefault="005F1216">
      <w:pPr>
        <w:pStyle w:val="CommentText"/>
        <w:rPr>
          <w:bCs/>
          <w:sz w:val="24"/>
          <w:szCs w:val="24"/>
        </w:rPr>
      </w:pPr>
    </w:p>
    <w:p w14:paraId="3BF9F26D" w14:textId="2828721C" w:rsidR="005F1216" w:rsidRDefault="005F1216">
      <w:pPr>
        <w:pStyle w:val="CommentText"/>
        <w:rPr>
          <w:bCs/>
          <w:sz w:val="24"/>
          <w:szCs w:val="24"/>
        </w:rPr>
      </w:pPr>
      <w:r>
        <w:rPr>
          <w:bCs/>
          <w:sz w:val="24"/>
          <w:szCs w:val="24"/>
        </w:rPr>
        <w:t xml:space="preserve">The two nearest </w:t>
      </w:r>
      <w:proofErr w:type="spellStart"/>
      <w:r>
        <w:rPr>
          <w:bCs/>
          <w:sz w:val="24"/>
          <w:szCs w:val="24"/>
        </w:rPr>
        <w:t>mainstem</w:t>
      </w:r>
      <w:proofErr w:type="spellEnd"/>
      <w:r>
        <w:rPr>
          <w:bCs/>
          <w:sz w:val="24"/>
          <w:szCs w:val="24"/>
        </w:rPr>
        <w:t xml:space="preserve"> sites on that same day had CCC values of 4.55 and 4.52, respectively.</w:t>
      </w:r>
    </w:p>
    <w:p w14:paraId="32AE6095" w14:textId="7E54AA89" w:rsidR="005F1216" w:rsidRDefault="005F1216">
      <w:pPr>
        <w:pStyle w:val="CommentText"/>
        <w:rPr>
          <w:bCs/>
          <w:sz w:val="24"/>
          <w:szCs w:val="24"/>
        </w:rPr>
      </w:pPr>
    </w:p>
    <w:p w14:paraId="111F525E" w14:textId="36C40822" w:rsidR="005F1216" w:rsidRDefault="005F1216">
      <w:pPr>
        <w:pStyle w:val="CommentText"/>
      </w:pPr>
      <w:r>
        <w:rPr>
          <w:bCs/>
          <w:sz w:val="24"/>
          <w:szCs w:val="24"/>
        </w:rPr>
        <w:t xml:space="preserve">Open for suggestions on how to further clarify, move, or remove this sentence.  Sarah’s edits improved it </w:t>
      </w:r>
    </w:p>
  </w:comment>
  <w:comment w:id="373" w:author="Apsens, Sarah" w:date="2020-12-28T15:06:00Z" w:initials="ASJ(">
    <w:p w14:paraId="58213BF2" w14:textId="4064DD40" w:rsidR="005F1216" w:rsidRDefault="005F1216">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374" w:author="Benjamin Meyer" w:date="2021-02-19T11:48:00Z" w:initials="BM">
    <w:p w14:paraId="60177BC3" w14:textId="2EA10744" w:rsidR="005F1216" w:rsidRDefault="005F1216">
      <w:pPr>
        <w:pStyle w:val="CommentText"/>
      </w:pPr>
      <w:r>
        <w:rPr>
          <w:rStyle w:val="CommentReference"/>
        </w:rPr>
        <w:annotationRef/>
      </w:r>
      <w:r>
        <w:t>Modified sentence.</w:t>
      </w:r>
    </w:p>
  </w:comment>
  <w:comment w:id="383" w:author="Apsens, Sarah" w:date="2020-12-28T15:11:00Z" w:initials="ASJ(">
    <w:p w14:paraId="33081C85" w14:textId="0000953B" w:rsidR="005F1216" w:rsidRDefault="005F1216">
      <w:pPr>
        <w:pStyle w:val="CommentText"/>
      </w:pPr>
      <w:r>
        <w:rPr>
          <w:rStyle w:val="CommentReference"/>
        </w:rPr>
        <w:annotationRef/>
      </w:r>
      <w:r>
        <w:t xml:space="preserve">Have you looked at USGS gage data to identify the timing of freshet? </w:t>
      </w:r>
    </w:p>
  </w:comment>
  <w:comment w:id="384" w:author="Benjamin Meyer" w:date="2021-01-27T16:56:00Z" w:initials="BM">
    <w:p w14:paraId="7C3181CA" w14:textId="5BCBAFFB" w:rsidR="005F1216" w:rsidRDefault="005F1216">
      <w:pPr>
        <w:pStyle w:val="CommentText"/>
      </w:pPr>
      <w:r>
        <w:rPr>
          <w:rStyle w:val="CommentReference"/>
        </w:rPr>
        <w:annotationRef/>
      </w:r>
      <w:r>
        <w:t xml:space="preserve">The 2019 spring freshet looks to be from early April to early May: </w:t>
      </w:r>
      <w:hyperlink r:id="rId3" w:history="1">
        <w:r w:rsidRPr="00601D2C">
          <w:rPr>
            <w:rStyle w:val="Hyperlink"/>
          </w:rPr>
          <w:t>https://nwis.waterdata.usgs.gov/ak/nwis/uv?cb_00060=on&amp;cb_00065=on&amp;format=gif_stats&amp;site_no=15266300&amp;period=&amp;begin_date=2019-01-01&amp;end_date=2019-12-19</w:t>
        </w:r>
      </w:hyperlink>
      <w:r>
        <w:t xml:space="preserve"> </w:t>
      </w:r>
    </w:p>
  </w:comment>
  <w:comment w:id="386" w:author="Apsens, Sarah" w:date="2020-12-28T15:10:00Z" w:initials="ASJ(">
    <w:p w14:paraId="1081B1E3" w14:textId="6C9C2E84" w:rsidR="005F1216" w:rsidRDefault="005F1216">
      <w:pPr>
        <w:pStyle w:val="CommentText"/>
      </w:pPr>
      <w:r>
        <w:rPr>
          <w:rStyle w:val="CommentReference"/>
        </w:rPr>
        <w:annotationRef/>
      </w:r>
      <w:r>
        <w:t xml:space="preserve">Needs clarification – there was spring sampling in 2020 for the ACWA funded project, correct? </w:t>
      </w:r>
    </w:p>
  </w:comment>
  <w:comment w:id="391" w:author="Eldred, Laura" w:date="2020-12-29T12:58:00Z" w:initials="EL">
    <w:p w14:paraId="1CF96B67" w14:textId="77777777" w:rsidR="005F1216" w:rsidRDefault="005F1216" w:rsidP="006823C1">
      <w:pPr>
        <w:pStyle w:val="CommentText"/>
      </w:pPr>
      <w:r>
        <w:rPr>
          <w:rStyle w:val="CommentReference"/>
        </w:rPr>
        <w:annotationRef/>
      </w:r>
      <w:proofErr w:type="gramStart"/>
      <w:r>
        <w:t>if</w:t>
      </w:r>
      <w:proofErr w:type="gramEnd"/>
      <w:r>
        <w:t xml:space="preserve"> there are creosote pilings at the docks, warmer July temps could lead to increased leaching – another potential source</w:t>
      </w:r>
    </w:p>
  </w:comment>
  <w:comment w:id="392" w:author="Benjamin Meyer" w:date="2021-02-19T14:55:00Z" w:initials="BM">
    <w:p w14:paraId="736A0775" w14:textId="1DFEF4E1" w:rsidR="005F1216" w:rsidRDefault="005F1216">
      <w:pPr>
        <w:pStyle w:val="CommentText"/>
      </w:pPr>
      <w:r>
        <w:rPr>
          <w:rStyle w:val="CommentReference"/>
        </w:rPr>
        <w:annotationRef/>
      </w:r>
      <w:proofErr w:type="gramStart"/>
      <w:r>
        <w:t>modified</w:t>
      </w:r>
      <w:proofErr w:type="gramEnd"/>
      <w:r>
        <w:t xml:space="preserve"> paragraph</w:t>
      </w:r>
    </w:p>
  </w:comment>
  <w:comment w:id="403" w:author="Apsens, Sarah" w:date="2020-12-28T15:13:00Z" w:initials="ASJ(">
    <w:p w14:paraId="2D825862" w14:textId="20E0B130" w:rsidR="005F1216" w:rsidRDefault="005F1216">
      <w:pPr>
        <w:pStyle w:val="CommentText"/>
      </w:pPr>
      <w:r>
        <w:rPr>
          <w:rStyle w:val="CommentReference"/>
        </w:rPr>
        <w:annotationRef/>
      </w:r>
      <w:r>
        <w:t xml:space="preserve">What were those trends? E.g., Greater/less than average rainfall? </w:t>
      </w:r>
    </w:p>
  </w:comment>
  <w:comment w:id="404" w:author="Benjamin Meyer" w:date="2021-02-19T14:29:00Z" w:initials="BM">
    <w:p w14:paraId="74BBC8F9" w14:textId="6F8D320E" w:rsidR="005F1216" w:rsidRDefault="005F1216">
      <w:pPr>
        <w:pStyle w:val="CommentText"/>
      </w:pPr>
      <w:r>
        <w:rPr>
          <w:rStyle w:val="CommentReference"/>
        </w:rPr>
        <w:annotationRef/>
      </w:r>
      <w:r>
        <w:t xml:space="preserve">Good question.  Precipitation is pretty variable day-to-day according to </w:t>
      </w:r>
      <w:hyperlink r:id="rId4" w:history="1">
        <w:r w:rsidRPr="00512F8C">
          <w:rPr>
            <w:rStyle w:val="Hyperlink"/>
          </w:rPr>
          <w:t>a quick visualization</w:t>
        </w:r>
        <w:r>
          <w:rPr>
            <w:rStyle w:val="Hyperlink"/>
          </w:rPr>
          <w:t xml:space="preserve"> of daily </w:t>
        </w:r>
        <w:proofErr w:type="spellStart"/>
        <w:r>
          <w:rPr>
            <w:rStyle w:val="Hyperlink"/>
          </w:rPr>
          <w:t>precip</w:t>
        </w:r>
        <w:proofErr w:type="spellEnd"/>
        <w:r w:rsidRPr="00512F8C">
          <w:rPr>
            <w:rStyle w:val="Hyperlink"/>
          </w:rPr>
          <w:t xml:space="preserve"> I did here</w:t>
        </w:r>
      </w:hyperlink>
      <w:r>
        <w:t>.  I don’t actually know if precipitation is involved with explaining these numbers.  I have modified the statement accordingly, and responded to Laura’s comment about creosote pilings as well.</w:t>
      </w:r>
    </w:p>
    <w:p w14:paraId="2C54807A" w14:textId="6B989923" w:rsidR="005F1216" w:rsidRDefault="005F1216">
      <w:pPr>
        <w:pStyle w:val="CommentText"/>
      </w:pPr>
    </w:p>
  </w:comment>
  <w:comment w:id="411" w:author="Apsens, Sarah" w:date="2020-12-30T13:12:00Z" w:initials="ASJ(">
    <w:p w14:paraId="7448FAE2" w14:textId="2692F688" w:rsidR="005F1216" w:rsidRDefault="005F1216">
      <w:pPr>
        <w:pStyle w:val="CommentText"/>
      </w:pPr>
      <w:r>
        <w:rPr>
          <w:rStyle w:val="CommentReference"/>
        </w:rPr>
        <w:annotationRef/>
      </w:r>
      <w:r>
        <w:t xml:space="preserve">Could this sentence (and the sentence at the end of the zinc section) be moved to the Conclusion: From Information to Action section? </w:t>
      </w:r>
    </w:p>
  </w:comment>
  <w:comment w:id="414" w:author="Apsens, Sarah" w:date="2020-12-30T13:14:00Z" w:initials="ASJ(">
    <w:p w14:paraId="6F088C21" w14:textId="0F4BEEE2" w:rsidR="005F1216" w:rsidRDefault="005F1216">
      <w:pPr>
        <w:pStyle w:val="CommentText"/>
      </w:pPr>
      <w:r>
        <w:rPr>
          <w:rStyle w:val="CommentReference"/>
        </w:rPr>
        <w:annotationRef/>
      </w:r>
      <w:r>
        <w:t xml:space="preserve">Same as with Cu, do not count duplicates as they are not independent samples. </w:t>
      </w:r>
    </w:p>
  </w:comment>
  <w:comment w:id="416" w:author="Apsens, Sarah" w:date="2020-12-28T15:15:00Z" w:initials="ASJ(">
    <w:p w14:paraId="66FA2F70" w14:textId="4D65277C" w:rsidR="005F1216" w:rsidRDefault="005F1216">
      <w:pPr>
        <w:pStyle w:val="CommentText"/>
      </w:pPr>
      <w:r>
        <w:rPr>
          <w:rStyle w:val="CommentReference"/>
        </w:rPr>
        <w:annotationRef/>
      </w:r>
      <w:r>
        <w:t xml:space="preserve">Use CCC abbreviation? </w:t>
      </w:r>
    </w:p>
  </w:comment>
  <w:comment w:id="424" w:author="Apsens, Sarah" w:date="2020-12-28T15:23:00Z" w:initials="ASJ(">
    <w:p w14:paraId="72188CAF" w14:textId="10B789F7" w:rsidR="005F1216" w:rsidRDefault="005F1216">
      <w:pPr>
        <w:pStyle w:val="CommentText"/>
      </w:pPr>
      <w:r>
        <w:rPr>
          <w:rStyle w:val="CommentReference"/>
        </w:rPr>
        <w:annotationRef/>
      </w:r>
      <w:r>
        <w:t xml:space="preserve">Throughout implies the upstream sites also had exceedances (i.e., Jim landing, </w:t>
      </w:r>
      <w:proofErr w:type="spellStart"/>
      <w:r>
        <w:t>Skilak</w:t>
      </w:r>
      <w:proofErr w:type="spellEnd"/>
      <w:r>
        <w:t xml:space="preserve">, etc…), were there elevated zinc levels at the upstream sites as well? Or just downstream of RM 23? – </w:t>
      </w:r>
      <w:proofErr w:type="gramStart"/>
      <w:r>
        <w:t>last</w:t>
      </w:r>
      <w:proofErr w:type="gramEnd"/>
      <w:r>
        <w:t xml:space="preserve"> sentence in this paragraph contradicts the opening sentence. </w:t>
      </w:r>
    </w:p>
  </w:comment>
  <w:comment w:id="425" w:author="Benjamin Meyer" w:date="2021-02-19T15:00:00Z" w:initials="BM">
    <w:p w14:paraId="2157FB9B" w14:textId="413FC553" w:rsidR="005F1216" w:rsidRDefault="005F1216">
      <w:pPr>
        <w:pStyle w:val="CommentText"/>
      </w:pPr>
      <w:r>
        <w:rPr>
          <w:rStyle w:val="CommentReference"/>
        </w:rPr>
        <w:annotationRef/>
      </w:r>
      <w:r>
        <w:t>Modified paragraph</w:t>
      </w:r>
    </w:p>
  </w:comment>
  <w:comment w:id="431" w:author="Apsens, Sarah" w:date="2020-12-28T15:18:00Z" w:initials="ASJ(">
    <w:p w14:paraId="6BC159A4" w14:textId="34BE0E27" w:rsidR="005F1216" w:rsidRDefault="005F1216">
      <w:pPr>
        <w:pStyle w:val="CommentText"/>
      </w:pPr>
      <w:r>
        <w:rPr>
          <w:rStyle w:val="CommentReference"/>
        </w:rPr>
        <w:annotationRef/>
      </w:r>
      <w:r>
        <w:t xml:space="preserve">The temporal connection is not made clear in this paragraph. Suggest removing/moving this to the next paragraph. </w:t>
      </w:r>
    </w:p>
  </w:comment>
  <w:comment w:id="432" w:author="Apsens, Sarah" w:date="2020-12-30T11:45:00Z" w:initials="ASJ(">
    <w:p w14:paraId="44D0C959" w14:textId="3835F4D3" w:rsidR="005F1216" w:rsidRDefault="005F1216">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436" w:author="Apsens, Sarah" w:date="2020-12-28T15:22:00Z" w:initials="ASJ(">
    <w:p w14:paraId="61B35354" w14:textId="22A44998" w:rsidR="005F1216" w:rsidRDefault="005F1216">
      <w:pPr>
        <w:pStyle w:val="CommentText"/>
      </w:pPr>
      <w:r>
        <w:rPr>
          <w:rStyle w:val="CommentReference"/>
        </w:rPr>
        <w:annotationRef/>
      </w:r>
      <w:r>
        <w:t xml:space="preserve">Thought this sounded a bit odd as is. </w:t>
      </w:r>
    </w:p>
  </w:comment>
  <w:comment w:id="446" w:author="Apsens, Sarah" w:date="2020-12-30T11:51:00Z" w:initials="ASJ(">
    <w:p w14:paraId="3926ECC4" w14:textId="2BFF5FE4" w:rsidR="005F1216" w:rsidRDefault="005F1216">
      <w:pPr>
        <w:pStyle w:val="CommentText"/>
      </w:pPr>
      <w:r>
        <w:rPr>
          <w:rStyle w:val="CommentReference"/>
        </w:rPr>
        <w:annotationRef/>
      </w:r>
      <w:proofErr w:type="gramStart"/>
      <w:r>
        <w:t>this</w:t>
      </w:r>
      <w:proofErr w:type="gramEnd"/>
      <w:r>
        <w:t xml:space="preserve"> paragraph makes it sound like you’ve already determined the sources. Re-wording recommended, since it’s circumstantial still.</w:t>
      </w:r>
    </w:p>
  </w:comment>
  <w:comment w:id="447" w:author="Benjamin Meyer" w:date="2021-02-19T15:30:00Z" w:initials="BM">
    <w:p w14:paraId="20ABCA29" w14:textId="508D1FA8" w:rsidR="005F1216" w:rsidRDefault="005F1216">
      <w:pPr>
        <w:pStyle w:val="CommentText"/>
      </w:pPr>
      <w:r>
        <w:rPr>
          <w:rStyle w:val="CommentReference"/>
        </w:rPr>
        <w:annotationRef/>
      </w:r>
      <w:r>
        <w:t>Modified paragraph</w:t>
      </w:r>
    </w:p>
  </w:comment>
  <w:comment w:id="478" w:author="Apsens, Sarah" w:date="2020-12-28T15:58:00Z" w:initials="ASJ(">
    <w:p w14:paraId="62E7AAC3" w14:textId="3D3DE834" w:rsidR="005F1216" w:rsidRDefault="005F1216">
      <w:pPr>
        <w:pStyle w:val="CommentText"/>
      </w:pPr>
      <w:r>
        <w:rPr>
          <w:rStyle w:val="CommentReference"/>
        </w:rPr>
        <w:annotationRef/>
      </w:r>
      <w:r>
        <w:t xml:space="preserve">Should reference the project QAPP somewhere in this paragraph as well as the RPD threshold. </w:t>
      </w:r>
    </w:p>
  </w:comment>
  <w:comment w:id="479" w:author="Benjamin Meyer" w:date="2021-02-19T17:04:00Z" w:initials="BM">
    <w:p w14:paraId="0B297355" w14:textId="51C18C38" w:rsidR="005F1216" w:rsidRDefault="005F1216">
      <w:pPr>
        <w:pStyle w:val="CommentText"/>
      </w:pPr>
      <w:r>
        <w:rPr>
          <w:rStyle w:val="CommentReference"/>
        </w:rPr>
        <w:annotationRef/>
      </w:r>
      <w:proofErr w:type="gramStart"/>
      <w:r>
        <w:t>cited</w:t>
      </w:r>
      <w:proofErr w:type="gramEnd"/>
    </w:p>
  </w:comment>
  <w:comment w:id="483" w:author="Eldred, Laura" w:date="2020-12-29T13:07:00Z" w:initials="EL">
    <w:p w14:paraId="1426E72F" w14:textId="6E5CFC2A" w:rsidR="005F1216" w:rsidRDefault="005F1216">
      <w:pPr>
        <w:pStyle w:val="CommentText"/>
      </w:pPr>
      <w:r>
        <w:rPr>
          <w:rStyle w:val="CommentReference"/>
        </w:rPr>
        <w:annotationRef/>
      </w:r>
      <w:r>
        <w:t>at a minimum this data should flagged or not used for now since it does not meet data quality objectives and we don’t know why yet</w:t>
      </w:r>
    </w:p>
  </w:comment>
  <w:comment w:id="484" w:author="Apsens, Sarah" w:date="2020-12-30T17:16:00Z" w:initials="ASJ(">
    <w:p w14:paraId="7A2CC1D6" w14:textId="09A6711B" w:rsidR="005F1216" w:rsidRDefault="005F1216">
      <w:pPr>
        <w:pStyle w:val="CommentText"/>
      </w:pPr>
      <w:r>
        <w:rPr>
          <w:rStyle w:val="CommentReference"/>
        </w:rPr>
        <w:annotationRef/>
      </w:r>
      <w:r>
        <w:t xml:space="preserve">Ben – The above comment is from DECs perspective - we cannot use questionable data to make management decisions.   </w:t>
      </w:r>
    </w:p>
  </w:comment>
  <w:comment w:id="485" w:author="Benjamin Meyer" w:date="2021-02-19T17:04:00Z" w:initials="BM">
    <w:p w14:paraId="36FDA0E7" w14:textId="23AE8419" w:rsidR="005F1216" w:rsidRDefault="005F1216">
      <w:pPr>
        <w:pStyle w:val="CommentText"/>
      </w:pPr>
      <w:r>
        <w:rPr>
          <w:rStyle w:val="CommentReference"/>
        </w:rPr>
        <w:annotationRef/>
      </w:r>
      <w:r>
        <w:t>Agreed.  Modified paragraph.</w:t>
      </w:r>
    </w:p>
  </w:comment>
  <w:comment w:id="486" w:author="Apsens, Sarah" w:date="2020-12-28T15:32:00Z" w:initials="ASJ(">
    <w:p w14:paraId="07AF8809" w14:textId="433D1419" w:rsidR="005F1216" w:rsidRDefault="005F1216">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487" w:author="Benjamin Meyer" w:date="2021-02-19T17:48:00Z" w:initials="BM">
    <w:p w14:paraId="5398969D" w14:textId="04BB1919" w:rsidR="005F1216" w:rsidRDefault="005F1216">
      <w:pPr>
        <w:pStyle w:val="CommentText"/>
      </w:pPr>
      <w:r>
        <w:rPr>
          <w:rStyle w:val="CommentReference"/>
        </w:rPr>
        <w:annotationRef/>
      </w:r>
      <w:r>
        <w:t>Modified paragraph</w:t>
      </w:r>
    </w:p>
  </w:comment>
  <w:comment w:id="495" w:author="Eldred, Laura" w:date="2020-12-29T13:17:00Z" w:initials="EL">
    <w:p w14:paraId="760F86D1" w14:textId="79E5664B" w:rsidR="005F1216" w:rsidRDefault="005F1216">
      <w:pPr>
        <w:pStyle w:val="CommentText"/>
      </w:pPr>
      <w:r>
        <w:rPr>
          <w:rStyle w:val="CommentReference"/>
        </w:rPr>
        <w:annotationRef/>
      </w:r>
      <w:proofErr w:type="gramStart"/>
      <w:r>
        <w:t>this</w:t>
      </w:r>
      <w:proofErr w:type="gramEnd"/>
      <w:r>
        <w:t xml:space="preserve"> section seems like a combination of information and also recommendations. Maybe split it up like that?</w:t>
      </w:r>
    </w:p>
  </w:comment>
  <w:comment w:id="501" w:author="Apsens, Sarah" w:date="2020-12-28T16:13:00Z" w:initials="ASJ(">
    <w:p w14:paraId="08342BFA" w14:textId="662700BC" w:rsidR="005F1216" w:rsidRDefault="005F1216">
      <w:pPr>
        <w:pStyle w:val="CommentText"/>
      </w:pPr>
      <w:r>
        <w:rPr>
          <w:rStyle w:val="CommentReference"/>
        </w:rPr>
        <w:annotationRef/>
      </w:r>
      <w:r>
        <w:t xml:space="preserve">Start new paragraph? </w:t>
      </w:r>
    </w:p>
  </w:comment>
  <w:comment w:id="504" w:author="Apsens, Sarah" w:date="2020-12-28T16:10:00Z" w:initials="ASJ(">
    <w:p w14:paraId="0B01DD99" w14:textId="25494DA3" w:rsidR="005F1216" w:rsidRDefault="005F1216">
      <w:pPr>
        <w:pStyle w:val="CommentText"/>
      </w:pPr>
      <w:r>
        <w:rPr>
          <w:rStyle w:val="CommentReference"/>
        </w:rPr>
        <w:annotationRef/>
      </w:r>
      <w:r>
        <w:t>Re-word, not sure what’s being said</w:t>
      </w:r>
    </w:p>
  </w:comment>
  <w:comment w:id="505" w:author="Benjamin Meyer" w:date="2021-02-19T17:50:00Z" w:initials="BM">
    <w:p w14:paraId="3BB0D040" w14:textId="604855EB" w:rsidR="005F1216" w:rsidRDefault="005F1216">
      <w:pPr>
        <w:pStyle w:val="CommentText"/>
      </w:pPr>
      <w:r>
        <w:rPr>
          <w:rStyle w:val="CommentReference"/>
        </w:rPr>
        <w:annotationRef/>
      </w:r>
      <w:r>
        <w:t>Typo on my end.  Modified sentence.</w:t>
      </w:r>
    </w:p>
  </w:comment>
  <w:comment w:id="508" w:author="Apsens, Sarah" w:date="2020-12-28T16:13:00Z" w:initials="ASJ(">
    <w:p w14:paraId="015410B4" w14:textId="5648E7F0" w:rsidR="005F1216" w:rsidRDefault="005F1216">
      <w:pPr>
        <w:pStyle w:val="CommentText"/>
      </w:pP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509" w:author="Benjamin Meyer" w:date="2021-02-19T18:12:00Z" w:initials="BM">
    <w:p w14:paraId="7A4A88A8" w14:textId="625A9BF4" w:rsidR="005F1216" w:rsidRDefault="005F1216">
      <w:pPr>
        <w:pStyle w:val="CommentText"/>
      </w:pPr>
      <w:r>
        <w:rPr>
          <w:rStyle w:val="CommentReference"/>
        </w:rPr>
        <w:annotationRef/>
      </w:r>
      <w:r>
        <w:t>Modified sentence.</w:t>
      </w:r>
    </w:p>
  </w:comment>
  <w:comment w:id="516" w:author="Eldred, Laura" w:date="2020-12-29T13:09:00Z" w:initials="EL">
    <w:p w14:paraId="0F267779" w14:textId="644AD8D8" w:rsidR="005F1216" w:rsidRDefault="005F1216">
      <w:pPr>
        <w:pStyle w:val="CommentText"/>
      </w:pPr>
      <w:r>
        <w:rPr>
          <w:rStyle w:val="CommentReference"/>
        </w:rPr>
        <w:annotationRef/>
      </w:r>
      <w:proofErr w:type="gramStart"/>
      <w:r>
        <w:t>spatial</w:t>
      </w:r>
      <w:proofErr w:type="gramEnd"/>
      <w:r>
        <w:t xml:space="preserve">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517" w:author="Benjamin Meyer" w:date="2021-02-19T18:21:00Z" w:initials="BM">
    <w:p w14:paraId="6366026A" w14:textId="6839B822" w:rsidR="005F1216" w:rsidRDefault="005F1216">
      <w:pPr>
        <w:pStyle w:val="CommentText"/>
      </w:pPr>
      <w:r>
        <w:rPr>
          <w:rStyle w:val="CommentReference"/>
        </w:rPr>
        <w:annotationRef/>
      </w:r>
      <w:r>
        <w:t xml:space="preserve">Thanks Laura, these are great ideas.  We are aspiring to do an analysis of complete data 2000 – 2020 to examine just these sorts of questions and trends.  I will keep this idea in mind if we get the chance to do that project. </w:t>
      </w:r>
    </w:p>
  </w:comment>
  <w:comment w:id="519" w:author="Apsens, Sarah" w:date="2020-12-28T16:18:00Z" w:initials="ASJ(">
    <w:p w14:paraId="65D15C5D" w14:textId="740E821F" w:rsidR="005F1216" w:rsidRDefault="005F1216">
      <w:pPr>
        <w:pStyle w:val="CommentText"/>
      </w:pPr>
      <w:r>
        <w:rPr>
          <w:rStyle w:val="CommentReference"/>
        </w:rPr>
        <w:annotationRef/>
      </w:r>
      <w:r>
        <w:t xml:space="preserve">This would be great! </w:t>
      </w:r>
    </w:p>
  </w:comment>
  <w:comment w:id="520" w:author="Eldred, Laura" w:date="2020-12-29T13:12:00Z" w:initials="EL">
    <w:p w14:paraId="266DBA46" w14:textId="1B5A19AD" w:rsidR="005F1216" w:rsidRDefault="005F1216">
      <w:pPr>
        <w:pStyle w:val="CommentText"/>
      </w:pPr>
      <w:r>
        <w:rPr>
          <w:rStyle w:val="CommentReference"/>
        </w:rPr>
        <w:annotationRef/>
      </w:r>
      <w:proofErr w:type="gramStart"/>
      <w:r>
        <w:t>has</w:t>
      </w:r>
      <w:proofErr w:type="gramEnd"/>
      <w:r>
        <w:t xml:space="preserve"> this been done? If not please clarify in the paragraph that it could provide info if completed</w:t>
      </w:r>
    </w:p>
  </w:comment>
  <w:comment w:id="521" w:author="Benjamin Meyer" w:date="2021-02-19T19:04:00Z" w:initials="BM">
    <w:p w14:paraId="78206881" w14:textId="63BC527F" w:rsidR="005F1216" w:rsidRDefault="005F1216">
      <w:pPr>
        <w:pStyle w:val="CommentText"/>
      </w:pPr>
      <w:r>
        <w:rPr>
          <w:rStyle w:val="CommentReference"/>
        </w:rPr>
        <w:annotationRef/>
      </w:r>
      <w:r>
        <w:t>This type of study has not yet been performed.</w:t>
      </w:r>
    </w:p>
  </w:comment>
  <w:comment w:id="529" w:author="Apsens, Sarah" w:date="2020-12-28T16:25:00Z" w:initials="ASJ(">
    <w:p w14:paraId="43BBC0DB" w14:textId="77777777" w:rsidR="005F1216" w:rsidRDefault="005F1216" w:rsidP="004E3621">
      <w:pPr>
        <w:pStyle w:val="CommentText"/>
      </w:pPr>
      <w:r>
        <w:rPr>
          <w:rStyle w:val="CommentReference"/>
        </w:rPr>
        <w:annotationRef/>
      </w:r>
      <w:r>
        <w:t xml:space="preserve">What were the river gages reading during the spring sampling event? Could include a graph of flow with the sampling dates identified. </w:t>
      </w:r>
    </w:p>
  </w:comment>
  <w:comment w:id="530" w:author="Benjamin Meyer" w:date="2021-02-19T19:07:00Z" w:initials="BM">
    <w:p w14:paraId="14E26EFF" w14:textId="77777777" w:rsidR="005F1216" w:rsidRDefault="005F1216" w:rsidP="004E3621">
      <w:pPr>
        <w:pStyle w:val="CommentText"/>
      </w:pPr>
      <w:r>
        <w:rPr>
          <w:rStyle w:val="CommentReference"/>
        </w:rPr>
        <w:annotationRef/>
      </w:r>
      <w:r>
        <w:t>Note to self; perform if time allows.</w:t>
      </w:r>
    </w:p>
  </w:comment>
  <w:comment w:id="538" w:author="Apsens, Sarah" w:date="2020-12-30T13:21:00Z" w:initials="ASJ(">
    <w:p w14:paraId="4DC8F385" w14:textId="77777777" w:rsidR="005F1216" w:rsidRDefault="005F1216" w:rsidP="004E3621">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539" w:author="Benjamin Meyer" w:date="2021-02-19T19:17:00Z" w:initials="BM">
    <w:p w14:paraId="313308B6" w14:textId="77777777" w:rsidR="005F1216" w:rsidRDefault="005F1216" w:rsidP="004E3621">
      <w:pPr>
        <w:pStyle w:val="CommentText"/>
      </w:pPr>
      <w:r>
        <w:rPr>
          <w:rStyle w:val="CommentReference"/>
        </w:rPr>
        <w:annotationRef/>
      </w:r>
      <w:r>
        <w:t>Good questions.  This is the kind of analysis that would involve some more detailed investigation of broader factors described in an earlier paragraph.</w:t>
      </w:r>
    </w:p>
  </w:comment>
  <w:comment w:id="542" w:author="Benjamin Meyer" w:date="2021-02-19T19:18:00Z" w:initials="BM">
    <w:p w14:paraId="0DE20E54" w14:textId="77777777" w:rsidR="005F1216" w:rsidRDefault="005F1216" w:rsidP="004E3621">
      <w:pPr>
        <w:pStyle w:val="CommentText"/>
      </w:pPr>
      <w:r>
        <w:rPr>
          <w:rStyle w:val="CommentReference"/>
        </w:rPr>
        <w:annotationRef/>
      </w:r>
      <w:r>
        <w:t>I would be fine with removing this paragraph if reads as too oriented towards conjecture.</w:t>
      </w:r>
    </w:p>
  </w:comment>
  <w:comment w:id="545" w:author="Eldred, Laura" w:date="2020-12-29T13:15:00Z" w:initials="EL">
    <w:p w14:paraId="3BF9EC74" w14:textId="1FC8D13B" w:rsidR="005F1216" w:rsidRDefault="005F1216">
      <w:pPr>
        <w:pStyle w:val="CommentText"/>
      </w:pPr>
      <w:r>
        <w:rPr>
          <w:rStyle w:val="CommentReference"/>
        </w:rPr>
        <w:annotationRef/>
      </w:r>
      <w:proofErr w:type="gramStart"/>
      <w:r>
        <w:t>this</w:t>
      </w:r>
      <w:proofErr w:type="gramEnd"/>
      <w:r>
        <w:t xml:space="preserve"> paragraph may fit better under recommendations section</w:t>
      </w:r>
    </w:p>
  </w:comment>
  <w:comment w:id="546" w:author="Apsens, Sarah" w:date="2020-12-30T13:25:00Z" w:initials="ASJ(">
    <w:p w14:paraId="49734EC8" w14:textId="4F1B8497" w:rsidR="005F1216" w:rsidRDefault="005F1216">
      <w:pPr>
        <w:pStyle w:val="CommentText"/>
      </w:pPr>
      <w:r>
        <w:rPr>
          <w:rStyle w:val="CommentReference"/>
        </w:rPr>
        <w:annotationRef/>
      </w:r>
      <w:r>
        <w:t>Agreed</w:t>
      </w:r>
    </w:p>
  </w:comment>
  <w:comment w:id="547" w:author="Benjamin Meyer" w:date="2021-02-19T19:19:00Z" w:initials="BM">
    <w:p w14:paraId="69344187" w14:textId="68DB8D82" w:rsidR="005F1216" w:rsidRDefault="005F1216">
      <w:pPr>
        <w:pStyle w:val="CommentText"/>
      </w:pPr>
      <w:r>
        <w:rPr>
          <w:rStyle w:val="CommentReference"/>
        </w:rPr>
        <w:annotationRef/>
      </w:r>
      <w:r>
        <w:rPr>
          <w:rStyle w:val="CommentReference"/>
        </w:rPr>
        <w:t>Moved paragraph to new section.</w:t>
      </w:r>
    </w:p>
  </w:comment>
  <w:comment w:id="548" w:author="Apsens, Sarah" w:date="2020-12-28T16:28:00Z" w:initials="ASJ(">
    <w:p w14:paraId="25D6FA45" w14:textId="750B95AE" w:rsidR="005F1216" w:rsidRDefault="005F1216">
      <w:pPr>
        <w:pStyle w:val="CommentText"/>
      </w:pPr>
      <w:r>
        <w:rPr>
          <w:rStyle w:val="CommentReference"/>
        </w:rPr>
        <w:annotationRef/>
      </w:r>
      <w:r>
        <w:t xml:space="preserve">Cool idea/I like it – how would you select said site? </w:t>
      </w:r>
    </w:p>
  </w:comment>
  <w:comment w:id="549" w:author="Benjamin Meyer" w:date="2021-02-19T19:42:00Z" w:initials="BM">
    <w:p w14:paraId="52775C0B" w14:textId="58D2EDC4" w:rsidR="005F1216" w:rsidRDefault="005F1216">
      <w:pPr>
        <w:pStyle w:val="CommentText"/>
      </w:pPr>
      <w:r>
        <w:rPr>
          <w:rStyle w:val="CommentReference"/>
        </w:rPr>
        <w:annotationRef/>
      </w:r>
      <w:r>
        <w:t>To begin, I would examine all available 2000 – present data and see where exceedances are occurring most regularly. Once this subset of potential sites is identified, I would choose a site or sites based on logistical realities of being able easily access it throughout the year.</w:t>
      </w:r>
    </w:p>
  </w:comment>
  <w:comment w:id="552" w:author="Apsens, Sarah" w:date="2020-12-28T16:29:00Z" w:initials="ASJ(">
    <w:p w14:paraId="587A341D" w14:textId="3106D05B" w:rsidR="005F1216" w:rsidRDefault="005F1216">
      <w:pPr>
        <w:pStyle w:val="CommentText"/>
      </w:pPr>
      <w:r>
        <w:rPr>
          <w:rStyle w:val="CommentReference"/>
        </w:rPr>
        <w:annotationRef/>
      </w:r>
      <w:r>
        <w:t>Could be a great option for long-term monitoring but would still need occasional grab samples for assessment against state WQ criteria.</w:t>
      </w:r>
    </w:p>
  </w:comment>
  <w:comment w:id="553" w:author="Benjamin Meyer" w:date="2021-02-19T19:26:00Z" w:initials="BM">
    <w:p w14:paraId="5178B88A" w14:textId="142AB9BA" w:rsidR="005F1216" w:rsidRDefault="005F1216">
      <w:pPr>
        <w:pStyle w:val="CommentText"/>
      </w:pPr>
      <w:r>
        <w:rPr>
          <w:rStyle w:val="CommentReference"/>
        </w:rPr>
        <w:annotationRef/>
      </w:r>
      <w:r>
        <w:t>Agreed.</w:t>
      </w:r>
    </w:p>
  </w:comment>
  <w:comment w:id="554" w:author="Apsens, Sarah" w:date="2020-12-28T16:31:00Z" w:initials="ASJ(">
    <w:p w14:paraId="01677580" w14:textId="552AA504" w:rsidR="005F1216" w:rsidRDefault="005F1216">
      <w:pPr>
        <w:pStyle w:val="CommentText"/>
      </w:pPr>
      <w:r>
        <w:rPr>
          <w:rStyle w:val="CommentReference"/>
        </w:rPr>
        <w:annotationRef/>
      </w:r>
      <w:r>
        <w:t xml:space="preserve">So KWF used to have </w:t>
      </w:r>
      <w:proofErr w:type="spellStart"/>
      <w:r>
        <w:t>hydrolabs</w:t>
      </w:r>
      <w:proofErr w:type="spellEnd"/>
      <w:r>
        <w:t xml:space="preserve"> deployed during the summer. Do you know why they stopped? </w:t>
      </w:r>
    </w:p>
  </w:comment>
  <w:comment w:id="555" w:author="Benjamin Meyer" w:date="2021-02-19T19:09:00Z" w:initials="BM">
    <w:p w14:paraId="4CEA0D10" w14:textId="76D95C78" w:rsidR="005F1216" w:rsidRDefault="005F1216">
      <w:pPr>
        <w:pStyle w:val="CommentText"/>
      </w:pPr>
      <w:r>
        <w:rPr>
          <w:rStyle w:val="CommentReference"/>
        </w:rPr>
        <w:annotationRef/>
      </w:r>
      <w:r>
        <w:t xml:space="preserve">In the past we’ve employed </w:t>
      </w:r>
      <w:proofErr w:type="spellStart"/>
      <w:r>
        <w:t>hydrolabs</w:t>
      </w:r>
      <w:proofErr w:type="spellEnd"/>
      <w:r>
        <w:t xml:space="preserve"> for specific studies in the main stem (e.g. turbidity) and to collect continuous baseline water quality data in tributaries (</w:t>
      </w:r>
      <w:hyperlink r:id="rId5" w:history="1">
        <w:r w:rsidRPr="00F93D51">
          <w:rPr>
            <w:rStyle w:val="Hyperlink"/>
          </w:rPr>
          <w:t>2015-2016; summary linked here</w:t>
        </w:r>
      </w:hyperlink>
      <w:r>
        <w:t xml:space="preserve">). </w:t>
      </w:r>
      <w:proofErr w:type="spellStart"/>
      <w:r>
        <w:t>Hydrolabs</w:t>
      </w:r>
      <w:proofErr w:type="spellEnd"/>
      <w:r>
        <w:t xml:space="preserve"> take more effort to maintain and keep deployed than collecting grab samples, so in general they are associated with specific projects in more limited time frames as funding permits.</w:t>
      </w:r>
    </w:p>
  </w:comment>
  <w:comment w:id="577" w:author="Eldred, Laura" w:date="2020-12-29T13:18:00Z" w:initials="EL">
    <w:p w14:paraId="2B068550" w14:textId="0441F34D" w:rsidR="005F1216" w:rsidRDefault="005F1216">
      <w:pPr>
        <w:pStyle w:val="CommentText"/>
      </w:pPr>
      <w:r>
        <w:rPr>
          <w:rStyle w:val="CommentReference"/>
        </w:rPr>
        <w:annotationRef/>
      </w:r>
      <w:proofErr w:type="gramStart"/>
      <w:r>
        <w:t>will</w:t>
      </w:r>
      <w:proofErr w:type="gramEnd"/>
      <w:r>
        <w:t xml:space="preserve"> it provide any ranking of priority sites to examine further?</w:t>
      </w:r>
    </w:p>
  </w:comment>
  <w:comment w:id="578" w:author="Apsens, Sarah" w:date="2020-12-30T17:07:00Z" w:initials="ASJ(">
    <w:p w14:paraId="1477FDF3" w14:textId="37915B47" w:rsidR="005F1216" w:rsidRDefault="005F1216">
      <w:pPr>
        <w:pStyle w:val="CommentText"/>
      </w:pPr>
      <w:r>
        <w:rPr>
          <w:rStyle w:val="CommentReference"/>
        </w:rPr>
        <w:annotationRef/>
      </w:r>
      <w:r>
        <w:t xml:space="preserve">Ben – Incorporating some sort of prioritization tool in the mapping product could be really useful. </w:t>
      </w:r>
    </w:p>
  </w:comment>
  <w:comment w:id="579" w:author="Benjamin Meyer" w:date="2021-02-19T19:45:00Z" w:initials="BM">
    <w:p w14:paraId="171D6922" w14:textId="69412BCD" w:rsidR="005F1216" w:rsidRDefault="005F1216">
      <w:pPr>
        <w:pStyle w:val="CommentText"/>
      </w:pPr>
      <w:r>
        <w:rPr>
          <w:rStyle w:val="CommentReference"/>
        </w:rPr>
        <w:annotationRef/>
      </w:r>
      <w:r>
        <w:t>Agreed.  Creation of a prioritization tool is not something described in the statement of work for this current project, but much of the data that would be needed to create such a tool is now available.</w:t>
      </w:r>
    </w:p>
  </w:comment>
  <w:comment w:id="596" w:author="Apsens, Sarah" w:date="2020-12-28T16:35:00Z" w:initials="ASJ(">
    <w:p w14:paraId="60097FCA" w14:textId="2FB569F8" w:rsidR="005F1216" w:rsidRDefault="005F1216">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597" w:author="Eldred, Laura" w:date="2020-12-29T13:19:00Z" w:initials="EL">
    <w:p w14:paraId="711F8199" w14:textId="1EB5BA53" w:rsidR="005F1216" w:rsidRDefault="005F1216">
      <w:pPr>
        <w:pStyle w:val="CommentText"/>
      </w:pPr>
      <w:r>
        <w:rPr>
          <w:rStyle w:val="CommentReference"/>
        </w:rPr>
        <w:annotationRef/>
      </w:r>
      <w:proofErr w:type="gramStart"/>
      <w:r>
        <w:t>or</w:t>
      </w:r>
      <w:proofErr w:type="gramEnd"/>
      <w:r>
        <w:t xml:space="preserve"> even drone technology</w:t>
      </w:r>
    </w:p>
  </w:comment>
  <w:comment w:id="598" w:author="Benjamin Meyer" w:date="2021-04-15T18:55:00Z" w:initials="BM">
    <w:p w14:paraId="1DA15DE0" w14:textId="5753685F" w:rsidR="005F1216" w:rsidRDefault="005F1216">
      <w:pPr>
        <w:pStyle w:val="CommentText"/>
      </w:pPr>
      <w:r>
        <w:rPr>
          <w:rStyle w:val="CommentReference"/>
        </w:rPr>
        <w:annotationRef/>
      </w:r>
      <w:proofErr w:type="gramStart"/>
      <w:r>
        <w:t>good</w:t>
      </w:r>
      <w:proofErr w:type="gramEnd"/>
      <w:r>
        <w:t xml:space="preserve"> points; suggest these as options also</w:t>
      </w:r>
    </w:p>
  </w:comment>
  <w:comment w:id="602" w:author="Eldred, Laura" w:date="2020-12-29T13:20:00Z" w:initials="EL">
    <w:p w14:paraId="3CB9C224" w14:textId="513AEDAC" w:rsidR="005F1216" w:rsidRDefault="005F1216">
      <w:pPr>
        <w:pStyle w:val="CommentText"/>
      </w:pPr>
      <w:r>
        <w:rPr>
          <w:rStyle w:val="CommentReference"/>
        </w:rPr>
        <w:annotationRef/>
      </w:r>
      <w:proofErr w:type="gramStart"/>
      <w:r>
        <w:t>once</w:t>
      </w:r>
      <w:proofErr w:type="gramEnd"/>
      <w:r>
        <w:t xml:space="preserv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604" w:author="Apsens, Sarah" w:date="2020-12-28T16:44:00Z" w:initials="ASJ(">
    <w:p w14:paraId="14E4E668" w14:textId="17DF8500" w:rsidR="005F1216" w:rsidRDefault="005F1216">
      <w:pPr>
        <w:pStyle w:val="CommentText"/>
      </w:pPr>
      <w:r>
        <w:rPr>
          <w:rStyle w:val="CommentReference"/>
        </w:rPr>
        <w:annotationRef/>
      </w:r>
      <w:r>
        <w:t>Yes, we need a proper (and statistically rigorous) trend analysis of Cu and Zn over time</w:t>
      </w:r>
    </w:p>
  </w:comment>
  <w:comment w:id="605" w:author="Eldred, Laura" w:date="2020-12-29T13:24:00Z" w:initials="EL">
    <w:p w14:paraId="1D1288A5" w14:textId="6AB4B037" w:rsidR="005F1216" w:rsidRDefault="005F1216">
      <w:pPr>
        <w:pStyle w:val="CommentText"/>
      </w:pPr>
      <w:r>
        <w:rPr>
          <w:rStyle w:val="CommentReference"/>
        </w:rPr>
        <w:annotationRef/>
      </w:r>
      <w:proofErr w:type="gramStart"/>
      <w:r>
        <w:t>in</w:t>
      </w:r>
      <w:proofErr w:type="gramEnd"/>
      <w:r>
        <w:t xml:space="preserve"> our regulatory world “point” often equates to “pipe” and I don’t think that’s what you mean here so I suggested using “discrete”</w:t>
      </w:r>
    </w:p>
  </w:comment>
  <w:comment w:id="609" w:author="Apsens, Sarah" w:date="2020-12-28T16:46:00Z" w:initials="ASJ(">
    <w:p w14:paraId="42A9DACD" w14:textId="647B978F" w:rsidR="005F1216" w:rsidRDefault="005F1216">
      <w:pPr>
        <w:pStyle w:val="CommentText"/>
      </w:pPr>
      <w:r>
        <w:rPr>
          <w:rStyle w:val="CommentReference"/>
        </w:rPr>
        <w:annotationRef/>
      </w:r>
      <w:r>
        <w:t>Under ice sampling?</w:t>
      </w:r>
    </w:p>
  </w:comment>
  <w:comment w:id="619" w:author="Apsens, Sarah" w:date="2020-12-30T14:28:00Z" w:initials="ASJ(">
    <w:p w14:paraId="1153BF9D" w14:textId="3458EA67" w:rsidR="005F1216" w:rsidRDefault="005F1216">
      <w:pPr>
        <w:pStyle w:val="CommentText"/>
      </w:pPr>
      <w:r>
        <w:rPr>
          <w:rStyle w:val="CommentReference"/>
        </w:rPr>
        <w:annotationRef/>
      </w:r>
      <w:r>
        <w:t xml:space="preserve">Ideally GIS mapping tool will aid in prioritization of potential GI sites </w:t>
      </w:r>
    </w:p>
  </w:comment>
  <w:comment w:id="628" w:author="Apsens, Sarah" w:date="2020-12-30T13:12:00Z" w:initials="ASJ(">
    <w:p w14:paraId="53FA9A17" w14:textId="77777777" w:rsidR="005F1216" w:rsidRDefault="005F1216" w:rsidP="00BF0AB1">
      <w:pPr>
        <w:pStyle w:val="CommentText"/>
      </w:pPr>
      <w:r>
        <w:rPr>
          <w:rStyle w:val="CommentReference"/>
        </w:rPr>
        <w:annotationRef/>
      </w:r>
      <w:r>
        <w:t xml:space="preserve">Could this sentence (and the sentence at the end of the zinc section) be moved to the Conclusion: From Information to Action section? </w:t>
      </w:r>
    </w:p>
  </w:comment>
  <w:comment w:id="643" w:author="Apsens, Sarah" w:date="2020-12-30T17:09:00Z" w:initials="ASJ(">
    <w:p w14:paraId="0AD09313" w14:textId="43846193" w:rsidR="005F1216" w:rsidRDefault="005F1216">
      <w:pPr>
        <w:pStyle w:val="CommentText"/>
      </w:pPr>
      <w:r>
        <w:rPr>
          <w:rStyle w:val="CommentReference"/>
        </w:rPr>
        <w:annotationRef/>
      </w:r>
      <w:r>
        <w:t xml:space="preserve">Nice job on the graphs. I like this format a lot. </w:t>
      </w:r>
    </w:p>
  </w:comment>
  <w:comment w:id="646" w:author="Apsens, Sarah" w:date="2020-12-28T16:51:00Z" w:initials="ASJ(">
    <w:p w14:paraId="47630821" w14:textId="544B7439" w:rsidR="005F1216" w:rsidRDefault="005F1216">
      <w:pPr>
        <w:pStyle w:val="CommentText"/>
      </w:pPr>
      <w:r>
        <w:rPr>
          <w:rStyle w:val="CommentReference"/>
        </w:rPr>
        <w:annotationRef/>
      </w:r>
      <w:r>
        <w:t xml:space="preserve">Any idea(s) why the exceedances occurred in spring 2019 but not spring 2020? </w:t>
      </w:r>
    </w:p>
  </w:comment>
  <w:comment w:id="647" w:author="Benjamin Meyer" w:date="2021-01-04T09:23:00Z" w:initials="BM">
    <w:p w14:paraId="6AE70AB9" w14:textId="61D10070" w:rsidR="005F1216" w:rsidRDefault="005F1216">
      <w:pPr>
        <w:pStyle w:val="CommentText"/>
      </w:pPr>
      <w:r>
        <w:rPr>
          <w:rStyle w:val="CommentReference"/>
        </w:rPr>
        <w:annotationRef/>
      </w:r>
      <w:r>
        <w:t xml:space="preserve">Sampling was cancelled in spring 2020 </w:t>
      </w:r>
      <w:r>
        <w:sym w:font="Wingdings" w:char="F04C"/>
      </w:r>
    </w:p>
  </w:comment>
  <w:comment w:id="651" w:author="Apsens, Sarah" w:date="2020-12-28T16:53:00Z" w:initials="ASJ(">
    <w:p w14:paraId="6DB688FE" w14:textId="266ED599" w:rsidR="005F1216" w:rsidRDefault="005F1216">
      <w:pPr>
        <w:pStyle w:val="CommentText"/>
      </w:pPr>
      <w:r>
        <w:rPr>
          <w:rStyle w:val="CommentReference"/>
        </w:rPr>
        <w:annotationRef/>
      </w:r>
      <w:r>
        <w:t xml:space="preserve">Did you look at the acute criteria? </w:t>
      </w:r>
    </w:p>
  </w:comment>
  <w:comment w:id="655" w:author="Apsens, Sarah" w:date="2020-12-28T16:55:00Z" w:initials="ASJ(">
    <w:p w14:paraId="57661674" w14:textId="77777777" w:rsidR="005F1216" w:rsidRDefault="005F1216" w:rsidP="00DB281F">
      <w:pPr>
        <w:pStyle w:val="CommentText"/>
      </w:pPr>
      <w:r>
        <w:rPr>
          <w:rStyle w:val="CommentReference"/>
        </w:rPr>
        <w:annotationRef/>
      </w:r>
      <w:r>
        <w:t xml:space="preserve">Table is okay, but a little difficult to interpret </w:t>
      </w:r>
    </w:p>
  </w:comment>
  <w:comment w:id="656" w:author="Benjamin Meyer" w:date="2021-01-28T08:35:00Z" w:initials="BM">
    <w:p w14:paraId="67813A96" w14:textId="132BB6C7" w:rsidR="005F1216" w:rsidRDefault="005F1216">
      <w:pPr>
        <w:pStyle w:val="CommentText"/>
      </w:pPr>
      <w:r>
        <w:rPr>
          <w:rStyle w:val="CommentReference"/>
        </w:rPr>
        <w:annotationRef/>
      </w:r>
      <w:r>
        <w:t>Modified table</w:t>
      </w:r>
    </w:p>
  </w:comment>
  <w:comment w:id="658" w:author="Eldred, Laura" w:date="2020-12-29T13:31:00Z" w:initials="EL">
    <w:p w14:paraId="24DDDBCC" w14:textId="08D3C657" w:rsidR="005F1216" w:rsidRDefault="005F1216">
      <w:pPr>
        <w:pStyle w:val="CommentText"/>
      </w:pPr>
      <w:r>
        <w:rPr>
          <w:rStyle w:val="CommentReference"/>
        </w:rPr>
        <w:annotationRef/>
      </w:r>
      <w:proofErr w:type="gramStart"/>
      <w:r>
        <w:t>replicate/duplicate</w:t>
      </w:r>
      <w:proofErr w:type="gramEnd"/>
      <w:r>
        <w:t xml:space="preserve"> results should not be presented in this table</w:t>
      </w:r>
    </w:p>
  </w:comment>
  <w:comment w:id="659" w:author="Apsens, Sarah" w:date="2020-12-30T17:10:00Z" w:initials="ASJ(">
    <w:p w14:paraId="48A00B6F" w14:textId="7FD83C09" w:rsidR="005F1216" w:rsidRDefault="005F1216">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660" w:author="Benjamin Meyer" w:date="2021-01-28T07:52:00Z" w:initials="BM">
    <w:p w14:paraId="44B60715" w14:textId="77777777" w:rsidR="005F1216" w:rsidRDefault="005F1216">
      <w:pPr>
        <w:pStyle w:val="CommentText"/>
      </w:pPr>
      <w:r>
        <w:rPr>
          <w:rStyle w:val="CommentReference"/>
        </w:rPr>
        <w:annotationRef/>
      </w:r>
      <w:r>
        <w:t xml:space="preserve">Agreed.  </w:t>
      </w:r>
    </w:p>
    <w:p w14:paraId="253E7D1C" w14:textId="77777777" w:rsidR="005F1216" w:rsidRDefault="005F1216">
      <w:pPr>
        <w:pStyle w:val="CommentText"/>
      </w:pPr>
    </w:p>
    <w:p w14:paraId="3AF4A2F0" w14:textId="25996AF3" w:rsidR="005F1216" w:rsidRDefault="005F1216">
      <w:pPr>
        <w:pStyle w:val="CommentText"/>
      </w:pPr>
      <w:r>
        <w:t>The previous version of the table is not how I would usually create tables either.  It is the format I inherited from a partial draft; and I format I saw published in some past published reports, so I aimed to follow the example (</w:t>
      </w:r>
      <w:proofErr w:type="spellStart"/>
      <w:r>
        <w:t>eg</w:t>
      </w:r>
      <w:proofErr w:type="spellEnd"/>
      <w:r>
        <w:t xml:space="preserve"> </w:t>
      </w:r>
      <w:hyperlink r:id="rId6" w:history="1">
        <w:r w:rsidRPr="00ED1D12">
          <w:rPr>
            <w:rStyle w:val="Hyperlink"/>
          </w:rPr>
          <w:t xml:space="preserve">Table 6, </w:t>
        </w:r>
        <w:proofErr w:type="spellStart"/>
        <w:r w:rsidRPr="00ED1D12">
          <w:rPr>
            <w:rStyle w:val="Hyperlink"/>
          </w:rPr>
          <w:t>pg</w:t>
        </w:r>
        <w:proofErr w:type="spellEnd"/>
        <w:r w:rsidRPr="00ED1D12">
          <w:rPr>
            <w:rStyle w:val="Hyperlink"/>
          </w:rPr>
          <w:t xml:space="preserve"> 19</w:t>
        </w:r>
      </w:hyperlink>
      <w:r>
        <w:t>)</w:t>
      </w:r>
    </w:p>
    <w:p w14:paraId="4C8A23D0" w14:textId="11215484" w:rsidR="005F1216" w:rsidRDefault="005F1216">
      <w:pPr>
        <w:pStyle w:val="CommentText"/>
      </w:pPr>
    </w:p>
    <w:p w14:paraId="117A2555" w14:textId="18C14770" w:rsidR="005F1216" w:rsidRDefault="005F1216" w:rsidP="00023CC3">
      <w:pPr>
        <w:pStyle w:val="CommentText"/>
      </w:pPr>
      <w:r>
        <w:t>New version of the table is inserted.  This version includes only the designated “sample” value and not the paired “replicate” value.  Replicate RDL values are still reported in Table 5.</w:t>
      </w:r>
    </w:p>
  </w:comment>
  <w:comment w:id="662" w:author="Apsens, Sarah" w:date="2020-12-28T17:01:00Z" w:initials="ASJ(">
    <w:p w14:paraId="316FB957" w14:textId="11349D41" w:rsidR="005F1216" w:rsidRDefault="005F1216">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663" w:author="Benjamin Meyer" w:date="2021-01-28T09:08:00Z" w:initials="BM">
    <w:p w14:paraId="5071987B" w14:textId="40E1F903" w:rsidR="005F1216" w:rsidRDefault="005F1216">
      <w:pPr>
        <w:pStyle w:val="CommentText"/>
      </w:pPr>
      <w:r>
        <w:rPr>
          <w:rStyle w:val="CommentReference"/>
        </w:rPr>
        <w:annotationRef/>
      </w:r>
      <w:r>
        <w:t>Modified Table as requested</w:t>
      </w:r>
    </w:p>
  </w:comment>
  <w:comment w:id="664" w:author="Benjamin Meyer" w:date="2021-02-16T17:12:00Z" w:initials="BM">
    <w:p w14:paraId="2E7987CE" w14:textId="137709A2" w:rsidR="005F1216" w:rsidRDefault="005F1216">
      <w:pPr>
        <w:pStyle w:val="CommentText"/>
      </w:pPr>
      <w:r>
        <w:rPr>
          <w:rStyle w:val="CommentReference"/>
        </w:rPr>
        <w:annotationRef/>
      </w:r>
      <w:r>
        <w:t xml:space="preserve">Note to self… would be ideal </w:t>
      </w:r>
      <w:proofErr w:type="spellStart"/>
      <w:r>
        <w:t>ift</w:t>
      </w:r>
      <w:proofErr w:type="spellEnd"/>
      <w:r>
        <w:t xml:space="preserve"> his table has </w:t>
      </w:r>
      <w:proofErr w:type="spellStart"/>
      <w:r>
        <w:t>rpd</w:t>
      </w:r>
      <w:proofErr w:type="spellEnd"/>
      <w:r>
        <w:t xml:space="preserve"> values for ca and mg too… but; based on the format the raw data is in, would take some re-munging; and </w:t>
      </w:r>
      <w:proofErr w:type="spellStart"/>
      <w:r>
        <w:t>sarah</w:t>
      </w:r>
      <w:proofErr w:type="spellEnd"/>
      <w:r>
        <w:t xml:space="preserve"> didn’t ask for it explicitly; so… go with it as is?!</w:t>
      </w:r>
    </w:p>
  </w:comment>
  <w:comment w:id="666" w:author="Benjamin Meyer" w:date="2020-12-07T07:12:00Z" w:initials="BM">
    <w:p w14:paraId="3B7C6C0E" w14:textId="77777777" w:rsidR="005F1216" w:rsidRDefault="005F1216"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5F1216" w:rsidRDefault="005F1216" w:rsidP="00E164AF">
      <w:pPr>
        <w:pStyle w:val="CommentText"/>
      </w:pPr>
    </w:p>
    <w:p w14:paraId="49538A29" w14:textId="77777777" w:rsidR="005F1216" w:rsidRDefault="005F1216"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5F1216" w:rsidRDefault="005F1216">
      <w:pPr>
        <w:pStyle w:val="CommentText"/>
      </w:pPr>
    </w:p>
  </w:comment>
  <w:comment w:id="667" w:author="Apsens, Sarah" w:date="2020-12-28T17:02:00Z" w:initials="ASJ(">
    <w:p w14:paraId="2E048157" w14:textId="0697E5C6" w:rsidR="005F1216" w:rsidRDefault="005F1216">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668" w:author="Benjamin Meyer" w:date="2021-01-27T12:01:00Z" w:initials="BM">
    <w:p w14:paraId="5E522CF4" w14:textId="7694CC02" w:rsidR="005F1216" w:rsidRDefault="005F1216">
      <w:pPr>
        <w:pStyle w:val="CommentText"/>
      </w:pPr>
      <w:r>
        <w:rPr>
          <w:rStyle w:val="CommentReference"/>
        </w:rPr>
        <w:annotationRef/>
      </w:r>
      <w:r>
        <w:t xml:space="preserve">I have re-generated the table that was here previously using a query to the waterqualitydata.us EPA database (2000 – 2013), as well the </w:t>
      </w:r>
      <w:proofErr w:type="spellStart"/>
      <w:r>
        <w:t>unsubmitted</w:t>
      </w:r>
      <w:proofErr w:type="spellEnd"/>
      <w:r>
        <w:t xml:space="preserve">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3B23D2CF" w15:done="0"/>
  <w15:commentEx w15:paraId="2EC68EF7" w15:paraIdParent="3B23D2CF" w15:done="0"/>
  <w15:commentEx w15:paraId="504457F9" w15:done="0"/>
  <w15:commentEx w15:paraId="5BF513E4" w15:paraIdParent="504457F9" w15:done="0"/>
  <w15:commentEx w15:paraId="271953A2" w15:done="0"/>
  <w15:commentEx w15:paraId="1160FEEF" w15:paraIdParent="271953A2" w15:done="0"/>
  <w15:commentEx w15:paraId="73220C53" w15:paraIdParent="271953A2" w15:done="0"/>
  <w15:commentEx w15:paraId="6335C3E8" w15:done="0"/>
  <w15:commentEx w15:paraId="6A57DE53" w15:done="0"/>
  <w15:commentEx w15:paraId="713B17F2"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71490C15" w15:done="0"/>
  <w15:commentEx w15:paraId="4A331AF8" w15:paraIdParent="71490C15" w15:done="0"/>
  <w15:commentEx w15:paraId="7DE71F9E" w15:done="0"/>
  <w15:commentEx w15:paraId="7C489B78" w15:done="0"/>
  <w15:commentEx w15:paraId="53BB0917" w15:done="0"/>
  <w15:commentEx w15:paraId="1784C868" w15:paraIdParent="53BB0917" w15:done="0"/>
  <w15:commentEx w15:paraId="1F9E63E6" w15:done="0"/>
  <w15:commentEx w15:paraId="5B079354" w15:paraIdParent="1F9E63E6" w15:done="0"/>
  <w15:commentEx w15:paraId="2527252F" w15:done="0"/>
  <w15:commentEx w15:paraId="3F8AEE5E" w15:done="0"/>
  <w15:commentEx w15:paraId="4774671F" w15:done="0"/>
  <w15:commentEx w15:paraId="296D48DF" w15:paraIdParent="4774671F" w15:done="0"/>
  <w15:commentEx w15:paraId="4C2821FD" w15:paraIdParent="4774671F" w15:done="0"/>
  <w15:commentEx w15:paraId="36D04C90" w15:paraIdParent="4774671F" w15:done="0"/>
  <w15:commentEx w15:paraId="2BFC99FF" w15:done="0"/>
  <w15:commentEx w15:paraId="793431A0" w15:paraIdParent="2BFC99F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1FB74C43" w15:done="0"/>
  <w15:commentEx w15:paraId="19C178D7" w15:done="0"/>
  <w15:commentEx w15:paraId="2A2B2F12" w15:paraIdParent="19C178D7" w15:done="0"/>
  <w15:commentEx w15:paraId="1BD73C66" w15:paraIdParent="19C178D7" w15:done="0"/>
  <w15:commentEx w15:paraId="65FBA4A5" w15:done="0"/>
  <w15:commentEx w15:paraId="6BF9AB47" w15:paraIdParent="65FBA4A5" w15:done="0"/>
  <w15:commentEx w15:paraId="1B8D5906" w15:done="0"/>
  <w15:commentEx w15:paraId="5D3FD81C" w15:done="0"/>
  <w15:commentEx w15:paraId="485E133B" w15:paraIdParent="5D3FD81C" w15:done="0"/>
  <w15:commentEx w15:paraId="6908BD7E" w15:done="0"/>
  <w15:commentEx w15:paraId="2951344A" w15:paraIdParent="6908BD7E" w15:done="0"/>
  <w15:commentEx w15:paraId="0C96AFEC" w15:done="0"/>
  <w15:commentEx w15:paraId="69BC9D2B" w15:paraIdParent="0C96AFEC" w15:done="0"/>
  <w15:commentEx w15:paraId="7B961B28" w15:done="0"/>
  <w15:commentEx w15:paraId="197BB06D" w15:done="0"/>
  <w15:commentEx w15:paraId="2FDBDD3F" w15:done="0"/>
  <w15:commentEx w15:paraId="6D2B9EFE" w15:paraIdParent="2FDBDD3F" w15:done="0"/>
  <w15:commentEx w15:paraId="0D82BD9E" w15:done="0"/>
  <w15:commentEx w15:paraId="3A62A726" w15:paraIdParent="0D82BD9E" w15:done="0"/>
  <w15:commentEx w15:paraId="3EE0EAF0" w15:paraIdParent="0D82BD9E" w15:done="0"/>
  <w15:commentEx w15:paraId="19E5B7FB" w15:done="0"/>
  <w15:commentEx w15:paraId="1817E642" w15:paraIdParent="19E5B7FB" w15:done="0"/>
  <w15:commentEx w15:paraId="111F525E" w15:paraIdParent="19E5B7FB" w15:done="0"/>
  <w15:commentEx w15:paraId="58213BF2" w15:done="0"/>
  <w15:commentEx w15:paraId="60177BC3" w15:paraIdParent="58213BF2" w15:done="0"/>
  <w15:commentEx w15:paraId="33081C85" w15:done="0"/>
  <w15:commentEx w15:paraId="7C3181CA" w15:paraIdParent="33081C85" w15:done="0"/>
  <w15:commentEx w15:paraId="1081B1E3" w15:done="0"/>
  <w15:commentEx w15:paraId="1CF96B67" w15:done="0"/>
  <w15:commentEx w15:paraId="736A0775" w15:paraIdParent="1CF96B67" w15:done="0"/>
  <w15:commentEx w15:paraId="2D825862" w15:done="0"/>
  <w15:commentEx w15:paraId="2C54807A" w15:paraIdParent="2D825862" w15:done="0"/>
  <w15:commentEx w15:paraId="7448FAE2" w15:done="0"/>
  <w15:commentEx w15:paraId="6F088C21" w15:done="0"/>
  <w15:commentEx w15:paraId="66FA2F70" w15:done="1"/>
  <w15:commentEx w15:paraId="72188CAF" w15:done="0"/>
  <w15:commentEx w15:paraId="2157FB9B" w15:paraIdParent="72188CAF" w15:done="0"/>
  <w15:commentEx w15:paraId="6BC159A4" w15:done="0"/>
  <w15:commentEx w15:paraId="44D0C959" w15:done="0"/>
  <w15:commentEx w15:paraId="61B35354" w15:done="0"/>
  <w15:commentEx w15:paraId="3926ECC4" w15:done="0"/>
  <w15:commentEx w15:paraId="20ABCA29" w15:paraIdParent="3926ECC4" w15:done="0"/>
  <w15:commentEx w15:paraId="62E7AAC3" w15:done="0"/>
  <w15:commentEx w15:paraId="0B297355" w15:paraIdParent="62E7AAC3" w15:done="0"/>
  <w15:commentEx w15:paraId="1426E72F" w15:done="0"/>
  <w15:commentEx w15:paraId="7A2CC1D6" w15:paraIdParent="1426E72F" w15:done="0"/>
  <w15:commentEx w15:paraId="36FDA0E7" w15:paraIdParent="1426E72F" w15:done="0"/>
  <w15:commentEx w15:paraId="07AF8809" w15:done="0"/>
  <w15:commentEx w15:paraId="5398969D" w15:paraIdParent="07AF8809" w15:done="0"/>
  <w15:commentEx w15:paraId="760F86D1" w15:done="0"/>
  <w15:commentEx w15:paraId="08342BFA" w15:done="0"/>
  <w15:commentEx w15:paraId="0B01DD99" w15:done="0"/>
  <w15:commentEx w15:paraId="3BB0D040" w15:paraIdParent="0B01DD99" w15:done="0"/>
  <w15:commentEx w15:paraId="015410B4" w15:done="0"/>
  <w15:commentEx w15:paraId="7A4A88A8" w15:paraIdParent="015410B4" w15:done="0"/>
  <w15:commentEx w15:paraId="0F267779" w15:done="0"/>
  <w15:commentEx w15:paraId="6366026A" w15:paraIdParent="0F267779" w15:done="0"/>
  <w15:commentEx w15:paraId="65D15C5D" w15:done="0"/>
  <w15:commentEx w15:paraId="266DBA46" w15:paraIdParent="65D15C5D" w15:done="0"/>
  <w15:commentEx w15:paraId="78206881" w15:paraIdParent="65D15C5D" w15:done="0"/>
  <w15:commentEx w15:paraId="43BBC0DB" w15:done="0"/>
  <w15:commentEx w15:paraId="14E26EFF" w15:paraIdParent="43BBC0DB" w15:done="0"/>
  <w15:commentEx w15:paraId="4DC8F385" w15:done="0"/>
  <w15:commentEx w15:paraId="313308B6" w15:paraIdParent="4DC8F385" w15:done="0"/>
  <w15:commentEx w15:paraId="0DE20E54" w15:done="0"/>
  <w15:commentEx w15:paraId="3BF9EC74" w15:done="0"/>
  <w15:commentEx w15:paraId="49734EC8" w15:paraIdParent="3BF9EC74" w15:done="0"/>
  <w15:commentEx w15:paraId="69344187" w15:paraIdParent="3BF9EC74" w15:done="0"/>
  <w15:commentEx w15:paraId="25D6FA45" w15:done="0"/>
  <w15:commentEx w15:paraId="52775C0B" w15:paraIdParent="25D6FA45" w15:done="0"/>
  <w15:commentEx w15:paraId="587A341D" w15:done="0"/>
  <w15:commentEx w15:paraId="5178B88A" w15:paraIdParent="587A341D" w15:done="0"/>
  <w15:commentEx w15:paraId="01677580" w15:done="0"/>
  <w15:commentEx w15:paraId="4CEA0D10" w15:paraIdParent="01677580" w15:done="0"/>
  <w15:commentEx w15:paraId="2B068550" w15:done="0"/>
  <w15:commentEx w15:paraId="1477FDF3" w15:paraIdParent="2B068550" w15:done="0"/>
  <w15:commentEx w15:paraId="171D6922" w15:paraIdParent="2B068550" w15:done="0"/>
  <w15:commentEx w15:paraId="60097FCA" w15:done="0"/>
  <w15:commentEx w15:paraId="711F8199" w15:paraIdParent="60097FCA" w15:done="0"/>
  <w15:commentEx w15:paraId="1DA15DE0" w15:paraIdParent="60097FCA" w15:done="0"/>
  <w15:commentEx w15:paraId="3CB9C224" w15:done="0"/>
  <w15:commentEx w15:paraId="14E4E668" w15:done="0"/>
  <w15:commentEx w15:paraId="1D1288A5" w15:done="0"/>
  <w15:commentEx w15:paraId="42A9DACD" w15:done="0"/>
  <w15:commentEx w15:paraId="1153BF9D" w15:done="0"/>
  <w15:commentEx w15:paraId="53FA9A17" w15:done="0"/>
  <w15:commentEx w15:paraId="0AD09313" w15:done="0"/>
  <w15:commentEx w15:paraId="47630821" w15:done="0"/>
  <w15:commentEx w15:paraId="6AE70AB9" w15:paraIdParent="47630821" w15:done="0"/>
  <w15:commentEx w15:paraId="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Ex w15:paraId="2E7987CE"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2BDA9" w14:textId="77777777" w:rsidR="00B600D0" w:rsidRDefault="00B600D0">
      <w:r>
        <w:separator/>
      </w:r>
    </w:p>
  </w:endnote>
  <w:endnote w:type="continuationSeparator" w:id="0">
    <w:p w14:paraId="05BF59D1" w14:textId="77777777" w:rsidR="00B600D0" w:rsidRDefault="00B60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5F1216" w:rsidRDefault="005F1216"/>
  <w:p w14:paraId="2935DDFE" w14:textId="275C738C" w:rsidR="005F1216" w:rsidRDefault="005F1216" w:rsidP="005F7DDC">
    <w:pPr>
      <w:pStyle w:val="FooterEven"/>
      <w:jc w:val="right"/>
    </w:pPr>
    <w:r>
      <w:fldChar w:fldCharType="begin"/>
    </w:r>
    <w:r>
      <w:instrText xml:space="preserve"> PAGE   \* MERGEFORMAT </w:instrText>
    </w:r>
    <w:r>
      <w:fldChar w:fldCharType="separate"/>
    </w:r>
    <w:r w:rsidR="00E6440A" w:rsidRPr="00E6440A">
      <w:rPr>
        <w:noProof/>
        <w:sz w:val="24"/>
        <w:szCs w:val="24"/>
      </w:rPr>
      <w:t>18</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5F1216" w:rsidRDefault="005F1216"/>
  <w:p w14:paraId="3F9B4C0F" w14:textId="6C6AAD1E" w:rsidR="005F1216" w:rsidRDefault="005F1216" w:rsidP="005F7DDC">
    <w:pPr>
      <w:pStyle w:val="FooterOdd"/>
    </w:pPr>
    <w:r>
      <w:fldChar w:fldCharType="begin"/>
    </w:r>
    <w:r>
      <w:instrText xml:space="preserve"> PAGE   \* MERGEFORMAT </w:instrText>
    </w:r>
    <w:r>
      <w:fldChar w:fldCharType="separate"/>
    </w:r>
    <w:r w:rsidR="00E6440A" w:rsidRPr="00E6440A">
      <w:rPr>
        <w:noProof/>
        <w:sz w:val="24"/>
        <w:szCs w:val="24"/>
      </w:rPr>
      <w:t>19</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7BEF0424" w:rsidR="005F1216" w:rsidRDefault="005F1216" w:rsidP="005F7DDC">
    <w:pPr>
      <w:pStyle w:val="FooterEven"/>
      <w:jc w:val="right"/>
    </w:pPr>
    <w:r>
      <w:fldChar w:fldCharType="begin"/>
    </w:r>
    <w:r>
      <w:instrText xml:space="preserve"> PAGE   \* MERGEFORMAT </w:instrText>
    </w:r>
    <w:r>
      <w:fldChar w:fldCharType="separate"/>
    </w:r>
    <w:r w:rsidR="00E6440A" w:rsidRPr="00E6440A">
      <w:rPr>
        <w:noProof/>
        <w:sz w:val="24"/>
        <w:szCs w:val="24"/>
      </w:rPr>
      <w:t>20</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685E86" w14:textId="77777777" w:rsidR="00B600D0" w:rsidRDefault="00B600D0">
      <w:r>
        <w:separator/>
      </w:r>
    </w:p>
  </w:footnote>
  <w:footnote w:type="continuationSeparator" w:id="0">
    <w:p w14:paraId="18FC0A57" w14:textId="77777777" w:rsidR="00B600D0" w:rsidRDefault="00B600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5F1216" w:rsidRDefault="005F1216">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5F1216" w:rsidRDefault="005F1216"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5F1216" w:rsidRDefault="005F1216"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2"/>
  </w:num>
  <w:num w:numId="5">
    <w:abstractNumId w:val="1"/>
  </w:num>
  <w:num w:numId="6">
    <w:abstractNumId w:val="0"/>
  </w:num>
  <w:num w:numId="7">
    <w:abstractNumId w:val="16"/>
  </w:num>
  <w:num w:numId="8">
    <w:abstractNumId w:val="14"/>
  </w:num>
  <w:num w:numId="9">
    <w:abstractNumId w:val="20"/>
  </w:num>
  <w:num w:numId="10">
    <w:abstractNumId w:val="17"/>
  </w:num>
  <w:num w:numId="11">
    <w:abstractNumId w:val="21"/>
  </w:num>
  <w:num w:numId="12">
    <w:abstractNumId w:val="19"/>
  </w:num>
  <w:num w:numId="13">
    <w:abstractNumId w:val="15"/>
  </w:num>
  <w:num w:numId="14">
    <w:abstractNumId w:val="5"/>
  </w:num>
  <w:num w:numId="15">
    <w:abstractNumId w:val="13"/>
  </w:num>
  <w:num w:numId="16">
    <w:abstractNumId w:val="12"/>
  </w:num>
  <w:num w:numId="17">
    <w:abstractNumId w:val="4"/>
  </w:num>
  <w:num w:numId="18">
    <w:abstractNumId w:val="8"/>
  </w:num>
  <w:num w:numId="19">
    <w:abstractNumId w:val="18"/>
  </w:num>
  <w:num w:numId="20">
    <w:abstractNumId w:val="10"/>
  </w:num>
  <w:num w:numId="21">
    <w:abstractNumId w:val="11"/>
  </w:num>
  <w:num w:numId="22">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trackRevisions/>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N396A355W746U467"/>
    <w:docVar w:name="paperpile-doc-name" w:val="DRAFT_CopperZincFieldReport_2019_2020_v2.docx"/>
    <w:docVar w:name="paperpile-includeDoi" w:val="false"/>
    <w:docVar w:name="paperpile-styleFile" w:val="canadian-journal-of-fisheries-and-aquatic-sciences.csl"/>
    <w:docVar w:name="paperpile-styleId" w:val="canadian-journal-of-fisheries-and-aquatic-sciences"/>
    <w:docVar w:name="paperpile-styleLabel" w:val="Canadian Journal of Fisheries and Aquatic Sciences"/>
    <w:docVar w:name="paperpile-styleLocale" w:val="en-US"/>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82"/>
    <w:rsid w:val="00025697"/>
    <w:rsid w:val="00025DE0"/>
    <w:rsid w:val="000272B8"/>
    <w:rsid w:val="00030995"/>
    <w:rsid w:val="00035161"/>
    <w:rsid w:val="00036245"/>
    <w:rsid w:val="00037695"/>
    <w:rsid w:val="00040826"/>
    <w:rsid w:val="00041632"/>
    <w:rsid w:val="00042F92"/>
    <w:rsid w:val="00044886"/>
    <w:rsid w:val="00051262"/>
    <w:rsid w:val="00051671"/>
    <w:rsid w:val="00051FE1"/>
    <w:rsid w:val="00052983"/>
    <w:rsid w:val="00054B25"/>
    <w:rsid w:val="000572C6"/>
    <w:rsid w:val="0006112E"/>
    <w:rsid w:val="0006131B"/>
    <w:rsid w:val="0006183A"/>
    <w:rsid w:val="00062677"/>
    <w:rsid w:val="000632BE"/>
    <w:rsid w:val="000648E8"/>
    <w:rsid w:val="000709FA"/>
    <w:rsid w:val="00070C76"/>
    <w:rsid w:val="00070F62"/>
    <w:rsid w:val="00071236"/>
    <w:rsid w:val="000729D2"/>
    <w:rsid w:val="000732AC"/>
    <w:rsid w:val="00075D97"/>
    <w:rsid w:val="0007617C"/>
    <w:rsid w:val="0007702B"/>
    <w:rsid w:val="000778A9"/>
    <w:rsid w:val="00077B8D"/>
    <w:rsid w:val="000802CE"/>
    <w:rsid w:val="00083DED"/>
    <w:rsid w:val="0008493C"/>
    <w:rsid w:val="00084FE1"/>
    <w:rsid w:val="00086350"/>
    <w:rsid w:val="000879E9"/>
    <w:rsid w:val="00090395"/>
    <w:rsid w:val="000925FE"/>
    <w:rsid w:val="00095B94"/>
    <w:rsid w:val="000969EB"/>
    <w:rsid w:val="000A4D40"/>
    <w:rsid w:val="000A593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461A"/>
    <w:rsid w:val="000C6C9D"/>
    <w:rsid w:val="000C6E9E"/>
    <w:rsid w:val="000C76D8"/>
    <w:rsid w:val="000C7838"/>
    <w:rsid w:val="000D0749"/>
    <w:rsid w:val="000D0EFF"/>
    <w:rsid w:val="000D137C"/>
    <w:rsid w:val="000D3858"/>
    <w:rsid w:val="000D55E7"/>
    <w:rsid w:val="000D56C9"/>
    <w:rsid w:val="000D5891"/>
    <w:rsid w:val="000D6FE9"/>
    <w:rsid w:val="000D7C79"/>
    <w:rsid w:val="000E0701"/>
    <w:rsid w:val="000E0B00"/>
    <w:rsid w:val="000E145D"/>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60C3"/>
    <w:rsid w:val="00117939"/>
    <w:rsid w:val="00123AD6"/>
    <w:rsid w:val="00123D9A"/>
    <w:rsid w:val="001254BB"/>
    <w:rsid w:val="0012579E"/>
    <w:rsid w:val="00126DD5"/>
    <w:rsid w:val="00127198"/>
    <w:rsid w:val="0013057F"/>
    <w:rsid w:val="00135F04"/>
    <w:rsid w:val="00136C16"/>
    <w:rsid w:val="001411CE"/>
    <w:rsid w:val="00141744"/>
    <w:rsid w:val="00146038"/>
    <w:rsid w:val="0014728F"/>
    <w:rsid w:val="0014744C"/>
    <w:rsid w:val="00150511"/>
    <w:rsid w:val="001527CC"/>
    <w:rsid w:val="0015332E"/>
    <w:rsid w:val="001533A0"/>
    <w:rsid w:val="00154F78"/>
    <w:rsid w:val="001554C9"/>
    <w:rsid w:val="00155764"/>
    <w:rsid w:val="001600DC"/>
    <w:rsid w:val="00160715"/>
    <w:rsid w:val="00161C68"/>
    <w:rsid w:val="00162D31"/>
    <w:rsid w:val="00170B48"/>
    <w:rsid w:val="0017102C"/>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F3B"/>
    <w:rsid w:val="001C197D"/>
    <w:rsid w:val="001C272E"/>
    <w:rsid w:val="001C35D8"/>
    <w:rsid w:val="001C3AA1"/>
    <w:rsid w:val="001C50D5"/>
    <w:rsid w:val="001C5FC0"/>
    <w:rsid w:val="001C6B44"/>
    <w:rsid w:val="001C7E81"/>
    <w:rsid w:val="001D04BE"/>
    <w:rsid w:val="001D1DDF"/>
    <w:rsid w:val="001D28F3"/>
    <w:rsid w:val="001D3412"/>
    <w:rsid w:val="001D4B97"/>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5D99"/>
    <w:rsid w:val="001F6245"/>
    <w:rsid w:val="001F64AD"/>
    <w:rsid w:val="001F6941"/>
    <w:rsid w:val="001F6BBE"/>
    <w:rsid w:val="001F7915"/>
    <w:rsid w:val="002028CF"/>
    <w:rsid w:val="00204A4F"/>
    <w:rsid w:val="00205A16"/>
    <w:rsid w:val="002118BD"/>
    <w:rsid w:val="00211BA0"/>
    <w:rsid w:val="00211C95"/>
    <w:rsid w:val="00212C5D"/>
    <w:rsid w:val="00213C01"/>
    <w:rsid w:val="00214D0A"/>
    <w:rsid w:val="002151AC"/>
    <w:rsid w:val="002158B6"/>
    <w:rsid w:val="002165A7"/>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56F73"/>
    <w:rsid w:val="00257255"/>
    <w:rsid w:val="002604F9"/>
    <w:rsid w:val="00261E5F"/>
    <w:rsid w:val="0026450A"/>
    <w:rsid w:val="00266D30"/>
    <w:rsid w:val="0026729C"/>
    <w:rsid w:val="00271AD8"/>
    <w:rsid w:val="00272893"/>
    <w:rsid w:val="0027310E"/>
    <w:rsid w:val="00274EBF"/>
    <w:rsid w:val="00277442"/>
    <w:rsid w:val="00277895"/>
    <w:rsid w:val="00280BDD"/>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12EF"/>
    <w:rsid w:val="002F4022"/>
    <w:rsid w:val="002F5701"/>
    <w:rsid w:val="003010EA"/>
    <w:rsid w:val="003014D9"/>
    <w:rsid w:val="003049E4"/>
    <w:rsid w:val="003066ED"/>
    <w:rsid w:val="0030779A"/>
    <w:rsid w:val="00307AAA"/>
    <w:rsid w:val="00310AF4"/>
    <w:rsid w:val="0031139F"/>
    <w:rsid w:val="00311EA3"/>
    <w:rsid w:val="00312600"/>
    <w:rsid w:val="00312682"/>
    <w:rsid w:val="003142A7"/>
    <w:rsid w:val="003151A4"/>
    <w:rsid w:val="00315A3F"/>
    <w:rsid w:val="0031789F"/>
    <w:rsid w:val="00324749"/>
    <w:rsid w:val="00325B73"/>
    <w:rsid w:val="00325F11"/>
    <w:rsid w:val="00326264"/>
    <w:rsid w:val="0032634E"/>
    <w:rsid w:val="0033052C"/>
    <w:rsid w:val="00332224"/>
    <w:rsid w:val="0033249E"/>
    <w:rsid w:val="00333552"/>
    <w:rsid w:val="00334AA4"/>
    <w:rsid w:val="0033554A"/>
    <w:rsid w:val="00336ED0"/>
    <w:rsid w:val="00343B6A"/>
    <w:rsid w:val="00343BBF"/>
    <w:rsid w:val="00346467"/>
    <w:rsid w:val="003465A9"/>
    <w:rsid w:val="00346910"/>
    <w:rsid w:val="00346DF2"/>
    <w:rsid w:val="00347BF6"/>
    <w:rsid w:val="00347E71"/>
    <w:rsid w:val="00347F98"/>
    <w:rsid w:val="00351BE0"/>
    <w:rsid w:val="00352528"/>
    <w:rsid w:val="00353A40"/>
    <w:rsid w:val="003578B3"/>
    <w:rsid w:val="00357E08"/>
    <w:rsid w:val="00360892"/>
    <w:rsid w:val="00361719"/>
    <w:rsid w:val="00361981"/>
    <w:rsid w:val="003647BA"/>
    <w:rsid w:val="00365D7C"/>
    <w:rsid w:val="00366549"/>
    <w:rsid w:val="00370393"/>
    <w:rsid w:val="00370AB4"/>
    <w:rsid w:val="00376BAC"/>
    <w:rsid w:val="0037719A"/>
    <w:rsid w:val="00382A7E"/>
    <w:rsid w:val="00383A51"/>
    <w:rsid w:val="00384044"/>
    <w:rsid w:val="00384FC6"/>
    <w:rsid w:val="003917E6"/>
    <w:rsid w:val="00393681"/>
    <w:rsid w:val="00395C52"/>
    <w:rsid w:val="003A219A"/>
    <w:rsid w:val="003A247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81D"/>
    <w:rsid w:val="00403E31"/>
    <w:rsid w:val="00406849"/>
    <w:rsid w:val="00406BF9"/>
    <w:rsid w:val="00407B6E"/>
    <w:rsid w:val="00407DC2"/>
    <w:rsid w:val="00411C8D"/>
    <w:rsid w:val="0041495C"/>
    <w:rsid w:val="004149C8"/>
    <w:rsid w:val="00416246"/>
    <w:rsid w:val="004177CB"/>
    <w:rsid w:val="00420947"/>
    <w:rsid w:val="00423830"/>
    <w:rsid w:val="00426257"/>
    <w:rsid w:val="00430E3E"/>
    <w:rsid w:val="0043231C"/>
    <w:rsid w:val="0043528C"/>
    <w:rsid w:val="004406D1"/>
    <w:rsid w:val="00441539"/>
    <w:rsid w:val="00442A9E"/>
    <w:rsid w:val="004500BF"/>
    <w:rsid w:val="004504A5"/>
    <w:rsid w:val="00450BEC"/>
    <w:rsid w:val="004542A4"/>
    <w:rsid w:val="00454C72"/>
    <w:rsid w:val="00454D69"/>
    <w:rsid w:val="00455E31"/>
    <w:rsid w:val="004578C1"/>
    <w:rsid w:val="00461A33"/>
    <w:rsid w:val="00461B14"/>
    <w:rsid w:val="00465235"/>
    <w:rsid w:val="0046607C"/>
    <w:rsid w:val="00467BA8"/>
    <w:rsid w:val="00467FB3"/>
    <w:rsid w:val="004701F9"/>
    <w:rsid w:val="004710D6"/>
    <w:rsid w:val="00471103"/>
    <w:rsid w:val="004723FE"/>
    <w:rsid w:val="004740A2"/>
    <w:rsid w:val="00475997"/>
    <w:rsid w:val="00476A0D"/>
    <w:rsid w:val="004806E0"/>
    <w:rsid w:val="004820BD"/>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1DA2"/>
    <w:rsid w:val="004C3C48"/>
    <w:rsid w:val="004C4721"/>
    <w:rsid w:val="004C51CF"/>
    <w:rsid w:val="004C5D17"/>
    <w:rsid w:val="004C6F04"/>
    <w:rsid w:val="004C7EBF"/>
    <w:rsid w:val="004D6C69"/>
    <w:rsid w:val="004E0CB9"/>
    <w:rsid w:val="004E160A"/>
    <w:rsid w:val="004E2308"/>
    <w:rsid w:val="004E2418"/>
    <w:rsid w:val="004E2752"/>
    <w:rsid w:val="004E2909"/>
    <w:rsid w:val="004E3486"/>
    <w:rsid w:val="004E3621"/>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A19"/>
    <w:rsid w:val="00520E0B"/>
    <w:rsid w:val="00522CED"/>
    <w:rsid w:val="0052509F"/>
    <w:rsid w:val="0052580A"/>
    <w:rsid w:val="00526496"/>
    <w:rsid w:val="00527407"/>
    <w:rsid w:val="005279AF"/>
    <w:rsid w:val="00531593"/>
    <w:rsid w:val="0053186E"/>
    <w:rsid w:val="00535460"/>
    <w:rsid w:val="005365F0"/>
    <w:rsid w:val="0053730D"/>
    <w:rsid w:val="00541B28"/>
    <w:rsid w:val="00542C3D"/>
    <w:rsid w:val="00542DFE"/>
    <w:rsid w:val="005449B4"/>
    <w:rsid w:val="00545353"/>
    <w:rsid w:val="00545467"/>
    <w:rsid w:val="005467B2"/>
    <w:rsid w:val="005503B7"/>
    <w:rsid w:val="005505C8"/>
    <w:rsid w:val="00551E8A"/>
    <w:rsid w:val="005561EE"/>
    <w:rsid w:val="00560300"/>
    <w:rsid w:val="005630D0"/>
    <w:rsid w:val="0056513E"/>
    <w:rsid w:val="005670C2"/>
    <w:rsid w:val="0057021B"/>
    <w:rsid w:val="00571518"/>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7C44"/>
    <w:rsid w:val="005A221A"/>
    <w:rsid w:val="005A2C32"/>
    <w:rsid w:val="005A348F"/>
    <w:rsid w:val="005A5D9D"/>
    <w:rsid w:val="005A6208"/>
    <w:rsid w:val="005A64A8"/>
    <w:rsid w:val="005A6844"/>
    <w:rsid w:val="005A7030"/>
    <w:rsid w:val="005B335E"/>
    <w:rsid w:val="005B358F"/>
    <w:rsid w:val="005B5ABC"/>
    <w:rsid w:val="005B5F0D"/>
    <w:rsid w:val="005B7C8C"/>
    <w:rsid w:val="005C144D"/>
    <w:rsid w:val="005C1AC7"/>
    <w:rsid w:val="005C43BA"/>
    <w:rsid w:val="005C52BF"/>
    <w:rsid w:val="005C786C"/>
    <w:rsid w:val="005D7636"/>
    <w:rsid w:val="005E000D"/>
    <w:rsid w:val="005E09CC"/>
    <w:rsid w:val="005E1F23"/>
    <w:rsid w:val="005E4286"/>
    <w:rsid w:val="005E5D9D"/>
    <w:rsid w:val="005E6ED7"/>
    <w:rsid w:val="005E736F"/>
    <w:rsid w:val="005E798A"/>
    <w:rsid w:val="005F0F8B"/>
    <w:rsid w:val="005F1216"/>
    <w:rsid w:val="005F489D"/>
    <w:rsid w:val="005F5FF5"/>
    <w:rsid w:val="005F794D"/>
    <w:rsid w:val="005F7DDC"/>
    <w:rsid w:val="00602645"/>
    <w:rsid w:val="00603142"/>
    <w:rsid w:val="00604BF4"/>
    <w:rsid w:val="00610EC0"/>
    <w:rsid w:val="00610F99"/>
    <w:rsid w:val="0061101D"/>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02EE"/>
    <w:rsid w:val="00641F0B"/>
    <w:rsid w:val="006428B4"/>
    <w:rsid w:val="00643302"/>
    <w:rsid w:val="006434E8"/>
    <w:rsid w:val="00644940"/>
    <w:rsid w:val="00645BD2"/>
    <w:rsid w:val="00646B88"/>
    <w:rsid w:val="00653137"/>
    <w:rsid w:val="00653986"/>
    <w:rsid w:val="006575FC"/>
    <w:rsid w:val="00662139"/>
    <w:rsid w:val="00662427"/>
    <w:rsid w:val="0066467A"/>
    <w:rsid w:val="00665E1E"/>
    <w:rsid w:val="00666804"/>
    <w:rsid w:val="00670306"/>
    <w:rsid w:val="00670ECE"/>
    <w:rsid w:val="0067159D"/>
    <w:rsid w:val="00672098"/>
    <w:rsid w:val="0067399F"/>
    <w:rsid w:val="006740A1"/>
    <w:rsid w:val="006746F8"/>
    <w:rsid w:val="00675477"/>
    <w:rsid w:val="00675E59"/>
    <w:rsid w:val="0068092C"/>
    <w:rsid w:val="006823C1"/>
    <w:rsid w:val="0068410D"/>
    <w:rsid w:val="0068425F"/>
    <w:rsid w:val="00686DFD"/>
    <w:rsid w:val="006872CA"/>
    <w:rsid w:val="0069094A"/>
    <w:rsid w:val="006933E8"/>
    <w:rsid w:val="00693946"/>
    <w:rsid w:val="006A0DC2"/>
    <w:rsid w:val="006A277D"/>
    <w:rsid w:val="006A4C98"/>
    <w:rsid w:val="006A509C"/>
    <w:rsid w:val="006A639E"/>
    <w:rsid w:val="006A6D0C"/>
    <w:rsid w:val="006A7D75"/>
    <w:rsid w:val="006B181F"/>
    <w:rsid w:val="006B1E0D"/>
    <w:rsid w:val="006B24FD"/>
    <w:rsid w:val="006B3974"/>
    <w:rsid w:val="006B431E"/>
    <w:rsid w:val="006B4C9F"/>
    <w:rsid w:val="006C0D87"/>
    <w:rsid w:val="006C142E"/>
    <w:rsid w:val="006C1469"/>
    <w:rsid w:val="006C1D40"/>
    <w:rsid w:val="006C1DCA"/>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1B2"/>
    <w:rsid w:val="006F3509"/>
    <w:rsid w:val="006F4866"/>
    <w:rsid w:val="006F74E3"/>
    <w:rsid w:val="006F7C91"/>
    <w:rsid w:val="007019E2"/>
    <w:rsid w:val="0070292A"/>
    <w:rsid w:val="00702BE9"/>
    <w:rsid w:val="00703B49"/>
    <w:rsid w:val="00705ACB"/>
    <w:rsid w:val="00711575"/>
    <w:rsid w:val="0071223D"/>
    <w:rsid w:val="00714287"/>
    <w:rsid w:val="00715E2F"/>
    <w:rsid w:val="00716DF5"/>
    <w:rsid w:val="007218A3"/>
    <w:rsid w:val="00722812"/>
    <w:rsid w:val="00723CCF"/>
    <w:rsid w:val="00723F20"/>
    <w:rsid w:val="007274A4"/>
    <w:rsid w:val="00727A0E"/>
    <w:rsid w:val="00731330"/>
    <w:rsid w:val="00731B04"/>
    <w:rsid w:val="00732355"/>
    <w:rsid w:val="0073260F"/>
    <w:rsid w:val="0073474F"/>
    <w:rsid w:val="00734AC5"/>
    <w:rsid w:val="0073795F"/>
    <w:rsid w:val="007403B9"/>
    <w:rsid w:val="007423A7"/>
    <w:rsid w:val="007432FC"/>
    <w:rsid w:val="00746265"/>
    <w:rsid w:val="00747533"/>
    <w:rsid w:val="00747F07"/>
    <w:rsid w:val="00751046"/>
    <w:rsid w:val="007517BE"/>
    <w:rsid w:val="00754B4C"/>
    <w:rsid w:val="00760710"/>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952FE"/>
    <w:rsid w:val="007969B4"/>
    <w:rsid w:val="00796BA6"/>
    <w:rsid w:val="007A05B7"/>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7E7A"/>
    <w:rsid w:val="00803543"/>
    <w:rsid w:val="008037C6"/>
    <w:rsid w:val="008104B6"/>
    <w:rsid w:val="00812F6E"/>
    <w:rsid w:val="00815180"/>
    <w:rsid w:val="00816727"/>
    <w:rsid w:val="008176A9"/>
    <w:rsid w:val="00817877"/>
    <w:rsid w:val="00820428"/>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58B7"/>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4FFE"/>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6C82"/>
    <w:rsid w:val="008A7917"/>
    <w:rsid w:val="008A7F18"/>
    <w:rsid w:val="008A7FDE"/>
    <w:rsid w:val="008B0684"/>
    <w:rsid w:val="008B2746"/>
    <w:rsid w:val="008B28EF"/>
    <w:rsid w:val="008B3C08"/>
    <w:rsid w:val="008B42A6"/>
    <w:rsid w:val="008B54A2"/>
    <w:rsid w:val="008B7813"/>
    <w:rsid w:val="008C01D6"/>
    <w:rsid w:val="008C0977"/>
    <w:rsid w:val="008C2E42"/>
    <w:rsid w:val="008C3747"/>
    <w:rsid w:val="008C4AD1"/>
    <w:rsid w:val="008C55C2"/>
    <w:rsid w:val="008C5F11"/>
    <w:rsid w:val="008C7C2F"/>
    <w:rsid w:val="008D1473"/>
    <w:rsid w:val="008D1C14"/>
    <w:rsid w:val="008D575E"/>
    <w:rsid w:val="008E0690"/>
    <w:rsid w:val="008E1724"/>
    <w:rsid w:val="008E330E"/>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10563"/>
    <w:rsid w:val="009112F4"/>
    <w:rsid w:val="009121BD"/>
    <w:rsid w:val="00912EB0"/>
    <w:rsid w:val="00913E7E"/>
    <w:rsid w:val="0091494A"/>
    <w:rsid w:val="00916883"/>
    <w:rsid w:val="00917E6E"/>
    <w:rsid w:val="009208A1"/>
    <w:rsid w:val="00920C4C"/>
    <w:rsid w:val="0092112D"/>
    <w:rsid w:val="009229A7"/>
    <w:rsid w:val="00922F1A"/>
    <w:rsid w:val="00925628"/>
    <w:rsid w:val="00925B4D"/>
    <w:rsid w:val="00926EB4"/>
    <w:rsid w:val="009308B3"/>
    <w:rsid w:val="009316AF"/>
    <w:rsid w:val="00931905"/>
    <w:rsid w:val="00932A06"/>
    <w:rsid w:val="00932B65"/>
    <w:rsid w:val="00932F83"/>
    <w:rsid w:val="00933B5B"/>
    <w:rsid w:val="00934922"/>
    <w:rsid w:val="00934CC8"/>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123"/>
    <w:rsid w:val="009567E7"/>
    <w:rsid w:val="00956EAB"/>
    <w:rsid w:val="009572F7"/>
    <w:rsid w:val="0095798F"/>
    <w:rsid w:val="00957DF4"/>
    <w:rsid w:val="00960ABD"/>
    <w:rsid w:val="00961D0A"/>
    <w:rsid w:val="00961D19"/>
    <w:rsid w:val="00961E86"/>
    <w:rsid w:val="00967EEC"/>
    <w:rsid w:val="00971081"/>
    <w:rsid w:val="00972200"/>
    <w:rsid w:val="009722D3"/>
    <w:rsid w:val="0097283B"/>
    <w:rsid w:val="00972AE5"/>
    <w:rsid w:val="00973145"/>
    <w:rsid w:val="00973F51"/>
    <w:rsid w:val="00977755"/>
    <w:rsid w:val="009779AE"/>
    <w:rsid w:val="00977D24"/>
    <w:rsid w:val="00981DEC"/>
    <w:rsid w:val="009825EC"/>
    <w:rsid w:val="0098264E"/>
    <w:rsid w:val="009904EA"/>
    <w:rsid w:val="009971F3"/>
    <w:rsid w:val="00997720"/>
    <w:rsid w:val="009A0D07"/>
    <w:rsid w:val="009A2EC7"/>
    <w:rsid w:val="009A3303"/>
    <w:rsid w:val="009A403F"/>
    <w:rsid w:val="009A4407"/>
    <w:rsid w:val="009A54FA"/>
    <w:rsid w:val="009A5543"/>
    <w:rsid w:val="009B04F4"/>
    <w:rsid w:val="009B2F85"/>
    <w:rsid w:val="009B6493"/>
    <w:rsid w:val="009B7705"/>
    <w:rsid w:val="009C01E2"/>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3A37"/>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404F8"/>
    <w:rsid w:val="00A408F2"/>
    <w:rsid w:val="00A409D2"/>
    <w:rsid w:val="00A433F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56DD"/>
    <w:rsid w:val="00A76888"/>
    <w:rsid w:val="00A81494"/>
    <w:rsid w:val="00A81793"/>
    <w:rsid w:val="00A81CED"/>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60F"/>
    <w:rsid w:val="00AB0502"/>
    <w:rsid w:val="00AB0F25"/>
    <w:rsid w:val="00AB3035"/>
    <w:rsid w:val="00AB3068"/>
    <w:rsid w:val="00AB33D0"/>
    <w:rsid w:val="00AB3697"/>
    <w:rsid w:val="00AB44FB"/>
    <w:rsid w:val="00AB56AA"/>
    <w:rsid w:val="00AB59EF"/>
    <w:rsid w:val="00AC2FA4"/>
    <w:rsid w:val="00AC4CEC"/>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5A0"/>
    <w:rsid w:val="00B018A2"/>
    <w:rsid w:val="00B04518"/>
    <w:rsid w:val="00B059DD"/>
    <w:rsid w:val="00B05EE2"/>
    <w:rsid w:val="00B07C1D"/>
    <w:rsid w:val="00B11BC1"/>
    <w:rsid w:val="00B12A12"/>
    <w:rsid w:val="00B138FF"/>
    <w:rsid w:val="00B13ACF"/>
    <w:rsid w:val="00B161CA"/>
    <w:rsid w:val="00B200C0"/>
    <w:rsid w:val="00B234D7"/>
    <w:rsid w:val="00B247BB"/>
    <w:rsid w:val="00B25E12"/>
    <w:rsid w:val="00B25E30"/>
    <w:rsid w:val="00B31716"/>
    <w:rsid w:val="00B32B1C"/>
    <w:rsid w:val="00B3465F"/>
    <w:rsid w:val="00B35053"/>
    <w:rsid w:val="00B40314"/>
    <w:rsid w:val="00B404CC"/>
    <w:rsid w:val="00B4083E"/>
    <w:rsid w:val="00B43E74"/>
    <w:rsid w:val="00B45816"/>
    <w:rsid w:val="00B45A65"/>
    <w:rsid w:val="00B47AAE"/>
    <w:rsid w:val="00B5410A"/>
    <w:rsid w:val="00B5420F"/>
    <w:rsid w:val="00B55E23"/>
    <w:rsid w:val="00B569B9"/>
    <w:rsid w:val="00B56F8F"/>
    <w:rsid w:val="00B600D0"/>
    <w:rsid w:val="00B6085F"/>
    <w:rsid w:val="00B610A6"/>
    <w:rsid w:val="00B6115D"/>
    <w:rsid w:val="00B6411E"/>
    <w:rsid w:val="00B646EC"/>
    <w:rsid w:val="00B64CEB"/>
    <w:rsid w:val="00B6568D"/>
    <w:rsid w:val="00B65AAB"/>
    <w:rsid w:val="00B6619C"/>
    <w:rsid w:val="00B713D6"/>
    <w:rsid w:val="00B7153C"/>
    <w:rsid w:val="00B71CA0"/>
    <w:rsid w:val="00B7325B"/>
    <w:rsid w:val="00B7341B"/>
    <w:rsid w:val="00B76A07"/>
    <w:rsid w:val="00B8007D"/>
    <w:rsid w:val="00B831B3"/>
    <w:rsid w:val="00B84685"/>
    <w:rsid w:val="00B84A53"/>
    <w:rsid w:val="00B85042"/>
    <w:rsid w:val="00B86230"/>
    <w:rsid w:val="00B86689"/>
    <w:rsid w:val="00B86711"/>
    <w:rsid w:val="00B87E7E"/>
    <w:rsid w:val="00B932D8"/>
    <w:rsid w:val="00B93A73"/>
    <w:rsid w:val="00B940CB"/>
    <w:rsid w:val="00B94C5A"/>
    <w:rsid w:val="00B965F8"/>
    <w:rsid w:val="00B97330"/>
    <w:rsid w:val="00B97DEA"/>
    <w:rsid w:val="00BA487E"/>
    <w:rsid w:val="00BA4B82"/>
    <w:rsid w:val="00BB0048"/>
    <w:rsid w:val="00BB045B"/>
    <w:rsid w:val="00BB1C48"/>
    <w:rsid w:val="00BB3EEA"/>
    <w:rsid w:val="00BB5787"/>
    <w:rsid w:val="00BB6133"/>
    <w:rsid w:val="00BC1F4D"/>
    <w:rsid w:val="00BC2F47"/>
    <w:rsid w:val="00BC50DD"/>
    <w:rsid w:val="00BC5C8D"/>
    <w:rsid w:val="00BC6BCB"/>
    <w:rsid w:val="00BC7271"/>
    <w:rsid w:val="00BC7A6B"/>
    <w:rsid w:val="00BD0D5E"/>
    <w:rsid w:val="00BD1503"/>
    <w:rsid w:val="00BD15BA"/>
    <w:rsid w:val="00BD1E1E"/>
    <w:rsid w:val="00BD3486"/>
    <w:rsid w:val="00BD4D4B"/>
    <w:rsid w:val="00BD5112"/>
    <w:rsid w:val="00BD56A8"/>
    <w:rsid w:val="00BD740B"/>
    <w:rsid w:val="00BE3CB1"/>
    <w:rsid w:val="00BE6390"/>
    <w:rsid w:val="00BE6AAD"/>
    <w:rsid w:val="00BE7DB0"/>
    <w:rsid w:val="00BF0A18"/>
    <w:rsid w:val="00BF0AB1"/>
    <w:rsid w:val="00BF1910"/>
    <w:rsid w:val="00BF1CD5"/>
    <w:rsid w:val="00BF2680"/>
    <w:rsid w:val="00BF4127"/>
    <w:rsid w:val="00BF5602"/>
    <w:rsid w:val="00BF6E75"/>
    <w:rsid w:val="00C03CEA"/>
    <w:rsid w:val="00C04205"/>
    <w:rsid w:val="00C055FD"/>
    <w:rsid w:val="00C0627B"/>
    <w:rsid w:val="00C07BFB"/>
    <w:rsid w:val="00C07F73"/>
    <w:rsid w:val="00C10B66"/>
    <w:rsid w:val="00C144DE"/>
    <w:rsid w:val="00C14BD9"/>
    <w:rsid w:val="00C205FE"/>
    <w:rsid w:val="00C22CE5"/>
    <w:rsid w:val="00C22E84"/>
    <w:rsid w:val="00C22F31"/>
    <w:rsid w:val="00C23765"/>
    <w:rsid w:val="00C24C46"/>
    <w:rsid w:val="00C25BF0"/>
    <w:rsid w:val="00C25D5B"/>
    <w:rsid w:val="00C27228"/>
    <w:rsid w:val="00C31CF5"/>
    <w:rsid w:val="00C33C3A"/>
    <w:rsid w:val="00C342BB"/>
    <w:rsid w:val="00C373A2"/>
    <w:rsid w:val="00C406A2"/>
    <w:rsid w:val="00C46320"/>
    <w:rsid w:val="00C511C0"/>
    <w:rsid w:val="00C51EEB"/>
    <w:rsid w:val="00C53E3F"/>
    <w:rsid w:val="00C5486B"/>
    <w:rsid w:val="00C57B45"/>
    <w:rsid w:val="00C6144E"/>
    <w:rsid w:val="00C62EA9"/>
    <w:rsid w:val="00C63728"/>
    <w:rsid w:val="00C64020"/>
    <w:rsid w:val="00C65E40"/>
    <w:rsid w:val="00C71445"/>
    <w:rsid w:val="00C71D35"/>
    <w:rsid w:val="00C71EB4"/>
    <w:rsid w:val="00C73104"/>
    <w:rsid w:val="00C73225"/>
    <w:rsid w:val="00C735E0"/>
    <w:rsid w:val="00C760A9"/>
    <w:rsid w:val="00C77469"/>
    <w:rsid w:val="00C77D67"/>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F24"/>
    <w:rsid w:val="00C9613D"/>
    <w:rsid w:val="00C96B4F"/>
    <w:rsid w:val="00CA061E"/>
    <w:rsid w:val="00CA1BDB"/>
    <w:rsid w:val="00CA2CF6"/>
    <w:rsid w:val="00CA44B6"/>
    <w:rsid w:val="00CA4780"/>
    <w:rsid w:val="00CA4C05"/>
    <w:rsid w:val="00CA505C"/>
    <w:rsid w:val="00CA538C"/>
    <w:rsid w:val="00CA6D3C"/>
    <w:rsid w:val="00CA7081"/>
    <w:rsid w:val="00CB1EFA"/>
    <w:rsid w:val="00CB201B"/>
    <w:rsid w:val="00CB34FD"/>
    <w:rsid w:val="00CB7555"/>
    <w:rsid w:val="00CC03C8"/>
    <w:rsid w:val="00CC0B46"/>
    <w:rsid w:val="00CC18FD"/>
    <w:rsid w:val="00CC2857"/>
    <w:rsid w:val="00CC3C5E"/>
    <w:rsid w:val="00CC3D83"/>
    <w:rsid w:val="00CC6A2E"/>
    <w:rsid w:val="00CC6F65"/>
    <w:rsid w:val="00CC7636"/>
    <w:rsid w:val="00CD06DF"/>
    <w:rsid w:val="00CD13E3"/>
    <w:rsid w:val="00CD3A9C"/>
    <w:rsid w:val="00CD6711"/>
    <w:rsid w:val="00CD6D97"/>
    <w:rsid w:val="00CD7635"/>
    <w:rsid w:val="00CE0B8B"/>
    <w:rsid w:val="00CE1039"/>
    <w:rsid w:val="00CE2E9F"/>
    <w:rsid w:val="00CE3BCB"/>
    <w:rsid w:val="00CE69A2"/>
    <w:rsid w:val="00CE6CC8"/>
    <w:rsid w:val="00CE73AF"/>
    <w:rsid w:val="00CF0915"/>
    <w:rsid w:val="00CF0BD4"/>
    <w:rsid w:val="00CF180F"/>
    <w:rsid w:val="00CF1DC8"/>
    <w:rsid w:val="00CF1E9D"/>
    <w:rsid w:val="00CF26C3"/>
    <w:rsid w:val="00CF2AAF"/>
    <w:rsid w:val="00CF3852"/>
    <w:rsid w:val="00CF3F57"/>
    <w:rsid w:val="00CF6536"/>
    <w:rsid w:val="00CF7129"/>
    <w:rsid w:val="00D0252F"/>
    <w:rsid w:val="00D02994"/>
    <w:rsid w:val="00D05531"/>
    <w:rsid w:val="00D102B9"/>
    <w:rsid w:val="00D10E3D"/>
    <w:rsid w:val="00D13443"/>
    <w:rsid w:val="00D13B93"/>
    <w:rsid w:val="00D1701C"/>
    <w:rsid w:val="00D205E1"/>
    <w:rsid w:val="00D22FBC"/>
    <w:rsid w:val="00D242A9"/>
    <w:rsid w:val="00D27607"/>
    <w:rsid w:val="00D30B54"/>
    <w:rsid w:val="00D348D1"/>
    <w:rsid w:val="00D364BE"/>
    <w:rsid w:val="00D36612"/>
    <w:rsid w:val="00D36DED"/>
    <w:rsid w:val="00D37859"/>
    <w:rsid w:val="00D404BE"/>
    <w:rsid w:val="00D41435"/>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B2A"/>
    <w:rsid w:val="00D60DCB"/>
    <w:rsid w:val="00D6583F"/>
    <w:rsid w:val="00D66FD8"/>
    <w:rsid w:val="00D67290"/>
    <w:rsid w:val="00D674E6"/>
    <w:rsid w:val="00D705CA"/>
    <w:rsid w:val="00D724AB"/>
    <w:rsid w:val="00D733E1"/>
    <w:rsid w:val="00D739F0"/>
    <w:rsid w:val="00D74AB6"/>
    <w:rsid w:val="00D77510"/>
    <w:rsid w:val="00D8026B"/>
    <w:rsid w:val="00D8315A"/>
    <w:rsid w:val="00D84CF6"/>
    <w:rsid w:val="00D86315"/>
    <w:rsid w:val="00D87EEF"/>
    <w:rsid w:val="00D918D7"/>
    <w:rsid w:val="00D92AD2"/>
    <w:rsid w:val="00D93915"/>
    <w:rsid w:val="00D942C9"/>
    <w:rsid w:val="00D950C7"/>
    <w:rsid w:val="00D95DD3"/>
    <w:rsid w:val="00D976E5"/>
    <w:rsid w:val="00DA6E3B"/>
    <w:rsid w:val="00DA7366"/>
    <w:rsid w:val="00DB281F"/>
    <w:rsid w:val="00DB3D02"/>
    <w:rsid w:val="00DB481B"/>
    <w:rsid w:val="00DB4F55"/>
    <w:rsid w:val="00DB51E5"/>
    <w:rsid w:val="00DB58B7"/>
    <w:rsid w:val="00DB6047"/>
    <w:rsid w:val="00DC127E"/>
    <w:rsid w:val="00DC3951"/>
    <w:rsid w:val="00DC5E14"/>
    <w:rsid w:val="00DC76D8"/>
    <w:rsid w:val="00DD1001"/>
    <w:rsid w:val="00DD2864"/>
    <w:rsid w:val="00DD45F4"/>
    <w:rsid w:val="00DD49A4"/>
    <w:rsid w:val="00DD4DD0"/>
    <w:rsid w:val="00DD5408"/>
    <w:rsid w:val="00DD6749"/>
    <w:rsid w:val="00DE2116"/>
    <w:rsid w:val="00DE317B"/>
    <w:rsid w:val="00DE468F"/>
    <w:rsid w:val="00DE469F"/>
    <w:rsid w:val="00DE514E"/>
    <w:rsid w:val="00DE5B98"/>
    <w:rsid w:val="00DE7F06"/>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405B"/>
    <w:rsid w:val="00E26B88"/>
    <w:rsid w:val="00E26C80"/>
    <w:rsid w:val="00E26D66"/>
    <w:rsid w:val="00E27FAA"/>
    <w:rsid w:val="00E303C8"/>
    <w:rsid w:val="00E305E4"/>
    <w:rsid w:val="00E31262"/>
    <w:rsid w:val="00E31F48"/>
    <w:rsid w:val="00E32528"/>
    <w:rsid w:val="00E337B2"/>
    <w:rsid w:val="00E33D04"/>
    <w:rsid w:val="00E34040"/>
    <w:rsid w:val="00E37FE2"/>
    <w:rsid w:val="00E403A8"/>
    <w:rsid w:val="00E41DA9"/>
    <w:rsid w:val="00E439A7"/>
    <w:rsid w:val="00E460B4"/>
    <w:rsid w:val="00E469C8"/>
    <w:rsid w:val="00E50228"/>
    <w:rsid w:val="00E52D66"/>
    <w:rsid w:val="00E57CE2"/>
    <w:rsid w:val="00E60CF6"/>
    <w:rsid w:val="00E638B0"/>
    <w:rsid w:val="00E63E47"/>
    <w:rsid w:val="00E6440A"/>
    <w:rsid w:val="00E65FE9"/>
    <w:rsid w:val="00E707DC"/>
    <w:rsid w:val="00E73AEA"/>
    <w:rsid w:val="00E7447E"/>
    <w:rsid w:val="00E76606"/>
    <w:rsid w:val="00E76F45"/>
    <w:rsid w:val="00E77939"/>
    <w:rsid w:val="00E826EA"/>
    <w:rsid w:val="00E8345C"/>
    <w:rsid w:val="00E84B3F"/>
    <w:rsid w:val="00E85F9F"/>
    <w:rsid w:val="00E8677D"/>
    <w:rsid w:val="00E87FC3"/>
    <w:rsid w:val="00E93470"/>
    <w:rsid w:val="00E9775F"/>
    <w:rsid w:val="00EA0FC7"/>
    <w:rsid w:val="00EA11CF"/>
    <w:rsid w:val="00EA17C2"/>
    <w:rsid w:val="00EA28A0"/>
    <w:rsid w:val="00EA2935"/>
    <w:rsid w:val="00EA3505"/>
    <w:rsid w:val="00EA6950"/>
    <w:rsid w:val="00EA76F3"/>
    <w:rsid w:val="00EA7929"/>
    <w:rsid w:val="00EB2657"/>
    <w:rsid w:val="00EB2693"/>
    <w:rsid w:val="00EB2CAD"/>
    <w:rsid w:val="00EB454F"/>
    <w:rsid w:val="00EB5785"/>
    <w:rsid w:val="00EB66CE"/>
    <w:rsid w:val="00EC101B"/>
    <w:rsid w:val="00EC17F9"/>
    <w:rsid w:val="00EC24D7"/>
    <w:rsid w:val="00EC4706"/>
    <w:rsid w:val="00EC6CCD"/>
    <w:rsid w:val="00ED1BAB"/>
    <w:rsid w:val="00ED1D12"/>
    <w:rsid w:val="00ED4B09"/>
    <w:rsid w:val="00ED5725"/>
    <w:rsid w:val="00ED6FB4"/>
    <w:rsid w:val="00EE16B2"/>
    <w:rsid w:val="00EE1D6F"/>
    <w:rsid w:val="00EE3D49"/>
    <w:rsid w:val="00EE3DF4"/>
    <w:rsid w:val="00EE56F9"/>
    <w:rsid w:val="00EE6152"/>
    <w:rsid w:val="00EF0203"/>
    <w:rsid w:val="00EF0F35"/>
    <w:rsid w:val="00EF4984"/>
    <w:rsid w:val="00EF49FD"/>
    <w:rsid w:val="00EF58B7"/>
    <w:rsid w:val="00F005CA"/>
    <w:rsid w:val="00F01E36"/>
    <w:rsid w:val="00F02116"/>
    <w:rsid w:val="00F0507A"/>
    <w:rsid w:val="00F0606A"/>
    <w:rsid w:val="00F061B7"/>
    <w:rsid w:val="00F07601"/>
    <w:rsid w:val="00F078C8"/>
    <w:rsid w:val="00F11857"/>
    <w:rsid w:val="00F11DEE"/>
    <w:rsid w:val="00F11FBA"/>
    <w:rsid w:val="00F12A7A"/>
    <w:rsid w:val="00F1355B"/>
    <w:rsid w:val="00F14E0A"/>
    <w:rsid w:val="00F15C33"/>
    <w:rsid w:val="00F162E5"/>
    <w:rsid w:val="00F16938"/>
    <w:rsid w:val="00F22B91"/>
    <w:rsid w:val="00F23AE6"/>
    <w:rsid w:val="00F242E3"/>
    <w:rsid w:val="00F2495D"/>
    <w:rsid w:val="00F26026"/>
    <w:rsid w:val="00F27C5D"/>
    <w:rsid w:val="00F311F0"/>
    <w:rsid w:val="00F318B5"/>
    <w:rsid w:val="00F33294"/>
    <w:rsid w:val="00F40465"/>
    <w:rsid w:val="00F40474"/>
    <w:rsid w:val="00F430CB"/>
    <w:rsid w:val="00F44DD9"/>
    <w:rsid w:val="00F46CC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5A67"/>
    <w:rsid w:val="00F86043"/>
    <w:rsid w:val="00F86196"/>
    <w:rsid w:val="00F90086"/>
    <w:rsid w:val="00F90940"/>
    <w:rsid w:val="00F915C5"/>
    <w:rsid w:val="00F922B6"/>
    <w:rsid w:val="00F92FA5"/>
    <w:rsid w:val="00F93D51"/>
    <w:rsid w:val="00F93F46"/>
    <w:rsid w:val="00F95215"/>
    <w:rsid w:val="00F95BA2"/>
    <w:rsid w:val="00F96220"/>
    <w:rsid w:val="00F96D31"/>
    <w:rsid w:val="00FA0855"/>
    <w:rsid w:val="00FA10BD"/>
    <w:rsid w:val="00FA1781"/>
    <w:rsid w:val="00FA2AD9"/>
    <w:rsid w:val="00FA3AB9"/>
    <w:rsid w:val="00FA4364"/>
    <w:rsid w:val="00FA5D74"/>
    <w:rsid w:val="00FA60F6"/>
    <w:rsid w:val="00FA66A8"/>
    <w:rsid w:val="00FA7176"/>
    <w:rsid w:val="00FB1F96"/>
    <w:rsid w:val="00FB2CDE"/>
    <w:rsid w:val="00FB3473"/>
    <w:rsid w:val="00FB4284"/>
    <w:rsid w:val="00FB4DBB"/>
    <w:rsid w:val="00FB5ED9"/>
    <w:rsid w:val="00FC0FCE"/>
    <w:rsid w:val="00FC199C"/>
    <w:rsid w:val="00FC1A52"/>
    <w:rsid w:val="00FC2849"/>
    <w:rsid w:val="00FC3D86"/>
    <w:rsid w:val="00FC3D99"/>
    <w:rsid w:val="00FC465D"/>
    <w:rsid w:val="00FC52FF"/>
    <w:rsid w:val="00FC5D46"/>
    <w:rsid w:val="00FC6803"/>
    <w:rsid w:val="00FC6A00"/>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wis.waterdata.usgs.gov/ak/nwis/uv?cb_00060=on&amp;cb_00065=on&amp;format=gif_stats&amp;site_no=15266300&amp;period=&amp;begin_date=2019-01-01&amp;end_date=2019-12-19" TargetMode="External"/><Relationship Id="rId2" Type="http://schemas.openxmlformats.org/officeDocument/2006/relationships/hyperlink" Target="https://rpubs.com/kwf/ca_mg_2020CuZnReport" TargetMode="External"/><Relationship Id="rId1" Type="http://schemas.openxmlformats.org/officeDocument/2006/relationships/hyperlink" Target="https://dec.alaska.gov/water/water-quality/reports" TargetMode="External"/><Relationship Id="rId6" Type="http://schemas.openxmlformats.org/officeDocument/2006/relationships/hyperlink" Target="https://dec.alaska.gov/media/21000/kenai-river-beach-2019-final-reportadec.pdf" TargetMode="External"/><Relationship Id="rId5" Type="http://schemas.openxmlformats.org/officeDocument/2006/relationships/hyperlink" Target="https://rpubs.com/kwf/epscor_hydrolabs_2015_2016" TargetMode="External"/><Relationship Id="rId4" Type="http://schemas.openxmlformats.org/officeDocument/2006/relationships/hyperlink" Target="https://github.com/Kenai-Watershed-Forum/KWF_Metals_2019_2020/blob/main/output/figures/Soldotna_Precip_2019_2020.png"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microsoft.com/office/2007/relationships/hdphoto" Target="media/hdphoto1.wdp"/><Relationship Id="rId21" Type="http://schemas.openxmlformats.org/officeDocument/2006/relationships/hyperlink" Target="https://github.com/Kenai-Watershed-Forum/KWF_Metals_2019_2020" TargetMode="External"/><Relationship Id="rId34" Type="http://schemas.openxmlformats.org/officeDocument/2006/relationships/glossaryDocument" Target="glossary/document.xml"/><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9.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B266F"/>
    <w:rsid w:val="000C2A68"/>
    <w:rsid w:val="000D5D9B"/>
    <w:rsid w:val="00121726"/>
    <w:rsid w:val="00150ADE"/>
    <w:rsid w:val="00163667"/>
    <w:rsid w:val="001C1F65"/>
    <w:rsid w:val="00240052"/>
    <w:rsid w:val="002D31AB"/>
    <w:rsid w:val="00327824"/>
    <w:rsid w:val="003402EA"/>
    <w:rsid w:val="00341803"/>
    <w:rsid w:val="003962F7"/>
    <w:rsid w:val="003A7C0E"/>
    <w:rsid w:val="003B5377"/>
    <w:rsid w:val="003D060E"/>
    <w:rsid w:val="003D233F"/>
    <w:rsid w:val="003F0EBD"/>
    <w:rsid w:val="003F58E2"/>
    <w:rsid w:val="00415C60"/>
    <w:rsid w:val="00481CAB"/>
    <w:rsid w:val="004B0010"/>
    <w:rsid w:val="004B3309"/>
    <w:rsid w:val="00517CF7"/>
    <w:rsid w:val="00522B5C"/>
    <w:rsid w:val="00530BAD"/>
    <w:rsid w:val="00536256"/>
    <w:rsid w:val="005557C5"/>
    <w:rsid w:val="00571109"/>
    <w:rsid w:val="005A1215"/>
    <w:rsid w:val="005D410B"/>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71326"/>
    <w:rsid w:val="00AC433A"/>
    <w:rsid w:val="00AD374B"/>
    <w:rsid w:val="00B03394"/>
    <w:rsid w:val="00B16E35"/>
    <w:rsid w:val="00B46CDA"/>
    <w:rsid w:val="00BB7BE8"/>
    <w:rsid w:val="00BC38D6"/>
    <w:rsid w:val="00BE05F8"/>
    <w:rsid w:val="00C0049F"/>
    <w:rsid w:val="00C3173F"/>
    <w:rsid w:val="00C7069C"/>
    <w:rsid w:val="00C7310D"/>
    <w:rsid w:val="00C84BDE"/>
    <w:rsid w:val="00CF58D1"/>
    <w:rsid w:val="00D169AC"/>
    <w:rsid w:val="00D20118"/>
    <w:rsid w:val="00D32775"/>
    <w:rsid w:val="00D36D50"/>
    <w:rsid w:val="00DB6ABD"/>
    <w:rsid w:val="00DF13BF"/>
    <w:rsid w:val="00DF1C0A"/>
    <w:rsid w:val="00E22CFE"/>
    <w:rsid w:val="00E23227"/>
    <w:rsid w:val="00E2612F"/>
    <w:rsid w:val="00E479C0"/>
    <w:rsid w:val="00E63623"/>
    <w:rsid w:val="00E820C2"/>
    <w:rsid w:val="00EF1925"/>
    <w:rsid w:val="00F06A8F"/>
    <w:rsid w:val="00F27A05"/>
    <w:rsid w:val="00F43F01"/>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2021-04-29T00:00:00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1452C89D-256F-4BBF-AA78-4FD8C2EBF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15292</TotalTime>
  <Pages>34</Pages>
  <Words>10863</Words>
  <Characters>62358</Characters>
  <Application>Microsoft Office Word</Application>
  <DocSecurity>0</DocSecurity>
  <Lines>2834</Lines>
  <Paragraphs>1664</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71557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121</cp:revision>
  <cp:lastPrinted>2019-11-29T23:21:00Z</cp:lastPrinted>
  <dcterms:created xsi:type="dcterms:W3CDTF">2021-01-04T18:25:00Z</dcterms:created>
  <dcterms:modified xsi:type="dcterms:W3CDTF">2021-04-16T20:30:00Z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
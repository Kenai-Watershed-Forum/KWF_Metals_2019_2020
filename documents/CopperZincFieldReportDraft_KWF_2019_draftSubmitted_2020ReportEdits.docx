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2408992"/>
        <w:docPartObj>
          <w:docPartGallery w:val="Cover Pages"/>
          <w:docPartUnique/>
        </w:docPartObj>
      </w:sdt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89"/>
            <w:gridCol w:w="1949"/>
            <w:gridCol w:w="7842"/>
          </w:tblGrid>
          <w:tr w:rsidR="008421A4" w14:paraId="62B7D77C" w14:textId="77777777" w:rsidTr="00F95BA2">
            <w:trPr>
              <w:trHeight w:val="3960"/>
              <w:jc w:val="center"/>
            </w:trPr>
            <w:tc>
              <w:tcPr>
                <w:tcW w:w="143" w:type="pct"/>
                <w:tcBorders>
                  <w:top w:val="nil"/>
                  <w:left w:val="nil"/>
                  <w:bottom w:val="nil"/>
                  <w:right w:val="nil"/>
                </w:tcBorders>
                <w:shd w:val="clear" w:color="auto" w:fill="auto"/>
              </w:tcPr>
              <w:p w14:paraId="79C6EA92" w14:textId="77777777" w:rsidR="00A906E9" w:rsidRDefault="00A906E9" w:rsidP="004B6B4F">
                <w:pPr>
                  <w:pStyle w:val="NoSpacing"/>
                </w:pPr>
              </w:p>
              <w:p w14:paraId="5F21E2A4" w14:textId="77777777" w:rsidR="001E45DC" w:rsidRDefault="001E45DC" w:rsidP="004B6B4F">
                <w:pPr>
                  <w:pStyle w:val="NoSpacing"/>
                </w:pPr>
              </w:p>
              <w:p w14:paraId="3200944E" w14:textId="77777777" w:rsidR="001E45DC" w:rsidRDefault="001E45DC" w:rsidP="004B6B4F">
                <w:pPr>
                  <w:pStyle w:val="NoSpacing"/>
                </w:pPr>
              </w:p>
              <w:p w14:paraId="5B464F4C" w14:textId="77777777" w:rsidR="001E45DC" w:rsidRDefault="001E45DC" w:rsidP="004B6B4F">
                <w:pPr>
                  <w:pStyle w:val="NoSpacing"/>
                </w:pPr>
              </w:p>
              <w:p w14:paraId="335D0415" w14:textId="77777777" w:rsidR="001E45DC" w:rsidRDefault="001E45DC" w:rsidP="004B6B4F">
                <w:pPr>
                  <w:pStyle w:val="NoSpacing"/>
                </w:pPr>
              </w:p>
              <w:p w14:paraId="12725B92" w14:textId="77777777" w:rsidR="001E45DC" w:rsidRDefault="001E45DC" w:rsidP="004B6B4F">
                <w:pPr>
                  <w:pStyle w:val="NoSpacing"/>
                </w:pPr>
              </w:p>
              <w:p w14:paraId="482F9D85" w14:textId="77777777" w:rsidR="001E45DC" w:rsidRDefault="001E45DC" w:rsidP="004B6B4F">
                <w:pPr>
                  <w:pStyle w:val="NoSpacing"/>
                </w:pPr>
              </w:p>
              <w:p w14:paraId="65BADAF8" w14:textId="77777777" w:rsidR="001E45DC" w:rsidRDefault="001E45DC" w:rsidP="004B6B4F">
                <w:pPr>
                  <w:pStyle w:val="NoSpacing"/>
                </w:pPr>
              </w:p>
              <w:p w14:paraId="4C6F4C43" w14:textId="77777777" w:rsidR="001E45DC" w:rsidRDefault="001E45DC" w:rsidP="004B6B4F">
                <w:pPr>
                  <w:pStyle w:val="NoSpacing"/>
                </w:pPr>
              </w:p>
              <w:p w14:paraId="64CD7CF4" w14:textId="77777777" w:rsidR="001E45DC" w:rsidRDefault="001E45DC" w:rsidP="004B6B4F">
                <w:pPr>
                  <w:pStyle w:val="NoSpacing"/>
                </w:pPr>
              </w:p>
              <w:p w14:paraId="3A3F9BF2" w14:textId="77777777" w:rsidR="001E45DC" w:rsidRDefault="001E45DC" w:rsidP="004B6B4F">
                <w:pPr>
                  <w:pStyle w:val="NoSpacing"/>
                </w:pPr>
              </w:p>
            </w:tc>
            <w:tc>
              <w:tcPr>
                <w:tcW w:w="4857" w:type="pct"/>
                <w:gridSpan w:val="2"/>
                <w:tcBorders>
                  <w:top w:val="nil"/>
                  <w:left w:val="nil"/>
                  <w:bottom w:val="nil"/>
                  <w:right w:val="nil"/>
                </w:tcBorders>
                <w:shd w:val="clear" w:color="auto" w:fill="auto"/>
                <w:tcMar>
                  <w:left w:w="115" w:type="dxa"/>
                  <w:bottom w:w="115" w:type="dxa"/>
                </w:tcMar>
                <w:vAlign w:val="bottom"/>
              </w:tcPr>
              <w:p w14:paraId="354E5DB2" w14:textId="77777777" w:rsidR="00F95BA2" w:rsidRPr="004C7EBF" w:rsidRDefault="00BD56A8" w:rsidP="00255424">
                <w:pPr>
                  <w:pStyle w:val="NoSpacing"/>
                  <w:jc w:val="center"/>
                  <w:rPr>
                    <w:rFonts w:asciiTheme="majorHAnsi" w:eastAsiaTheme="majorEastAsia" w:hAnsiTheme="majorHAnsi" w:cstheme="majorBidi"/>
                    <w:i/>
                    <w:caps/>
                    <w:sz w:val="52"/>
                    <w:szCs w:val="52"/>
                  </w:rPr>
                </w:pPr>
                <w:sdt>
                  <w:sdtPr>
                    <w:rPr>
                      <w:rFonts w:asciiTheme="majorHAnsi" w:eastAsiaTheme="majorEastAsia" w:hAnsiTheme="majorHAnsi" w:cstheme="majorBidi"/>
                      <w:caps/>
                      <w:sz w:val="64"/>
                      <w:szCs w:val="64"/>
                    </w:rPr>
                    <w:alias w:val="Title"/>
                    <w:id w:val="541102321"/>
                    <w:placeholder>
                      <w:docPart w:val="B3CAD3BE3C9C4ACBB4BFCF413EB2AB9B"/>
                    </w:placeholder>
                    <w:dataBinding w:prefixMappings="xmlns:ns0='http://schemas.openxmlformats.org/package/2006/metadata/core-properties' xmlns:ns1='http://purl.org/dc/elements/1.1/'" w:xpath="/ns0:coreProperties[1]/ns1:title[1]" w:storeItemID="{6C3C8BC8-F283-45AE-878A-BAB7291924A1}"/>
                    <w:text/>
                  </w:sdtPr>
                  <w:sdtContent>
                    <w:r w:rsidR="00FA0855">
                      <w:rPr>
                        <w:rFonts w:asciiTheme="majorHAnsi" w:eastAsiaTheme="majorEastAsia" w:hAnsiTheme="majorHAnsi" w:cstheme="majorBidi"/>
                        <w:caps/>
                        <w:sz w:val="64"/>
                        <w:szCs w:val="64"/>
                      </w:rPr>
                      <w:t>Status of Copper and Zinc Levels Throughout the Kenai River Watershed</w:t>
                    </w:r>
                  </w:sdtContent>
                </w:sdt>
              </w:p>
              <w:p w14:paraId="1A6D33C8" w14:textId="77777777" w:rsidR="001E45DC" w:rsidRDefault="001E45DC" w:rsidP="004B6B4F">
                <w:pPr>
                  <w:pStyle w:val="NoSpacing"/>
                  <w:rPr>
                    <w:rFonts w:asciiTheme="majorHAnsi" w:eastAsiaTheme="majorEastAsia" w:hAnsiTheme="majorHAnsi" w:cstheme="majorBidi"/>
                    <w:i/>
                    <w:caps/>
                    <w:color w:val="775F55" w:themeColor="text2"/>
                    <w:sz w:val="110"/>
                    <w:szCs w:val="110"/>
                  </w:rPr>
                </w:pPr>
              </w:p>
              <w:p w14:paraId="6A684962" w14:textId="77777777" w:rsidR="00F95BA2" w:rsidRPr="00705ACB" w:rsidRDefault="00255424" w:rsidP="00255424">
                <w:pPr>
                  <w:pStyle w:val="NoSpacing"/>
                  <w:jc w:val="center"/>
                  <w:rPr>
                    <w:rFonts w:asciiTheme="majorHAnsi" w:eastAsiaTheme="majorEastAsia" w:hAnsiTheme="majorHAnsi" w:cstheme="majorBidi"/>
                    <w:i/>
                    <w:caps/>
                    <w:color w:val="775F55" w:themeColor="text2"/>
                    <w:sz w:val="110"/>
                    <w:szCs w:val="110"/>
                  </w:rPr>
                </w:pPr>
                <w:r w:rsidRPr="00C735E0">
                  <w:rPr>
                    <w:rFonts w:asciiTheme="majorHAnsi" w:eastAsiaTheme="majorEastAsia" w:hAnsiTheme="majorHAnsi" w:cstheme="majorBidi"/>
                    <w:i/>
                    <w:caps/>
                    <w:noProof/>
                    <w:color w:val="775F55" w:themeColor="text2"/>
                    <w:sz w:val="110"/>
                    <w:szCs w:val="110"/>
                    <w:lang w:eastAsia="en-US"/>
                  </w:rPr>
                  <w:drawing>
                    <wp:inline distT="0" distB="0" distL="0" distR="0" wp14:anchorId="672248CA" wp14:editId="294F64AC">
                      <wp:extent cx="3810000" cy="2540000"/>
                      <wp:effectExtent l="95250" t="95250" r="95250" b="889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1122" cy="25407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DD42A9D" w14:textId="77777777" w:rsidR="00F95BA2" w:rsidRDefault="00255424" w:rsidP="00C735E0">
                <w:pPr>
                  <w:pStyle w:val="NoSpacing"/>
                  <w:jc w:val="right"/>
                  <w:rPr>
                    <w:rFonts w:asciiTheme="majorHAnsi" w:eastAsiaTheme="majorEastAsia" w:hAnsiTheme="majorHAnsi" w:cstheme="majorBidi"/>
                    <w:i/>
                    <w:caps/>
                    <w:color w:val="775F55" w:themeColor="text2"/>
                    <w:sz w:val="110"/>
                    <w:szCs w:val="110"/>
                  </w:rPr>
                </w:pPr>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5376" behindDoc="0" locked="0" layoutInCell="1" allowOverlap="1" wp14:anchorId="65D5D48D" wp14:editId="57481CA8">
                      <wp:simplePos x="0" y="0"/>
                      <wp:positionH relativeFrom="column">
                        <wp:posOffset>4577080</wp:posOffset>
                      </wp:positionH>
                      <wp:positionV relativeFrom="paragraph">
                        <wp:posOffset>640715</wp:posOffset>
                      </wp:positionV>
                      <wp:extent cx="1571625" cy="855980"/>
                      <wp:effectExtent l="0" t="0" r="9525" b="1270"/>
                      <wp:wrapNone/>
                      <wp:docPr id="55" name="Picture 55"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71625" cy="855980"/>
                              </a:xfrm>
                              <a:prstGeom prst="rect">
                                <a:avLst/>
                              </a:prstGeom>
                              <a:noFill/>
                              <a:ln>
                                <a:noFill/>
                              </a:ln>
                            </pic:spPr>
                          </pic:pic>
                        </a:graphicData>
                      </a:graphic>
                    </wp:anchor>
                  </w:drawing>
                </w:r>
              </w:p>
              <w:p w14:paraId="0F73A619" w14:textId="77777777" w:rsidR="0031789F" w:rsidRPr="00705ACB" w:rsidRDefault="0031789F" w:rsidP="004B6B4F">
                <w:pPr>
                  <w:pStyle w:val="NoSpacing"/>
                  <w:rPr>
                    <w:rFonts w:asciiTheme="majorHAnsi" w:eastAsiaTheme="majorEastAsia" w:hAnsiTheme="majorHAnsi" w:cstheme="majorBidi"/>
                    <w:i/>
                    <w:caps/>
                    <w:color w:val="775F55" w:themeColor="text2"/>
                    <w:sz w:val="110"/>
                    <w:szCs w:val="110"/>
                  </w:rPr>
                </w:pPr>
              </w:p>
            </w:tc>
          </w:tr>
          <w:tr w:rsidR="008421A4" w14:paraId="2D489471" w14:textId="77777777" w:rsidTr="00F95BA2">
            <w:trPr>
              <w:trHeight w:val="1998"/>
              <w:jc w:val="center"/>
            </w:trPr>
            <w:tc>
              <w:tcPr>
                <w:tcW w:w="1110" w:type="pct"/>
                <w:gridSpan w:val="2"/>
                <w:tcBorders>
                  <w:top w:val="nil"/>
                  <w:left w:val="nil"/>
                  <w:bottom w:val="nil"/>
                </w:tcBorders>
                <w:shd w:val="clear" w:color="auto" w:fill="DD8047" w:themeFill="accent2"/>
                <w:vAlign w:val="center"/>
              </w:tcPr>
              <w:p w14:paraId="41D2980C" w14:textId="77777777" w:rsidR="00A906E9" w:rsidRDefault="00BD56A8" w:rsidP="004B6B4F">
                <w:pPr>
                  <w:pStyle w:val="NoSpacing"/>
                  <w:jc w:val="center"/>
                  <w:rPr>
                    <w:color w:val="FFFFFF" w:themeColor="background1"/>
                    <w:sz w:val="32"/>
                    <w:szCs w:val="32"/>
                  </w:rPr>
                </w:pPr>
                <w:sdt>
                  <w:sdtPr>
                    <w:rPr>
                      <w:color w:val="FFFFFF" w:themeColor="background1"/>
                      <w:sz w:val="32"/>
                      <w:szCs w:val="32"/>
                    </w:rPr>
                    <w:alias w:val="Date"/>
                    <w:id w:val="541102334"/>
                    <w:dataBinding w:prefixMappings="xmlns:ns0='http://schemas.microsoft.com/office/2006/coverPageProps'" w:xpath="/ns0:CoverPageProperties[1]/ns0:PublishDate[1]" w:storeItemID="{55AF091B-3C7A-41E3-B477-F2FDAA23CFDA}"/>
                    <w:date w:fullDate="2019-11-23T00:00:00Z">
                      <w:dateFormat w:val="M/d/yyyy"/>
                      <w:lid w:val="en-US"/>
                      <w:storeMappedDataAs w:val="dateTime"/>
                      <w:calendar w:val="gregorian"/>
                    </w:date>
                  </w:sdtPr>
                  <w:sdtContent>
                    <w:r w:rsidR="00FA0855">
                      <w:rPr>
                        <w:rFonts w:ascii="Times New Roman" w:hAnsi="Times New Roman"/>
                        <w:color w:val="FFFFFF" w:themeColor="background1"/>
                        <w:sz w:val="32"/>
                        <w:szCs w:val="32"/>
                      </w:rPr>
                      <w:t>11/23/2019</w:t>
                    </w:r>
                  </w:sdtContent>
                </w:sdt>
              </w:p>
            </w:tc>
            <w:tc>
              <w:tcPr>
                <w:tcW w:w="3890" w:type="pct"/>
                <w:tcBorders>
                  <w:top w:val="nil"/>
                  <w:bottom w:val="nil"/>
                  <w:right w:val="nil"/>
                </w:tcBorders>
                <w:shd w:val="clear" w:color="auto" w:fill="94B6D2" w:themeFill="accent1"/>
                <w:tcMar>
                  <w:left w:w="216" w:type="dxa"/>
                </w:tcMar>
                <w:vAlign w:val="center"/>
              </w:tcPr>
              <w:p w14:paraId="471FE2B2" w14:textId="77777777" w:rsidR="00A906E9" w:rsidRPr="00705ACB" w:rsidRDefault="00BD56A8" w:rsidP="004B6B4F">
                <w:pPr>
                  <w:pStyle w:val="NoSpacing"/>
                  <w:rPr>
                    <w:color w:val="FFFFFF" w:themeColor="background1"/>
                    <w:sz w:val="36"/>
                    <w:szCs w:val="36"/>
                  </w:rPr>
                </w:pPr>
                <w:sdt>
                  <w:sdtPr>
                    <w:rPr>
                      <w:color w:val="FFFFFF" w:themeColor="background1"/>
                      <w:sz w:val="36"/>
                      <w:szCs w:val="36"/>
                    </w:rPr>
                    <w:alias w:val="Subtitle"/>
                    <w:id w:val="541102329"/>
                    <w:dataBinding w:prefixMappings="xmlns:ns0='http://schemas.openxmlformats.org/package/2006/metadata/core-properties' xmlns:ns1='http://purl.org/dc/elements/1.1/'" w:xpath="/ns0:coreProperties[1]/ns1:subject[1]" w:storeItemID="{6C3C8BC8-F283-45AE-878A-BAB7291924A1}"/>
                    <w:text/>
                  </w:sdtPr>
                  <w:sdtContent>
                    <w:r w:rsidR="00FA0855">
                      <w:rPr>
                        <w:color w:val="FFFFFF" w:themeColor="background1"/>
                        <w:sz w:val="36"/>
                        <w:szCs w:val="36"/>
                      </w:rPr>
                      <w:t>Prepared by the Kenai Watershed Forum for the Alaska Department of Environmental Conservation under ACWA grant 19-02, FAIN: 00J84604</w:t>
                    </w:r>
                  </w:sdtContent>
                </w:sdt>
              </w:p>
            </w:tc>
          </w:tr>
        </w:tbl>
        <w:p w14:paraId="54737B5B" w14:textId="77777777" w:rsidR="00D733E1" w:rsidRDefault="00D733E1" w:rsidP="004B6B4F">
          <w:pPr>
            <w:rPr>
              <w:rFonts w:ascii="Arial" w:hAnsi="Arial" w:cs="Arial"/>
              <w:i/>
              <w:iCs/>
              <w:color w:val="222222"/>
              <w:sz w:val="18"/>
              <w:szCs w:val="18"/>
              <w:shd w:val="clear" w:color="auto" w:fill="FFFFFF"/>
            </w:rPr>
          </w:pPr>
        </w:p>
        <w:p w14:paraId="6D5036C3" w14:textId="77777777" w:rsidR="006316F5" w:rsidRDefault="006316F5" w:rsidP="004B6B4F">
          <w:pPr>
            <w:rPr>
              <w:rFonts w:cs="Arial"/>
              <w:i/>
              <w:iCs/>
              <w:color w:val="222222"/>
              <w:shd w:val="clear" w:color="auto" w:fill="FFFFFF"/>
            </w:rPr>
          </w:pPr>
        </w:p>
        <w:p w14:paraId="3951B57A" w14:textId="77777777" w:rsidR="003E173B" w:rsidRDefault="003E173B" w:rsidP="004B6B4F">
          <w:pPr>
            <w:rPr>
              <w:rFonts w:cs="Arial"/>
              <w:i/>
              <w:iCs/>
              <w:color w:val="222222"/>
              <w:shd w:val="clear" w:color="auto" w:fill="FFFFFF"/>
            </w:rPr>
          </w:pPr>
        </w:p>
        <w:p w14:paraId="0EABCCAF" w14:textId="77777777" w:rsidR="003E173B" w:rsidRDefault="00F523FC" w:rsidP="004B6B4F">
          <w:pPr>
            <w:rPr>
              <w:rFonts w:cs="Arial"/>
              <w:i/>
              <w:iCs/>
              <w:color w:val="222222"/>
              <w:shd w:val="clear" w:color="auto" w:fill="FFFFFF"/>
            </w:rPr>
          </w:pPr>
          <w:commentRangeStart w:id="0"/>
          <w:commentRangeEnd w:id="0"/>
          <w:r>
            <w:rPr>
              <w:rStyle w:val="CommentReference"/>
            </w:rPr>
            <w:commentReference w:id="0"/>
          </w:r>
        </w:p>
        <w:p w14:paraId="6FD8145D" w14:textId="77777777" w:rsidR="003E173B" w:rsidRDefault="003E173B" w:rsidP="004B6B4F">
          <w:pPr>
            <w:rPr>
              <w:rFonts w:cs="Arial"/>
              <w:i/>
              <w:iCs/>
              <w:color w:val="222222"/>
              <w:shd w:val="clear" w:color="auto" w:fill="FFFFFF"/>
            </w:rPr>
          </w:pPr>
        </w:p>
        <w:p w14:paraId="4F9215DE" w14:textId="77777777" w:rsidR="003E173B" w:rsidRDefault="003E173B" w:rsidP="004B6B4F">
          <w:pPr>
            <w:rPr>
              <w:rFonts w:cs="Arial"/>
              <w:i/>
              <w:iCs/>
              <w:color w:val="222222"/>
              <w:shd w:val="clear" w:color="auto" w:fill="FFFFFF"/>
            </w:rPr>
          </w:pPr>
        </w:p>
        <w:p w14:paraId="325DB6A6" w14:textId="77777777" w:rsidR="00035161" w:rsidRDefault="00035161" w:rsidP="004B6B4F">
          <w:pPr>
            <w:rPr>
              <w:rFonts w:cs="Arial"/>
              <w:i/>
              <w:iCs/>
              <w:color w:val="222222"/>
              <w:shd w:val="clear" w:color="auto" w:fill="FFFFFF"/>
            </w:rPr>
          </w:pPr>
        </w:p>
        <w:p w14:paraId="5034BF57" w14:textId="77777777" w:rsidR="00035161" w:rsidRDefault="00035161" w:rsidP="004B6B4F">
          <w:pPr>
            <w:rPr>
              <w:rFonts w:cs="Arial"/>
              <w:i/>
              <w:iCs/>
              <w:color w:val="222222"/>
              <w:shd w:val="clear" w:color="auto" w:fill="FFFFFF"/>
            </w:rPr>
          </w:pPr>
        </w:p>
        <w:p w14:paraId="129D5FEC" w14:textId="77777777" w:rsidR="00035161" w:rsidRDefault="00035161" w:rsidP="004B6B4F">
          <w:pPr>
            <w:rPr>
              <w:rFonts w:cs="Arial"/>
              <w:i/>
              <w:iCs/>
              <w:color w:val="222222"/>
              <w:shd w:val="clear" w:color="auto" w:fill="FFFFFF"/>
            </w:rPr>
          </w:pPr>
        </w:p>
        <w:p w14:paraId="3A75A91E" w14:textId="77777777" w:rsidR="00035161" w:rsidRDefault="00035161" w:rsidP="004B6B4F">
          <w:pPr>
            <w:rPr>
              <w:rFonts w:cs="Arial"/>
              <w:i/>
              <w:iCs/>
              <w:color w:val="222222"/>
              <w:shd w:val="clear" w:color="auto" w:fill="FFFFFF"/>
            </w:rPr>
          </w:pPr>
        </w:p>
        <w:p w14:paraId="4EE5A935" w14:textId="77777777" w:rsidR="00035161" w:rsidRDefault="00035161" w:rsidP="004B6B4F">
          <w:pPr>
            <w:rPr>
              <w:rFonts w:cs="Arial"/>
              <w:i/>
              <w:iCs/>
              <w:color w:val="222222"/>
              <w:shd w:val="clear" w:color="auto" w:fill="FFFFFF"/>
            </w:rPr>
          </w:pPr>
        </w:p>
        <w:p w14:paraId="5B9930C4" w14:textId="77777777" w:rsidR="00035161" w:rsidRDefault="00035161" w:rsidP="004B6B4F">
          <w:pPr>
            <w:rPr>
              <w:rFonts w:cs="Arial"/>
              <w:i/>
              <w:iCs/>
              <w:color w:val="222222"/>
              <w:shd w:val="clear" w:color="auto" w:fill="FFFFFF"/>
            </w:rPr>
          </w:pPr>
        </w:p>
        <w:p w14:paraId="1EF0B93B" w14:textId="77777777" w:rsidR="00035161" w:rsidRDefault="00035161" w:rsidP="004B6B4F">
          <w:pPr>
            <w:rPr>
              <w:rFonts w:cs="Arial"/>
              <w:i/>
              <w:iCs/>
              <w:color w:val="222222"/>
              <w:shd w:val="clear" w:color="auto" w:fill="FFFFFF"/>
            </w:rPr>
          </w:pPr>
        </w:p>
        <w:p w14:paraId="13FEC0BD" w14:textId="77777777" w:rsidR="00035161" w:rsidRDefault="00035161" w:rsidP="004B6B4F">
          <w:pPr>
            <w:rPr>
              <w:rFonts w:cs="Arial"/>
              <w:i/>
              <w:iCs/>
              <w:color w:val="222222"/>
              <w:shd w:val="clear" w:color="auto" w:fill="FFFFFF"/>
            </w:rPr>
          </w:pPr>
        </w:p>
        <w:p w14:paraId="2F34BDE5" w14:textId="77777777" w:rsidR="00035161" w:rsidRDefault="00035161" w:rsidP="004B6B4F">
          <w:pPr>
            <w:rPr>
              <w:rFonts w:cs="Arial"/>
              <w:i/>
              <w:iCs/>
              <w:color w:val="222222"/>
              <w:shd w:val="clear" w:color="auto" w:fill="FFFFFF"/>
            </w:rPr>
          </w:pPr>
        </w:p>
        <w:p w14:paraId="1565CC9E" w14:textId="77777777" w:rsidR="00035161" w:rsidRDefault="00035161" w:rsidP="004B6B4F">
          <w:pPr>
            <w:rPr>
              <w:rFonts w:cs="Arial"/>
              <w:i/>
              <w:iCs/>
              <w:color w:val="222222"/>
              <w:shd w:val="clear" w:color="auto" w:fill="FFFFFF"/>
            </w:rPr>
          </w:pPr>
        </w:p>
        <w:p w14:paraId="7D677561" w14:textId="77777777" w:rsidR="003E173B" w:rsidRDefault="003E173B" w:rsidP="004B6B4F"/>
        <w:p w14:paraId="050EFBFC" w14:textId="77777777" w:rsidR="0031789F" w:rsidRDefault="0031789F" w:rsidP="004B6B4F"/>
        <w:p w14:paraId="2AE59BD5" w14:textId="77777777" w:rsidR="0031789F" w:rsidRDefault="0031789F" w:rsidP="004B6B4F"/>
        <w:p w14:paraId="45981771" w14:textId="77777777" w:rsidR="0031789F" w:rsidRDefault="00255424" w:rsidP="004B6B4F">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7424" behindDoc="0" locked="0" layoutInCell="1" allowOverlap="1" wp14:anchorId="04804768" wp14:editId="48400340">
                <wp:simplePos x="0" y="0"/>
                <wp:positionH relativeFrom="margin">
                  <wp:posOffset>1295400</wp:posOffset>
                </wp:positionH>
                <wp:positionV relativeFrom="paragraph">
                  <wp:posOffset>249555</wp:posOffset>
                </wp:positionV>
                <wp:extent cx="3495675" cy="1905000"/>
                <wp:effectExtent l="0" t="0" r="9525" b="0"/>
                <wp:wrapTopAndBottom/>
                <wp:docPr id="56" name="Picture 56"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5675" cy="1905000"/>
                        </a:xfrm>
                        <a:prstGeom prst="rect">
                          <a:avLst/>
                        </a:prstGeom>
                        <a:noFill/>
                        <a:ln>
                          <a:noFill/>
                        </a:ln>
                      </pic:spPr>
                    </pic:pic>
                  </a:graphicData>
                </a:graphic>
              </wp:anchor>
            </w:drawing>
          </w:r>
        </w:p>
        <w:p w14:paraId="76C81474" w14:textId="77777777" w:rsidR="0031789F" w:rsidRDefault="0031789F" w:rsidP="004B6B4F"/>
        <w:p w14:paraId="74C58E23" w14:textId="77777777" w:rsidR="0031789F" w:rsidRDefault="0031789F" w:rsidP="004B6B4F"/>
        <w:p w14:paraId="59EAD969" w14:textId="77777777" w:rsidR="0031789F" w:rsidRDefault="0031789F" w:rsidP="004B6B4F"/>
        <w:p w14:paraId="21A3855C" w14:textId="77777777" w:rsidR="0031789F" w:rsidRDefault="0031789F" w:rsidP="004B6B4F"/>
        <w:p w14:paraId="193FE9B3" w14:textId="77777777" w:rsidR="0031789F" w:rsidRDefault="0031789F" w:rsidP="004B6B4F"/>
        <w:p w14:paraId="43F5323F" w14:textId="77777777" w:rsidR="0031789F" w:rsidRDefault="0031789F" w:rsidP="004B6B4F"/>
        <w:p w14:paraId="309579E6" w14:textId="77777777" w:rsidR="0031789F" w:rsidRDefault="0031789F" w:rsidP="004B6B4F"/>
        <w:p w14:paraId="71722C51" w14:textId="77777777" w:rsidR="0031789F" w:rsidRDefault="0031789F" w:rsidP="004B6B4F"/>
        <w:p w14:paraId="441B0F5E" w14:textId="77777777" w:rsidR="0031789F" w:rsidRDefault="0031789F" w:rsidP="004B6B4F"/>
        <w:p w14:paraId="5D29715F" w14:textId="77777777" w:rsidR="0031789F" w:rsidRDefault="0031789F" w:rsidP="004B6B4F"/>
        <w:p w14:paraId="19EF3CC1" w14:textId="77777777" w:rsidR="0031789F" w:rsidRDefault="0031789F" w:rsidP="004B6B4F"/>
        <w:p w14:paraId="09FA7988" w14:textId="77777777" w:rsidR="0031789F" w:rsidRDefault="0031789F" w:rsidP="004B6B4F"/>
        <w:p w14:paraId="6914F978" w14:textId="77777777" w:rsidR="00255424" w:rsidRDefault="00255424" w:rsidP="004B6B4F"/>
        <w:p w14:paraId="64B37118" w14:textId="77777777" w:rsidR="00255424" w:rsidRDefault="00255424" w:rsidP="004B6B4F"/>
        <w:p w14:paraId="53069343" w14:textId="77777777" w:rsidR="00255424" w:rsidRDefault="00255424" w:rsidP="004B6B4F"/>
        <w:p w14:paraId="3E4C609C" w14:textId="77777777" w:rsidR="0031789F" w:rsidRPr="00D733E1" w:rsidRDefault="0031789F" w:rsidP="004B6B4F"/>
        <w:p w14:paraId="13231066" w14:textId="77777777" w:rsidR="006316F5" w:rsidRPr="00705ACB" w:rsidRDefault="006316F5" w:rsidP="004B6B4F">
          <w:pPr>
            <w:rPr>
              <w:sz w:val="28"/>
              <w:szCs w:val="28"/>
            </w:rPr>
          </w:pPr>
        </w:p>
        <w:p w14:paraId="4338D6B9" w14:textId="77777777" w:rsidR="00B56F8F" w:rsidRDefault="00B56F8F" w:rsidP="004B6B4F">
          <w:pPr>
            <w:rPr>
              <w:b/>
              <w:sz w:val="28"/>
              <w:szCs w:val="28"/>
            </w:rPr>
          </w:pPr>
          <w:r w:rsidRPr="00705ACB">
            <w:rPr>
              <w:b/>
              <w:sz w:val="28"/>
              <w:szCs w:val="28"/>
            </w:rPr>
            <w:t>Prepared by:</w:t>
          </w:r>
        </w:p>
        <w:p w14:paraId="76923D7D" w14:textId="77777777" w:rsidR="00255424" w:rsidRPr="00255424" w:rsidRDefault="00F523FC" w:rsidP="004B6B4F">
          <w:pPr>
            <w:rPr>
              <w:bCs/>
              <w:sz w:val="28"/>
              <w:szCs w:val="28"/>
            </w:rPr>
          </w:pPr>
          <w:commentRangeStart w:id="1"/>
          <w:r>
            <w:rPr>
              <w:bCs/>
              <w:sz w:val="28"/>
              <w:szCs w:val="28"/>
            </w:rPr>
            <w:t xml:space="preserve">Benjamin Meyer and </w:t>
          </w:r>
          <w:r w:rsidR="00255424" w:rsidRPr="00255424">
            <w:rPr>
              <w:bCs/>
              <w:sz w:val="28"/>
              <w:szCs w:val="28"/>
            </w:rPr>
            <w:t>Maggie Harings</w:t>
          </w:r>
          <w:commentRangeEnd w:id="1"/>
          <w:r>
            <w:rPr>
              <w:rStyle w:val="CommentReference"/>
            </w:rPr>
            <w:commentReference w:id="1"/>
          </w:r>
        </w:p>
        <w:p w14:paraId="634DCCC9" w14:textId="77777777" w:rsidR="00B56F8F" w:rsidRPr="00705ACB" w:rsidRDefault="00B56F8F" w:rsidP="004B6B4F">
          <w:pPr>
            <w:rPr>
              <w:sz w:val="28"/>
              <w:szCs w:val="28"/>
            </w:rPr>
          </w:pPr>
          <w:r w:rsidRPr="00705ACB">
            <w:rPr>
              <w:sz w:val="28"/>
              <w:szCs w:val="28"/>
            </w:rPr>
            <w:t>Environmental Scientist</w:t>
          </w:r>
          <w:r w:rsidR="00F523FC">
            <w:rPr>
              <w:sz w:val="28"/>
              <w:szCs w:val="28"/>
            </w:rPr>
            <w:t>s</w:t>
          </w:r>
        </w:p>
        <w:p w14:paraId="3AB615E8" w14:textId="77777777" w:rsidR="00F523FC" w:rsidRPr="00705ACB" w:rsidRDefault="00B56F8F" w:rsidP="004B6B4F">
          <w:pPr>
            <w:rPr>
              <w:sz w:val="28"/>
              <w:szCs w:val="28"/>
            </w:rPr>
          </w:pPr>
          <w:r w:rsidRPr="00705ACB">
            <w:rPr>
              <w:sz w:val="28"/>
              <w:szCs w:val="28"/>
            </w:rPr>
            <w:t>Kenai Watershed Forum</w:t>
          </w:r>
        </w:p>
        <w:p w14:paraId="76734BC8" w14:textId="77777777" w:rsidR="00B56F8F" w:rsidRPr="00705ACB" w:rsidRDefault="00B56F8F" w:rsidP="004B6B4F">
          <w:pPr>
            <w:rPr>
              <w:sz w:val="28"/>
              <w:szCs w:val="28"/>
            </w:rPr>
          </w:pPr>
          <w:r w:rsidRPr="00705ACB">
            <w:rPr>
              <w:sz w:val="28"/>
              <w:szCs w:val="28"/>
            </w:rPr>
            <w:t>(907) 260-5449 x1207</w:t>
          </w:r>
        </w:p>
        <w:p w14:paraId="402F2414" w14:textId="77777777" w:rsidR="00B56F8F" w:rsidRPr="00B56F8F" w:rsidRDefault="00B56F8F" w:rsidP="004B6B4F">
          <w:pPr>
            <w:rPr>
              <w:sz w:val="40"/>
              <w:szCs w:val="40"/>
            </w:rPr>
          </w:pPr>
          <w:r w:rsidRPr="00705ACB">
            <w:rPr>
              <w:sz w:val="28"/>
              <w:szCs w:val="28"/>
            </w:rPr>
            <w:t xml:space="preserve">www.kenaiwatershed.org </w:t>
          </w:r>
        </w:p>
      </w:sdtContent>
    </w:sdt>
    <w:p w14:paraId="6B87E6CF" w14:textId="77777777" w:rsidR="00B56F8F" w:rsidRDefault="00B56F8F" w:rsidP="004B6B4F">
      <w:pPr>
        <w:pStyle w:val="Title"/>
        <w:rPr>
          <w:rStyle w:val="SubtleEmphasis"/>
        </w:rPr>
      </w:pPr>
    </w:p>
    <w:p w14:paraId="57AE8158" w14:textId="77777777" w:rsidR="001533A0" w:rsidRDefault="00B56F8F" w:rsidP="001533A0">
      <w:pPr>
        <w:pStyle w:val="Title"/>
        <w:rPr>
          <w:rStyle w:val="SubtleEmphasis"/>
          <w:color w:val="000000" w:themeColor="text1"/>
          <w:sz w:val="20"/>
          <w:szCs w:val="20"/>
        </w:rPr>
      </w:pPr>
      <w:r w:rsidRPr="006141DC">
        <w:rPr>
          <w:rStyle w:val="SubtleEmphasis"/>
          <w:color w:val="000000" w:themeColor="text1"/>
          <w:sz w:val="20"/>
          <w:szCs w:val="20"/>
        </w:rPr>
        <w:t>The Kenai Watershed Forum (KWF) is a 501(c)(3) non-profit and is recognized as the regional watershed organization of the Kenai Peninsula, successfully identifying and addressing the environmental needs of the region by providing high quality education, restoration and research programs. KWF is a dynamic organization dedicated to protecting the streams, rivers, and surrounding communities on the Kenai Pe</w:t>
      </w:r>
      <w:r w:rsidR="006316F5">
        <w:rPr>
          <w:rStyle w:val="SubtleEmphasis"/>
          <w:color w:val="000000" w:themeColor="text1"/>
          <w:sz w:val="20"/>
          <w:szCs w:val="20"/>
        </w:rPr>
        <w:t>ninsula.</w:t>
      </w:r>
    </w:p>
    <w:p w14:paraId="5CA4E768" w14:textId="77777777" w:rsidR="00255424" w:rsidRDefault="00255424" w:rsidP="001533A0">
      <w:pPr>
        <w:pStyle w:val="Title"/>
        <w:rPr>
          <w:rStyle w:val="SubtleEmphasis"/>
          <w:color w:val="000000" w:themeColor="text1"/>
          <w:sz w:val="20"/>
          <w:szCs w:val="20"/>
        </w:rPr>
      </w:pPr>
    </w:p>
    <w:p w14:paraId="3D4E63D6" w14:textId="77777777" w:rsidR="00255424" w:rsidRDefault="00255424" w:rsidP="001533A0">
      <w:pPr>
        <w:pStyle w:val="Title"/>
        <w:rPr>
          <w:rStyle w:val="SubtleEmphasis"/>
          <w:color w:val="000000" w:themeColor="text1"/>
          <w:sz w:val="20"/>
          <w:szCs w:val="20"/>
        </w:rPr>
      </w:pPr>
    </w:p>
    <w:p w14:paraId="0358E788" w14:textId="77777777" w:rsidR="00255424" w:rsidRPr="001533A0" w:rsidRDefault="00255424" w:rsidP="001533A0">
      <w:pPr>
        <w:pStyle w:val="Title"/>
        <w:rPr>
          <w:i/>
          <w:color w:val="000000" w:themeColor="text1"/>
          <w:sz w:val="20"/>
          <w:szCs w:val="20"/>
        </w:rPr>
      </w:pPr>
    </w:p>
    <w:sdt>
      <w:sdtPr>
        <w:rPr>
          <w:rFonts w:asciiTheme="minorHAnsi" w:eastAsiaTheme="minorHAnsi" w:hAnsiTheme="minorHAnsi" w:cs="Times New Roman"/>
          <w:i/>
          <w:color w:val="auto"/>
          <w:kern w:val="24"/>
          <w:sz w:val="20"/>
          <w:szCs w:val="20"/>
          <w:lang w:eastAsia="ja-JP"/>
        </w:rPr>
        <w:id w:val="100627067"/>
        <w:docPartObj>
          <w:docPartGallery w:val="Table of Contents"/>
          <w:docPartUnique/>
        </w:docPartObj>
      </w:sdtPr>
      <w:sdtContent>
        <w:p w14:paraId="04B6F745" w14:textId="77777777" w:rsidR="00CF3F57" w:rsidRDefault="00CF3F57">
          <w:pPr>
            <w:pStyle w:val="TOCHeading"/>
          </w:pPr>
          <w:r>
            <w:t>Contents</w:t>
          </w:r>
        </w:p>
        <w:p w14:paraId="7A38C1A5" w14:textId="77777777" w:rsidR="00494D2F" w:rsidRDefault="00514749">
          <w:pPr>
            <w:pStyle w:val="TOC1"/>
            <w:rPr>
              <w:rFonts w:eastAsiaTheme="minorEastAsia" w:cstheme="minorBidi"/>
              <w:b w:val="0"/>
              <w:caps w:val="0"/>
              <w:color w:val="auto"/>
              <w:kern w:val="0"/>
              <w:sz w:val="22"/>
              <w:szCs w:val="22"/>
              <w:lang w:eastAsia="en-US"/>
            </w:rPr>
          </w:pPr>
          <w:r>
            <w:fldChar w:fldCharType="begin"/>
          </w:r>
          <w:r w:rsidR="00CF3F57">
            <w:instrText xml:space="preserve"> TOC \o "1-3" \h \z \u </w:instrText>
          </w:r>
          <w:r>
            <w:fldChar w:fldCharType="separate"/>
          </w:r>
          <w:hyperlink w:anchor="_Toc25929317" w:history="1">
            <w:r w:rsidR="00494D2F" w:rsidRPr="00D069B0">
              <w:rPr>
                <w:rStyle w:val="Hyperlink"/>
              </w:rPr>
              <w:t>list of figures</w:t>
            </w:r>
            <w:r w:rsidR="00494D2F">
              <w:rPr>
                <w:webHidden/>
              </w:rPr>
              <w:tab/>
            </w:r>
            <w:r>
              <w:rPr>
                <w:webHidden/>
              </w:rPr>
              <w:fldChar w:fldCharType="begin"/>
            </w:r>
            <w:r w:rsidR="00494D2F">
              <w:rPr>
                <w:webHidden/>
              </w:rPr>
              <w:instrText xml:space="preserve"> PAGEREF _Toc25929317 \h </w:instrText>
            </w:r>
            <w:r>
              <w:rPr>
                <w:webHidden/>
              </w:rPr>
            </w:r>
            <w:r>
              <w:rPr>
                <w:webHidden/>
              </w:rPr>
              <w:fldChar w:fldCharType="separate"/>
            </w:r>
            <w:r w:rsidR="00B05EE2">
              <w:rPr>
                <w:webHidden/>
              </w:rPr>
              <w:t>iii</w:t>
            </w:r>
            <w:r>
              <w:rPr>
                <w:webHidden/>
              </w:rPr>
              <w:fldChar w:fldCharType="end"/>
            </w:r>
          </w:hyperlink>
        </w:p>
        <w:p w14:paraId="6E69BDE4" w14:textId="77777777" w:rsidR="00494D2F" w:rsidRDefault="00BD56A8">
          <w:pPr>
            <w:pStyle w:val="TOC1"/>
            <w:rPr>
              <w:rFonts w:eastAsiaTheme="minorEastAsia" w:cstheme="minorBidi"/>
              <w:b w:val="0"/>
              <w:caps w:val="0"/>
              <w:color w:val="auto"/>
              <w:kern w:val="0"/>
              <w:sz w:val="22"/>
              <w:szCs w:val="22"/>
              <w:lang w:eastAsia="en-US"/>
            </w:rPr>
          </w:pPr>
          <w:hyperlink w:anchor="_Toc25929318" w:history="1">
            <w:r w:rsidR="00494D2F" w:rsidRPr="00D069B0">
              <w:rPr>
                <w:rStyle w:val="Hyperlink"/>
              </w:rPr>
              <w:t>list of Tables</w:t>
            </w:r>
            <w:r w:rsidR="00494D2F">
              <w:rPr>
                <w:webHidden/>
              </w:rPr>
              <w:tab/>
            </w:r>
            <w:r w:rsidR="00514749">
              <w:rPr>
                <w:webHidden/>
              </w:rPr>
              <w:fldChar w:fldCharType="begin"/>
            </w:r>
            <w:r w:rsidR="00494D2F">
              <w:rPr>
                <w:webHidden/>
              </w:rPr>
              <w:instrText xml:space="preserve"> PAGEREF _Toc25929318 \h </w:instrText>
            </w:r>
            <w:r w:rsidR="00514749">
              <w:rPr>
                <w:webHidden/>
              </w:rPr>
            </w:r>
            <w:r w:rsidR="00514749">
              <w:rPr>
                <w:webHidden/>
              </w:rPr>
              <w:fldChar w:fldCharType="separate"/>
            </w:r>
            <w:r w:rsidR="00B05EE2">
              <w:rPr>
                <w:webHidden/>
              </w:rPr>
              <w:t>iii</w:t>
            </w:r>
            <w:r w:rsidR="00514749">
              <w:rPr>
                <w:webHidden/>
              </w:rPr>
              <w:fldChar w:fldCharType="end"/>
            </w:r>
          </w:hyperlink>
        </w:p>
        <w:p w14:paraId="69A6C3D8" w14:textId="77777777" w:rsidR="00494D2F" w:rsidRDefault="00BD56A8">
          <w:pPr>
            <w:pStyle w:val="TOC1"/>
            <w:rPr>
              <w:rFonts w:eastAsiaTheme="minorEastAsia" w:cstheme="minorBidi"/>
              <w:b w:val="0"/>
              <w:caps w:val="0"/>
              <w:color w:val="auto"/>
              <w:kern w:val="0"/>
              <w:sz w:val="22"/>
              <w:szCs w:val="22"/>
              <w:lang w:eastAsia="en-US"/>
            </w:rPr>
          </w:pPr>
          <w:hyperlink w:anchor="_Toc25929319" w:history="1">
            <w:r w:rsidR="00494D2F" w:rsidRPr="00D069B0">
              <w:rPr>
                <w:rStyle w:val="Hyperlink"/>
              </w:rPr>
              <w:t>Purpose</w:t>
            </w:r>
            <w:r w:rsidR="00494D2F">
              <w:rPr>
                <w:webHidden/>
              </w:rPr>
              <w:tab/>
            </w:r>
            <w:r w:rsidR="00514749">
              <w:rPr>
                <w:webHidden/>
              </w:rPr>
              <w:fldChar w:fldCharType="begin"/>
            </w:r>
            <w:r w:rsidR="00494D2F">
              <w:rPr>
                <w:webHidden/>
              </w:rPr>
              <w:instrText xml:space="preserve"> PAGEREF _Toc25929319 \h </w:instrText>
            </w:r>
            <w:r w:rsidR="00514749">
              <w:rPr>
                <w:webHidden/>
              </w:rPr>
            </w:r>
            <w:r w:rsidR="00514749">
              <w:rPr>
                <w:webHidden/>
              </w:rPr>
              <w:fldChar w:fldCharType="separate"/>
            </w:r>
            <w:r w:rsidR="00B05EE2">
              <w:rPr>
                <w:webHidden/>
              </w:rPr>
              <w:t>4</w:t>
            </w:r>
            <w:r w:rsidR="00514749">
              <w:rPr>
                <w:webHidden/>
              </w:rPr>
              <w:fldChar w:fldCharType="end"/>
            </w:r>
          </w:hyperlink>
        </w:p>
        <w:p w14:paraId="3DB42496" w14:textId="77777777" w:rsidR="00494D2F" w:rsidRDefault="00BD56A8">
          <w:pPr>
            <w:pStyle w:val="TOC1"/>
            <w:rPr>
              <w:rFonts w:eastAsiaTheme="minorEastAsia" w:cstheme="minorBidi"/>
              <w:b w:val="0"/>
              <w:caps w:val="0"/>
              <w:color w:val="auto"/>
              <w:kern w:val="0"/>
              <w:sz w:val="22"/>
              <w:szCs w:val="22"/>
              <w:lang w:eastAsia="en-US"/>
            </w:rPr>
          </w:pPr>
          <w:hyperlink w:anchor="_Toc25929320" w:history="1">
            <w:r w:rsidR="00494D2F" w:rsidRPr="00D069B0">
              <w:rPr>
                <w:rStyle w:val="Hyperlink"/>
                <w:bCs/>
              </w:rPr>
              <w:t>Introduction</w:t>
            </w:r>
            <w:r w:rsidR="00494D2F">
              <w:rPr>
                <w:webHidden/>
              </w:rPr>
              <w:tab/>
            </w:r>
            <w:r w:rsidR="00514749">
              <w:rPr>
                <w:webHidden/>
              </w:rPr>
              <w:fldChar w:fldCharType="begin"/>
            </w:r>
            <w:r w:rsidR="00494D2F">
              <w:rPr>
                <w:webHidden/>
              </w:rPr>
              <w:instrText xml:space="preserve"> PAGEREF _Toc25929320 \h </w:instrText>
            </w:r>
            <w:r w:rsidR="00514749">
              <w:rPr>
                <w:webHidden/>
              </w:rPr>
            </w:r>
            <w:r w:rsidR="00514749">
              <w:rPr>
                <w:webHidden/>
              </w:rPr>
              <w:fldChar w:fldCharType="separate"/>
            </w:r>
            <w:r w:rsidR="00B05EE2">
              <w:rPr>
                <w:webHidden/>
              </w:rPr>
              <w:t>5</w:t>
            </w:r>
            <w:r w:rsidR="00514749">
              <w:rPr>
                <w:webHidden/>
              </w:rPr>
              <w:fldChar w:fldCharType="end"/>
            </w:r>
          </w:hyperlink>
        </w:p>
        <w:p w14:paraId="42EC76A5" w14:textId="77777777" w:rsidR="00494D2F" w:rsidRDefault="00BD56A8">
          <w:pPr>
            <w:pStyle w:val="TOC1"/>
            <w:rPr>
              <w:rFonts w:eastAsiaTheme="minorEastAsia" w:cstheme="minorBidi"/>
              <w:b w:val="0"/>
              <w:caps w:val="0"/>
              <w:color w:val="auto"/>
              <w:kern w:val="0"/>
              <w:sz w:val="22"/>
              <w:szCs w:val="22"/>
              <w:lang w:eastAsia="en-US"/>
            </w:rPr>
          </w:pPr>
          <w:hyperlink w:anchor="_Toc25929321" w:history="1">
            <w:r w:rsidR="00494D2F" w:rsidRPr="00D069B0">
              <w:rPr>
                <w:rStyle w:val="Hyperlink"/>
                <w:bCs/>
              </w:rPr>
              <w:t>Methods</w:t>
            </w:r>
            <w:r w:rsidR="00494D2F">
              <w:rPr>
                <w:webHidden/>
              </w:rPr>
              <w:tab/>
            </w:r>
            <w:r w:rsidR="00514749">
              <w:rPr>
                <w:webHidden/>
              </w:rPr>
              <w:fldChar w:fldCharType="begin"/>
            </w:r>
            <w:r w:rsidR="00494D2F">
              <w:rPr>
                <w:webHidden/>
              </w:rPr>
              <w:instrText xml:space="preserve"> PAGEREF _Toc25929321 \h </w:instrText>
            </w:r>
            <w:r w:rsidR="00514749">
              <w:rPr>
                <w:webHidden/>
              </w:rPr>
            </w:r>
            <w:r w:rsidR="00514749">
              <w:rPr>
                <w:webHidden/>
              </w:rPr>
              <w:fldChar w:fldCharType="separate"/>
            </w:r>
            <w:r w:rsidR="00B05EE2">
              <w:rPr>
                <w:webHidden/>
              </w:rPr>
              <w:t>5</w:t>
            </w:r>
            <w:r w:rsidR="00514749">
              <w:rPr>
                <w:webHidden/>
              </w:rPr>
              <w:fldChar w:fldCharType="end"/>
            </w:r>
          </w:hyperlink>
        </w:p>
        <w:p w14:paraId="04905DDA" w14:textId="77777777" w:rsidR="00494D2F" w:rsidRDefault="00BD56A8">
          <w:pPr>
            <w:pStyle w:val="TOC2"/>
            <w:rPr>
              <w:rFonts w:eastAsiaTheme="minorEastAsia" w:cstheme="minorBidi"/>
              <w:kern w:val="0"/>
              <w:sz w:val="22"/>
              <w:szCs w:val="22"/>
              <w:lang w:eastAsia="en-US"/>
            </w:rPr>
          </w:pPr>
          <w:hyperlink w:anchor="_Toc25929322" w:history="1">
            <w:r w:rsidR="00494D2F" w:rsidRPr="00D069B0">
              <w:rPr>
                <w:rStyle w:val="Hyperlink"/>
              </w:rPr>
              <w:t>Copper and zinc sampling*</w:t>
            </w:r>
            <w:r w:rsidR="00494D2F">
              <w:rPr>
                <w:webHidden/>
              </w:rPr>
              <w:tab/>
            </w:r>
            <w:r w:rsidR="00514749">
              <w:rPr>
                <w:webHidden/>
              </w:rPr>
              <w:fldChar w:fldCharType="begin"/>
            </w:r>
            <w:r w:rsidR="00494D2F">
              <w:rPr>
                <w:webHidden/>
              </w:rPr>
              <w:instrText xml:space="preserve"> PAGEREF _Toc25929322 \h </w:instrText>
            </w:r>
            <w:r w:rsidR="00514749">
              <w:rPr>
                <w:webHidden/>
              </w:rPr>
            </w:r>
            <w:r w:rsidR="00514749">
              <w:rPr>
                <w:webHidden/>
              </w:rPr>
              <w:fldChar w:fldCharType="separate"/>
            </w:r>
            <w:r w:rsidR="00B05EE2">
              <w:rPr>
                <w:webHidden/>
              </w:rPr>
              <w:t>5</w:t>
            </w:r>
            <w:r w:rsidR="00514749">
              <w:rPr>
                <w:webHidden/>
              </w:rPr>
              <w:fldChar w:fldCharType="end"/>
            </w:r>
          </w:hyperlink>
        </w:p>
        <w:p w14:paraId="316D39BB" w14:textId="77777777" w:rsidR="00494D2F" w:rsidRDefault="00BD56A8">
          <w:pPr>
            <w:pStyle w:val="TOC3"/>
            <w:rPr>
              <w:rFonts w:eastAsiaTheme="minorEastAsia" w:cstheme="minorBidi"/>
              <w:kern w:val="0"/>
              <w:sz w:val="22"/>
              <w:szCs w:val="22"/>
              <w:lang w:eastAsia="en-US"/>
            </w:rPr>
          </w:pPr>
          <w:hyperlink w:anchor="_Toc25929323" w:history="1">
            <w:r w:rsidR="00494D2F" w:rsidRPr="00D069B0">
              <w:rPr>
                <w:rStyle w:val="Hyperlink"/>
              </w:rPr>
              <w:t>Kenai River Baseline Water Quality Monitoring (KRBWQM)</w:t>
            </w:r>
            <w:r w:rsidR="00494D2F">
              <w:rPr>
                <w:webHidden/>
              </w:rPr>
              <w:tab/>
            </w:r>
            <w:r w:rsidR="00514749">
              <w:rPr>
                <w:webHidden/>
              </w:rPr>
              <w:fldChar w:fldCharType="begin"/>
            </w:r>
            <w:r w:rsidR="00494D2F">
              <w:rPr>
                <w:webHidden/>
              </w:rPr>
              <w:instrText xml:space="preserve"> PAGEREF _Toc25929323 \h </w:instrText>
            </w:r>
            <w:r w:rsidR="00514749">
              <w:rPr>
                <w:webHidden/>
              </w:rPr>
            </w:r>
            <w:r w:rsidR="00514749">
              <w:rPr>
                <w:webHidden/>
              </w:rPr>
              <w:fldChar w:fldCharType="separate"/>
            </w:r>
            <w:r w:rsidR="00B05EE2">
              <w:rPr>
                <w:webHidden/>
              </w:rPr>
              <w:t>5</w:t>
            </w:r>
            <w:r w:rsidR="00514749">
              <w:rPr>
                <w:webHidden/>
              </w:rPr>
              <w:fldChar w:fldCharType="end"/>
            </w:r>
          </w:hyperlink>
        </w:p>
        <w:p w14:paraId="464C83FD" w14:textId="77777777" w:rsidR="00494D2F" w:rsidRDefault="00BD56A8">
          <w:pPr>
            <w:pStyle w:val="TOC3"/>
            <w:rPr>
              <w:rFonts w:eastAsiaTheme="minorEastAsia" w:cstheme="minorBidi"/>
              <w:kern w:val="0"/>
              <w:sz w:val="22"/>
              <w:szCs w:val="22"/>
              <w:lang w:eastAsia="en-US"/>
            </w:rPr>
          </w:pPr>
          <w:hyperlink w:anchor="_Toc25929324" w:history="1">
            <w:r w:rsidR="00494D2F" w:rsidRPr="00D069B0">
              <w:rPr>
                <w:rStyle w:val="Hyperlink"/>
              </w:rPr>
              <w:t>Copper and zinc-specific sampling events</w:t>
            </w:r>
            <w:r w:rsidR="00494D2F">
              <w:rPr>
                <w:webHidden/>
              </w:rPr>
              <w:tab/>
            </w:r>
            <w:r w:rsidR="00514749">
              <w:rPr>
                <w:webHidden/>
              </w:rPr>
              <w:fldChar w:fldCharType="begin"/>
            </w:r>
            <w:r w:rsidR="00494D2F">
              <w:rPr>
                <w:webHidden/>
              </w:rPr>
              <w:instrText xml:space="preserve"> PAGEREF _Toc25929324 \h </w:instrText>
            </w:r>
            <w:r w:rsidR="00514749">
              <w:rPr>
                <w:webHidden/>
              </w:rPr>
            </w:r>
            <w:r w:rsidR="00514749">
              <w:rPr>
                <w:webHidden/>
              </w:rPr>
              <w:fldChar w:fldCharType="separate"/>
            </w:r>
            <w:r w:rsidR="00B05EE2">
              <w:rPr>
                <w:webHidden/>
              </w:rPr>
              <w:t>6</w:t>
            </w:r>
            <w:r w:rsidR="00514749">
              <w:rPr>
                <w:webHidden/>
              </w:rPr>
              <w:fldChar w:fldCharType="end"/>
            </w:r>
          </w:hyperlink>
        </w:p>
        <w:p w14:paraId="00705E93" w14:textId="77777777" w:rsidR="00494D2F" w:rsidRDefault="00BD56A8">
          <w:pPr>
            <w:pStyle w:val="TOC2"/>
            <w:rPr>
              <w:rFonts w:eastAsiaTheme="minorEastAsia" w:cstheme="minorBidi"/>
              <w:kern w:val="0"/>
              <w:sz w:val="22"/>
              <w:szCs w:val="22"/>
              <w:lang w:eastAsia="en-US"/>
            </w:rPr>
          </w:pPr>
          <w:hyperlink w:anchor="_Toc25929325" w:history="1">
            <w:r w:rsidR="00494D2F" w:rsidRPr="00D069B0">
              <w:rPr>
                <w:rStyle w:val="Hyperlink"/>
              </w:rPr>
              <w:t>Mapping potential sources of copper and zinc</w:t>
            </w:r>
            <w:r w:rsidR="00494D2F">
              <w:rPr>
                <w:webHidden/>
              </w:rPr>
              <w:tab/>
            </w:r>
            <w:r w:rsidR="00514749">
              <w:rPr>
                <w:webHidden/>
              </w:rPr>
              <w:fldChar w:fldCharType="begin"/>
            </w:r>
            <w:r w:rsidR="00494D2F">
              <w:rPr>
                <w:webHidden/>
              </w:rPr>
              <w:instrText xml:space="preserve"> PAGEREF _Toc25929325 \h </w:instrText>
            </w:r>
            <w:r w:rsidR="00514749">
              <w:rPr>
                <w:webHidden/>
              </w:rPr>
            </w:r>
            <w:r w:rsidR="00514749">
              <w:rPr>
                <w:webHidden/>
              </w:rPr>
              <w:fldChar w:fldCharType="separate"/>
            </w:r>
            <w:r w:rsidR="00B05EE2">
              <w:rPr>
                <w:webHidden/>
              </w:rPr>
              <w:t>7</w:t>
            </w:r>
            <w:r w:rsidR="00514749">
              <w:rPr>
                <w:webHidden/>
              </w:rPr>
              <w:fldChar w:fldCharType="end"/>
            </w:r>
          </w:hyperlink>
        </w:p>
        <w:p w14:paraId="71E8E2D3" w14:textId="77777777" w:rsidR="00494D2F" w:rsidRDefault="00BD56A8">
          <w:pPr>
            <w:pStyle w:val="TOC3"/>
            <w:rPr>
              <w:rFonts w:eastAsiaTheme="minorEastAsia" w:cstheme="minorBidi"/>
              <w:kern w:val="0"/>
              <w:sz w:val="22"/>
              <w:szCs w:val="22"/>
              <w:lang w:eastAsia="en-US"/>
            </w:rPr>
          </w:pPr>
          <w:hyperlink w:anchor="_Toc25929326" w:history="1">
            <w:r w:rsidR="00494D2F" w:rsidRPr="00D069B0">
              <w:rPr>
                <w:rStyle w:val="Hyperlink"/>
              </w:rPr>
              <w:t>Potential sources on the Kenai River</w:t>
            </w:r>
            <w:r w:rsidR="00494D2F">
              <w:rPr>
                <w:webHidden/>
              </w:rPr>
              <w:tab/>
            </w:r>
            <w:r w:rsidR="00514749">
              <w:rPr>
                <w:webHidden/>
              </w:rPr>
              <w:fldChar w:fldCharType="begin"/>
            </w:r>
            <w:r w:rsidR="00494D2F">
              <w:rPr>
                <w:webHidden/>
              </w:rPr>
              <w:instrText xml:space="preserve"> PAGEREF _Toc25929326 \h </w:instrText>
            </w:r>
            <w:r w:rsidR="00514749">
              <w:rPr>
                <w:webHidden/>
              </w:rPr>
            </w:r>
            <w:r w:rsidR="00514749">
              <w:rPr>
                <w:webHidden/>
              </w:rPr>
              <w:fldChar w:fldCharType="separate"/>
            </w:r>
            <w:r w:rsidR="00B05EE2">
              <w:rPr>
                <w:webHidden/>
              </w:rPr>
              <w:t>7</w:t>
            </w:r>
            <w:r w:rsidR="00514749">
              <w:rPr>
                <w:webHidden/>
              </w:rPr>
              <w:fldChar w:fldCharType="end"/>
            </w:r>
          </w:hyperlink>
        </w:p>
        <w:p w14:paraId="0E52A60D" w14:textId="77777777" w:rsidR="00494D2F" w:rsidRDefault="00BD56A8">
          <w:pPr>
            <w:pStyle w:val="TOC3"/>
            <w:rPr>
              <w:rFonts w:eastAsiaTheme="minorEastAsia" w:cstheme="minorBidi"/>
              <w:kern w:val="0"/>
              <w:sz w:val="22"/>
              <w:szCs w:val="22"/>
              <w:lang w:eastAsia="en-US"/>
            </w:rPr>
          </w:pPr>
          <w:hyperlink w:anchor="_Toc25929327" w:history="1">
            <w:r w:rsidR="00494D2F" w:rsidRPr="00D069B0">
              <w:rPr>
                <w:rStyle w:val="Hyperlink"/>
              </w:rPr>
              <w:t>Potential sources throughout the Kenai River watershed</w:t>
            </w:r>
            <w:r w:rsidR="00494D2F">
              <w:rPr>
                <w:webHidden/>
              </w:rPr>
              <w:tab/>
            </w:r>
            <w:r w:rsidR="00514749">
              <w:rPr>
                <w:webHidden/>
              </w:rPr>
              <w:fldChar w:fldCharType="begin"/>
            </w:r>
            <w:r w:rsidR="00494D2F">
              <w:rPr>
                <w:webHidden/>
              </w:rPr>
              <w:instrText xml:space="preserve"> PAGEREF _Toc25929327 \h </w:instrText>
            </w:r>
            <w:r w:rsidR="00514749">
              <w:rPr>
                <w:webHidden/>
              </w:rPr>
            </w:r>
            <w:r w:rsidR="00514749">
              <w:rPr>
                <w:webHidden/>
              </w:rPr>
              <w:fldChar w:fldCharType="separate"/>
            </w:r>
            <w:r w:rsidR="00B05EE2">
              <w:rPr>
                <w:webHidden/>
              </w:rPr>
              <w:t>7</w:t>
            </w:r>
            <w:r w:rsidR="00514749">
              <w:rPr>
                <w:webHidden/>
              </w:rPr>
              <w:fldChar w:fldCharType="end"/>
            </w:r>
          </w:hyperlink>
        </w:p>
        <w:p w14:paraId="13B9073C" w14:textId="77777777" w:rsidR="00494D2F" w:rsidRDefault="00BD56A8">
          <w:pPr>
            <w:pStyle w:val="TOC1"/>
            <w:rPr>
              <w:rFonts w:eastAsiaTheme="minorEastAsia" w:cstheme="minorBidi"/>
              <w:b w:val="0"/>
              <w:caps w:val="0"/>
              <w:color w:val="auto"/>
              <w:kern w:val="0"/>
              <w:sz w:val="22"/>
              <w:szCs w:val="22"/>
              <w:lang w:eastAsia="en-US"/>
            </w:rPr>
          </w:pPr>
          <w:hyperlink w:anchor="_Toc25929328" w:history="1">
            <w:r w:rsidR="00494D2F" w:rsidRPr="00D069B0">
              <w:rPr>
                <w:rStyle w:val="Hyperlink"/>
              </w:rPr>
              <w:t>RESULTS</w:t>
            </w:r>
            <w:r w:rsidR="00494D2F">
              <w:rPr>
                <w:webHidden/>
              </w:rPr>
              <w:tab/>
            </w:r>
            <w:r w:rsidR="00514749">
              <w:rPr>
                <w:webHidden/>
              </w:rPr>
              <w:fldChar w:fldCharType="begin"/>
            </w:r>
            <w:r w:rsidR="00494D2F">
              <w:rPr>
                <w:webHidden/>
              </w:rPr>
              <w:instrText xml:space="preserve"> PAGEREF _Toc25929328 \h </w:instrText>
            </w:r>
            <w:r w:rsidR="00514749">
              <w:rPr>
                <w:webHidden/>
              </w:rPr>
            </w:r>
            <w:r w:rsidR="00514749">
              <w:rPr>
                <w:webHidden/>
              </w:rPr>
              <w:fldChar w:fldCharType="separate"/>
            </w:r>
            <w:r w:rsidR="00B05EE2">
              <w:rPr>
                <w:webHidden/>
              </w:rPr>
              <w:t>7</w:t>
            </w:r>
            <w:r w:rsidR="00514749">
              <w:rPr>
                <w:webHidden/>
              </w:rPr>
              <w:fldChar w:fldCharType="end"/>
            </w:r>
          </w:hyperlink>
        </w:p>
        <w:p w14:paraId="3C57395A" w14:textId="77777777" w:rsidR="00494D2F" w:rsidRDefault="00BD56A8">
          <w:pPr>
            <w:pStyle w:val="TOC2"/>
            <w:rPr>
              <w:rFonts w:eastAsiaTheme="minorEastAsia" w:cstheme="minorBidi"/>
              <w:kern w:val="0"/>
              <w:sz w:val="22"/>
              <w:szCs w:val="22"/>
              <w:lang w:eastAsia="en-US"/>
            </w:rPr>
          </w:pPr>
          <w:hyperlink w:anchor="_Toc25929329" w:history="1">
            <w:r w:rsidR="00494D2F" w:rsidRPr="00D069B0">
              <w:rPr>
                <w:rStyle w:val="Hyperlink"/>
              </w:rPr>
              <w:t>Copper and zinc sampling</w:t>
            </w:r>
            <w:r w:rsidR="00494D2F">
              <w:rPr>
                <w:webHidden/>
              </w:rPr>
              <w:tab/>
            </w:r>
            <w:r w:rsidR="00514749">
              <w:rPr>
                <w:webHidden/>
              </w:rPr>
              <w:fldChar w:fldCharType="begin"/>
            </w:r>
            <w:r w:rsidR="00494D2F">
              <w:rPr>
                <w:webHidden/>
              </w:rPr>
              <w:instrText xml:space="preserve"> PAGEREF _Toc25929329 \h </w:instrText>
            </w:r>
            <w:r w:rsidR="00514749">
              <w:rPr>
                <w:webHidden/>
              </w:rPr>
            </w:r>
            <w:r w:rsidR="00514749">
              <w:rPr>
                <w:webHidden/>
              </w:rPr>
              <w:fldChar w:fldCharType="separate"/>
            </w:r>
            <w:r w:rsidR="00B05EE2">
              <w:rPr>
                <w:webHidden/>
              </w:rPr>
              <w:t>7</w:t>
            </w:r>
            <w:r w:rsidR="00514749">
              <w:rPr>
                <w:webHidden/>
              </w:rPr>
              <w:fldChar w:fldCharType="end"/>
            </w:r>
          </w:hyperlink>
        </w:p>
        <w:p w14:paraId="79400024" w14:textId="77777777" w:rsidR="00494D2F" w:rsidRDefault="00BD56A8">
          <w:pPr>
            <w:pStyle w:val="TOC3"/>
            <w:rPr>
              <w:rFonts w:eastAsiaTheme="minorEastAsia" w:cstheme="minorBidi"/>
              <w:kern w:val="0"/>
              <w:sz w:val="22"/>
              <w:szCs w:val="22"/>
              <w:lang w:eastAsia="en-US"/>
            </w:rPr>
          </w:pPr>
          <w:hyperlink w:anchor="_Toc25929330" w:history="1">
            <w:r w:rsidR="00494D2F" w:rsidRPr="00D069B0">
              <w:rPr>
                <w:rStyle w:val="Hyperlink"/>
              </w:rPr>
              <w:t>Kenai River Baseline Water Quality Monitoring (KRBWQM)</w:t>
            </w:r>
            <w:r w:rsidR="00494D2F">
              <w:rPr>
                <w:webHidden/>
              </w:rPr>
              <w:tab/>
            </w:r>
            <w:r w:rsidR="00514749">
              <w:rPr>
                <w:webHidden/>
              </w:rPr>
              <w:fldChar w:fldCharType="begin"/>
            </w:r>
            <w:r w:rsidR="00494D2F">
              <w:rPr>
                <w:webHidden/>
              </w:rPr>
              <w:instrText xml:space="preserve"> PAGEREF _Toc25929330 \h </w:instrText>
            </w:r>
            <w:r w:rsidR="00514749">
              <w:rPr>
                <w:webHidden/>
              </w:rPr>
            </w:r>
            <w:r w:rsidR="00514749">
              <w:rPr>
                <w:webHidden/>
              </w:rPr>
              <w:fldChar w:fldCharType="separate"/>
            </w:r>
            <w:r w:rsidR="00B05EE2">
              <w:rPr>
                <w:webHidden/>
              </w:rPr>
              <w:t>7</w:t>
            </w:r>
            <w:r w:rsidR="00514749">
              <w:rPr>
                <w:webHidden/>
              </w:rPr>
              <w:fldChar w:fldCharType="end"/>
            </w:r>
          </w:hyperlink>
        </w:p>
        <w:p w14:paraId="27526C1A" w14:textId="77777777" w:rsidR="00494D2F" w:rsidRDefault="00BD56A8">
          <w:pPr>
            <w:pStyle w:val="TOC3"/>
            <w:rPr>
              <w:rFonts w:eastAsiaTheme="minorEastAsia" w:cstheme="minorBidi"/>
              <w:kern w:val="0"/>
              <w:sz w:val="22"/>
              <w:szCs w:val="22"/>
              <w:lang w:eastAsia="en-US"/>
            </w:rPr>
          </w:pPr>
          <w:hyperlink w:anchor="_Toc25929331" w:history="1">
            <w:r w:rsidR="00494D2F" w:rsidRPr="00D069B0">
              <w:rPr>
                <w:rStyle w:val="Hyperlink"/>
              </w:rPr>
              <w:t>Copper and zinc-specific sampling events</w:t>
            </w:r>
            <w:r w:rsidR="00494D2F">
              <w:rPr>
                <w:webHidden/>
              </w:rPr>
              <w:tab/>
            </w:r>
            <w:r w:rsidR="00514749">
              <w:rPr>
                <w:webHidden/>
              </w:rPr>
              <w:fldChar w:fldCharType="begin"/>
            </w:r>
            <w:r w:rsidR="00494D2F">
              <w:rPr>
                <w:webHidden/>
              </w:rPr>
              <w:instrText xml:space="preserve"> PAGEREF _Toc25929331 \h </w:instrText>
            </w:r>
            <w:r w:rsidR="00514749">
              <w:rPr>
                <w:webHidden/>
              </w:rPr>
            </w:r>
            <w:r w:rsidR="00514749">
              <w:rPr>
                <w:webHidden/>
              </w:rPr>
              <w:fldChar w:fldCharType="separate"/>
            </w:r>
            <w:r w:rsidR="00B05EE2">
              <w:rPr>
                <w:webHidden/>
              </w:rPr>
              <w:t>8</w:t>
            </w:r>
            <w:r w:rsidR="00514749">
              <w:rPr>
                <w:webHidden/>
              </w:rPr>
              <w:fldChar w:fldCharType="end"/>
            </w:r>
          </w:hyperlink>
        </w:p>
        <w:p w14:paraId="2009E136" w14:textId="77777777" w:rsidR="00494D2F" w:rsidRDefault="00BD56A8">
          <w:pPr>
            <w:pStyle w:val="TOC2"/>
            <w:rPr>
              <w:rFonts w:eastAsiaTheme="minorEastAsia" w:cstheme="minorBidi"/>
              <w:kern w:val="0"/>
              <w:sz w:val="22"/>
              <w:szCs w:val="22"/>
              <w:lang w:eastAsia="en-US"/>
            </w:rPr>
          </w:pPr>
          <w:hyperlink w:anchor="_Toc25929332" w:history="1">
            <w:r w:rsidR="00494D2F" w:rsidRPr="00D069B0">
              <w:rPr>
                <w:rStyle w:val="Hyperlink"/>
              </w:rPr>
              <w:t>Mapping potential sources of copper and zinc</w:t>
            </w:r>
            <w:r w:rsidR="00494D2F">
              <w:rPr>
                <w:webHidden/>
              </w:rPr>
              <w:tab/>
            </w:r>
            <w:r w:rsidR="00514749">
              <w:rPr>
                <w:webHidden/>
              </w:rPr>
              <w:fldChar w:fldCharType="begin"/>
            </w:r>
            <w:r w:rsidR="00494D2F">
              <w:rPr>
                <w:webHidden/>
              </w:rPr>
              <w:instrText xml:space="preserve"> PAGEREF _Toc25929332 \h </w:instrText>
            </w:r>
            <w:r w:rsidR="00514749">
              <w:rPr>
                <w:webHidden/>
              </w:rPr>
            </w:r>
            <w:r w:rsidR="00514749">
              <w:rPr>
                <w:webHidden/>
              </w:rPr>
              <w:fldChar w:fldCharType="separate"/>
            </w:r>
            <w:r w:rsidR="00B05EE2">
              <w:rPr>
                <w:webHidden/>
              </w:rPr>
              <w:t>8</w:t>
            </w:r>
            <w:r w:rsidR="00514749">
              <w:rPr>
                <w:webHidden/>
              </w:rPr>
              <w:fldChar w:fldCharType="end"/>
            </w:r>
          </w:hyperlink>
        </w:p>
        <w:p w14:paraId="36119E33" w14:textId="77777777" w:rsidR="00494D2F" w:rsidRDefault="00BD56A8">
          <w:pPr>
            <w:pStyle w:val="TOC3"/>
            <w:rPr>
              <w:rFonts w:eastAsiaTheme="minorEastAsia" w:cstheme="minorBidi"/>
              <w:kern w:val="0"/>
              <w:sz w:val="22"/>
              <w:szCs w:val="22"/>
              <w:lang w:eastAsia="en-US"/>
            </w:rPr>
          </w:pPr>
          <w:hyperlink w:anchor="_Toc25929333" w:history="1">
            <w:r w:rsidR="00494D2F" w:rsidRPr="00D069B0">
              <w:rPr>
                <w:rStyle w:val="Hyperlink"/>
              </w:rPr>
              <w:t>Potential sources on the Kenai River</w:t>
            </w:r>
            <w:r w:rsidR="00494D2F">
              <w:rPr>
                <w:webHidden/>
              </w:rPr>
              <w:tab/>
            </w:r>
            <w:r w:rsidR="00514749">
              <w:rPr>
                <w:webHidden/>
              </w:rPr>
              <w:fldChar w:fldCharType="begin"/>
            </w:r>
            <w:r w:rsidR="00494D2F">
              <w:rPr>
                <w:webHidden/>
              </w:rPr>
              <w:instrText xml:space="preserve"> PAGEREF _Toc25929333 \h </w:instrText>
            </w:r>
            <w:r w:rsidR="00514749">
              <w:rPr>
                <w:webHidden/>
              </w:rPr>
            </w:r>
            <w:r w:rsidR="00514749">
              <w:rPr>
                <w:webHidden/>
              </w:rPr>
              <w:fldChar w:fldCharType="separate"/>
            </w:r>
            <w:r w:rsidR="00B05EE2">
              <w:rPr>
                <w:webHidden/>
              </w:rPr>
              <w:t>8</w:t>
            </w:r>
            <w:r w:rsidR="00514749">
              <w:rPr>
                <w:webHidden/>
              </w:rPr>
              <w:fldChar w:fldCharType="end"/>
            </w:r>
          </w:hyperlink>
        </w:p>
        <w:p w14:paraId="5CEECC3D" w14:textId="77777777" w:rsidR="00494D2F" w:rsidRDefault="00BD56A8">
          <w:pPr>
            <w:pStyle w:val="TOC3"/>
            <w:rPr>
              <w:rFonts w:eastAsiaTheme="minorEastAsia" w:cstheme="minorBidi"/>
              <w:kern w:val="0"/>
              <w:sz w:val="22"/>
              <w:szCs w:val="22"/>
              <w:lang w:eastAsia="en-US"/>
            </w:rPr>
          </w:pPr>
          <w:hyperlink w:anchor="_Toc25929334" w:history="1">
            <w:r w:rsidR="00494D2F" w:rsidRPr="00D069B0">
              <w:rPr>
                <w:rStyle w:val="Hyperlink"/>
              </w:rPr>
              <w:t>Potential sources throughout the Kenai River watershed</w:t>
            </w:r>
            <w:r w:rsidR="00494D2F">
              <w:rPr>
                <w:webHidden/>
              </w:rPr>
              <w:tab/>
            </w:r>
            <w:r w:rsidR="00514749">
              <w:rPr>
                <w:webHidden/>
              </w:rPr>
              <w:fldChar w:fldCharType="begin"/>
            </w:r>
            <w:r w:rsidR="00494D2F">
              <w:rPr>
                <w:webHidden/>
              </w:rPr>
              <w:instrText xml:space="preserve"> PAGEREF _Toc25929334 \h </w:instrText>
            </w:r>
            <w:r w:rsidR="00514749">
              <w:rPr>
                <w:webHidden/>
              </w:rPr>
            </w:r>
            <w:r w:rsidR="00514749">
              <w:rPr>
                <w:webHidden/>
              </w:rPr>
              <w:fldChar w:fldCharType="separate"/>
            </w:r>
            <w:r w:rsidR="00B05EE2">
              <w:rPr>
                <w:webHidden/>
              </w:rPr>
              <w:t>9</w:t>
            </w:r>
            <w:r w:rsidR="00514749">
              <w:rPr>
                <w:webHidden/>
              </w:rPr>
              <w:fldChar w:fldCharType="end"/>
            </w:r>
          </w:hyperlink>
        </w:p>
        <w:p w14:paraId="501E2576" w14:textId="77777777" w:rsidR="00494D2F" w:rsidRDefault="00BD56A8">
          <w:pPr>
            <w:pStyle w:val="TOC1"/>
            <w:rPr>
              <w:rFonts w:eastAsiaTheme="minorEastAsia" w:cstheme="minorBidi"/>
              <w:b w:val="0"/>
              <w:caps w:val="0"/>
              <w:color w:val="auto"/>
              <w:kern w:val="0"/>
              <w:sz w:val="22"/>
              <w:szCs w:val="22"/>
              <w:lang w:eastAsia="en-US"/>
            </w:rPr>
          </w:pPr>
          <w:hyperlink w:anchor="_Toc25929335" w:history="1">
            <w:r w:rsidR="00494D2F" w:rsidRPr="00D069B0">
              <w:rPr>
                <w:rStyle w:val="Hyperlink"/>
              </w:rPr>
              <w:t>DISCUSSION</w:t>
            </w:r>
            <w:r w:rsidR="00494D2F">
              <w:rPr>
                <w:webHidden/>
              </w:rPr>
              <w:tab/>
            </w:r>
            <w:r w:rsidR="00514749">
              <w:rPr>
                <w:webHidden/>
              </w:rPr>
              <w:fldChar w:fldCharType="begin"/>
            </w:r>
            <w:r w:rsidR="00494D2F">
              <w:rPr>
                <w:webHidden/>
              </w:rPr>
              <w:instrText xml:space="preserve"> PAGEREF _Toc25929335 \h </w:instrText>
            </w:r>
            <w:r w:rsidR="00514749">
              <w:rPr>
                <w:webHidden/>
              </w:rPr>
            </w:r>
            <w:r w:rsidR="00514749">
              <w:rPr>
                <w:webHidden/>
              </w:rPr>
              <w:fldChar w:fldCharType="separate"/>
            </w:r>
            <w:r w:rsidR="00B05EE2">
              <w:rPr>
                <w:webHidden/>
              </w:rPr>
              <w:t>9</w:t>
            </w:r>
            <w:r w:rsidR="00514749">
              <w:rPr>
                <w:webHidden/>
              </w:rPr>
              <w:fldChar w:fldCharType="end"/>
            </w:r>
          </w:hyperlink>
        </w:p>
        <w:p w14:paraId="2F900FE3" w14:textId="77777777" w:rsidR="00494D2F" w:rsidRDefault="00BD56A8">
          <w:pPr>
            <w:pStyle w:val="TOC2"/>
            <w:rPr>
              <w:rFonts w:eastAsiaTheme="minorEastAsia" w:cstheme="minorBidi"/>
              <w:kern w:val="0"/>
              <w:sz w:val="22"/>
              <w:szCs w:val="22"/>
              <w:lang w:eastAsia="en-US"/>
            </w:rPr>
          </w:pPr>
          <w:hyperlink w:anchor="_Toc25929336" w:history="1">
            <w:r w:rsidR="00494D2F" w:rsidRPr="00D069B0">
              <w:rPr>
                <w:rStyle w:val="Hyperlink"/>
              </w:rPr>
              <w:t>Copper and zinc sampling</w:t>
            </w:r>
            <w:r w:rsidR="00494D2F">
              <w:rPr>
                <w:webHidden/>
              </w:rPr>
              <w:tab/>
            </w:r>
            <w:r w:rsidR="00514749">
              <w:rPr>
                <w:webHidden/>
              </w:rPr>
              <w:fldChar w:fldCharType="begin"/>
            </w:r>
            <w:r w:rsidR="00494D2F">
              <w:rPr>
                <w:webHidden/>
              </w:rPr>
              <w:instrText xml:space="preserve"> PAGEREF _Toc25929336 \h </w:instrText>
            </w:r>
            <w:r w:rsidR="00514749">
              <w:rPr>
                <w:webHidden/>
              </w:rPr>
            </w:r>
            <w:r w:rsidR="00514749">
              <w:rPr>
                <w:webHidden/>
              </w:rPr>
              <w:fldChar w:fldCharType="separate"/>
            </w:r>
            <w:r w:rsidR="00B05EE2">
              <w:rPr>
                <w:webHidden/>
              </w:rPr>
              <w:t>9</w:t>
            </w:r>
            <w:r w:rsidR="00514749">
              <w:rPr>
                <w:webHidden/>
              </w:rPr>
              <w:fldChar w:fldCharType="end"/>
            </w:r>
          </w:hyperlink>
        </w:p>
        <w:p w14:paraId="44BE4025" w14:textId="77777777" w:rsidR="00494D2F" w:rsidRDefault="00BD56A8">
          <w:pPr>
            <w:pStyle w:val="TOC3"/>
            <w:rPr>
              <w:rFonts w:eastAsiaTheme="minorEastAsia" w:cstheme="minorBidi"/>
              <w:kern w:val="0"/>
              <w:sz w:val="22"/>
              <w:szCs w:val="22"/>
              <w:lang w:eastAsia="en-US"/>
            </w:rPr>
          </w:pPr>
          <w:hyperlink w:anchor="_Toc25929337" w:history="1">
            <w:r w:rsidR="00494D2F" w:rsidRPr="00D069B0">
              <w:rPr>
                <w:rStyle w:val="Hyperlink"/>
              </w:rPr>
              <w:t>Kenai River Baseline Water Quality Monitoring (KRBWQM)</w:t>
            </w:r>
            <w:r w:rsidR="00494D2F">
              <w:rPr>
                <w:webHidden/>
              </w:rPr>
              <w:tab/>
            </w:r>
            <w:r w:rsidR="00514749">
              <w:rPr>
                <w:webHidden/>
              </w:rPr>
              <w:fldChar w:fldCharType="begin"/>
            </w:r>
            <w:r w:rsidR="00494D2F">
              <w:rPr>
                <w:webHidden/>
              </w:rPr>
              <w:instrText xml:space="preserve"> PAGEREF _Toc25929337 \h </w:instrText>
            </w:r>
            <w:r w:rsidR="00514749">
              <w:rPr>
                <w:webHidden/>
              </w:rPr>
            </w:r>
            <w:r w:rsidR="00514749">
              <w:rPr>
                <w:webHidden/>
              </w:rPr>
              <w:fldChar w:fldCharType="separate"/>
            </w:r>
            <w:r w:rsidR="00B05EE2">
              <w:rPr>
                <w:webHidden/>
              </w:rPr>
              <w:t>9</w:t>
            </w:r>
            <w:r w:rsidR="00514749">
              <w:rPr>
                <w:webHidden/>
              </w:rPr>
              <w:fldChar w:fldCharType="end"/>
            </w:r>
          </w:hyperlink>
        </w:p>
        <w:p w14:paraId="51AFAC9F" w14:textId="77777777" w:rsidR="00494D2F" w:rsidRDefault="00BD56A8">
          <w:pPr>
            <w:pStyle w:val="TOC3"/>
            <w:rPr>
              <w:rFonts w:eastAsiaTheme="minorEastAsia" w:cstheme="minorBidi"/>
              <w:kern w:val="0"/>
              <w:sz w:val="22"/>
              <w:szCs w:val="22"/>
              <w:lang w:eastAsia="en-US"/>
            </w:rPr>
          </w:pPr>
          <w:hyperlink w:anchor="_Toc25929338" w:history="1">
            <w:r w:rsidR="00494D2F" w:rsidRPr="00D069B0">
              <w:rPr>
                <w:rStyle w:val="Hyperlink"/>
              </w:rPr>
              <w:t>Copper and zinc-specific sampling events</w:t>
            </w:r>
            <w:r w:rsidR="00494D2F">
              <w:rPr>
                <w:webHidden/>
              </w:rPr>
              <w:tab/>
            </w:r>
            <w:r w:rsidR="00514749">
              <w:rPr>
                <w:webHidden/>
              </w:rPr>
              <w:fldChar w:fldCharType="begin"/>
            </w:r>
            <w:r w:rsidR="00494D2F">
              <w:rPr>
                <w:webHidden/>
              </w:rPr>
              <w:instrText xml:space="preserve"> PAGEREF _Toc25929338 \h </w:instrText>
            </w:r>
            <w:r w:rsidR="00514749">
              <w:rPr>
                <w:webHidden/>
              </w:rPr>
            </w:r>
            <w:r w:rsidR="00514749">
              <w:rPr>
                <w:webHidden/>
              </w:rPr>
              <w:fldChar w:fldCharType="separate"/>
            </w:r>
            <w:r w:rsidR="00B05EE2">
              <w:rPr>
                <w:webHidden/>
              </w:rPr>
              <w:t>9</w:t>
            </w:r>
            <w:r w:rsidR="00514749">
              <w:rPr>
                <w:webHidden/>
              </w:rPr>
              <w:fldChar w:fldCharType="end"/>
            </w:r>
          </w:hyperlink>
        </w:p>
        <w:p w14:paraId="5B7E4027" w14:textId="77777777" w:rsidR="00494D2F" w:rsidRDefault="00BD56A8">
          <w:pPr>
            <w:pStyle w:val="TOC3"/>
            <w:rPr>
              <w:rFonts w:eastAsiaTheme="minorEastAsia" w:cstheme="minorBidi"/>
              <w:kern w:val="0"/>
              <w:sz w:val="22"/>
              <w:szCs w:val="22"/>
              <w:lang w:eastAsia="en-US"/>
            </w:rPr>
          </w:pPr>
          <w:hyperlink w:anchor="_Toc25929339" w:history="1">
            <w:r w:rsidR="00494D2F" w:rsidRPr="00D069B0">
              <w:rPr>
                <w:rStyle w:val="Hyperlink"/>
              </w:rPr>
              <w:t>General discussion: zinc exceedances</w:t>
            </w:r>
            <w:r w:rsidR="00494D2F">
              <w:rPr>
                <w:webHidden/>
              </w:rPr>
              <w:tab/>
            </w:r>
            <w:r w:rsidR="00514749">
              <w:rPr>
                <w:webHidden/>
              </w:rPr>
              <w:fldChar w:fldCharType="begin"/>
            </w:r>
            <w:r w:rsidR="00494D2F">
              <w:rPr>
                <w:webHidden/>
              </w:rPr>
              <w:instrText xml:space="preserve"> PAGEREF _Toc25929339 \h </w:instrText>
            </w:r>
            <w:r w:rsidR="00514749">
              <w:rPr>
                <w:webHidden/>
              </w:rPr>
            </w:r>
            <w:r w:rsidR="00514749">
              <w:rPr>
                <w:webHidden/>
              </w:rPr>
              <w:fldChar w:fldCharType="separate"/>
            </w:r>
            <w:r w:rsidR="00B05EE2">
              <w:rPr>
                <w:webHidden/>
              </w:rPr>
              <w:t>10</w:t>
            </w:r>
            <w:r w:rsidR="00514749">
              <w:rPr>
                <w:webHidden/>
              </w:rPr>
              <w:fldChar w:fldCharType="end"/>
            </w:r>
          </w:hyperlink>
        </w:p>
        <w:p w14:paraId="157003B1" w14:textId="77777777" w:rsidR="00494D2F" w:rsidRDefault="00BD56A8">
          <w:pPr>
            <w:pStyle w:val="TOC3"/>
            <w:rPr>
              <w:rFonts w:eastAsiaTheme="minorEastAsia" w:cstheme="minorBidi"/>
              <w:kern w:val="0"/>
              <w:sz w:val="22"/>
              <w:szCs w:val="22"/>
              <w:lang w:eastAsia="en-US"/>
            </w:rPr>
          </w:pPr>
          <w:hyperlink w:anchor="_Toc25929340" w:history="1">
            <w:r w:rsidR="00494D2F" w:rsidRPr="00D069B0">
              <w:rPr>
                <w:rStyle w:val="Hyperlink"/>
              </w:rPr>
              <w:t>Mapping potential sources of copper and zinc</w:t>
            </w:r>
            <w:r w:rsidR="00494D2F">
              <w:rPr>
                <w:webHidden/>
              </w:rPr>
              <w:tab/>
            </w:r>
            <w:r w:rsidR="00514749">
              <w:rPr>
                <w:webHidden/>
              </w:rPr>
              <w:fldChar w:fldCharType="begin"/>
            </w:r>
            <w:r w:rsidR="00494D2F">
              <w:rPr>
                <w:webHidden/>
              </w:rPr>
              <w:instrText xml:space="preserve"> PAGEREF _Toc25929340 \h </w:instrText>
            </w:r>
            <w:r w:rsidR="00514749">
              <w:rPr>
                <w:webHidden/>
              </w:rPr>
            </w:r>
            <w:r w:rsidR="00514749">
              <w:rPr>
                <w:webHidden/>
              </w:rPr>
              <w:fldChar w:fldCharType="separate"/>
            </w:r>
            <w:r w:rsidR="00B05EE2">
              <w:rPr>
                <w:webHidden/>
              </w:rPr>
              <w:t>11</w:t>
            </w:r>
            <w:r w:rsidR="00514749">
              <w:rPr>
                <w:webHidden/>
              </w:rPr>
              <w:fldChar w:fldCharType="end"/>
            </w:r>
          </w:hyperlink>
        </w:p>
        <w:p w14:paraId="054A69E2" w14:textId="77777777" w:rsidR="00494D2F" w:rsidRDefault="00BD56A8">
          <w:pPr>
            <w:pStyle w:val="TOC3"/>
            <w:rPr>
              <w:rFonts w:eastAsiaTheme="minorEastAsia" w:cstheme="minorBidi"/>
              <w:kern w:val="0"/>
              <w:sz w:val="22"/>
              <w:szCs w:val="22"/>
              <w:lang w:eastAsia="en-US"/>
            </w:rPr>
          </w:pPr>
          <w:hyperlink w:anchor="_Toc25929341" w:history="1">
            <w:r w:rsidR="00494D2F" w:rsidRPr="00D069B0">
              <w:rPr>
                <w:rStyle w:val="Hyperlink"/>
              </w:rPr>
              <w:t>Potential sources on the Kenai River</w:t>
            </w:r>
            <w:r w:rsidR="00494D2F">
              <w:rPr>
                <w:webHidden/>
              </w:rPr>
              <w:tab/>
            </w:r>
            <w:r w:rsidR="00514749">
              <w:rPr>
                <w:webHidden/>
              </w:rPr>
              <w:fldChar w:fldCharType="begin"/>
            </w:r>
            <w:r w:rsidR="00494D2F">
              <w:rPr>
                <w:webHidden/>
              </w:rPr>
              <w:instrText xml:space="preserve"> PAGEREF _Toc25929341 \h </w:instrText>
            </w:r>
            <w:r w:rsidR="00514749">
              <w:rPr>
                <w:webHidden/>
              </w:rPr>
            </w:r>
            <w:r w:rsidR="00514749">
              <w:rPr>
                <w:webHidden/>
              </w:rPr>
              <w:fldChar w:fldCharType="separate"/>
            </w:r>
            <w:r w:rsidR="00B05EE2">
              <w:rPr>
                <w:webHidden/>
              </w:rPr>
              <w:t>11</w:t>
            </w:r>
            <w:r w:rsidR="00514749">
              <w:rPr>
                <w:webHidden/>
              </w:rPr>
              <w:fldChar w:fldCharType="end"/>
            </w:r>
          </w:hyperlink>
        </w:p>
        <w:p w14:paraId="12CCA8A5" w14:textId="77777777" w:rsidR="00494D2F" w:rsidRDefault="00BD56A8">
          <w:pPr>
            <w:pStyle w:val="TOC3"/>
            <w:rPr>
              <w:rFonts w:eastAsiaTheme="minorEastAsia" w:cstheme="minorBidi"/>
              <w:kern w:val="0"/>
              <w:sz w:val="22"/>
              <w:szCs w:val="22"/>
              <w:lang w:eastAsia="en-US"/>
            </w:rPr>
          </w:pPr>
          <w:hyperlink w:anchor="_Toc25929342" w:history="1">
            <w:r w:rsidR="00494D2F" w:rsidRPr="00D069B0">
              <w:rPr>
                <w:rStyle w:val="Hyperlink"/>
              </w:rPr>
              <w:t>Potential sources throughout the Kenai River watershed</w:t>
            </w:r>
            <w:r w:rsidR="00494D2F">
              <w:rPr>
                <w:webHidden/>
              </w:rPr>
              <w:tab/>
            </w:r>
            <w:r w:rsidR="00514749">
              <w:rPr>
                <w:webHidden/>
              </w:rPr>
              <w:fldChar w:fldCharType="begin"/>
            </w:r>
            <w:r w:rsidR="00494D2F">
              <w:rPr>
                <w:webHidden/>
              </w:rPr>
              <w:instrText xml:space="preserve"> PAGEREF _Toc25929342 \h </w:instrText>
            </w:r>
            <w:r w:rsidR="00514749">
              <w:rPr>
                <w:webHidden/>
              </w:rPr>
            </w:r>
            <w:r w:rsidR="00514749">
              <w:rPr>
                <w:webHidden/>
              </w:rPr>
              <w:fldChar w:fldCharType="separate"/>
            </w:r>
            <w:r w:rsidR="00B05EE2">
              <w:rPr>
                <w:webHidden/>
              </w:rPr>
              <w:t>11</w:t>
            </w:r>
            <w:r w:rsidR="00514749">
              <w:rPr>
                <w:webHidden/>
              </w:rPr>
              <w:fldChar w:fldCharType="end"/>
            </w:r>
          </w:hyperlink>
        </w:p>
        <w:p w14:paraId="506E757E" w14:textId="77777777" w:rsidR="00494D2F" w:rsidRDefault="00BD56A8">
          <w:pPr>
            <w:pStyle w:val="TOC1"/>
            <w:rPr>
              <w:rFonts w:eastAsiaTheme="minorEastAsia" w:cstheme="minorBidi"/>
              <w:b w:val="0"/>
              <w:caps w:val="0"/>
              <w:color w:val="auto"/>
              <w:kern w:val="0"/>
              <w:sz w:val="22"/>
              <w:szCs w:val="22"/>
              <w:lang w:eastAsia="en-US"/>
            </w:rPr>
          </w:pPr>
          <w:hyperlink w:anchor="_Toc25929343" w:history="1">
            <w:r w:rsidR="00494D2F" w:rsidRPr="00D069B0">
              <w:rPr>
                <w:rStyle w:val="Hyperlink"/>
              </w:rPr>
              <w:t>CONCLUSION</w:t>
            </w:r>
            <w:r w:rsidR="00494D2F">
              <w:rPr>
                <w:webHidden/>
              </w:rPr>
              <w:tab/>
            </w:r>
            <w:r w:rsidR="00514749">
              <w:rPr>
                <w:webHidden/>
              </w:rPr>
              <w:fldChar w:fldCharType="begin"/>
            </w:r>
            <w:r w:rsidR="00494D2F">
              <w:rPr>
                <w:webHidden/>
              </w:rPr>
              <w:instrText xml:space="preserve"> PAGEREF _Toc25929343 \h </w:instrText>
            </w:r>
            <w:r w:rsidR="00514749">
              <w:rPr>
                <w:webHidden/>
              </w:rPr>
            </w:r>
            <w:r w:rsidR="00514749">
              <w:rPr>
                <w:webHidden/>
              </w:rPr>
              <w:fldChar w:fldCharType="separate"/>
            </w:r>
            <w:r w:rsidR="00B05EE2">
              <w:rPr>
                <w:webHidden/>
              </w:rPr>
              <w:t>11</w:t>
            </w:r>
            <w:r w:rsidR="00514749">
              <w:rPr>
                <w:webHidden/>
              </w:rPr>
              <w:fldChar w:fldCharType="end"/>
            </w:r>
          </w:hyperlink>
        </w:p>
        <w:p w14:paraId="389E3B6A" w14:textId="77777777" w:rsidR="00494D2F" w:rsidRDefault="00BD56A8">
          <w:pPr>
            <w:pStyle w:val="TOC1"/>
            <w:rPr>
              <w:rFonts w:eastAsiaTheme="minorEastAsia" w:cstheme="minorBidi"/>
              <w:b w:val="0"/>
              <w:caps w:val="0"/>
              <w:color w:val="auto"/>
              <w:kern w:val="0"/>
              <w:sz w:val="22"/>
              <w:szCs w:val="22"/>
              <w:lang w:eastAsia="en-US"/>
            </w:rPr>
          </w:pPr>
          <w:hyperlink w:anchor="_Toc25929344" w:history="1">
            <w:r w:rsidR="00494D2F" w:rsidRPr="00D069B0">
              <w:rPr>
                <w:rStyle w:val="Hyperlink"/>
              </w:rPr>
              <w:t>References</w:t>
            </w:r>
            <w:r w:rsidR="00494D2F">
              <w:rPr>
                <w:webHidden/>
              </w:rPr>
              <w:tab/>
            </w:r>
            <w:r w:rsidR="00514749">
              <w:rPr>
                <w:webHidden/>
              </w:rPr>
              <w:fldChar w:fldCharType="begin"/>
            </w:r>
            <w:r w:rsidR="00494D2F">
              <w:rPr>
                <w:webHidden/>
              </w:rPr>
              <w:instrText xml:space="preserve"> PAGEREF _Toc25929344 \h </w:instrText>
            </w:r>
            <w:r w:rsidR="00514749">
              <w:rPr>
                <w:webHidden/>
              </w:rPr>
            </w:r>
            <w:r w:rsidR="00514749">
              <w:rPr>
                <w:webHidden/>
              </w:rPr>
              <w:fldChar w:fldCharType="separate"/>
            </w:r>
            <w:r w:rsidR="00B05EE2">
              <w:rPr>
                <w:webHidden/>
              </w:rPr>
              <w:t>13</w:t>
            </w:r>
            <w:r w:rsidR="00514749">
              <w:rPr>
                <w:webHidden/>
              </w:rPr>
              <w:fldChar w:fldCharType="end"/>
            </w:r>
          </w:hyperlink>
        </w:p>
        <w:p w14:paraId="295A26C7" w14:textId="77777777" w:rsidR="00494D2F" w:rsidRDefault="00BD56A8">
          <w:pPr>
            <w:pStyle w:val="TOC1"/>
            <w:rPr>
              <w:rFonts w:eastAsiaTheme="minorEastAsia" w:cstheme="minorBidi"/>
              <w:b w:val="0"/>
              <w:caps w:val="0"/>
              <w:color w:val="auto"/>
              <w:kern w:val="0"/>
              <w:sz w:val="22"/>
              <w:szCs w:val="22"/>
              <w:lang w:eastAsia="en-US"/>
            </w:rPr>
          </w:pPr>
          <w:hyperlink w:anchor="_Toc25929345" w:history="1">
            <w:r w:rsidR="00494D2F" w:rsidRPr="00D069B0">
              <w:rPr>
                <w:rStyle w:val="Hyperlink"/>
              </w:rPr>
              <w:t>appendix a: Maps</w:t>
            </w:r>
            <w:r w:rsidR="00494D2F">
              <w:rPr>
                <w:webHidden/>
              </w:rPr>
              <w:tab/>
            </w:r>
            <w:r w:rsidR="00514749">
              <w:rPr>
                <w:webHidden/>
              </w:rPr>
              <w:fldChar w:fldCharType="begin"/>
            </w:r>
            <w:r w:rsidR="00494D2F">
              <w:rPr>
                <w:webHidden/>
              </w:rPr>
              <w:instrText xml:space="preserve"> PAGEREF _Toc25929345 \h </w:instrText>
            </w:r>
            <w:r w:rsidR="00514749">
              <w:rPr>
                <w:webHidden/>
              </w:rPr>
            </w:r>
            <w:r w:rsidR="00514749">
              <w:rPr>
                <w:webHidden/>
              </w:rPr>
              <w:fldChar w:fldCharType="separate"/>
            </w:r>
            <w:r w:rsidR="00B05EE2">
              <w:rPr>
                <w:webHidden/>
              </w:rPr>
              <w:t>14</w:t>
            </w:r>
            <w:r w:rsidR="00514749">
              <w:rPr>
                <w:webHidden/>
              </w:rPr>
              <w:fldChar w:fldCharType="end"/>
            </w:r>
          </w:hyperlink>
        </w:p>
        <w:p w14:paraId="028E6EE6" w14:textId="77777777" w:rsidR="00494D2F" w:rsidRDefault="00BD56A8">
          <w:pPr>
            <w:pStyle w:val="TOC1"/>
            <w:rPr>
              <w:rFonts w:eastAsiaTheme="minorEastAsia" w:cstheme="minorBidi"/>
              <w:b w:val="0"/>
              <w:caps w:val="0"/>
              <w:color w:val="auto"/>
              <w:kern w:val="0"/>
              <w:sz w:val="22"/>
              <w:szCs w:val="22"/>
              <w:lang w:eastAsia="en-US"/>
            </w:rPr>
          </w:pPr>
          <w:hyperlink w:anchor="_Toc25929346" w:history="1">
            <w:r w:rsidR="00494D2F" w:rsidRPr="00D069B0">
              <w:rPr>
                <w:rStyle w:val="Hyperlink"/>
              </w:rPr>
              <w:t>appendix B: Tables</w:t>
            </w:r>
            <w:r w:rsidR="00494D2F">
              <w:rPr>
                <w:webHidden/>
              </w:rPr>
              <w:tab/>
            </w:r>
            <w:r w:rsidR="00514749">
              <w:rPr>
                <w:webHidden/>
              </w:rPr>
              <w:fldChar w:fldCharType="begin"/>
            </w:r>
            <w:r w:rsidR="00494D2F">
              <w:rPr>
                <w:webHidden/>
              </w:rPr>
              <w:instrText xml:space="preserve"> PAGEREF _Toc25929346 \h </w:instrText>
            </w:r>
            <w:r w:rsidR="00514749">
              <w:rPr>
                <w:webHidden/>
              </w:rPr>
            </w:r>
            <w:r w:rsidR="00514749">
              <w:rPr>
                <w:webHidden/>
              </w:rPr>
              <w:fldChar w:fldCharType="separate"/>
            </w:r>
            <w:r w:rsidR="00B05EE2">
              <w:rPr>
                <w:webHidden/>
              </w:rPr>
              <w:t>17</w:t>
            </w:r>
            <w:r w:rsidR="00514749">
              <w:rPr>
                <w:webHidden/>
              </w:rPr>
              <w:fldChar w:fldCharType="end"/>
            </w:r>
          </w:hyperlink>
        </w:p>
        <w:p w14:paraId="2D410F6C" w14:textId="77777777" w:rsidR="00CF3F57" w:rsidRDefault="00514749">
          <w:r>
            <w:fldChar w:fldCharType="end"/>
          </w:r>
        </w:p>
      </w:sdtContent>
    </w:sdt>
    <w:p w14:paraId="33F97FF9" w14:textId="77777777" w:rsidR="004E2752" w:rsidRDefault="004E2752" w:rsidP="004B6B4F"/>
    <w:p w14:paraId="05AF46DB" w14:textId="77777777" w:rsidR="0031789F" w:rsidRDefault="0031789F" w:rsidP="004B6B4F"/>
    <w:p w14:paraId="303DF968" w14:textId="77777777" w:rsidR="003B4EC2" w:rsidRDefault="003B4EC2" w:rsidP="005505C8">
      <w:pPr>
        <w:pStyle w:val="Heading1"/>
      </w:pPr>
    </w:p>
    <w:p w14:paraId="5495C6F3" w14:textId="77777777" w:rsidR="003B4EC2" w:rsidRDefault="003B4EC2" w:rsidP="005505C8">
      <w:pPr>
        <w:pStyle w:val="Heading1"/>
      </w:pPr>
    </w:p>
    <w:p w14:paraId="10FE2CA6" w14:textId="77777777" w:rsidR="003B4EC2" w:rsidRDefault="003B4EC2" w:rsidP="005505C8">
      <w:pPr>
        <w:pStyle w:val="Heading1"/>
      </w:pPr>
    </w:p>
    <w:p w14:paraId="0203A404" w14:textId="77777777" w:rsidR="003B4EC2" w:rsidRDefault="003B4EC2" w:rsidP="005505C8">
      <w:pPr>
        <w:pStyle w:val="Heading1"/>
      </w:pPr>
    </w:p>
    <w:p w14:paraId="60B7DA69" w14:textId="77777777" w:rsidR="003B4EC2" w:rsidRDefault="003B4EC2" w:rsidP="005505C8">
      <w:pPr>
        <w:pStyle w:val="Heading1"/>
      </w:pPr>
    </w:p>
    <w:p w14:paraId="0842C764" w14:textId="77777777" w:rsidR="003B4EC2" w:rsidRDefault="003B4EC2" w:rsidP="005505C8">
      <w:pPr>
        <w:pStyle w:val="Heading1"/>
      </w:pPr>
    </w:p>
    <w:p w14:paraId="04E7F843" w14:textId="77777777" w:rsidR="003B4EC2" w:rsidRDefault="003B4EC2" w:rsidP="005505C8">
      <w:pPr>
        <w:pStyle w:val="Heading1"/>
      </w:pPr>
    </w:p>
    <w:p w14:paraId="522BC6E7" w14:textId="77777777" w:rsidR="003B4EC2" w:rsidRDefault="003B4EC2" w:rsidP="005505C8">
      <w:pPr>
        <w:pStyle w:val="Heading1"/>
      </w:pPr>
    </w:p>
    <w:p w14:paraId="747A7E55" w14:textId="77777777" w:rsidR="003B4EC2" w:rsidRDefault="003B4EC2" w:rsidP="005505C8">
      <w:pPr>
        <w:pStyle w:val="Heading1"/>
      </w:pPr>
    </w:p>
    <w:p w14:paraId="1A4D6ABB" w14:textId="77777777" w:rsidR="003B4EC2" w:rsidRDefault="003B4EC2" w:rsidP="005505C8">
      <w:pPr>
        <w:pStyle w:val="Heading1"/>
      </w:pPr>
    </w:p>
    <w:p w14:paraId="2704587C" w14:textId="77777777" w:rsidR="005758E6" w:rsidRDefault="006428B4" w:rsidP="005758E6">
      <w:pPr>
        <w:pStyle w:val="Heading1"/>
      </w:pPr>
      <w:bookmarkStart w:id="2" w:name="_Toc25929317"/>
      <w:r>
        <w:t>list</w:t>
      </w:r>
      <w:r w:rsidR="005505C8">
        <w:t xml:space="preserve"> of </w:t>
      </w:r>
      <w:r w:rsidR="005758E6">
        <w:t>figures</w:t>
      </w:r>
      <w:bookmarkEnd w:id="2"/>
    </w:p>
    <w:p w14:paraId="6CC34AA3" w14:textId="77777777" w:rsidR="005758E6" w:rsidRPr="005758E6" w:rsidRDefault="005758E6" w:rsidP="005758E6"/>
    <w:p w14:paraId="1B1334E5" w14:textId="77777777" w:rsidR="00494D2F" w:rsidRDefault="00514749" w:rsidP="00494D2F">
      <w:pPr>
        <w:pStyle w:val="TableofFigures"/>
        <w:tabs>
          <w:tab w:val="right" w:leader="dot" w:pos="10070"/>
        </w:tabs>
        <w:spacing w:line="360" w:lineRule="auto"/>
        <w:rPr>
          <w:rFonts w:eastAsiaTheme="minorEastAsia" w:cstheme="minorBidi"/>
          <w:noProof/>
          <w:kern w:val="0"/>
          <w:sz w:val="22"/>
          <w:szCs w:val="22"/>
          <w:lang w:eastAsia="en-US"/>
        </w:rPr>
      </w:pPr>
      <w:r w:rsidRPr="005758E6">
        <w:rPr>
          <w:sz w:val="24"/>
          <w:szCs w:val="24"/>
        </w:rPr>
        <w:fldChar w:fldCharType="begin"/>
      </w:r>
      <w:r w:rsidR="005758E6" w:rsidRPr="005758E6">
        <w:rPr>
          <w:sz w:val="24"/>
          <w:szCs w:val="24"/>
        </w:rPr>
        <w:instrText xml:space="preserve"> TOC \h \z \c "Figure" </w:instrText>
      </w:r>
      <w:r w:rsidRPr="005758E6">
        <w:rPr>
          <w:sz w:val="24"/>
          <w:szCs w:val="24"/>
        </w:rPr>
        <w:fldChar w:fldCharType="separate"/>
      </w:r>
      <w:hyperlink w:anchor="_Toc25929347" w:history="1">
        <w:r w:rsidR="00494D2F" w:rsidRPr="007226A1">
          <w:rPr>
            <w:rStyle w:val="Hyperlink"/>
            <w:noProof/>
          </w:rPr>
          <w:t>Figure 1. Division of the Kenai River watershed (lower, middle, and upper Kenai River)</w:t>
        </w:r>
        <w:r w:rsidR="00494D2F">
          <w:rPr>
            <w:noProof/>
            <w:webHidden/>
          </w:rPr>
          <w:tab/>
        </w:r>
        <w:r>
          <w:rPr>
            <w:noProof/>
            <w:webHidden/>
          </w:rPr>
          <w:fldChar w:fldCharType="begin"/>
        </w:r>
        <w:r w:rsidR="00494D2F">
          <w:rPr>
            <w:noProof/>
            <w:webHidden/>
          </w:rPr>
          <w:instrText xml:space="preserve"> PAGEREF _Toc25929347 \h </w:instrText>
        </w:r>
        <w:r>
          <w:rPr>
            <w:noProof/>
            <w:webHidden/>
          </w:rPr>
        </w:r>
        <w:r>
          <w:rPr>
            <w:noProof/>
            <w:webHidden/>
          </w:rPr>
          <w:fldChar w:fldCharType="separate"/>
        </w:r>
        <w:r w:rsidR="00B05EE2">
          <w:rPr>
            <w:noProof/>
            <w:webHidden/>
          </w:rPr>
          <w:t>14</w:t>
        </w:r>
        <w:r>
          <w:rPr>
            <w:noProof/>
            <w:webHidden/>
          </w:rPr>
          <w:fldChar w:fldCharType="end"/>
        </w:r>
      </w:hyperlink>
    </w:p>
    <w:p w14:paraId="4AE0FB66" w14:textId="77777777" w:rsidR="00494D2F" w:rsidRDefault="00BD56A8" w:rsidP="00494D2F">
      <w:pPr>
        <w:pStyle w:val="TableofFigures"/>
        <w:tabs>
          <w:tab w:val="right" w:leader="dot" w:pos="10070"/>
        </w:tabs>
        <w:spacing w:line="360" w:lineRule="auto"/>
        <w:rPr>
          <w:rFonts w:eastAsiaTheme="minorEastAsia" w:cstheme="minorBidi"/>
          <w:noProof/>
          <w:kern w:val="0"/>
          <w:sz w:val="22"/>
          <w:szCs w:val="22"/>
          <w:lang w:eastAsia="en-US"/>
        </w:rPr>
      </w:pPr>
      <w:hyperlink w:anchor="_Toc25929348" w:history="1">
        <w:r w:rsidR="00494D2F" w:rsidRPr="007226A1">
          <w:rPr>
            <w:rStyle w:val="Hyperlink"/>
            <w:noProof/>
          </w:rPr>
          <w:t>Figure 2. 2019 copper and zinc-specific sampling locations along the Kenai River mainstem and its tributaries.</w:t>
        </w:r>
        <w:r w:rsidR="00494D2F">
          <w:rPr>
            <w:noProof/>
            <w:webHidden/>
          </w:rPr>
          <w:tab/>
        </w:r>
        <w:r w:rsidR="00514749">
          <w:rPr>
            <w:noProof/>
            <w:webHidden/>
          </w:rPr>
          <w:fldChar w:fldCharType="begin"/>
        </w:r>
        <w:r w:rsidR="00494D2F">
          <w:rPr>
            <w:noProof/>
            <w:webHidden/>
          </w:rPr>
          <w:instrText xml:space="preserve"> PAGEREF _Toc25929348 \h </w:instrText>
        </w:r>
        <w:r w:rsidR="00514749">
          <w:rPr>
            <w:noProof/>
            <w:webHidden/>
          </w:rPr>
        </w:r>
        <w:r w:rsidR="00514749">
          <w:rPr>
            <w:noProof/>
            <w:webHidden/>
          </w:rPr>
          <w:fldChar w:fldCharType="separate"/>
        </w:r>
        <w:r w:rsidR="00B05EE2">
          <w:rPr>
            <w:noProof/>
            <w:webHidden/>
          </w:rPr>
          <w:t>15</w:t>
        </w:r>
        <w:r w:rsidR="00514749">
          <w:rPr>
            <w:noProof/>
            <w:webHidden/>
          </w:rPr>
          <w:fldChar w:fldCharType="end"/>
        </w:r>
      </w:hyperlink>
    </w:p>
    <w:p w14:paraId="34195976" w14:textId="77777777" w:rsidR="00494D2F" w:rsidRDefault="00BD56A8" w:rsidP="00494D2F">
      <w:pPr>
        <w:pStyle w:val="TableofFigures"/>
        <w:tabs>
          <w:tab w:val="right" w:leader="dot" w:pos="10070"/>
        </w:tabs>
        <w:spacing w:line="360" w:lineRule="auto"/>
        <w:rPr>
          <w:rFonts w:eastAsiaTheme="minorEastAsia" w:cstheme="minorBidi"/>
          <w:noProof/>
          <w:kern w:val="0"/>
          <w:sz w:val="22"/>
          <w:szCs w:val="22"/>
          <w:lang w:eastAsia="en-US"/>
        </w:rPr>
      </w:pPr>
      <w:hyperlink w:anchor="_Toc25929349" w:history="1">
        <w:r w:rsidR="00494D2F" w:rsidRPr="007226A1">
          <w:rPr>
            <w:rStyle w:val="Hyperlink"/>
            <w:noProof/>
          </w:rPr>
          <w:t>Figure 3. Sampling locations of calcium and magnesium for samples taken during KRBWQM in April</w:t>
        </w:r>
        <w:r w:rsidR="00494D2F">
          <w:rPr>
            <w:noProof/>
            <w:webHidden/>
          </w:rPr>
          <w:tab/>
        </w:r>
        <w:r w:rsidR="00514749">
          <w:rPr>
            <w:noProof/>
            <w:webHidden/>
          </w:rPr>
          <w:fldChar w:fldCharType="begin"/>
        </w:r>
        <w:r w:rsidR="00494D2F">
          <w:rPr>
            <w:noProof/>
            <w:webHidden/>
          </w:rPr>
          <w:instrText xml:space="preserve"> PAGEREF _Toc25929349 \h </w:instrText>
        </w:r>
        <w:r w:rsidR="00514749">
          <w:rPr>
            <w:noProof/>
            <w:webHidden/>
          </w:rPr>
        </w:r>
        <w:r w:rsidR="00514749">
          <w:rPr>
            <w:noProof/>
            <w:webHidden/>
          </w:rPr>
          <w:fldChar w:fldCharType="separate"/>
        </w:r>
        <w:r w:rsidR="00B05EE2">
          <w:rPr>
            <w:noProof/>
            <w:webHidden/>
          </w:rPr>
          <w:t>16</w:t>
        </w:r>
        <w:r w:rsidR="00514749">
          <w:rPr>
            <w:noProof/>
            <w:webHidden/>
          </w:rPr>
          <w:fldChar w:fldCharType="end"/>
        </w:r>
      </w:hyperlink>
    </w:p>
    <w:p w14:paraId="4B89E2CD" w14:textId="77777777" w:rsidR="005758E6" w:rsidRPr="005758E6" w:rsidRDefault="00514749" w:rsidP="005758E6">
      <w:pPr>
        <w:pStyle w:val="TableofFigures"/>
        <w:tabs>
          <w:tab w:val="right" w:leader="dot" w:pos="10070"/>
        </w:tabs>
      </w:pPr>
      <w:r w:rsidRPr="005758E6">
        <w:rPr>
          <w:sz w:val="24"/>
          <w:szCs w:val="24"/>
        </w:rPr>
        <w:fldChar w:fldCharType="end"/>
      </w:r>
    </w:p>
    <w:p w14:paraId="03CEB1A3" w14:textId="77777777" w:rsidR="005758E6" w:rsidRDefault="005758E6" w:rsidP="005758E6">
      <w:pPr>
        <w:pStyle w:val="Heading1"/>
      </w:pPr>
    </w:p>
    <w:p w14:paraId="2B81618E" w14:textId="77777777" w:rsidR="005758E6" w:rsidRDefault="005758E6" w:rsidP="005758E6">
      <w:pPr>
        <w:pStyle w:val="Heading1"/>
      </w:pPr>
    </w:p>
    <w:p w14:paraId="1D8845ED" w14:textId="77777777" w:rsidR="005758E6" w:rsidRDefault="005758E6" w:rsidP="005758E6">
      <w:pPr>
        <w:pStyle w:val="Heading1"/>
      </w:pPr>
      <w:bookmarkStart w:id="3" w:name="_Toc25929318"/>
      <w:r>
        <w:t>list of Tables</w:t>
      </w:r>
      <w:bookmarkEnd w:id="3"/>
    </w:p>
    <w:p w14:paraId="0FEF5790" w14:textId="77777777" w:rsidR="000C461A" w:rsidRPr="000C461A" w:rsidRDefault="000C461A" w:rsidP="000C461A"/>
    <w:p w14:paraId="0BBE4D69" w14:textId="138CBE86" w:rsidR="007F7E7A" w:rsidRDefault="00514749">
      <w:pPr>
        <w:pStyle w:val="TableofFigures"/>
        <w:tabs>
          <w:tab w:val="right" w:leader="dot" w:pos="10070"/>
        </w:tabs>
        <w:rPr>
          <w:rFonts w:eastAsiaTheme="minorEastAsia" w:cstheme="minorBidi"/>
          <w:noProof/>
          <w:kern w:val="0"/>
          <w:sz w:val="22"/>
          <w:szCs w:val="22"/>
          <w:lang w:eastAsia="en-US"/>
        </w:rPr>
      </w:pPr>
      <w:r w:rsidRPr="000C461A">
        <w:rPr>
          <w:sz w:val="24"/>
          <w:szCs w:val="24"/>
        </w:rPr>
        <w:fldChar w:fldCharType="begin"/>
      </w:r>
      <w:r w:rsidR="000C461A" w:rsidRPr="000C461A">
        <w:rPr>
          <w:sz w:val="24"/>
          <w:szCs w:val="24"/>
        </w:rPr>
        <w:instrText xml:space="preserve"> TOC \h \z \c "Table" </w:instrText>
      </w:r>
      <w:r w:rsidRPr="000C461A">
        <w:rPr>
          <w:sz w:val="24"/>
          <w:szCs w:val="24"/>
        </w:rPr>
        <w:fldChar w:fldCharType="separate"/>
      </w:r>
      <w:hyperlink w:anchor="_Toc57627883" w:history="1">
        <w:r w:rsidR="007F7E7A" w:rsidRPr="001A28C1">
          <w:rPr>
            <w:rStyle w:val="Hyperlink"/>
            <w:noProof/>
          </w:rPr>
          <w:t>Table 1. Alaska Department of Environmental Conservation water quality standards and pertaining calculations.</w:t>
        </w:r>
        <w:r w:rsidR="007F7E7A">
          <w:rPr>
            <w:noProof/>
            <w:webHidden/>
          </w:rPr>
          <w:tab/>
        </w:r>
        <w:r w:rsidR="007F7E7A">
          <w:rPr>
            <w:noProof/>
            <w:webHidden/>
          </w:rPr>
          <w:fldChar w:fldCharType="begin"/>
        </w:r>
        <w:r w:rsidR="007F7E7A">
          <w:rPr>
            <w:noProof/>
            <w:webHidden/>
          </w:rPr>
          <w:instrText xml:space="preserve"> PAGEREF _Toc57627883 \h </w:instrText>
        </w:r>
        <w:r w:rsidR="007F7E7A">
          <w:rPr>
            <w:noProof/>
            <w:webHidden/>
          </w:rPr>
        </w:r>
        <w:r w:rsidR="007F7E7A">
          <w:rPr>
            <w:noProof/>
            <w:webHidden/>
          </w:rPr>
          <w:fldChar w:fldCharType="separate"/>
        </w:r>
        <w:r w:rsidR="007F7E7A">
          <w:rPr>
            <w:noProof/>
            <w:webHidden/>
          </w:rPr>
          <w:t>17</w:t>
        </w:r>
        <w:r w:rsidR="007F7E7A">
          <w:rPr>
            <w:noProof/>
            <w:webHidden/>
          </w:rPr>
          <w:fldChar w:fldCharType="end"/>
        </w:r>
      </w:hyperlink>
    </w:p>
    <w:p w14:paraId="5938F648" w14:textId="40B5BD2E" w:rsidR="007F7E7A" w:rsidRDefault="00BD56A8">
      <w:pPr>
        <w:pStyle w:val="TableofFigures"/>
        <w:tabs>
          <w:tab w:val="right" w:leader="dot" w:pos="10070"/>
        </w:tabs>
        <w:rPr>
          <w:rFonts w:eastAsiaTheme="minorEastAsia" w:cstheme="minorBidi"/>
          <w:noProof/>
          <w:kern w:val="0"/>
          <w:sz w:val="22"/>
          <w:szCs w:val="22"/>
          <w:lang w:eastAsia="en-US"/>
        </w:rPr>
      </w:pPr>
      <w:hyperlink w:anchor="_Toc57627884" w:history="1">
        <w:r w:rsidR="007F7E7A" w:rsidRPr="001A28C1">
          <w:rPr>
            <w:rStyle w:val="Hyperlink"/>
            <w:noProof/>
          </w:rPr>
          <w:t xml:space="preserve">Table </w:t>
        </w:r>
        <w:r w:rsidR="00925B4D">
          <w:rPr>
            <w:rStyle w:val="Hyperlink"/>
            <w:noProof/>
          </w:rPr>
          <w:t>2</w:t>
        </w:r>
        <w:r w:rsidR="007F7E7A">
          <w:rPr>
            <w:rStyle w:val="Hyperlink"/>
            <w:noProof/>
          </w:rPr>
          <w:t>. Copper and zinc</w:t>
        </w:r>
        <w:r w:rsidR="007F7E7A" w:rsidRPr="001A28C1">
          <w:rPr>
            <w:rStyle w:val="Hyperlink"/>
            <w:noProof/>
          </w:rPr>
          <w:t xml:space="preserve"> levels and hardness-dependent standards for sampling ev</w:t>
        </w:r>
        <w:r w:rsidR="00925B4D">
          <w:rPr>
            <w:rStyle w:val="Hyperlink"/>
            <w:noProof/>
          </w:rPr>
          <w:t>ents on Kenai River mainstem and tributaries during biannual KRVWQM sampling events</w:t>
        </w:r>
        <w:r w:rsidR="007F7E7A">
          <w:rPr>
            <w:noProof/>
            <w:webHidden/>
          </w:rPr>
          <w:tab/>
        </w:r>
        <w:r w:rsidR="007F7E7A">
          <w:rPr>
            <w:noProof/>
            <w:webHidden/>
          </w:rPr>
          <w:fldChar w:fldCharType="begin"/>
        </w:r>
        <w:r w:rsidR="007F7E7A">
          <w:rPr>
            <w:noProof/>
            <w:webHidden/>
          </w:rPr>
          <w:instrText xml:space="preserve"> PAGEREF _Toc57627884 \h </w:instrText>
        </w:r>
        <w:r w:rsidR="007F7E7A">
          <w:rPr>
            <w:noProof/>
            <w:webHidden/>
          </w:rPr>
        </w:r>
        <w:r w:rsidR="007F7E7A">
          <w:rPr>
            <w:noProof/>
            <w:webHidden/>
          </w:rPr>
          <w:fldChar w:fldCharType="separate"/>
        </w:r>
        <w:r w:rsidR="007F7E7A">
          <w:rPr>
            <w:noProof/>
            <w:webHidden/>
          </w:rPr>
          <w:t>18</w:t>
        </w:r>
        <w:r w:rsidR="007F7E7A">
          <w:rPr>
            <w:noProof/>
            <w:webHidden/>
          </w:rPr>
          <w:fldChar w:fldCharType="end"/>
        </w:r>
      </w:hyperlink>
    </w:p>
    <w:p w14:paraId="794D1F24" w14:textId="3262A797" w:rsidR="007F7E7A" w:rsidRDefault="00BD56A8">
      <w:pPr>
        <w:pStyle w:val="TableofFigures"/>
        <w:tabs>
          <w:tab w:val="right" w:leader="dot" w:pos="10070"/>
        </w:tabs>
        <w:rPr>
          <w:rFonts w:eastAsiaTheme="minorEastAsia" w:cstheme="minorBidi"/>
          <w:noProof/>
          <w:kern w:val="0"/>
          <w:sz w:val="22"/>
          <w:szCs w:val="22"/>
          <w:lang w:eastAsia="en-US"/>
        </w:rPr>
      </w:pPr>
      <w:hyperlink w:anchor="_Toc57627886" w:history="1">
        <w:r w:rsidR="007F7E7A" w:rsidRPr="001A28C1">
          <w:rPr>
            <w:rStyle w:val="Hyperlink"/>
            <w:noProof/>
          </w:rPr>
          <w:t>Table 3. Zinc levels and hardness-dependent standards for sampling events on Kenai River mainstem</w:t>
        </w:r>
        <w:r w:rsidR="007F7E7A">
          <w:rPr>
            <w:noProof/>
            <w:webHidden/>
          </w:rPr>
          <w:tab/>
        </w:r>
        <w:r w:rsidR="007F7E7A">
          <w:rPr>
            <w:noProof/>
            <w:webHidden/>
          </w:rPr>
          <w:fldChar w:fldCharType="begin"/>
        </w:r>
        <w:r w:rsidR="007F7E7A">
          <w:rPr>
            <w:noProof/>
            <w:webHidden/>
          </w:rPr>
          <w:instrText xml:space="preserve"> PAGEREF _Toc57627886 \h </w:instrText>
        </w:r>
        <w:r w:rsidR="007F7E7A">
          <w:rPr>
            <w:noProof/>
            <w:webHidden/>
          </w:rPr>
        </w:r>
        <w:r w:rsidR="007F7E7A">
          <w:rPr>
            <w:noProof/>
            <w:webHidden/>
          </w:rPr>
          <w:fldChar w:fldCharType="separate"/>
        </w:r>
        <w:r w:rsidR="007F7E7A">
          <w:rPr>
            <w:noProof/>
            <w:webHidden/>
          </w:rPr>
          <w:t>20</w:t>
        </w:r>
        <w:r w:rsidR="007F7E7A">
          <w:rPr>
            <w:noProof/>
            <w:webHidden/>
          </w:rPr>
          <w:fldChar w:fldCharType="end"/>
        </w:r>
      </w:hyperlink>
    </w:p>
    <w:p w14:paraId="1EB09301" w14:textId="15942D29" w:rsidR="007F7E7A" w:rsidRDefault="00BD56A8">
      <w:pPr>
        <w:pStyle w:val="TableofFigures"/>
        <w:tabs>
          <w:tab w:val="right" w:leader="dot" w:pos="10070"/>
        </w:tabs>
        <w:rPr>
          <w:rFonts w:eastAsiaTheme="minorEastAsia" w:cstheme="minorBidi"/>
          <w:noProof/>
          <w:kern w:val="0"/>
          <w:sz w:val="22"/>
          <w:szCs w:val="22"/>
          <w:lang w:eastAsia="en-US"/>
        </w:rPr>
      </w:pPr>
      <w:hyperlink w:anchor="_Toc57627887" w:history="1">
        <w:r w:rsidR="007F7E7A" w:rsidRPr="001A28C1">
          <w:rPr>
            <w:rStyle w:val="Hyperlink"/>
            <w:noProof/>
          </w:rPr>
          <w:t>Table 4. Copper levels and freshwater hardness-dependent standards for sampling events on Kenai River mainstem and tributaries on May 22, 2019 and July 24, 2019 during copper and zinc-specific sampling events. Hardness was calculated using levels of calcium and magnesium found during the KRBWQM sampling</w:t>
        </w:r>
        <w:r w:rsidR="007F7E7A">
          <w:rPr>
            <w:noProof/>
            <w:webHidden/>
          </w:rPr>
          <w:tab/>
        </w:r>
        <w:r w:rsidR="007F7E7A">
          <w:rPr>
            <w:noProof/>
            <w:webHidden/>
          </w:rPr>
          <w:fldChar w:fldCharType="begin"/>
        </w:r>
        <w:r w:rsidR="007F7E7A">
          <w:rPr>
            <w:noProof/>
            <w:webHidden/>
          </w:rPr>
          <w:instrText xml:space="preserve"> PAGEREF _Toc57627887 \h </w:instrText>
        </w:r>
        <w:r w:rsidR="007F7E7A">
          <w:rPr>
            <w:noProof/>
            <w:webHidden/>
          </w:rPr>
        </w:r>
        <w:r w:rsidR="007F7E7A">
          <w:rPr>
            <w:noProof/>
            <w:webHidden/>
          </w:rPr>
          <w:fldChar w:fldCharType="separate"/>
        </w:r>
        <w:r w:rsidR="007F7E7A">
          <w:rPr>
            <w:noProof/>
            <w:webHidden/>
          </w:rPr>
          <w:t>21</w:t>
        </w:r>
        <w:r w:rsidR="007F7E7A">
          <w:rPr>
            <w:noProof/>
            <w:webHidden/>
          </w:rPr>
          <w:fldChar w:fldCharType="end"/>
        </w:r>
      </w:hyperlink>
    </w:p>
    <w:p w14:paraId="770448A1" w14:textId="3936C302" w:rsidR="007F7E7A" w:rsidRDefault="00BD56A8">
      <w:pPr>
        <w:pStyle w:val="TableofFigures"/>
        <w:tabs>
          <w:tab w:val="right" w:leader="dot" w:pos="10070"/>
        </w:tabs>
        <w:rPr>
          <w:rFonts w:eastAsiaTheme="minorEastAsia" w:cstheme="minorBidi"/>
          <w:noProof/>
          <w:kern w:val="0"/>
          <w:sz w:val="22"/>
          <w:szCs w:val="22"/>
          <w:lang w:eastAsia="en-US"/>
        </w:rPr>
      </w:pPr>
      <w:hyperlink w:anchor="_Toc57627888" w:history="1">
        <w:r w:rsidR="007F7E7A" w:rsidRPr="001A28C1">
          <w:rPr>
            <w:rStyle w:val="Hyperlink"/>
            <w:noProof/>
          </w:rPr>
          <w:t>Table 5. Zinc levels and hardness-dependent standards for sampling events on Kenai River mainstem</w:t>
        </w:r>
        <w:r w:rsidR="007F7E7A">
          <w:rPr>
            <w:noProof/>
            <w:webHidden/>
          </w:rPr>
          <w:tab/>
        </w:r>
        <w:r w:rsidR="007F7E7A">
          <w:rPr>
            <w:noProof/>
            <w:webHidden/>
          </w:rPr>
          <w:fldChar w:fldCharType="begin"/>
        </w:r>
        <w:r w:rsidR="007F7E7A">
          <w:rPr>
            <w:noProof/>
            <w:webHidden/>
          </w:rPr>
          <w:instrText xml:space="preserve"> PAGEREF _Toc57627888 \h </w:instrText>
        </w:r>
        <w:r w:rsidR="007F7E7A">
          <w:rPr>
            <w:noProof/>
            <w:webHidden/>
          </w:rPr>
        </w:r>
        <w:r w:rsidR="007F7E7A">
          <w:rPr>
            <w:noProof/>
            <w:webHidden/>
          </w:rPr>
          <w:fldChar w:fldCharType="separate"/>
        </w:r>
        <w:r w:rsidR="007F7E7A">
          <w:rPr>
            <w:noProof/>
            <w:webHidden/>
          </w:rPr>
          <w:t>22</w:t>
        </w:r>
        <w:r w:rsidR="007F7E7A">
          <w:rPr>
            <w:noProof/>
            <w:webHidden/>
          </w:rPr>
          <w:fldChar w:fldCharType="end"/>
        </w:r>
      </w:hyperlink>
    </w:p>
    <w:p w14:paraId="7A633C53" w14:textId="6976E4AA" w:rsidR="007F7E7A" w:rsidRDefault="00BD56A8">
      <w:pPr>
        <w:pStyle w:val="TableofFigures"/>
        <w:tabs>
          <w:tab w:val="right" w:leader="dot" w:pos="10070"/>
        </w:tabs>
        <w:rPr>
          <w:rFonts w:eastAsiaTheme="minorEastAsia" w:cstheme="minorBidi"/>
          <w:noProof/>
          <w:kern w:val="0"/>
          <w:sz w:val="22"/>
          <w:szCs w:val="22"/>
          <w:lang w:eastAsia="en-US"/>
        </w:rPr>
      </w:pPr>
      <w:hyperlink w:anchor="_Toc57627889" w:history="1">
        <w:r w:rsidR="007F7E7A" w:rsidRPr="001A28C1">
          <w:rPr>
            <w:rStyle w:val="Hyperlink"/>
            <w:noProof/>
          </w:rPr>
          <w:t>Table 6. Hardness averages for sampling events on Kenai River mainstem and tributaries</w:t>
        </w:r>
        <w:r w:rsidR="007F7E7A">
          <w:rPr>
            <w:noProof/>
            <w:webHidden/>
          </w:rPr>
          <w:tab/>
        </w:r>
        <w:r w:rsidR="007F7E7A">
          <w:rPr>
            <w:noProof/>
            <w:webHidden/>
          </w:rPr>
          <w:fldChar w:fldCharType="begin"/>
        </w:r>
        <w:r w:rsidR="007F7E7A">
          <w:rPr>
            <w:noProof/>
            <w:webHidden/>
          </w:rPr>
          <w:instrText xml:space="preserve"> PAGEREF _Toc57627889 \h </w:instrText>
        </w:r>
        <w:r w:rsidR="007F7E7A">
          <w:rPr>
            <w:noProof/>
            <w:webHidden/>
          </w:rPr>
        </w:r>
        <w:r w:rsidR="007F7E7A">
          <w:rPr>
            <w:noProof/>
            <w:webHidden/>
          </w:rPr>
          <w:fldChar w:fldCharType="separate"/>
        </w:r>
        <w:r w:rsidR="007F7E7A">
          <w:rPr>
            <w:noProof/>
            <w:webHidden/>
          </w:rPr>
          <w:t>23</w:t>
        </w:r>
        <w:r w:rsidR="007F7E7A">
          <w:rPr>
            <w:noProof/>
            <w:webHidden/>
          </w:rPr>
          <w:fldChar w:fldCharType="end"/>
        </w:r>
      </w:hyperlink>
    </w:p>
    <w:p w14:paraId="7F566E9A" w14:textId="2F37D39F" w:rsidR="004E2752" w:rsidRDefault="00514749" w:rsidP="00494D2F">
      <w:pPr>
        <w:spacing w:line="360" w:lineRule="auto"/>
      </w:pPr>
      <w:r w:rsidRPr="000C461A">
        <w:rPr>
          <w:sz w:val="24"/>
          <w:szCs w:val="24"/>
        </w:rPr>
        <w:fldChar w:fldCharType="end"/>
      </w:r>
    </w:p>
    <w:p w14:paraId="31DDFB17" w14:textId="77777777" w:rsidR="005758E6" w:rsidRDefault="005758E6" w:rsidP="004B6B4F">
      <w:pPr>
        <w:sectPr w:rsidR="005758E6" w:rsidSect="005F7DDC">
          <w:headerReference w:type="even" r:id="rId15"/>
          <w:headerReference w:type="default" r:id="rId16"/>
          <w:footerReference w:type="even" r:id="rId17"/>
          <w:footerReference w:type="default" r:id="rId18"/>
          <w:headerReference w:type="first" r:id="rId19"/>
          <w:footerReference w:type="first" r:id="rId20"/>
          <w:pgSz w:w="12240" w:h="15840"/>
          <w:pgMar w:top="1080" w:right="1080" w:bottom="1080" w:left="1080" w:header="720" w:footer="720" w:gutter="0"/>
          <w:pgNumType w:fmt="lowerRoman" w:start="0"/>
          <w:cols w:space="720"/>
          <w:titlePg/>
          <w:docGrid w:linePitch="360"/>
        </w:sectPr>
      </w:pPr>
    </w:p>
    <w:p w14:paraId="2BF65F9F" w14:textId="5397B924" w:rsidR="00C31CF5" w:rsidRDefault="00035161" w:rsidP="005505C8">
      <w:pPr>
        <w:pStyle w:val="Heading1"/>
      </w:pPr>
      <w:bookmarkStart w:id="4" w:name="_Toc25929319"/>
      <w:commentRangeStart w:id="5"/>
      <w:r>
        <w:lastRenderedPageBreak/>
        <w:t>P</w:t>
      </w:r>
      <w:r w:rsidR="003E173B">
        <w:t>urpose</w:t>
      </w:r>
      <w:bookmarkEnd w:id="4"/>
      <w:commentRangeEnd w:id="5"/>
      <w:r w:rsidR="007B1D0A">
        <w:rPr>
          <w:rStyle w:val="CommentReference"/>
          <w:rFonts w:asciiTheme="minorHAnsi" w:hAnsiTheme="minorHAnsi"/>
          <w:caps w:val="0"/>
        </w:rPr>
        <w:commentReference w:id="5"/>
      </w:r>
      <w:ins w:id="6" w:author="Benjamin Meyer [2]" w:date="2020-11-28T19:56:00Z">
        <w:r w:rsidR="009C0C0A">
          <w:t xml:space="preserve"> </w:t>
        </w:r>
      </w:ins>
    </w:p>
    <w:p w14:paraId="25BF2E6E" w14:textId="77777777" w:rsidR="000C461A" w:rsidRPr="000C461A" w:rsidRDefault="000C461A" w:rsidP="000C461A"/>
    <w:p w14:paraId="3264F95E" w14:textId="77777777" w:rsidR="000F2469" w:rsidRPr="00CE73AF" w:rsidRDefault="00EF0F35" w:rsidP="00EF0F35">
      <w:pPr>
        <w:rPr>
          <w:sz w:val="24"/>
          <w:szCs w:val="24"/>
        </w:rPr>
      </w:pPr>
      <w:r w:rsidRPr="00831865">
        <w:rPr>
          <w:sz w:val="24"/>
          <w:szCs w:val="24"/>
        </w:rPr>
        <w:t xml:space="preserve">This </w:t>
      </w:r>
      <w:r w:rsidR="00831865" w:rsidRPr="00831865">
        <w:rPr>
          <w:sz w:val="24"/>
          <w:szCs w:val="24"/>
        </w:rPr>
        <w:t xml:space="preserve">field report </w:t>
      </w:r>
      <w:r w:rsidR="00BA487E">
        <w:rPr>
          <w:sz w:val="24"/>
          <w:szCs w:val="24"/>
        </w:rPr>
        <w:t xml:space="preserve">serves as a draft under the </w:t>
      </w:r>
      <w:r w:rsidR="00255424" w:rsidRPr="00831865">
        <w:rPr>
          <w:sz w:val="24"/>
          <w:szCs w:val="24"/>
        </w:rPr>
        <w:t>Alaska Clean Water Actions (ACWA) gran</w:t>
      </w:r>
      <w:r w:rsidR="00831865" w:rsidRPr="00831865">
        <w:rPr>
          <w:sz w:val="24"/>
          <w:szCs w:val="24"/>
        </w:rPr>
        <w:t>t</w:t>
      </w:r>
      <w:r w:rsidR="009F6CB8" w:rsidRPr="00831865">
        <w:rPr>
          <w:sz w:val="24"/>
          <w:szCs w:val="24"/>
        </w:rPr>
        <w:t xml:space="preserve"> </w:t>
      </w:r>
      <w:r w:rsidR="00255424" w:rsidRPr="00831865">
        <w:rPr>
          <w:sz w:val="24"/>
          <w:szCs w:val="24"/>
        </w:rPr>
        <w:t xml:space="preserve">19-02, </w:t>
      </w:r>
      <w:commentRangeStart w:id="7"/>
      <w:r w:rsidR="00255424" w:rsidRPr="00831865">
        <w:rPr>
          <w:sz w:val="24"/>
          <w:szCs w:val="24"/>
        </w:rPr>
        <w:t>FAIN: 00J84604</w:t>
      </w:r>
      <w:r w:rsidR="009F6CB8" w:rsidRPr="00831865">
        <w:rPr>
          <w:sz w:val="24"/>
          <w:szCs w:val="24"/>
        </w:rPr>
        <w:t xml:space="preserve"> </w:t>
      </w:r>
      <w:commentRangeEnd w:id="7"/>
      <w:r w:rsidR="00F523FC">
        <w:rPr>
          <w:rStyle w:val="CommentReference"/>
        </w:rPr>
        <w:commentReference w:id="7"/>
      </w:r>
      <w:r w:rsidRPr="00831865">
        <w:rPr>
          <w:sz w:val="24"/>
          <w:szCs w:val="24"/>
        </w:rPr>
        <w:t>for the Alaska Department of Environmental Conservation</w:t>
      </w:r>
      <w:r w:rsidR="00831865">
        <w:rPr>
          <w:sz w:val="24"/>
          <w:szCs w:val="24"/>
        </w:rPr>
        <w:t xml:space="preserve"> (ADEC)</w:t>
      </w:r>
      <w:r w:rsidRPr="00831865">
        <w:rPr>
          <w:sz w:val="24"/>
          <w:szCs w:val="24"/>
        </w:rPr>
        <w:t xml:space="preserve">. </w:t>
      </w:r>
      <w:r w:rsidR="000F37DC" w:rsidRPr="00831865">
        <w:rPr>
          <w:sz w:val="24"/>
          <w:szCs w:val="24"/>
        </w:rPr>
        <w:t>It</w:t>
      </w:r>
      <w:r w:rsidR="009D280B" w:rsidRPr="00831865">
        <w:rPr>
          <w:sz w:val="24"/>
          <w:szCs w:val="24"/>
        </w:rPr>
        <w:t xml:space="preserve">s purpose is to </w:t>
      </w:r>
      <w:r w:rsidR="00FE0429" w:rsidRPr="00831865">
        <w:rPr>
          <w:sz w:val="24"/>
          <w:szCs w:val="24"/>
        </w:rPr>
        <w:t xml:space="preserve">highlight </w:t>
      </w:r>
      <w:r w:rsidR="00831865">
        <w:rPr>
          <w:sz w:val="24"/>
          <w:szCs w:val="24"/>
        </w:rPr>
        <w:t>fieldwork</w:t>
      </w:r>
      <w:r w:rsidR="007D1535">
        <w:rPr>
          <w:sz w:val="24"/>
          <w:szCs w:val="24"/>
        </w:rPr>
        <w:t xml:space="preserve"> </w:t>
      </w:r>
      <w:r w:rsidR="00255424" w:rsidRPr="00831865">
        <w:rPr>
          <w:sz w:val="24"/>
          <w:szCs w:val="24"/>
        </w:rPr>
        <w:t xml:space="preserve">and </w:t>
      </w:r>
      <w:r w:rsidR="00255424" w:rsidRPr="00CE73AF">
        <w:rPr>
          <w:sz w:val="24"/>
          <w:szCs w:val="24"/>
        </w:rPr>
        <w:t xml:space="preserve">mapping efforts conducted to </w:t>
      </w:r>
      <w:r w:rsidR="00831865" w:rsidRPr="00CE73AF">
        <w:rPr>
          <w:sz w:val="24"/>
          <w:szCs w:val="24"/>
        </w:rPr>
        <w:t>assess levels of copper and zinc, as well as to their potential sources</w:t>
      </w:r>
      <w:r w:rsidR="00FE0429" w:rsidRPr="00CE73AF">
        <w:rPr>
          <w:sz w:val="24"/>
          <w:szCs w:val="24"/>
        </w:rPr>
        <w:t xml:space="preserve"> </w:t>
      </w:r>
      <w:r w:rsidR="00255424" w:rsidRPr="00CE73AF">
        <w:rPr>
          <w:sz w:val="24"/>
          <w:szCs w:val="24"/>
        </w:rPr>
        <w:t xml:space="preserve">throughout the </w:t>
      </w:r>
      <w:r w:rsidR="00FE0429" w:rsidRPr="00CE73AF">
        <w:rPr>
          <w:sz w:val="24"/>
          <w:szCs w:val="24"/>
        </w:rPr>
        <w:t>Kenai River watershed</w:t>
      </w:r>
      <w:r w:rsidR="000F37DC" w:rsidRPr="00CE73AF">
        <w:rPr>
          <w:sz w:val="24"/>
          <w:szCs w:val="24"/>
        </w:rPr>
        <w:t>.</w:t>
      </w:r>
      <w:r w:rsidR="00FE0429" w:rsidRPr="00CE73AF">
        <w:rPr>
          <w:sz w:val="24"/>
          <w:szCs w:val="24"/>
        </w:rPr>
        <w:t xml:space="preserve"> </w:t>
      </w:r>
      <w:r w:rsidR="00255424" w:rsidRPr="00CE73AF">
        <w:rPr>
          <w:sz w:val="24"/>
          <w:szCs w:val="24"/>
        </w:rPr>
        <w:t xml:space="preserve">These </w:t>
      </w:r>
      <w:r w:rsidR="00831865" w:rsidRPr="00CE73AF">
        <w:rPr>
          <w:sz w:val="24"/>
          <w:szCs w:val="24"/>
        </w:rPr>
        <w:t>efforts are</w:t>
      </w:r>
      <w:r w:rsidR="00255424" w:rsidRPr="00CE73AF">
        <w:rPr>
          <w:sz w:val="24"/>
          <w:szCs w:val="24"/>
        </w:rPr>
        <w:t xml:space="preserve"> intended to complement</w:t>
      </w:r>
      <w:r w:rsidR="00BA487E" w:rsidRPr="00CE73AF">
        <w:rPr>
          <w:sz w:val="24"/>
          <w:szCs w:val="24"/>
        </w:rPr>
        <w:t xml:space="preserve"> and respond to</w:t>
      </w:r>
      <w:r w:rsidR="00255424" w:rsidRPr="00CE73AF">
        <w:rPr>
          <w:sz w:val="24"/>
          <w:szCs w:val="24"/>
        </w:rPr>
        <w:t xml:space="preserve"> the literature review </w:t>
      </w:r>
      <w:r w:rsidR="00831865" w:rsidRPr="00CE73AF">
        <w:rPr>
          <w:sz w:val="24"/>
          <w:szCs w:val="24"/>
        </w:rPr>
        <w:t xml:space="preserve">submitted to ADEC </w:t>
      </w:r>
      <w:r w:rsidR="00255424" w:rsidRPr="00CE73AF">
        <w:rPr>
          <w:sz w:val="24"/>
          <w:szCs w:val="24"/>
        </w:rPr>
        <w:t>in 2017 by the Kenai Watershed Forum under ACWA grant 17-06</w:t>
      </w:r>
      <w:r w:rsidR="00BA487E" w:rsidRPr="00CE73AF">
        <w:rPr>
          <w:sz w:val="24"/>
          <w:szCs w:val="24"/>
        </w:rPr>
        <w:t xml:space="preserve"> (KWF, 2017)</w:t>
      </w:r>
      <w:r w:rsidR="00255424" w:rsidRPr="00CE73AF">
        <w:rPr>
          <w:sz w:val="24"/>
          <w:szCs w:val="24"/>
        </w:rPr>
        <w:t>.</w:t>
      </w:r>
      <w:r w:rsidR="00FE0429" w:rsidRPr="00CE73AF">
        <w:rPr>
          <w:sz w:val="24"/>
          <w:szCs w:val="24"/>
        </w:rPr>
        <w:t xml:space="preserve"> </w:t>
      </w:r>
      <w:r w:rsidR="000F2469" w:rsidRPr="00CE73AF">
        <w:rPr>
          <w:sz w:val="24"/>
          <w:szCs w:val="24"/>
        </w:rPr>
        <w:t>This review will answer the following questions:</w:t>
      </w:r>
    </w:p>
    <w:p w14:paraId="66BF68F5" w14:textId="77777777" w:rsidR="000F2469" w:rsidRPr="00CE73AF" w:rsidRDefault="000F2469" w:rsidP="00EF0F35">
      <w:pPr>
        <w:rPr>
          <w:sz w:val="24"/>
          <w:szCs w:val="24"/>
        </w:rPr>
      </w:pPr>
    </w:p>
    <w:p w14:paraId="582A68BA" w14:textId="77777777" w:rsidR="00831865" w:rsidRDefault="00831865" w:rsidP="00C62EA9">
      <w:pPr>
        <w:pStyle w:val="ListParagraph"/>
        <w:numPr>
          <w:ilvl w:val="0"/>
          <w:numId w:val="7"/>
        </w:numPr>
        <w:rPr>
          <w:sz w:val="24"/>
          <w:szCs w:val="24"/>
        </w:rPr>
      </w:pPr>
      <w:r>
        <w:rPr>
          <w:sz w:val="24"/>
          <w:szCs w:val="24"/>
        </w:rPr>
        <w:t>What are the copper and zinc levels</w:t>
      </w:r>
      <w:r w:rsidR="00CE73AF">
        <w:rPr>
          <w:sz w:val="24"/>
          <w:szCs w:val="24"/>
        </w:rPr>
        <w:t xml:space="preserve"> at specific locations</w:t>
      </w:r>
      <w:r>
        <w:rPr>
          <w:sz w:val="24"/>
          <w:szCs w:val="24"/>
        </w:rPr>
        <w:t xml:space="preserve"> throughout the Kenai River watershed</w:t>
      </w:r>
      <w:r w:rsidR="00CE73AF">
        <w:rPr>
          <w:sz w:val="24"/>
          <w:szCs w:val="24"/>
        </w:rPr>
        <w:t xml:space="preserve"> during spring and summer sampling events</w:t>
      </w:r>
      <w:r>
        <w:rPr>
          <w:sz w:val="24"/>
          <w:szCs w:val="24"/>
        </w:rPr>
        <w:t>?</w:t>
      </w:r>
    </w:p>
    <w:p w14:paraId="6E008CB9" w14:textId="77777777" w:rsidR="00831865" w:rsidRDefault="00831865" w:rsidP="00831865">
      <w:pPr>
        <w:pStyle w:val="ListParagraph"/>
        <w:rPr>
          <w:sz w:val="24"/>
          <w:szCs w:val="24"/>
        </w:rPr>
      </w:pPr>
    </w:p>
    <w:p w14:paraId="2623774A" w14:textId="77777777" w:rsidR="00CE73AF" w:rsidRDefault="00CE73AF" w:rsidP="00C62EA9">
      <w:pPr>
        <w:pStyle w:val="ListParagraph"/>
        <w:numPr>
          <w:ilvl w:val="0"/>
          <w:numId w:val="7"/>
        </w:numPr>
        <w:rPr>
          <w:sz w:val="24"/>
          <w:szCs w:val="24"/>
        </w:rPr>
      </w:pPr>
      <w:r>
        <w:rPr>
          <w:sz w:val="24"/>
          <w:szCs w:val="24"/>
        </w:rPr>
        <w:t>Where are copper and zinc exceedances occurring throughout the Kenai River watershed during spring and summer sampling events?</w:t>
      </w:r>
    </w:p>
    <w:p w14:paraId="39A422E2" w14:textId="77777777" w:rsidR="00CE73AF" w:rsidRDefault="00CE73AF" w:rsidP="00CE73AF">
      <w:pPr>
        <w:pStyle w:val="ListParagraph"/>
        <w:rPr>
          <w:sz w:val="24"/>
          <w:szCs w:val="24"/>
        </w:rPr>
      </w:pPr>
    </w:p>
    <w:p w14:paraId="68DAF923" w14:textId="77777777" w:rsidR="00CE73AF" w:rsidRDefault="00CE73AF" w:rsidP="00C62EA9">
      <w:pPr>
        <w:pStyle w:val="ListParagraph"/>
        <w:numPr>
          <w:ilvl w:val="0"/>
          <w:numId w:val="7"/>
        </w:numPr>
        <w:rPr>
          <w:sz w:val="24"/>
          <w:szCs w:val="24"/>
        </w:rPr>
      </w:pPr>
      <w:r>
        <w:rPr>
          <w:sz w:val="24"/>
          <w:szCs w:val="24"/>
        </w:rPr>
        <w:t>What is the status of mapping efforts of potential copper and zinc sources on the Kenai River and throughout its watershed?</w:t>
      </w:r>
    </w:p>
    <w:p w14:paraId="3394A708" w14:textId="77777777" w:rsidR="000F2469" w:rsidRPr="00831865" w:rsidRDefault="000F2469" w:rsidP="00EF0F35">
      <w:pPr>
        <w:rPr>
          <w:sz w:val="24"/>
          <w:szCs w:val="24"/>
        </w:rPr>
      </w:pPr>
    </w:p>
    <w:p w14:paraId="68D8A649" w14:textId="77777777" w:rsidR="000F2469" w:rsidRPr="00831865" w:rsidRDefault="000F2469" w:rsidP="00EF0F35">
      <w:pPr>
        <w:rPr>
          <w:sz w:val="24"/>
          <w:szCs w:val="24"/>
        </w:rPr>
      </w:pPr>
    </w:p>
    <w:p w14:paraId="5A702A31" w14:textId="77777777" w:rsidR="00BC1F4D" w:rsidRDefault="00BC1F4D" w:rsidP="00CE73AF"/>
    <w:p w14:paraId="1C0F7451" w14:textId="77777777" w:rsidR="00BC1F4D" w:rsidRDefault="00BC1F4D" w:rsidP="00BC1F4D"/>
    <w:p w14:paraId="17EE0B17" w14:textId="77777777" w:rsidR="00BC1F4D" w:rsidRDefault="00BC1F4D" w:rsidP="00BC1F4D"/>
    <w:p w14:paraId="222C25A8" w14:textId="77777777" w:rsidR="00BC1F4D" w:rsidRDefault="00BC1F4D" w:rsidP="00BC1F4D"/>
    <w:p w14:paraId="12AD6FA2" w14:textId="77777777" w:rsidR="00BC1F4D" w:rsidRDefault="00BC1F4D" w:rsidP="00BC1F4D"/>
    <w:p w14:paraId="22A045E9" w14:textId="77777777" w:rsidR="00BC1F4D" w:rsidRDefault="00BC1F4D" w:rsidP="00BC1F4D"/>
    <w:p w14:paraId="79A6CDFD" w14:textId="77777777" w:rsidR="00BC1F4D" w:rsidRDefault="00BC1F4D" w:rsidP="00BC1F4D"/>
    <w:p w14:paraId="0F3954A8" w14:textId="77777777" w:rsidR="00BC1F4D" w:rsidRDefault="00BC1F4D" w:rsidP="00BC1F4D"/>
    <w:p w14:paraId="25715A52" w14:textId="77777777" w:rsidR="00BC1F4D" w:rsidRDefault="00BC1F4D" w:rsidP="00BC1F4D"/>
    <w:p w14:paraId="08A2B27E" w14:textId="77777777" w:rsidR="00BC1F4D" w:rsidRDefault="00BC1F4D" w:rsidP="00BC1F4D"/>
    <w:p w14:paraId="64A62FD0" w14:textId="77777777" w:rsidR="00BC1F4D" w:rsidRDefault="00BC1F4D" w:rsidP="00BC1F4D"/>
    <w:p w14:paraId="56852690" w14:textId="77777777" w:rsidR="00BC1F4D" w:rsidRDefault="00BC1F4D" w:rsidP="00BC1F4D"/>
    <w:p w14:paraId="4D2540A6" w14:textId="77777777" w:rsidR="00BC1F4D" w:rsidRDefault="00BC1F4D" w:rsidP="00BC1F4D"/>
    <w:p w14:paraId="292DEE15" w14:textId="77777777" w:rsidR="00BC1F4D" w:rsidRDefault="00BC1F4D" w:rsidP="00BC1F4D"/>
    <w:p w14:paraId="621363EF" w14:textId="77777777" w:rsidR="00BC1F4D" w:rsidRDefault="00BC1F4D" w:rsidP="00BC1F4D"/>
    <w:p w14:paraId="1CEDAC88" w14:textId="77777777" w:rsidR="001600DC" w:rsidRDefault="001600DC" w:rsidP="00BC1F4D"/>
    <w:p w14:paraId="650095AD" w14:textId="77777777" w:rsidR="001600DC" w:rsidRDefault="001600DC" w:rsidP="00BC1F4D"/>
    <w:p w14:paraId="627AF77F" w14:textId="77777777" w:rsidR="001600DC" w:rsidRDefault="001600DC" w:rsidP="00BC1F4D"/>
    <w:p w14:paraId="2275A153" w14:textId="77777777" w:rsidR="001600DC" w:rsidRDefault="001600DC" w:rsidP="00BC1F4D"/>
    <w:p w14:paraId="15BAACFF" w14:textId="77777777" w:rsidR="001600DC" w:rsidRDefault="001600DC" w:rsidP="00BC1F4D"/>
    <w:p w14:paraId="358B5CD3" w14:textId="77777777" w:rsidR="001600DC" w:rsidRDefault="001600DC" w:rsidP="00BC1F4D"/>
    <w:p w14:paraId="3E74C83E" w14:textId="77777777" w:rsidR="001600DC" w:rsidRDefault="001600DC" w:rsidP="00BC1F4D"/>
    <w:p w14:paraId="2132D834" w14:textId="77777777" w:rsidR="001600DC" w:rsidRDefault="001600DC" w:rsidP="00BC1F4D"/>
    <w:p w14:paraId="369D0906" w14:textId="77777777" w:rsidR="00746265" w:rsidRDefault="00746265" w:rsidP="00BC1F4D"/>
    <w:p w14:paraId="4170059E" w14:textId="77777777" w:rsidR="00746265" w:rsidRDefault="00746265" w:rsidP="00BC1F4D"/>
    <w:p w14:paraId="01946175" w14:textId="77777777" w:rsidR="0031789F" w:rsidRDefault="0031789F" w:rsidP="00BC1F4D"/>
    <w:p w14:paraId="346B7DED" w14:textId="77777777" w:rsidR="0031789F" w:rsidRDefault="0031789F" w:rsidP="00BC1F4D"/>
    <w:p w14:paraId="1ACABE53" w14:textId="77777777" w:rsidR="0031789F" w:rsidRDefault="0031789F" w:rsidP="00BC1F4D"/>
    <w:p w14:paraId="6EF4313B" w14:textId="77777777" w:rsidR="0031789F" w:rsidRDefault="0031789F" w:rsidP="00BC1F4D"/>
    <w:p w14:paraId="29119A09" w14:textId="77777777" w:rsidR="0031789F" w:rsidRDefault="0031789F" w:rsidP="00BC1F4D"/>
    <w:p w14:paraId="234F153A" w14:textId="77777777" w:rsidR="0031789F" w:rsidRDefault="0031789F" w:rsidP="00BC1F4D"/>
    <w:p w14:paraId="2BEE1043" w14:textId="77777777" w:rsidR="0031789F" w:rsidRDefault="0031789F" w:rsidP="00BC1F4D"/>
    <w:p w14:paraId="66F2AB09" w14:textId="77777777" w:rsidR="0031789F" w:rsidRDefault="0031789F" w:rsidP="00BC1F4D"/>
    <w:p w14:paraId="06986A2A" w14:textId="77777777" w:rsidR="0031789F" w:rsidRDefault="0031789F" w:rsidP="00BC1F4D"/>
    <w:p w14:paraId="202D8455" w14:textId="77777777" w:rsidR="0031789F" w:rsidRDefault="0031789F" w:rsidP="00BC1F4D"/>
    <w:p w14:paraId="0D3A77C4" w14:textId="77777777" w:rsidR="0031789F" w:rsidRDefault="0031789F" w:rsidP="00BC1F4D"/>
    <w:p w14:paraId="1711473D" w14:textId="77777777" w:rsidR="0031789F" w:rsidRDefault="0031789F" w:rsidP="00BC1F4D"/>
    <w:p w14:paraId="0CE6A902" w14:textId="77777777" w:rsidR="0031789F" w:rsidRDefault="0031789F" w:rsidP="00BC1F4D"/>
    <w:p w14:paraId="07EE6DE6" w14:textId="77777777" w:rsidR="0031789F" w:rsidRDefault="0031789F" w:rsidP="00BC1F4D"/>
    <w:p w14:paraId="60FABE8F" w14:textId="77777777" w:rsidR="009308B3" w:rsidRPr="006F3509" w:rsidRDefault="009308B3" w:rsidP="009308B3">
      <w:pPr>
        <w:pStyle w:val="Heading1"/>
        <w:rPr>
          <w:b/>
          <w:bCs/>
        </w:rPr>
      </w:pPr>
      <w:bookmarkStart w:id="8" w:name="_Toc25929320"/>
      <w:r w:rsidRPr="006F3509">
        <w:rPr>
          <w:b/>
          <w:bCs/>
        </w:rPr>
        <w:lastRenderedPageBreak/>
        <w:t>Introduction</w:t>
      </w:r>
      <w:bookmarkEnd w:id="8"/>
    </w:p>
    <w:p w14:paraId="0E6D6206" w14:textId="77777777" w:rsidR="00711575" w:rsidRPr="00831865" w:rsidRDefault="00831865" w:rsidP="00711575">
      <w:pPr>
        <w:rPr>
          <w:sz w:val="24"/>
          <w:szCs w:val="24"/>
        </w:rPr>
      </w:pPr>
      <w:r>
        <w:rPr>
          <w:sz w:val="24"/>
          <w:szCs w:val="24"/>
        </w:rPr>
        <w:t>The Kenai River is a glacially-</w:t>
      </w:r>
      <w:r w:rsidR="00F852E3">
        <w:rPr>
          <w:sz w:val="24"/>
          <w:szCs w:val="24"/>
        </w:rPr>
        <w:t xml:space="preserve">fed system located on the Kenai Peninsula. This 82-mile river begins at the outlet of Kenai Lake and flows into a branch of the Gulf of Alaska commonly known as Cook Inlet. Due to its size, the Kenai River is </w:t>
      </w:r>
      <w:r w:rsidR="00CE73AF">
        <w:rPr>
          <w:sz w:val="24"/>
          <w:szCs w:val="24"/>
        </w:rPr>
        <w:t>generally</w:t>
      </w:r>
      <w:r w:rsidR="00F852E3">
        <w:rPr>
          <w:sz w:val="24"/>
          <w:szCs w:val="24"/>
        </w:rPr>
        <w:t xml:space="preserve"> divided into three sections: the upper river (Cooper Landing at river mile [RM] 82 to Skilak Lake at RM 65), middle river (RM 50 at the outlet of Skilak Lake to RM 21 in Soldotna at the Sterling Highway bridge), and lower river (RM 21 to RM 0 at the</w:t>
      </w:r>
      <w:r w:rsidR="00BF0A18">
        <w:rPr>
          <w:sz w:val="24"/>
          <w:szCs w:val="24"/>
        </w:rPr>
        <w:t xml:space="preserve"> mouth in Kenai). Several major, non-glacial </w:t>
      </w:r>
      <w:r w:rsidR="00F852E3">
        <w:rPr>
          <w:sz w:val="24"/>
          <w:szCs w:val="24"/>
        </w:rPr>
        <w:t>tributaries flow into the Kenai River</w:t>
      </w:r>
      <w:r w:rsidR="00C77469">
        <w:rPr>
          <w:sz w:val="24"/>
          <w:szCs w:val="24"/>
        </w:rPr>
        <w:t xml:space="preserve"> </w:t>
      </w:r>
      <w:r w:rsidR="00711575" w:rsidRPr="00831865">
        <w:rPr>
          <w:sz w:val="24"/>
          <w:szCs w:val="24"/>
        </w:rPr>
        <w:t xml:space="preserve">(Figure 1). </w:t>
      </w:r>
    </w:p>
    <w:p w14:paraId="15562D24" w14:textId="77777777" w:rsidR="00711575" w:rsidRPr="00831865" w:rsidRDefault="00711575" w:rsidP="00711575">
      <w:pPr>
        <w:rPr>
          <w:sz w:val="24"/>
          <w:szCs w:val="24"/>
        </w:rPr>
      </w:pPr>
    </w:p>
    <w:p w14:paraId="260E70F5" w14:textId="6B7DCA97" w:rsidR="00711575" w:rsidRPr="00621F96" w:rsidRDefault="00C77469" w:rsidP="00711575">
      <w:pPr>
        <w:rPr>
          <w:sz w:val="24"/>
          <w:szCs w:val="24"/>
        </w:rPr>
      </w:pPr>
      <w:r>
        <w:rPr>
          <w:sz w:val="24"/>
          <w:szCs w:val="24"/>
        </w:rPr>
        <w:t>T</w:t>
      </w:r>
      <w:r w:rsidR="00711575" w:rsidRPr="00831865">
        <w:rPr>
          <w:sz w:val="24"/>
          <w:szCs w:val="24"/>
        </w:rPr>
        <w:t xml:space="preserve">he Kenai River watershed </w:t>
      </w:r>
      <w:r>
        <w:rPr>
          <w:sz w:val="24"/>
          <w:szCs w:val="24"/>
        </w:rPr>
        <w:t>plays host to thousands of Pacific salmon that utilize its waters for rearing and spawning habitat. These salmon are critical to Alaskan economy, re</w:t>
      </w:r>
      <w:r w:rsidR="00BF0A18">
        <w:rPr>
          <w:sz w:val="24"/>
          <w:szCs w:val="24"/>
        </w:rPr>
        <w:t>creation, and culture</w:t>
      </w:r>
      <w:r>
        <w:rPr>
          <w:sz w:val="24"/>
          <w:szCs w:val="24"/>
        </w:rPr>
        <w:t xml:space="preserve">. As a result, the Kenai River watershed is </w:t>
      </w:r>
      <w:del w:id="9" w:author="Benjamin Meyer [2]" w:date="2020-11-24T08:34:00Z">
        <w:r w:rsidDel="003E0909">
          <w:rPr>
            <w:sz w:val="24"/>
            <w:szCs w:val="24"/>
          </w:rPr>
          <w:delText>often targeted</w:delText>
        </w:r>
      </w:del>
      <w:ins w:id="10" w:author="Benjamin Meyer [2]" w:date="2020-11-24T08:34:00Z">
        <w:r w:rsidR="003E0909">
          <w:rPr>
            <w:sz w:val="24"/>
            <w:szCs w:val="24"/>
          </w:rPr>
          <w:t>a priority</w:t>
        </w:r>
      </w:ins>
      <w:r>
        <w:rPr>
          <w:sz w:val="24"/>
          <w:szCs w:val="24"/>
        </w:rPr>
        <w:t xml:space="preserve"> for conservation </w:t>
      </w:r>
      <w:r w:rsidR="00BF0A18">
        <w:rPr>
          <w:sz w:val="24"/>
          <w:szCs w:val="24"/>
        </w:rPr>
        <w:t>efforts</w:t>
      </w:r>
      <w:r w:rsidR="00711575" w:rsidRPr="00831865">
        <w:rPr>
          <w:sz w:val="24"/>
          <w:szCs w:val="24"/>
        </w:rPr>
        <w:t xml:space="preserve">, as </w:t>
      </w:r>
      <w:r>
        <w:rPr>
          <w:sz w:val="24"/>
          <w:szCs w:val="24"/>
        </w:rPr>
        <w:t>it experiences s</w:t>
      </w:r>
      <w:r w:rsidR="00711575" w:rsidRPr="00831865">
        <w:rPr>
          <w:sz w:val="24"/>
          <w:szCs w:val="24"/>
        </w:rPr>
        <w:t>ignificant anthropogenic pressures</w:t>
      </w:r>
      <w:r>
        <w:rPr>
          <w:sz w:val="24"/>
          <w:szCs w:val="24"/>
        </w:rPr>
        <w:t xml:space="preserve"> throughout the year</w:t>
      </w:r>
      <w:r w:rsidR="00711575" w:rsidRPr="00831865">
        <w:rPr>
          <w:sz w:val="24"/>
          <w:szCs w:val="24"/>
        </w:rPr>
        <w:t xml:space="preserve">. </w:t>
      </w:r>
      <w:r w:rsidR="00BF0A18">
        <w:rPr>
          <w:sz w:val="24"/>
          <w:szCs w:val="24"/>
        </w:rPr>
        <w:t>Over 20 years ago, the</w:t>
      </w:r>
      <w:r>
        <w:rPr>
          <w:sz w:val="24"/>
          <w:szCs w:val="24"/>
        </w:rPr>
        <w:t xml:space="preserve"> Kenai Watershed Forum (KWF) identified a need </w:t>
      </w:r>
      <w:r w:rsidR="00BF0A18">
        <w:rPr>
          <w:sz w:val="24"/>
          <w:szCs w:val="24"/>
        </w:rPr>
        <w:t>for</w:t>
      </w:r>
      <w:r>
        <w:rPr>
          <w:sz w:val="24"/>
          <w:szCs w:val="24"/>
        </w:rPr>
        <w:t xml:space="preserve"> </w:t>
      </w:r>
      <w:r w:rsidR="00711575" w:rsidRPr="00831865">
        <w:rPr>
          <w:sz w:val="24"/>
          <w:szCs w:val="24"/>
        </w:rPr>
        <w:t>m</w:t>
      </w:r>
      <w:r>
        <w:rPr>
          <w:sz w:val="24"/>
          <w:szCs w:val="24"/>
        </w:rPr>
        <w:t>onitor</w:t>
      </w:r>
      <w:r w:rsidR="007D1535">
        <w:rPr>
          <w:sz w:val="24"/>
          <w:szCs w:val="24"/>
        </w:rPr>
        <w:t>ing</w:t>
      </w:r>
      <w:r>
        <w:rPr>
          <w:sz w:val="24"/>
          <w:szCs w:val="24"/>
        </w:rPr>
        <w:t xml:space="preserve"> </w:t>
      </w:r>
      <w:r w:rsidR="007D1535">
        <w:rPr>
          <w:sz w:val="24"/>
          <w:szCs w:val="24"/>
        </w:rPr>
        <w:t xml:space="preserve">several water quality parameters often influenced by development, impervious surfaces, boat use, </w:t>
      </w:r>
      <w:ins w:id="11" w:author="Benjamin Meyer" w:date="2020-11-23T16:17:00Z">
        <w:r w:rsidR="003F331D">
          <w:rPr>
            <w:sz w:val="24"/>
            <w:szCs w:val="24"/>
          </w:rPr>
          <w:t xml:space="preserve">and others. </w:t>
        </w:r>
      </w:ins>
      <w:del w:id="12" w:author="Benjamin Meyer" w:date="2020-11-23T16:17:00Z">
        <w:r w:rsidR="00BF0A18" w:rsidDel="003F331D">
          <w:rPr>
            <w:sz w:val="24"/>
            <w:szCs w:val="24"/>
          </w:rPr>
          <w:delText>etc..</w:delText>
        </w:r>
        <w:r w:rsidR="007D1535" w:rsidDel="003F331D">
          <w:rPr>
            <w:sz w:val="24"/>
            <w:szCs w:val="24"/>
          </w:rPr>
          <w:delText>.</w:delText>
        </w:r>
      </w:del>
      <w:r w:rsidR="007D1535">
        <w:rPr>
          <w:sz w:val="24"/>
          <w:szCs w:val="24"/>
        </w:rPr>
        <w:t xml:space="preserve"> In response, KWF established </w:t>
      </w:r>
      <w:r w:rsidR="00711575" w:rsidRPr="00831865">
        <w:rPr>
          <w:sz w:val="24"/>
          <w:szCs w:val="24"/>
        </w:rPr>
        <w:t>the Kenai River Baseline Water Quality Monitoring</w:t>
      </w:r>
      <w:r>
        <w:rPr>
          <w:sz w:val="24"/>
          <w:szCs w:val="24"/>
        </w:rPr>
        <w:t xml:space="preserve"> (KRBWQM</w:t>
      </w:r>
      <w:r w:rsidR="007D1535">
        <w:rPr>
          <w:sz w:val="24"/>
          <w:szCs w:val="24"/>
        </w:rPr>
        <w:t>) program</w:t>
      </w:r>
      <w:r w:rsidR="00711575" w:rsidRPr="00831865">
        <w:rPr>
          <w:sz w:val="24"/>
          <w:szCs w:val="24"/>
        </w:rPr>
        <w:t xml:space="preserve"> </w:t>
      </w:r>
      <w:r w:rsidR="007D1535">
        <w:rPr>
          <w:sz w:val="24"/>
          <w:szCs w:val="24"/>
        </w:rPr>
        <w:t xml:space="preserve">in 2000 </w:t>
      </w:r>
      <w:r w:rsidR="00711575" w:rsidRPr="00831865">
        <w:rPr>
          <w:sz w:val="24"/>
          <w:szCs w:val="24"/>
        </w:rPr>
        <w:t xml:space="preserve">to track </w:t>
      </w:r>
      <w:r w:rsidR="00711575" w:rsidRPr="00621F96">
        <w:rPr>
          <w:sz w:val="24"/>
          <w:szCs w:val="24"/>
        </w:rPr>
        <w:t xml:space="preserve">water quality changes over time. </w:t>
      </w:r>
      <w:r w:rsidR="00901F3F" w:rsidRPr="00621F96">
        <w:rPr>
          <w:sz w:val="24"/>
          <w:szCs w:val="24"/>
        </w:rPr>
        <w:t xml:space="preserve">Several sites were chosen along the Kenai River mainstem and in its major tributaries with the </w:t>
      </w:r>
      <w:r w:rsidR="007D1535" w:rsidRPr="00621F96">
        <w:rPr>
          <w:sz w:val="24"/>
          <w:szCs w:val="24"/>
        </w:rPr>
        <w:t xml:space="preserve">intention </w:t>
      </w:r>
      <w:r w:rsidR="00903FE7" w:rsidRPr="00621F96">
        <w:rPr>
          <w:sz w:val="24"/>
          <w:szCs w:val="24"/>
        </w:rPr>
        <w:t xml:space="preserve">of </w:t>
      </w:r>
      <w:r w:rsidR="00901F3F" w:rsidRPr="00621F96">
        <w:rPr>
          <w:sz w:val="24"/>
          <w:szCs w:val="24"/>
        </w:rPr>
        <w:t>providing information on overall water</w:t>
      </w:r>
      <w:r w:rsidR="00193FDA" w:rsidRPr="00621F96">
        <w:rPr>
          <w:sz w:val="24"/>
          <w:szCs w:val="24"/>
        </w:rPr>
        <w:t>shed health twice per year</w:t>
      </w:r>
      <w:r w:rsidR="007D1535" w:rsidRPr="00621F96">
        <w:rPr>
          <w:sz w:val="24"/>
          <w:szCs w:val="24"/>
        </w:rPr>
        <w:t xml:space="preserve"> (Figure 1).</w:t>
      </w:r>
      <w:r w:rsidR="00BF0A18" w:rsidRPr="00621F96">
        <w:rPr>
          <w:sz w:val="24"/>
          <w:szCs w:val="24"/>
        </w:rPr>
        <w:t xml:space="preserve"> </w:t>
      </w:r>
      <w:ins w:id="13" w:author="Benjamin Meyer" w:date="2020-11-23T16:18:00Z">
        <w:r w:rsidR="003F331D">
          <w:rPr>
            <w:sz w:val="24"/>
            <w:szCs w:val="24"/>
          </w:rPr>
          <w:t xml:space="preserve">Analyses performed on </w:t>
        </w:r>
      </w:ins>
      <w:del w:id="14" w:author="Benjamin Meyer" w:date="2020-11-23T16:18:00Z">
        <w:r w:rsidR="00BF0A18" w:rsidRPr="00621F96" w:rsidDel="003F331D">
          <w:rPr>
            <w:sz w:val="24"/>
            <w:szCs w:val="24"/>
          </w:rPr>
          <w:delText xml:space="preserve">Included in </w:delText>
        </w:r>
      </w:del>
      <w:ins w:id="15" w:author="Benjamin Meyer" w:date="2020-11-23T16:19:00Z">
        <w:r w:rsidR="003F331D">
          <w:rPr>
            <w:sz w:val="24"/>
            <w:szCs w:val="24"/>
          </w:rPr>
          <w:t xml:space="preserve">twice-yearly </w:t>
        </w:r>
      </w:ins>
      <w:r w:rsidR="00BF0A18" w:rsidRPr="00621F96">
        <w:rPr>
          <w:sz w:val="24"/>
          <w:szCs w:val="24"/>
        </w:rPr>
        <w:t xml:space="preserve">water quality </w:t>
      </w:r>
      <w:ins w:id="16" w:author="Benjamin Meyer" w:date="2020-11-23T16:19:00Z">
        <w:r w:rsidR="003F331D">
          <w:rPr>
            <w:sz w:val="24"/>
            <w:szCs w:val="24"/>
          </w:rPr>
          <w:t xml:space="preserve">samples include </w:t>
        </w:r>
      </w:ins>
      <w:del w:id="17" w:author="Benjamin Meyer" w:date="2020-11-23T16:19:00Z">
        <w:r w:rsidR="00BF0A18" w:rsidRPr="00621F96" w:rsidDel="003F331D">
          <w:rPr>
            <w:sz w:val="24"/>
            <w:szCs w:val="24"/>
          </w:rPr>
          <w:delText>samples taken each year are</w:delText>
        </w:r>
      </w:del>
      <w:del w:id="18" w:author="Benjamin Meyer [2]" w:date="2020-11-24T08:35:00Z">
        <w:r w:rsidR="00BF0A18" w:rsidRPr="00621F96" w:rsidDel="003E0909">
          <w:rPr>
            <w:sz w:val="24"/>
            <w:szCs w:val="24"/>
          </w:rPr>
          <w:delText xml:space="preserve"> </w:delText>
        </w:r>
      </w:del>
      <w:commentRangeStart w:id="19"/>
      <w:r w:rsidR="00BF0A18" w:rsidRPr="00621F96">
        <w:rPr>
          <w:sz w:val="24"/>
          <w:szCs w:val="24"/>
        </w:rPr>
        <w:t xml:space="preserve">copper, </w:t>
      </w:r>
      <w:r w:rsidR="00AB3035">
        <w:rPr>
          <w:sz w:val="24"/>
          <w:szCs w:val="24"/>
        </w:rPr>
        <w:t>zinc</w:t>
      </w:r>
      <w:commentRangeEnd w:id="19"/>
      <w:r w:rsidR="00A404F8">
        <w:rPr>
          <w:rStyle w:val="CommentReference"/>
        </w:rPr>
        <w:commentReference w:id="19"/>
      </w:r>
      <w:r w:rsidR="00AB3035">
        <w:rPr>
          <w:sz w:val="24"/>
          <w:szCs w:val="24"/>
        </w:rPr>
        <w:t xml:space="preserve">, </w:t>
      </w:r>
      <w:r w:rsidR="00BF0A18" w:rsidRPr="00621F96">
        <w:rPr>
          <w:sz w:val="24"/>
          <w:szCs w:val="24"/>
        </w:rPr>
        <w:t xml:space="preserve">calcium, and magnesium. </w:t>
      </w:r>
      <w:del w:id="20" w:author="Benjamin Meyer" w:date="2020-11-23T16:20:00Z">
        <w:r w:rsidR="00BF0A18" w:rsidRPr="00621F96" w:rsidDel="003F331D">
          <w:rPr>
            <w:sz w:val="24"/>
            <w:szCs w:val="24"/>
          </w:rPr>
          <w:delText>The freshwater</w:delText>
        </w:r>
      </w:del>
      <w:r w:rsidR="00BF0A18" w:rsidRPr="00621F96">
        <w:rPr>
          <w:sz w:val="24"/>
          <w:szCs w:val="24"/>
        </w:rPr>
        <w:t xml:space="preserve"> </w:t>
      </w:r>
      <w:del w:id="21" w:author="Benjamin Meyer [2]" w:date="2020-11-24T10:18:00Z">
        <w:r w:rsidR="00BF0A18" w:rsidRPr="00621F96" w:rsidDel="0095798F">
          <w:rPr>
            <w:sz w:val="24"/>
            <w:szCs w:val="24"/>
          </w:rPr>
          <w:delText xml:space="preserve"> </w:delText>
        </w:r>
      </w:del>
      <w:r w:rsidR="00BF0A18" w:rsidRPr="00621F96">
        <w:rPr>
          <w:sz w:val="24"/>
          <w:szCs w:val="24"/>
        </w:rPr>
        <w:t>Exceedances of copper and zinc are identified when their levels are compared to a hardness-dependent freshwater</w:t>
      </w:r>
      <w:r w:rsidR="00621F96" w:rsidRPr="00621F96">
        <w:rPr>
          <w:sz w:val="24"/>
          <w:szCs w:val="24"/>
        </w:rPr>
        <w:t xml:space="preserve"> criterion continuous concentration</w:t>
      </w:r>
      <w:r w:rsidR="00621F96">
        <w:rPr>
          <w:sz w:val="24"/>
          <w:szCs w:val="24"/>
        </w:rPr>
        <w:t xml:space="preserve"> (CCC) whose calculation requires the input of calcium and magnesium levels (Table 1; ADEC 2008).</w:t>
      </w:r>
    </w:p>
    <w:p w14:paraId="1310274C" w14:textId="77777777" w:rsidR="00711575" w:rsidRPr="00831865" w:rsidRDefault="00711575" w:rsidP="00711575">
      <w:pPr>
        <w:rPr>
          <w:sz w:val="24"/>
          <w:szCs w:val="24"/>
        </w:rPr>
      </w:pPr>
    </w:p>
    <w:p w14:paraId="6DC03C3D" w14:textId="6930AFD6" w:rsidR="00947FFA" w:rsidRDefault="00711575" w:rsidP="00711575">
      <w:pPr>
        <w:rPr>
          <w:sz w:val="24"/>
          <w:szCs w:val="24"/>
        </w:rPr>
      </w:pPr>
      <w:r w:rsidRPr="00831865">
        <w:rPr>
          <w:sz w:val="24"/>
          <w:szCs w:val="24"/>
        </w:rPr>
        <w:t xml:space="preserve">Baseline water quality monitoring within the Kenai River watershed demonstrated a notable increase in dissolved </w:t>
      </w:r>
      <w:r w:rsidR="00B86230">
        <w:rPr>
          <w:sz w:val="24"/>
          <w:szCs w:val="24"/>
        </w:rPr>
        <w:t>copper and zinc</w:t>
      </w:r>
      <w:r w:rsidR="0012579E" w:rsidRPr="00831865">
        <w:rPr>
          <w:sz w:val="24"/>
          <w:szCs w:val="24"/>
        </w:rPr>
        <w:t xml:space="preserve"> concentrations from 2010 through</w:t>
      </w:r>
      <w:r w:rsidRPr="00831865">
        <w:rPr>
          <w:sz w:val="24"/>
          <w:szCs w:val="24"/>
        </w:rPr>
        <w:t xml:space="preserve"> 2014</w:t>
      </w:r>
      <w:r w:rsidR="00903FE7" w:rsidRPr="00831865">
        <w:rPr>
          <w:sz w:val="24"/>
          <w:szCs w:val="24"/>
        </w:rPr>
        <w:t xml:space="preserve"> as compared with previous sampling years</w:t>
      </w:r>
      <w:r w:rsidR="00B86230">
        <w:rPr>
          <w:sz w:val="24"/>
          <w:szCs w:val="24"/>
        </w:rPr>
        <w:t xml:space="preserve"> (KWF</w:t>
      </w:r>
      <w:r w:rsidR="00641F0B">
        <w:rPr>
          <w:sz w:val="24"/>
          <w:szCs w:val="24"/>
        </w:rPr>
        <w:t>,</w:t>
      </w:r>
      <w:r w:rsidR="00BF0A18">
        <w:rPr>
          <w:sz w:val="24"/>
          <w:szCs w:val="24"/>
        </w:rPr>
        <w:t xml:space="preserve"> 2017</w:t>
      </w:r>
      <w:r w:rsidR="00B86230">
        <w:rPr>
          <w:sz w:val="24"/>
          <w:szCs w:val="24"/>
        </w:rPr>
        <w:t>)</w:t>
      </w:r>
      <w:commentRangeStart w:id="22"/>
      <w:r w:rsidRPr="00831865">
        <w:rPr>
          <w:sz w:val="24"/>
          <w:szCs w:val="24"/>
        </w:rPr>
        <w:t>.</w:t>
      </w:r>
      <w:commentRangeEnd w:id="22"/>
      <w:r w:rsidR="003D166C">
        <w:rPr>
          <w:rStyle w:val="CommentReference"/>
        </w:rPr>
        <w:commentReference w:id="22"/>
      </w:r>
      <w:r w:rsidRPr="00831865">
        <w:rPr>
          <w:sz w:val="24"/>
          <w:szCs w:val="24"/>
        </w:rPr>
        <w:t xml:space="preserve"> </w:t>
      </w:r>
      <w:r w:rsidR="00947FFA">
        <w:rPr>
          <w:sz w:val="24"/>
          <w:szCs w:val="24"/>
        </w:rPr>
        <w:t xml:space="preserve">These heavy metals can have </w:t>
      </w:r>
      <w:r w:rsidR="00F22B91">
        <w:rPr>
          <w:sz w:val="24"/>
          <w:szCs w:val="24"/>
        </w:rPr>
        <w:t>harmful</w:t>
      </w:r>
      <w:r w:rsidR="00947FFA">
        <w:rPr>
          <w:sz w:val="24"/>
          <w:szCs w:val="24"/>
        </w:rPr>
        <w:t xml:space="preserve"> effects on Pacific salmon and the watershed</w:t>
      </w:r>
      <w:r w:rsidR="003F331D">
        <w:rPr>
          <w:sz w:val="24"/>
          <w:szCs w:val="24"/>
        </w:rPr>
        <w:t>s</w:t>
      </w:r>
      <w:r w:rsidR="00947FFA">
        <w:rPr>
          <w:sz w:val="24"/>
          <w:szCs w:val="24"/>
        </w:rPr>
        <w:t xml:space="preserve"> they rely on</w:t>
      </w:r>
      <w:r w:rsidR="00F22B91">
        <w:rPr>
          <w:sz w:val="24"/>
          <w:szCs w:val="24"/>
        </w:rPr>
        <w:t>. Elevated levels of copper can lead to toxic effects on a salmon’s olfactory nervous system, which is critical for survival and migratory success (</w:t>
      </w:r>
      <w:r w:rsidR="00641F0B">
        <w:rPr>
          <w:sz w:val="24"/>
          <w:szCs w:val="24"/>
        </w:rPr>
        <w:t xml:space="preserve">Baldwin et al, 2003). </w:t>
      </w:r>
      <w:r w:rsidR="00A5722C">
        <w:rPr>
          <w:sz w:val="24"/>
          <w:szCs w:val="24"/>
        </w:rPr>
        <w:t>Chinook salmon (</w:t>
      </w:r>
      <w:r w:rsidR="00A5722C">
        <w:rPr>
          <w:i/>
          <w:iCs/>
          <w:sz w:val="24"/>
          <w:szCs w:val="24"/>
        </w:rPr>
        <w:t>Oncorhynchus tshawytscha</w:t>
      </w:r>
      <w:r w:rsidR="00A5722C">
        <w:rPr>
          <w:sz w:val="24"/>
          <w:szCs w:val="24"/>
        </w:rPr>
        <w:t>) have shown increased susceptibility to elevated zinc levels during early life stages-a critical period of time in development (Chapman, 1978).</w:t>
      </w:r>
    </w:p>
    <w:p w14:paraId="02D3E1C1" w14:textId="77777777" w:rsidR="00947FFA" w:rsidRDefault="00947FFA" w:rsidP="00711575">
      <w:pPr>
        <w:rPr>
          <w:sz w:val="24"/>
          <w:szCs w:val="24"/>
        </w:rPr>
      </w:pPr>
    </w:p>
    <w:p w14:paraId="15886AAE" w14:textId="77777777" w:rsidR="00293852" w:rsidRDefault="00B86230" w:rsidP="009308B3">
      <w:r>
        <w:rPr>
          <w:sz w:val="24"/>
          <w:szCs w:val="24"/>
        </w:rPr>
        <w:t>These elevated levels of copper and zinc</w:t>
      </w:r>
      <w:r w:rsidR="00711575" w:rsidRPr="00831865">
        <w:rPr>
          <w:sz w:val="24"/>
          <w:szCs w:val="24"/>
        </w:rPr>
        <w:t xml:space="preserve"> </w:t>
      </w:r>
      <w:r>
        <w:rPr>
          <w:sz w:val="24"/>
          <w:szCs w:val="24"/>
        </w:rPr>
        <w:t>warranted further investigation and, through ACWA grant 19</w:t>
      </w:r>
      <w:r w:rsidRPr="00831865">
        <w:rPr>
          <w:sz w:val="24"/>
          <w:szCs w:val="24"/>
        </w:rPr>
        <w:t>-02</w:t>
      </w:r>
      <w:r>
        <w:rPr>
          <w:sz w:val="24"/>
          <w:szCs w:val="24"/>
        </w:rPr>
        <w:t>/</w:t>
      </w:r>
      <w:r w:rsidRPr="00831865">
        <w:rPr>
          <w:sz w:val="24"/>
          <w:szCs w:val="24"/>
        </w:rPr>
        <w:t>FAIN: 00J84604</w:t>
      </w:r>
      <w:r>
        <w:rPr>
          <w:sz w:val="24"/>
          <w:szCs w:val="24"/>
        </w:rPr>
        <w:t xml:space="preserve">, KWF identified </w:t>
      </w:r>
      <w:r w:rsidR="00947FFA">
        <w:rPr>
          <w:sz w:val="24"/>
          <w:szCs w:val="24"/>
        </w:rPr>
        <w:t>four tributary and three mainstem sites throughout the Kenai River watershed for further testing in the spring and summer of 2019</w:t>
      </w:r>
      <w:r w:rsidR="0024208B">
        <w:rPr>
          <w:sz w:val="24"/>
          <w:szCs w:val="24"/>
        </w:rPr>
        <w:t xml:space="preserve"> (Figure 2)</w:t>
      </w:r>
      <w:r w:rsidR="00947FFA">
        <w:rPr>
          <w:sz w:val="24"/>
          <w:szCs w:val="24"/>
        </w:rPr>
        <w:t xml:space="preserve">. Five river trips were also conducted in order to photograph all zinc and copper sources visible from the Kenai River. These photos were incorporated into a shapefile that was established to document other adjacent sources of these heavy metals including </w:t>
      </w:r>
      <w:r w:rsidR="00A5722C">
        <w:rPr>
          <w:sz w:val="24"/>
          <w:szCs w:val="24"/>
        </w:rPr>
        <w:t xml:space="preserve">impervious surfaces, boat landings, </w:t>
      </w:r>
      <w:r w:rsidR="00621F96">
        <w:rPr>
          <w:sz w:val="24"/>
          <w:szCs w:val="24"/>
        </w:rPr>
        <w:t xml:space="preserve">AND </w:t>
      </w:r>
      <w:r w:rsidR="00947FFA">
        <w:rPr>
          <w:sz w:val="24"/>
          <w:szCs w:val="24"/>
        </w:rPr>
        <w:t>wastewater discharge.</w:t>
      </w:r>
      <w:r w:rsidR="0024208B">
        <w:rPr>
          <w:sz w:val="24"/>
          <w:szCs w:val="24"/>
        </w:rPr>
        <w:t xml:space="preserve"> All sampling and mapping efforts are ongoing and will be completed in 2020</w:t>
      </w:r>
      <w:r w:rsidR="00621F96">
        <w:rPr>
          <w:sz w:val="24"/>
          <w:szCs w:val="24"/>
        </w:rPr>
        <w:t>, to be further detailed in a final report.</w:t>
      </w:r>
    </w:p>
    <w:p w14:paraId="2D714638" w14:textId="77777777" w:rsidR="00AD09EE" w:rsidRDefault="00AD09EE" w:rsidP="00BC1F4D">
      <w:pPr>
        <w:pStyle w:val="Heading1"/>
      </w:pPr>
    </w:p>
    <w:p w14:paraId="6D9F94E1" w14:textId="77777777" w:rsidR="00BC1F4D" w:rsidRPr="006F3509" w:rsidRDefault="00BC7271" w:rsidP="00BC1F4D">
      <w:pPr>
        <w:pStyle w:val="Heading1"/>
        <w:rPr>
          <w:b/>
          <w:bCs/>
        </w:rPr>
      </w:pPr>
      <w:bookmarkStart w:id="23" w:name="_Toc25929321"/>
      <w:r w:rsidRPr="006F3509">
        <w:rPr>
          <w:b/>
          <w:bCs/>
        </w:rPr>
        <w:t>Methods</w:t>
      </w:r>
      <w:bookmarkEnd w:id="23"/>
    </w:p>
    <w:p w14:paraId="1E1F60F8" w14:textId="77777777" w:rsidR="00AD09EE" w:rsidRDefault="00AD09EE" w:rsidP="009308B3"/>
    <w:p w14:paraId="34D7CCDB" w14:textId="77777777" w:rsidR="00AD09EE" w:rsidRDefault="003D0107" w:rsidP="00AD09EE">
      <w:pPr>
        <w:pStyle w:val="Heading2"/>
      </w:pPr>
      <w:bookmarkStart w:id="24" w:name="_Toc25929322"/>
      <w:r>
        <w:t>Copper and zinc s</w:t>
      </w:r>
      <w:r w:rsidR="00AD09EE">
        <w:t>ampling</w:t>
      </w:r>
      <w:r w:rsidR="002A2C0D">
        <w:t>*</w:t>
      </w:r>
      <w:bookmarkEnd w:id="24"/>
    </w:p>
    <w:p w14:paraId="55DAC154" w14:textId="77777777" w:rsidR="002A2C0D" w:rsidRPr="002A2C0D" w:rsidRDefault="002A2C0D" w:rsidP="002A2C0D"/>
    <w:p w14:paraId="44379034" w14:textId="3E5C4A7D" w:rsidR="00AD09EE" w:rsidRDefault="002A2C0D" w:rsidP="00AD09EE">
      <w:pPr>
        <w:rPr>
          <w:sz w:val="24"/>
          <w:szCs w:val="24"/>
        </w:rPr>
      </w:pPr>
      <w:r>
        <w:rPr>
          <w:sz w:val="24"/>
          <w:szCs w:val="24"/>
        </w:rPr>
        <w:t xml:space="preserve">*Note: </w:t>
      </w:r>
      <w:r w:rsidRPr="002A2C0D">
        <w:rPr>
          <w:sz w:val="24"/>
          <w:szCs w:val="24"/>
        </w:rPr>
        <w:t>that all river miles listed throughout document are in reference to the Kenai River mainstem. River miles listed for tributaries reference</w:t>
      </w:r>
      <w:del w:id="25" w:author="Benjamin Meyer" w:date="2020-11-23T16:22:00Z">
        <w:r w:rsidRPr="002A2C0D" w:rsidDel="003F331D">
          <w:rPr>
            <w:sz w:val="24"/>
            <w:szCs w:val="24"/>
          </w:rPr>
          <w:delText xml:space="preserve"> the</w:delText>
        </w:r>
      </w:del>
      <w:r w:rsidRPr="002A2C0D">
        <w:rPr>
          <w:sz w:val="24"/>
          <w:szCs w:val="24"/>
        </w:rPr>
        <w:t xml:space="preserve"> their</w:t>
      </w:r>
      <w:r w:rsidR="00621F96">
        <w:rPr>
          <w:sz w:val="24"/>
          <w:szCs w:val="24"/>
        </w:rPr>
        <w:t xml:space="preserve"> confluence river mile on the mainstem of the Kenai River. Sampling site names were chosen based on sampling location; their corresponding river </w:t>
      </w:r>
      <w:r w:rsidR="00036245">
        <w:rPr>
          <w:sz w:val="24"/>
          <w:szCs w:val="24"/>
        </w:rPr>
        <w:t xml:space="preserve">miles can be found in Tables </w:t>
      </w:r>
      <w:ins w:id="26" w:author="Benjamin Meyer" w:date="2020-11-30T12:25:00Z">
        <w:r w:rsidR="00036245">
          <w:rPr>
            <w:sz w:val="24"/>
            <w:szCs w:val="24"/>
          </w:rPr>
          <w:t>2 and 3</w:t>
        </w:r>
      </w:ins>
      <w:r w:rsidR="00621F96">
        <w:rPr>
          <w:sz w:val="24"/>
          <w:szCs w:val="24"/>
        </w:rPr>
        <w:t>.</w:t>
      </w:r>
    </w:p>
    <w:p w14:paraId="22A3E8D1" w14:textId="77777777" w:rsidR="002A2C0D" w:rsidRPr="002A2C0D" w:rsidRDefault="002A2C0D" w:rsidP="00AD09EE">
      <w:pPr>
        <w:rPr>
          <w:sz w:val="24"/>
          <w:szCs w:val="24"/>
        </w:rPr>
      </w:pPr>
    </w:p>
    <w:p w14:paraId="0527702C" w14:textId="77777777" w:rsidR="003D0107" w:rsidRPr="00CF3F57" w:rsidRDefault="003D0107" w:rsidP="00CF3F57">
      <w:pPr>
        <w:pStyle w:val="Heading3"/>
        <w:rPr>
          <w:sz w:val="24"/>
        </w:rPr>
      </w:pPr>
      <w:bookmarkStart w:id="27" w:name="_Toc25929323"/>
      <w:r w:rsidRPr="00CF3F57">
        <w:rPr>
          <w:sz w:val="24"/>
        </w:rPr>
        <w:t>Kenai River Baseline Water Quality Monitoring (KRBWQM)</w:t>
      </w:r>
      <w:bookmarkEnd w:id="27"/>
    </w:p>
    <w:p w14:paraId="5506FE15" w14:textId="34627DF9" w:rsidR="0041495C" w:rsidRDefault="00621F96" w:rsidP="006F3509">
      <w:pPr>
        <w:rPr>
          <w:bCs/>
          <w:sz w:val="24"/>
          <w:szCs w:val="24"/>
        </w:rPr>
      </w:pPr>
      <w:r>
        <w:rPr>
          <w:bCs/>
          <w:sz w:val="24"/>
          <w:szCs w:val="24"/>
        </w:rPr>
        <w:t xml:space="preserve">KWF </w:t>
      </w:r>
      <w:r w:rsidR="001C0F3B">
        <w:rPr>
          <w:bCs/>
          <w:sz w:val="24"/>
          <w:szCs w:val="24"/>
        </w:rPr>
        <w:t xml:space="preserve">conducted </w:t>
      </w:r>
      <w:r w:rsidR="0041495C">
        <w:rPr>
          <w:bCs/>
          <w:sz w:val="24"/>
          <w:szCs w:val="24"/>
        </w:rPr>
        <w:t>biannual KRBWQM events in 2019</w:t>
      </w:r>
      <w:ins w:id="28" w:author="Benjamin Meyer" w:date="2020-11-30T12:25:00Z">
        <w:r w:rsidR="00036245">
          <w:rPr>
            <w:bCs/>
            <w:sz w:val="24"/>
            <w:szCs w:val="24"/>
          </w:rPr>
          <w:t xml:space="preserve"> and 2020</w:t>
        </w:r>
      </w:ins>
      <w:r w:rsidR="0041495C">
        <w:rPr>
          <w:bCs/>
          <w:sz w:val="24"/>
          <w:szCs w:val="24"/>
        </w:rPr>
        <w:t xml:space="preserve">. These </w:t>
      </w:r>
      <w:r w:rsidR="001C0F3B">
        <w:rPr>
          <w:bCs/>
          <w:sz w:val="24"/>
          <w:szCs w:val="24"/>
        </w:rPr>
        <w:t>were</w:t>
      </w:r>
      <w:r w:rsidR="0041495C">
        <w:rPr>
          <w:bCs/>
          <w:sz w:val="24"/>
          <w:szCs w:val="24"/>
        </w:rPr>
        <w:t xml:space="preserve"> cooperative events that, in </w:t>
      </w:r>
      <w:del w:id="29" w:author="Benjamin Meyer" w:date="2020-11-30T12:25:00Z">
        <w:r w:rsidR="0041495C" w:rsidDel="00036245">
          <w:rPr>
            <w:bCs/>
            <w:sz w:val="24"/>
            <w:szCs w:val="24"/>
          </w:rPr>
          <w:delText>2019,</w:delText>
        </w:r>
      </w:del>
      <w:r w:rsidR="0041495C">
        <w:rPr>
          <w:bCs/>
          <w:sz w:val="24"/>
          <w:szCs w:val="24"/>
        </w:rPr>
        <w:t xml:space="preserve"> required the participation and/or financial contributions of several agencies and organizations </w:t>
      </w:r>
      <w:commentRangeStart w:id="30"/>
      <w:r w:rsidR="0041495C">
        <w:rPr>
          <w:bCs/>
          <w:sz w:val="24"/>
          <w:szCs w:val="24"/>
        </w:rPr>
        <w:lastRenderedPageBreak/>
        <w:t>including</w:t>
      </w:r>
      <w:commentRangeEnd w:id="30"/>
      <w:r w:rsidR="00036245">
        <w:rPr>
          <w:rStyle w:val="CommentReference"/>
        </w:rPr>
        <w:commentReference w:id="30"/>
      </w:r>
      <w:r w:rsidR="0041495C">
        <w:rPr>
          <w:bCs/>
          <w:sz w:val="24"/>
          <w:szCs w:val="24"/>
        </w:rPr>
        <w:t>:</w:t>
      </w:r>
    </w:p>
    <w:p w14:paraId="084E4B04" w14:textId="77777777" w:rsidR="0041495C" w:rsidRDefault="0041495C" w:rsidP="00C62EA9">
      <w:pPr>
        <w:pStyle w:val="ListParagraph"/>
        <w:numPr>
          <w:ilvl w:val="0"/>
          <w:numId w:val="9"/>
        </w:numPr>
        <w:rPr>
          <w:bCs/>
          <w:sz w:val="24"/>
          <w:szCs w:val="24"/>
        </w:rPr>
      </w:pPr>
      <w:r w:rsidRPr="0041495C">
        <w:rPr>
          <w:bCs/>
          <w:sz w:val="24"/>
          <w:szCs w:val="24"/>
        </w:rPr>
        <w:t>Alas</w:t>
      </w:r>
      <w:r>
        <w:rPr>
          <w:bCs/>
          <w:sz w:val="24"/>
          <w:szCs w:val="24"/>
        </w:rPr>
        <w:t>ka Department of Fish and Game</w:t>
      </w:r>
    </w:p>
    <w:p w14:paraId="3EA094B2" w14:textId="77777777" w:rsidR="0041495C" w:rsidRDefault="0041495C" w:rsidP="00C62EA9">
      <w:pPr>
        <w:pStyle w:val="ListParagraph"/>
        <w:numPr>
          <w:ilvl w:val="0"/>
          <w:numId w:val="9"/>
        </w:numPr>
        <w:rPr>
          <w:bCs/>
          <w:sz w:val="24"/>
          <w:szCs w:val="24"/>
        </w:rPr>
      </w:pPr>
      <w:r>
        <w:rPr>
          <w:bCs/>
          <w:sz w:val="24"/>
          <w:szCs w:val="24"/>
        </w:rPr>
        <w:t>City of Kenai</w:t>
      </w:r>
    </w:p>
    <w:p w14:paraId="31754C01" w14:textId="77777777" w:rsidR="0041495C" w:rsidRDefault="0041495C" w:rsidP="00C62EA9">
      <w:pPr>
        <w:pStyle w:val="ListParagraph"/>
        <w:numPr>
          <w:ilvl w:val="0"/>
          <w:numId w:val="9"/>
        </w:numPr>
        <w:rPr>
          <w:bCs/>
          <w:sz w:val="24"/>
          <w:szCs w:val="24"/>
        </w:rPr>
      </w:pPr>
      <w:r w:rsidRPr="0041495C">
        <w:rPr>
          <w:bCs/>
          <w:sz w:val="24"/>
          <w:szCs w:val="24"/>
        </w:rPr>
        <w:t>Cook</w:t>
      </w:r>
      <w:r>
        <w:rPr>
          <w:bCs/>
          <w:sz w:val="24"/>
          <w:szCs w:val="24"/>
        </w:rPr>
        <w:t xml:space="preserve"> Inlet Aquaculture Association</w:t>
      </w:r>
    </w:p>
    <w:p w14:paraId="7BF185F2" w14:textId="77777777" w:rsidR="0041495C" w:rsidRDefault="001C0F3B" w:rsidP="00C62EA9">
      <w:pPr>
        <w:pStyle w:val="ListParagraph"/>
        <w:numPr>
          <w:ilvl w:val="0"/>
          <w:numId w:val="9"/>
        </w:numPr>
        <w:rPr>
          <w:bCs/>
          <w:sz w:val="24"/>
          <w:szCs w:val="24"/>
        </w:rPr>
      </w:pPr>
      <w:r>
        <w:rPr>
          <w:bCs/>
          <w:sz w:val="24"/>
          <w:szCs w:val="24"/>
        </w:rPr>
        <w:t xml:space="preserve">Alaska </w:t>
      </w:r>
      <w:r w:rsidR="0041495C" w:rsidRPr="0041495C">
        <w:rPr>
          <w:bCs/>
          <w:sz w:val="24"/>
          <w:szCs w:val="24"/>
        </w:rPr>
        <w:t>Department of Environmental Conservation</w:t>
      </w:r>
    </w:p>
    <w:p w14:paraId="7BAC8EF8" w14:textId="77777777" w:rsidR="0041495C" w:rsidRDefault="001C0F3B" w:rsidP="00C62EA9">
      <w:pPr>
        <w:pStyle w:val="ListParagraph"/>
        <w:numPr>
          <w:ilvl w:val="0"/>
          <w:numId w:val="9"/>
        </w:numPr>
        <w:rPr>
          <w:bCs/>
          <w:sz w:val="24"/>
          <w:szCs w:val="24"/>
        </w:rPr>
      </w:pPr>
      <w:r>
        <w:rPr>
          <w:bCs/>
          <w:sz w:val="24"/>
          <w:szCs w:val="24"/>
        </w:rPr>
        <w:t xml:space="preserve">Alaska </w:t>
      </w:r>
      <w:r w:rsidR="0041495C">
        <w:rPr>
          <w:bCs/>
          <w:sz w:val="24"/>
          <w:szCs w:val="24"/>
        </w:rPr>
        <w:t>Department of Natural Resources</w:t>
      </w:r>
    </w:p>
    <w:p w14:paraId="25F5BC40" w14:textId="77777777" w:rsidR="0041495C" w:rsidRDefault="0041495C" w:rsidP="00C62EA9">
      <w:pPr>
        <w:pStyle w:val="ListParagraph"/>
        <w:numPr>
          <w:ilvl w:val="0"/>
          <w:numId w:val="9"/>
        </w:numPr>
        <w:rPr>
          <w:bCs/>
          <w:sz w:val="24"/>
          <w:szCs w:val="24"/>
        </w:rPr>
      </w:pPr>
      <w:r>
        <w:rPr>
          <w:bCs/>
          <w:sz w:val="24"/>
          <w:szCs w:val="24"/>
        </w:rPr>
        <w:t xml:space="preserve">Kenai Peninsula Borough </w:t>
      </w:r>
    </w:p>
    <w:p w14:paraId="5F43BC57" w14:textId="77777777" w:rsidR="0041495C" w:rsidRDefault="00C822F8" w:rsidP="00C62EA9">
      <w:pPr>
        <w:pStyle w:val="ListParagraph"/>
        <w:numPr>
          <w:ilvl w:val="0"/>
          <w:numId w:val="9"/>
        </w:numPr>
        <w:rPr>
          <w:bCs/>
          <w:sz w:val="24"/>
          <w:szCs w:val="24"/>
        </w:rPr>
      </w:pPr>
      <w:r>
        <w:rPr>
          <w:bCs/>
          <w:sz w:val="24"/>
          <w:szCs w:val="24"/>
        </w:rPr>
        <w:t>Kenai Watershed Forum</w:t>
      </w:r>
    </w:p>
    <w:p w14:paraId="449D2E52" w14:textId="77777777" w:rsidR="0041495C" w:rsidRDefault="0041495C" w:rsidP="00C62EA9">
      <w:pPr>
        <w:pStyle w:val="ListParagraph"/>
        <w:numPr>
          <w:ilvl w:val="0"/>
          <w:numId w:val="9"/>
        </w:numPr>
        <w:rPr>
          <w:bCs/>
          <w:sz w:val="24"/>
          <w:szCs w:val="24"/>
        </w:rPr>
      </w:pPr>
      <w:r>
        <w:rPr>
          <w:bCs/>
          <w:sz w:val="24"/>
          <w:szCs w:val="24"/>
        </w:rPr>
        <w:t>United States Fish and Wildlife Service</w:t>
      </w:r>
    </w:p>
    <w:p w14:paraId="5D06DC06" w14:textId="77777777" w:rsidR="0041495C" w:rsidRDefault="0041495C" w:rsidP="00C62EA9">
      <w:pPr>
        <w:pStyle w:val="ListParagraph"/>
        <w:numPr>
          <w:ilvl w:val="0"/>
          <w:numId w:val="9"/>
        </w:numPr>
        <w:rPr>
          <w:bCs/>
          <w:sz w:val="24"/>
          <w:szCs w:val="24"/>
        </w:rPr>
      </w:pPr>
      <w:r>
        <w:rPr>
          <w:bCs/>
          <w:sz w:val="24"/>
          <w:szCs w:val="24"/>
        </w:rPr>
        <w:t>United States Forest Service</w:t>
      </w:r>
    </w:p>
    <w:p w14:paraId="6B33C305" w14:textId="77777777" w:rsidR="0041495C" w:rsidRDefault="0041495C" w:rsidP="00C62EA9">
      <w:pPr>
        <w:pStyle w:val="ListParagraph"/>
        <w:numPr>
          <w:ilvl w:val="0"/>
          <w:numId w:val="9"/>
        </w:numPr>
        <w:rPr>
          <w:bCs/>
          <w:sz w:val="24"/>
          <w:szCs w:val="24"/>
        </w:rPr>
      </w:pPr>
      <w:r>
        <w:rPr>
          <w:bCs/>
          <w:sz w:val="24"/>
          <w:szCs w:val="24"/>
        </w:rPr>
        <w:t>Local</w:t>
      </w:r>
      <w:r w:rsidR="001C0F3B">
        <w:rPr>
          <w:bCs/>
          <w:sz w:val="24"/>
          <w:szCs w:val="24"/>
        </w:rPr>
        <w:t xml:space="preserve"> Kenai Peninsula</w:t>
      </w:r>
      <w:r>
        <w:rPr>
          <w:bCs/>
          <w:sz w:val="24"/>
          <w:szCs w:val="24"/>
        </w:rPr>
        <w:t xml:space="preserve"> volunteers</w:t>
      </w:r>
    </w:p>
    <w:p w14:paraId="3BCD85C9" w14:textId="77777777" w:rsidR="0041495C" w:rsidRDefault="0041495C" w:rsidP="0041495C">
      <w:pPr>
        <w:rPr>
          <w:bCs/>
          <w:sz w:val="24"/>
          <w:szCs w:val="24"/>
        </w:rPr>
      </w:pPr>
    </w:p>
    <w:p w14:paraId="56924A4F" w14:textId="7922C4F1" w:rsidR="0041495C" w:rsidRDefault="00F061B7" w:rsidP="0041495C">
      <w:pPr>
        <w:rPr>
          <w:bCs/>
          <w:sz w:val="24"/>
          <w:szCs w:val="24"/>
        </w:rPr>
      </w:pPr>
      <w:r>
        <w:rPr>
          <w:bCs/>
          <w:sz w:val="24"/>
          <w:szCs w:val="24"/>
        </w:rPr>
        <w:t xml:space="preserve">Water samples were taken from </w:t>
      </w:r>
      <w:ins w:id="31" w:author="Benjamin Meyer" w:date="2020-11-30T12:28:00Z">
        <w:r w:rsidR="00036245">
          <w:rPr>
            <w:bCs/>
            <w:sz w:val="24"/>
            <w:szCs w:val="24"/>
          </w:rPr>
          <w:t>nine</w:t>
        </w:r>
      </w:ins>
      <w:del w:id="32" w:author="Benjamin Meyer" w:date="2020-11-30T12:28:00Z">
        <w:r w:rsidDel="00036245">
          <w:rPr>
            <w:bCs/>
            <w:sz w:val="24"/>
            <w:szCs w:val="24"/>
          </w:rPr>
          <w:delText>14</w:delText>
        </w:r>
      </w:del>
      <w:r>
        <w:rPr>
          <w:bCs/>
          <w:sz w:val="24"/>
          <w:szCs w:val="24"/>
        </w:rPr>
        <w:t xml:space="preserve"> mainstem sites on the Kenai River and </w:t>
      </w:r>
      <w:ins w:id="33" w:author="Benjamin Meyer" w:date="2020-11-30T12:28:00Z">
        <w:r w:rsidR="00036245">
          <w:rPr>
            <w:bCs/>
            <w:sz w:val="24"/>
            <w:szCs w:val="24"/>
          </w:rPr>
          <w:t>nine</w:t>
        </w:r>
      </w:ins>
      <w:del w:id="34" w:author="Benjamin Meyer" w:date="2020-11-30T12:28:00Z">
        <w:r w:rsidDel="00036245">
          <w:rPr>
            <w:bCs/>
            <w:sz w:val="24"/>
            <w:szCs w:val="24"/>
          </w:rPr>
          <w:delText>eight</w:delText>
        </w:r>
      </w:del>
      <w:r>
        <w:rPr>
          <w:bCs/>
          <w:sz w:val="24"/>
          <w:szCs w:val="24"/>
        </w:rPr>
        <w:t xml:space="preserve"> tributary sites </w:t>
      </w:r>
      <w:del w:id="35" w:author="Benjamin Meyer" w:date="2020-11-30T12:31:00Z">
        <w:r w:rsidDel="00036245">
          <w:rPr>
            <w:bCs/>
            <w:sz w:val="24"/>
            <w:szCs w:val="24"/>
          </w:rPr>
          <w:delText xml:space="preserve">near their confluence with the Kenai River </w:delText>
        </w:r>
      </w:del>
      <w:r>
        <w:rPr>
          <w:bCs/>
          <w:sz w:val="24"/>
          <w:szCs w:val="24"/>
        </w:rPr>
        <w:t>(Figure 1). These sites were originally chosen by several participants in order to accurately represent the Kenai River watershed's ambient water quality conditions (</w:t>
      </w:r>
      <w:commentRangeStart w:id="36"/>
      <w:r>
        <w:rPr>
          <w:bCs/>
          <w:sz w:val="24"/>
          <w:szCs w:val="24"/>
        </w:rPr>
        <w:t>Ashton, 1998</w:t>
      </w:r>
      <w:commentRangeEnd w:id="36"/>
      <w:r w:rsidR="00036245">
        <w:rPr>
          <w:rStyle w:val="CommentReference"/>
        </w:rPr>
        <w:commentReference w:id="36"/>
      </w:r>
      <w:commentRangeStart w:id="37"/>
      <w:commentRangeStart w:id="38"/>
      <w:r>
        <w:rPr>
          <w:bCs/>
          <w:sz w:val="24"/>
          <w:szCs w:val="24"/>
        </w:rPr>
        <w:t>).</w:t>
      </w:r>
      <w:commentRangeEnd w:id="37"/>
      <w:r w:rsidR="003F331D">
        <w:rPr>
          <w:rStyle w:val="CommentReference"/>
        </w:rPr>
        <w:commentReference w:id="37"/>
      </w:r>
      <w:commentRangeEnd w:id="38"/>
      <w:r w:rsidR="00BD56A8">
        <w:rPr>
          <w:rStyle w:val="CommentReference"/>
        </w:rPr>
        <w:commentReference w:id="38"/>
      </w:r>
      <w:r w:rsidR="009010FE">
        <w:rPr>
          <w:bCs/>
          <w:sz w:val="24"/>
          <w:szCs w:val="24"/>
        </w:rPr>
        <w:t xml:space="preserve"> Samples taken were analyzed for several parameters. Specifically, zinc, copper, calcium, and magnesium samples were taken and analyzed at </w:t>
      </w:r>
      <w:r w:rsidR="00DF7BFA">
        <w:rPr>
          <w:bCs/>
          <w:sz w:val="24"/>
          <w:szCs w:val="24"/>
        </w:rPr>
        <w:t>five</w:t>
      </w:r>
      <w:r w:rsidR="009010FE">
        <w:rPr>
          <w:bCs/>
          <w:sz w:val="24"/>
          <w:szCs w:val="24"/>
        </w:rPr>
        <w:t xml:space="preserve"> tributaries and </w:t>
      </w:r>
      <w:r w:rsidR="00DF7BFA">
        <w:rPr>
          <w:bCs/>
          <w:sz w:val="24"/>
          <w:szCs w:val="24"/>
        </w:rPr>
        <w:t>seven</w:t>
      </w:r>
      <w:r w:rsidR="009010FE">
        <w:rPr>
          <w:bCs/>
          <w:sz w:val="24"/>
          <w:szCs w:val="24"/>
        </w:rPr>
        <w:t xml:space="preserve"> mainstem Kenai River sites</w:t>
      </w:r>
      <w:r w:rsidR="00DF7BFA">
        <w:rPr>
          <w:bCs/>
          <w:sz w:val="24"/>
          <w:szCs w:val="24"/>
        </w:rPr>
        <w:t xml:space="preserve"> in April, and four tributaries and seven mainstem Kenai River sites in July</w:t>
      </w:r>
      <w:r w:rsidR="009010FE">
        <w:rPr>
          <w:bCs/>
          <w:sz w:val="24"/>
          <w:szCs w:val="24"/>
        </w:rPr>
        <w:t xml:space="preserve">. </w:t>
      </w:r>
    </w:p>
    <w:p w14:paraId="45398DD1" w14:textId="77777777" w:rsidR="001C0F3B" w:rsidRDefault="001C0F3B" w:rsidP="0041495C">
      <w:pPr>
        <w:rPr>
          <w:bCs/>
          <w:sz w:val="24"/>
          <w:szCs w:val="24"/>
        </w:rPr>
      </w:pPr>
    </w:p>
    <w:p w14:paraId="1ABF2B86" w14:textId="68C5A527" w:rsidR="001C0F3B" w:rsidRDefault="001C0F3B" w:rsidP="0041495C">
      <w:pPr>
        <w:rPr>
          <w:bCs/>
          <w:sz w:val="24"/>
          <w:szCs w:val="24"/>
        </w:rPr>
      </w:pPr>
      <w:r>
        <w:rPr>
          <w:bCs/>
          <w:sz w:val="24"/>
          <w:szCs w:val="24"/>
        </w:rPr>
        <w:t xml:space="preserve">After a training session, sampling participants were split into small groups and sampled 2-5 sites by foot or boat on April 30, 2019 and July 30th, 2019. All samples were collected on the same day and the timing of sample collection coincided with an outgoing tide to reduce potential saltwater contamination of samples. Individuals collecting samples by foot waded into the water until the water </w:t>
      </w:r>
      <w:r w:rsidR="001E7CD5">
        <w:rPr>
          <w:bCs/>
          <w:sz w:val="24"/>
          <w:szCs w:val="24"/>
        </w:rPr>
        <w:t>depth was around two feet a</w:t>
      </w:r>
      <w:r>
        <w:rPr>
          <w:bCs/>
          <w:sz w:val="24"/>
          <w:szCs w:val="24"/>
        </w:rPr>
        <w:t xml:space="preserve">nd the participant was offshore in flowing water. For sites accessed by boats, water samples were taken from the bow while the boat faced upstream.  </w:t>
      </w:r>
      <w:r w:rsidR="0077716C">
        <w:rPr>
          <w:bCs/>
          <w:sz w:val="24"/>
          <w:szCs w:val="24"/>
        </w:rPr>
        <w:t xml:space="preserve">Prior to sampling, all bottles were labeled with site and river mile; sampling team name; date and time; and parameter. </w:t>
      </w:r>
      <w:r w:rsidR="001E7CD5">
        <w:rPr>
          <w:bCs/>
          <w:sz w:val="24"/>
          <w:szCs w:val="24"/>
        </w:rPr>
        <w:t xml:space="preserve">Samples were collected by facing upstream, </w:t>
      </w:r>
      <w:r w:rsidR="007E0550">
        <w:rPr>
          <w:bCs/>
          <w:sz w:val="24"/>
          <w:szCs w:val="24"/>
        </w:rPr>
        <w:t xml:space="preserve">putting on clean gloves, </w:t>
      </w:r>
      <w:r w:rsidR="001E7CD5">
        <w:rPr>
          <w:bCs/>
          <w:sz w:val="24"/>
          <w:szCs w:val="24"/>
        </w:rPr>
        <w:t>removing the bottle seal, inverting the bottle and plunging it</w:t>
      </w:r>
      <w:r>
        <w:rPr>
          <w:bCs/>
          <w:sz w:val="24"/>
          <w:szCs w:val="24"/>
        </w:rPr>
        <w:t xml:space="preserve"> roughly o</w:t>
      </w:r>
      <w:r w:rsidR="001E7CD5">
        <w:rPr>
          <w:bCs/>
          <w:sz w:val="24"/>
          <w:szCs w:val="24"/>
        </w:rPr>
        <w:t xml:space="preserve">ne foot below the water surface. The bottle was then </w:t>
      </w:r>
      <w:r>
        <w:rPr>
          <w:bCs/>
          <w:sz w:val="24"/>
          <w:szCs w:val="24"/>
        </w:rPr>
        <w:t xml:space="preserve">turned 90 degrees to allow water to fill at that depth. </w:t>
      </w:r>
      <w:r w:rsidR="0077716C">
        <w:rPr>
          <w:bCs/>
          <w:sz w:val="24"/>
          <w:szCs w:val="24"/>
        </w:rPr>
        <w:t>All bottles were stored and shipped in insulated coolers with ice packs via Grant Aviation. They were retrieved and analyzed by SGS North American, Inc (Anchorage) within the holding time of each sample.</w:t>
      </w:r>
      <w:r w:rsidR="00E1754F">
        <w:rPr>
          <w:bCs/>
          <w:sz w:val="24"/>
          <w:szCs w:val="24"/>
        </w:rPr>
        <w:t xml:space="preserve"> These procedures follow the protocols established in a Quality Assurance Project Plan (QAPP) originally approved by ADEC in 2001, later revised and approved by ADEC again in 2013 and 2019 (KWF, 2019).</w:t>
      </w:r>
      <w:ins w:id="39" w:author="Benjamin Meyer [2]" w:date="2020-11-24T08:32:00Z">
        <w:r w:rsidR="003E0909">
          <w:rPr>
            <w:bCs/>
            <w:sz w:val="24"/>
            <w:szCs w:val="24"/>
          </w:rPr>
          <w:t xml:space="preserve"> </w:t>
        </w:r>
      </w:ins>
      <w:r w:rsidR="0077716C">
        <w:rPr>
          <w:bCs/>
          <w:sz w:val="24"/>
          <w:szCs w:val="24"/>
        </w:rPr>
        <w:t xml:space="preserve">Results were reported digitally; data entry and management was done in Microsoft Excel. </w:t>
      </w:r>
      <w:r w:rsidR="00E1754F">
        <w:rPr>
          <w:bCs/>
          <w:sz w:val="24"/>
          <w:szCs w:val="24"/>
        </w:rPr>
        <w:t xml:space="preserve"> Hardness and </w:t>
      </w:r>
      <w:r w:rsidR="002151AC">
        <w:rPr>
          <w:bCs/>
          <w:sz w:val="24"/>
          <w:szCs w:val="24"/>
        </w:rPr>
        <w:t xml:space="preserve">hardness-dependent </w:t>
      </w:r>
      <w:r w:rsidR="007E0550">
        <w:rPr>
          <w:bCs/>
          <w:sz w:val="24"/>
          <w:szCs w:val="24"/>
        </w:rPr>
        <w:t>freshwater CCC criteria</w:t>
      </w:r>
      <w:r w:rsidR="00E1754F">
        <w:rPr>
          <w:bCs/>
          <w:sz w:val="24"/>
          <w:szCs w:val="24"/>
        </w:rPr>
        <w:t xml:space="preserve"> were calculated using</w:t>
      </w:r>
      <w:r w:rsidR="007E0550">
        <w:rPr>
          <w:bCs/>
          <w:sz w:val="24"/>
          <w:szCs w:val="24"/>
        </w:rPr>
        <w:t xml:space="preserve"> ADEC</w:t>
      </w:r>
      <w:r w:rsidR="00E1754F">
        <w:rPr>
          <w:bCs/>
          <w:sz w:val="24"/>
          <w:szCs w:val="24"/>
        </w:rPr>
        <w:t xml:space="preserve"> equations located in Table </w:t>
      </w:r>
      <w:r w:rsidR="00411C8D">
        <w:rPr>
          <w:bCs/>
          <w:sz w:val="24"/>
          <w:szCs w:val="24"/>
        </w:rPr>
        <w:t>1</w:t>
      </w:r>
      <w:r w:rsidR="007E0550">
        <w:rPr>
          <w:bCs/>
          <w:sz w:val="24"/>
          <w:szCs w:val="24"/>
        </w:rPr>
        <w:t>.</w:t>
      </w:r>
    </w:p>
    <w:p w14:paraId="32F5771E" w14:textId="77777777" w:rsidR="007E0550" w:rsidRDefault="007E0550" w:rsidP="0041495C">
      <w:pPr>
        <w:rPr>
          <w:bCs/>
          <w:sz w:val="24"/>
          <w:szCs w:val="24"/>
        </w:rPr>
      </w:pPr>
    </w:p>
    <w:p w14:paraId="0DE77FA9" w14:textId="77777777" w:rsidR="003D0107" w:rsidRPr="00CF3F57" w:rsidRDefault="003D0107" w:rsidP="00CF3F57">
      <w:pPr>
        <w:pStyle w:val="Heading3"/>
        <w:rPr>
          <w:sz w:val="24"/>
        </w:rPr>
      </w:pPr>
      <w:bookmarkStart w:id="40" w:name="_Toc25929324"/>
      <w:r w:rsidRPr="00CF3F57">
        <w:rPr>
          <w:sz w:val="24"/>
        </w:rPr>
        <w:t>Copper and zinc-specific sampling events</w:t>
      </w:r>
      <w:bookmarkEnd w:id="40"/>
    </w:p>
    <w:p w14:paraId="05192DFF" w14:textId="77777777" w:rsidR="003D0107" w:rsidRDefault="003D0107" w:rsidP="003D0107">
      <w:pPr>
        <w:rPr>
          <w:sz w:val="24"/>
          <w:szCs w:val="24"/>
        </w:rPr>
      </w:pPr>
    </w:p>
    <w:p w14:paraId="32063A92" w14:textId="505D0682" w:rsidR="002A2C0D" w:rsidRDefault="009010FE" w:rsidP="00AB3035">
      <w:pPr>
        <w:rPr>
          <w:sz w:val="24"/>
          <w:szCs w:val="24"/>
        </w:rPr>
      </w:pPr>
      <w:r>
        <w:rPr>
          <w:sz w:val="24"/>
          <w:szCs w:val="24"/>
        </w:rPr>
        <w:t>In addition to the</w:t>
      </w:r>
      <w:ins w:id="41" w:author="Benjamin Meyer [2]" w:date="2020-11-24T08:36:00Z">
        <w:r w:rsidR="003E0909">
          <w:rPr>
            <w:sz w:val="24"/>
            <w:szCs w:val="24"/>
          </w:rPr>
          <w:t xml:space="preserve"> long-running biannual</w:t>
        </w:r>
      </w:ins>
      <w:r>
        <w:rPr>
          <w:sz w:val="24"/>
          <w:szCs w:val="24"/>
        </w:rPr>
        <w:t xml:space="preserve"> </w:t>
      </w:r>
      <w:r>
        <w:rPr>
          <w:bCs/>
          <w:sz w:val="24"/>
          <w:szCs w:val="24"/>
        </w:rPr>
        <w:t>KRBWQM sampling events,</w:t>
      </w:r>
      <w:del w:id="42" w:author="Benjamin Meyer [2]" w:date="2020-11-25T15:59:00Z">
        <w:r w:rsidDel="000632BE">
          <w:rPr>
            <w:bCs/>
            <w:sz w:val="24"/>
            <w:szCs w:val="24"/>
          </w:rPr>
          <w:delText xml:space="preserve"> </w:delText>
        </w:r>
      </w:del>
      <w:ins w:id="43" w:author="Benjamin Meyer [2]" w:date="2020-11-24T08:36:00Z">
        <w:r w:rsidR="003E0909">
          <w:rPr>
            <w:bCs/>
            <w:sz w:val="24"/>
            <w:szCs w:val="24"/>
          </w:rPr>
          <w:t xml:space="preserve"> in 2019 </w:t>
        </w:r>
      </w:ins>
      <w:r>
        <w:rPr>
          <w:bCs/>
          <w:sz w:val="24"/>
          <w:szCs w:val="24"/>
        </w:rPr>
        <w:t>KWF staff</w:t>
      </w:r>
      <w:r w:rsidR="00AB3035">
        <w:rPr>
          <w:bCs/>
          <w:sz w:val="24"/>
          <w:szCs w:val="24"/>
        </w:rPr>
        <w:t xml:space="preserve"> </w:t>
      </w:r>
      <w:r>
        <w:rPr>
          <w:bCs/>
          <w:sz w:val="24"/>
          <w:szCs w:val="24"/>
        </w:rPr>
        <w:t xml:space="preserve">and </w:t>
      </w:r>
      <w:del w:id="44" w:author="Benjamin Meyer [2]" w:date="2020-11-25T15:59:00Z">
        <w:r w:rsidDel="000632BE">
          <w:rPr>
            <w:bCs/>
            <w:sz w:val="24"/>
            <w:szCs w:val="24"/>
          </w:rPr>
          <w:delText xml:space="preserve">sampling </w:delText>
        </w:r>
      </w:del>
      <w:r>
        <w:rPr>
          <w:bCs/>
          <w:sz w:val="24"/>
          <w:szCs w:val="24"/>
        </w:rPr>
        <w:t>volunteers also conducted sampling for copper and zinc on May 22, 2019 and July 24, 2019 (Figure 2). Sample sites included</w:t>
      </w:r>
      <w:r w:rsidR="00AB3035">
        <w:rPr>
          <w:bCs/>
          <w:sz w:val="24"/>
          <w:szCs w:val="24"/>
        </w:rPr>
        <w:t xml:space="preserve"> four tributary and three mainstem Kenai River locations (Figure 2; Table 3; Table 5).</w:t>
      </w:r>
      <w:r w:rsidR="002A2C0D">
        <w:rPr>
          <w:sz w:val="24"/>
          <w:szCs w:val="24"/>
        </w:rPr>
        <w:t xml:space="preserve"> </w:t>
      </w:r>
    </w:p>
    <w:p w14:paraId="3401CFF4" w14:textId="77777777" w:rsidR="00E1754F" w:rsidRPr="00E1754F" w:rsidRDefault="00E1754F" w:rsidP="00E1754F">
      <w:pPr>
        <w:rPr>
          <w:sz w:val="24"/>
          <w:szCs w:val="24"/>
        </w:rPr>
      </w:pPr>
    </w:p>
    <w:p w14:paraId="4493801C" w14:textId="42FFF693" w:rsidR="003D0107" w:rsidRDefault="00D1701C" w:rsidP="00D1701C">
      <w:pPr>
        <w:rPr>
          <w:sz w:val="24"/>
          <w:szCs w:val="24"/>
        </w:rPr>
      </w:pPr>
      <w:r>
        <w:rPr>
          <w:sz w:val="24"/>
          <w:szCs w:val="24"/>
        </w:rPr>
        <w:t xml:space="preserve">Tributary sites were selected based on their historically-elevated levels of </w:t>
      </w:r>
      <w:r w:rsidR="00AD74DA">
        <w:rPr>
          <w:sz w:val="24"/>
          <w:szCs w:val="24"/>
        </w:rPr>
        <w:t>copper</w:t>
      </w:r>
      <w:r>
        <w:rPr>
          <w:sz w:val="24"/>
          <w:szCs w:val="24"/>
        </w:rPr>
        <w:t xml:space="preserve"> and/or </w:t>
      </w:r>
      <w:r w:rsidR="00AD74DA">
        <w:rPr>
          <w:sz w:val="24"/>
          <w:szCs w:val="24"/>
        </w:rPr>
        <w:t>zinc</w:t>
      </w:r>
      <w:r>
        <w:rPr>
          <w:sz w:val="24"/>
          <w:szCs w:val="24"/>
        </w:rPr>
        <w:t xml:space="preserve"> as well as their location above most anthropogenic influence. The Slikok Creek confluence was chosen in order to compare the levels o</w:t>
      </w:r>
      <w:ins w:id="45" w:author="Benjamin Meyer [2]" w:date="2020-11-24T08:37:00Z">
        <w:r w:rsidR="003E0909">
          <w:rPr>
            <w:sz w:val="24"/>
            <w:szCs w:val="24"/>
          </w:rPr>
          <w:t>f</w:t>
        </w:r>
      </w:ins>
      <w:r>
        <w:rPr>
          <w:sz w:val="24"/>
          <w:szCs w:val="24"/>
        </w:rPr>
        <w:t xml:space="preserve"> copper and zinc found within the Slikok Creek tributary. </w:t>
      </w:r>
      <w:ins w:id="46" w:author="Benjamin Meyer [2]" w:date="2020-11-24T08:46:00Z">
        <w:r w:rsidR="003C7959">
          <w:rPr>
            <w:sz w:val="24"/>
            <w:szCs w:val="24"/>
          </w:rPr>
          <w:t xml:space="preserve">The </w:t>
        </w:r>
      </w:ins>
      <w:r w:rsidR="00150511">
        <w:rPr>
          <w:sz w:val="24"/>
          <w:szCs w:val="24"/>
        </w:rPr>
        <w:t>Skilak</w:t>
      </w:r>
      <w:r>
        <w:rPr>
          <w:sz w:val="24"/>
          <w:szCs w:val="24"/>
        </w:rPr>
        <w:t xml:space="preserve"> Lake</w:t>
      </w:r>
      <w:ins w:id="47" w:author="Benjamin Meyer [2]" w:date="2020-11-24T08:46:00Z">
        <w:r w:rsidR="003C7959">
          <w:rPr>
            <w:sz w:val="24"/>
            <w:szCs w:val="24"/>
          </w:rPr>
          <w:t xml:space="preserve"> outlet</w:t>
        </w:r>
      </w:ins>
      <w:r w:rsidR="00150511">
        <w:rPr>
          <w:sz w:val="24"/>
          <w:szCs w:val="24"/>
        </w:rPr>
        <w:t xml:space="preserve"> and Jim's Landing</w:t>
      </w:r>
      <w:ins w:id="48" w:author="Benjamin Meyer [2]" w:date="2020-11-24T08:46:00Z">
        <w:r w:rsidR="003C7959">
          <w:rPr>
            <w:sz w:val="24"/>
            <w:szCs w:val="24"/>
          </w:rPr>
          <w:t xml:space="preserve"> sites</w:t>
        </w:r>
      </w:ins>
      <w:r w:rsidR="00150511">
        <w:rPr>
          <w:sz w:val="24"/>
          <w:szCs w:val="24"/>
        </w:rPr>
        <w:t xml:space="preserve"> were chosen</w:t>
      </w:r>
      <w:ins w:id="49" w:author="Benjamin Meyer [2]" w:date="2020-11-24T08:45:00Z">
        <w:r w:rsidR="003C7959">
          <w:rPr>
            <w:sz w:val="24"/>
            <w:szCs w:val="24"/>
          </w:rPr>
          <w:t xml:space="preserve"> as control sites</w:t>
        </w:r>
      </w:ins>
      <w:r w:rsidR="00150511">
        <w:rPr>
          <w:sz w:val="24"/>
          <w:szCs w:val="24"/>
        </w:rPr>
        <w:t xml:space="preserve"> as they are located upstream of the majority of development along the Kenai river </w:t>
      </w:r>
      <w:r w:rsidR="00E1754F">
        <w:rPr>
          <w:sz w:val="24"/>
          <w:szCs w:val="24"/>
        </w:rPr>
        <w:t xml:space="preserve">and would provide </w:t>
      </w:r>
      <w:r>
        <w:rPr>
          <w:sz w:val="24"/>
          <w:szCs w:val="24"/>
        </w:rPr>
        <w:t>relative background</w:t>
      </w:r>
      <w:ins w:id="50" w:author="Benjamin Meyer [2]" w:date="2020-11-24T08:46:00Z">
        <w:r w:rsidR="003C7959">
          <w:rPr>
            <w:sz w:val="24"/>
            <w:szCs w:val="24"/>
          </w:rPr>
          <w:t xml:space="preserve"> levels</w:t>
        </w:r>
      </w:ins>
      <w:del w:id="51" w:author="Benjamin Meyer [2]" w:date="2020-11-24T08:46:00Z">
        <w:r w:rsidDel="003C7959">
          <w:rPr>
            <w:sz w:val="24"/>
            <w:szCs w:val="24"/>
          </w:rPr>
          <w:delText xml:space="preserve"> data</w:delText>
        </w:r>
      </w:del>
      <w:r>
        <w:rPr>
          <w:sz w:val="24"/>
          <w:szCs w:val="24"/>
        </w:rPr>
        <w:t xml:space="preserve"> on zinc and copper. </w:t>
      </w:r>
      <w:r w:rsidR="00E1754F">
        <w:rPr>
          <w:sz w:val="24"/>
          <w:szCs w:val="24"/>
        </w:rPr>
        <w:t xml:space="preserve"> </w:t>
      </w:r>
      <w:r w:rsidR="00AD74DA">
        <w:rPr>
          <w:sz w:val="24"/>
          <w:szCs w:val="24"/>
        </w:rPr>
        <w:t xml:space="preserve">Uniquely, Jim's Landing is a designated, popular boat launch utilized by recreationists using drift-only boats. </w:t>
      </w:r>
      <w:r w:rsidR="00E1754F">
        <w:rPr>
          <w:sz w:val="24"/>
          <w:szCs w:val="24"/>
        </w:rPr>
        <w:t xml:space="preserve">All sampling procedures aligned with the ADEC-approved 2019 QAPP and are </w:t>
      </w:r>
      <w:r w:rsidR="00E1754F">
        <w:rPr>
          <w:sz w:val="24"/>
          <w:szCs w:val="24"/>
        </w:rPr>
        <w:lastRenderedPageBreak/>
        <w:t xml:space="preserve">discussed in further detail throughout the "Copper and </w:t>
      </w:r>
      <w:r w:rsidR="00AD74DA">
        <w:rPr>
          <w:sz w:val="24"/>
          <w:szCs w:val="24"/>
        </w:rPr>
        <w:t>z</w:t>
      </w:r>
      <w:r w:rsidR="00E1754F">
        <w:rPr>
          <w:sz w:val="24"/>
          <w:szCs w:val="24"/>
        </w:rPr>
        <w:t xml:space="preserve">inc sampling: </w:t>
      </w:r>
      <w:r w:rsidR="00AD74DA">
        <w:rPr>
          <w:sz w:val="24"/>
          <w:szCs w:val="24"/>
        </w:rPr>
        <w:t>K</w:t>
      </w:r>
      <w:r w:rsidR="00E1754F" w:rsidRPr="00E1754F">
        <w:rPr>
          <w:sz w:val="24"/>
          <w:szCs w:val="24"/>
        </w:rPr>
        <w:t>enai River Baseline Water Quality Monitoring (KRBWQM)</w:t>
      </w:r>
      <w:r w:rsidR="00E1754F">
        <w:rPr>
          <w:sz w:val="24"/>
          <w:szCs w:val="24"/>
        </w:rPr>
        <w:t xml:space="preserve">" section of this document. </w:t>
      </w:r>
    </w:p>
    <w:p w14:paraId="69A67C0D" w14:textId="77777777" w:rsidR="00411C8D" w:rsidRDefault="00411C8D" w:rsidP="00D1701C">
      <w:pPr>
        <w:rPr>
          <w:sz w:val="24"/>
          <w:szCs w:val="24"/>
        </w:rPr>
      </w:pPr>
    </w:p>
    <w:p w14:paraId="32F1DC4F" w14:textId="77777777" w:rsidR="00411C8D" w:rsidRDefault="00411C8D" w:rsidP="00411C8D">
      <w:pPr>
        <w:rPr>
          <w:bCs/>
          <w:sz w:val="24"/>
          <w:szCs w:val="24"/>
        </w:rPr>
      </w:pPr>
      <w:r>
        <w:rPr>
          <w:bCs/>
          <w:sz w:val="24"/>
          <w:szCs w:val="24"/>
        </w:rPr>
        <w:t xml:space="preserve">Results were reported digitally; data entry and management was done so in </w:t>
      </w:r>
      <w:commentRangeStart w:id="52"/>
      <w:r>
        <w:rPr>
          <w:bCs/>
          <w:sz w:val="24"/>
          <w:szCs w:val="24"/>
        </w:rPr>
        <w:t>Microsoft Excel</w:t>
      </w:r>
      <w:commentRangeEnd w:id="52"/>
      <w:r w:rsidR="003C7959">
        <w:rPr>
          <w:rStyle w:val="CommentReference"/>
        </w:rPr>
        <w:commentReference w:id="52"/>
      </w:r>
      <w:r>
        <w:rPr>
          <w:bCs/>
          <w:sz w:val="24"/>
          <w:szCs w:val="24"/>
        </w:rPr>
        <w:t xml:space="preserve">.  Hardness and </w:t>
      </w:r>
      <w:r w:rsidR="00BF0A18">
        <w:rPr>
          <w:bCs/>
          <w:sz w:val="24"/>
          <w:szCs w:val="24"/>
        </w:rPr>
        <w:t>freshwater CCC</w:t>
      </w:r>
      <w:r>
        <w:rPr>
          <w:bCs/>
          <w:sz w:val="24"/>
          <w:szCs w:val="24"/>
        </w:rPr>
        <w:t xml:space="preserve"> </w:t>
      </w:r>
      <w:r w:rsidR="00BF0A18">
        <w:rPr>
          <w:bCs/>
          <w:sz w:val="24"/>
          <w:szCs w:val="24"/>
        </w:rPr>
        <w:t>criteria</w:t>
      </w:r>
      <w:r>
        <w:rPr>
          <w:bCs/>
          <w:sz w:val="24"/>
          <w:szCs w:val="24"/>
        </w:rPr>
        <w:t xml:space="preserve"> were calculated using </w:t>
      </w:r>
      <w:r w:rsidR="00507831">
        <w:rPr>
          <w:bCs/>
          <w:sz w:val="24"/>
          <w:szCs w:val="24"/>
        </w:rPr>
        <w:t xml:space="preserve">ADEC </w:t>
      </w:r>
      <w:r>
        <w:rPr>
          <w:bCs/>
          <w:sz w:val="24"/>
          <w:szCs w:val="24"/>
        </w:rPr>
        <w:t xml:space="preserve">equations located in Table </w:t>
      </w:r>
      <w:commentRangeStart w:id="53"/>
      <w:commentRangeStart w:id="54"/>
      <w:r>
        <w:rPr>
          <w:bCs/>
          <w:sz w:val="24"/>
          <w:szCs w:val="24"/>
        </w:rPr>
        <w:t>1</w:t>
      </w:r>
      <w:commentRangeEnd w:id="53"/>
      <w:r w:rsidR="000632BE">
        <w:rPr>
          <w:rStyle w:val="CommentReference"/>
        </w:rPr>
        <w:commentReference w:id="53"/>
      </w:r>
      <w:commentRangeEnd w:id="54"/>
      <w:r w:rsidR="00BD56A8">
        <w:rPr>
          <w:rStyle w:val="CommentReference"/>
        </w:rPr>
        <w:commentReference w:id="54"/>
      </w:r>
      <w:commentRangeStart w:id="55"/>
      <w:commentRangeStart w:id="56"/>
      <w:r>
        <w:rPr>
          <w:bCs/>
          <w:sz w:val="24"/>
          <w:szCs w:val="24"/>
        </w:rPr>
        <w:t>.</w:t>
      </w:r>
      <w:commentRangeEnd w:id="55"/>
      <w:r w:rsidR="00F430CB">
        <w:rPr>
          <w:rStyle w:val="CommentReference"/>
        </w:rPr>
        <w:commentReference w:id="55"/>
      </w:r>
      <w:commentRangeEnd w:id="56"/>
      <w:r w:rsidR="00BD56A8">
        <w:rPr>
          <w:rStyle w:val="CommentReference"/>
        </w:rPr>
        <w:commentReference w:id="56"/>
      </w:r>
    </w:p>
    <w:p w14:paraId="039D9786" w14:textId="77777777" w:rsidR="00CD06DF" w:rsidRDefault="00CD06DF" w:rsidP="00AD09EE">
      <w:pPr>
        <w:pStyle w:val="Heading2"/>
      </w:pPr>
    </w:p>
    <w:p w14:paraId="4FCA9478" w14:textId="77777777" w:rsidR="00AD09EE" w:rsidRDefault="00AD09EE" w:rsidP="00AD09EE">
      <w:pPr>
        <w:pStyle w:val="Heading2"/>
      </w:pPr>
      <w:bookmarkStart w:id="57" w:name="_Toc25929325"/>
      <w:r w:rsidRPr="00AD09EE">
        <w:t>Mapping</w:t>
      </w:r>
      <w:r w:rsidR="003D0107">
        <w:t xml:space="preserve"> </w:t>
      </w:r>
      <w:r w:rsidR="0033554A">
        <w:t xml:space="preserve">potential </w:t>
      </w:r>
      <w:r w:rsidR="003D0107">
        <w:t>sources of copper and zinc</w:t>
      </w:r>
      <w:bookmarkEnd w:id="57"/>
    </w:p>
    <w:p w14:paraId="29AEA08D" w14:textId="77777777" w:rsidR="003D0107" w:rsidRDefault="003D0107" w:rsidP="003D0107"/>
    <w:p w14:paraId="2B521CB6" w14:textId="77777777" w:rsidR="003D0107" w:rsidRPr="00CF3F57" w:rsidRDefault="00612D59" w:rsidP="00CF3F57">
      <w:pPr>
        <w:pStyle w:val="Heading3"/>
        <w:rPr>
          <w:sz w:val="24"/>
        </w:rPr>
      </w:pPr>
      <w:bookmarkStart w:id="58" w:name="_Toc25929326"/>
      <w:r w:rsidRPr="00CF3F57">
        <w:rPr>
          <w:sz w:val="24"/>
        </w:rPr>
        <w:t>Potential sources on the Kenai River</w:t>
      </w:r>
      <w:bookmarkEnd w:id="58"/>
    </w:p>
    <w:p w14:paraId="082443A5" w14:textId="77777777" w:rsidR="006F3509" w:rsidRPr="006F3509" w:rsidRDefault="006F3509" w:rsidP="006F3509">
      <w:pPr>
        <w:rPr>
          <w:b/>
          <w:bCs/>
        </w:rPr>
      </w:pPr>
    </w:p>
    <w:p w14:paraId="7243B607" w14:textId="77777777" w:rsidR="003D0107" w:rsidRDefault="003D0107" w:rsidP="006F3509">
      <w:pPr>
        <w:rPr>
          <w:sz w:val="24"/>
          <w:szCs w:val="24"/>
        </w:rPr>
      </w:pPr>
      <w:r w:rsidRPr="006F3509">
        <w:rPr>
          <w:sz w:val="24"/>
          <w:szCs w:val="24"/>
        </w:rPr>
        <w:t xml:space="preserve">Throughout the summer of 2019, five </w:t>
      </w:r>
      <w:r w:rsidR="00BC7271" w:rsidRPr="006F3509">
        <w:rPr>
          <w:sz w:val="24"/>
          <w:szCs w:val="24"/>
        </w:rPr>
        <w:t xml:space="preserve">photography </w:t>
      </w:r>
      <w:r w:rsidRPr="006F3509">
        <w:rPr>
          <w:sz w:val="24"/>
          <w:szCs w:val="24"/>
        </w:rPr>
        <w:t xml:space="preserve">trips were conducted by raft or motorboat along all sections of the Kenai River </w:t>
      </w:r>
      <w:r w:rsidR="00BC7271" w:rsidRPr="006F3509">
        <w:rPr>
          <w:sz w:val="24"/>
          <w:szCs w:val="24"/>
        </w:rPr>
        <w:t xml:space="preserve">to document </w:t>
      </w:r>
      <w:r w:rsidRPr="006F3509">
        <w:rPr>
          <w:sz w:val="24"/>
          <w:szCs w:val="24"/>
        </w:rPr>
        <w:t xml:space="preserve">parcels </w:t>
      </w:r>
      <w:r w:rsidR="00BC7271" w:rsidRPr="006F3509">
        <w:rPr>
          <w:sz w:val="24"/>
          <w:szCs w:val="24"/>
        </w:rPr>
        <w:t>containing</w:t>
      </w:r>
      <w:r w:rsidRPr="006F3509">
        <w:rPr>
          <w:sz w:val="24"/>
          <w:szCs w:val="24"/>
        </w:rPr>
        <w:t xml:space="preserve"> potential copper and zinc sources. </w:t>
      </w:r>
      <w:r w:rsidR="00BC7271" w:rsidRPr="006F3509">
        <w:rPr>
          <w:sz w:val="24"/>
          <w:szCs w:val="24"/>
        </w:rPr>
        <w:t>This task was completed u</w:t>
      </w:r>
      <w:r w:rsidRPr="006F3509">
        <w:rPr>
          <w:sz w:val="24"/>
          <w:szCs w:val="24"/>
        </w:rPr>
        <w:t xml:space="preserve">sing Ricoh WG-6 </w:t>
      </w:r>
      <w:r w:rsidR="00BC7271" w:rsidRPr="006F3509">
        <w:rPr>
          <w:sz w:val="24"/>
          <w:szCs w:val="24"/>
        </w:rPr>
        <w:t xml:space="preserve">digital cameras, which </w:t>
      </w:r>
      <w:r w:rsidR="0033554A" w:rsidRPr="006F3509">
        <w:rPr>
          <w:sz w:val="24"/>
          <w:szCs w:val="24"/>
        </w:rPr>
        <w:t>were</w:t>
      </w:r>
      <w:r w:rsidR="00BC7271" w:rsidRPr="006F3509">
        <w:rPr>
          <w:sz w:val="24"/>
          <w:szCs w:val="24"/>
        </w:rPr>
        <w:t xml:space="preserve"> equipped with GPS and </w:t>
      </w:r>
      <w:r w:rsidR="0033554A" w:rsidRPr="006F3509">
        <w:rPr>
          <w:sz w:val="24"/>
          <w:szCs w:val="24"/>
        </w:rPr>
        <w:t>aspect functionality. T</w:t>
      </w:r>
      <w:r w:rsidR="00BC7271" w:rsidRPr="006F3509">
        <w:rPr>
          <w:sz w:val="24"/>
          <w:szCs w:val="24"/>
        </w:rPr>
        <w:t>wo photographers took photo</w:t>
      </w:r>
      <w:r w:rsidR="0033554A" w:rsidRPr="006F3509">
        <w:rPr>
          <w:sz w:val="24"/>
          <w:szCs w:val="24"/>
        </w:rPr>
        <w:t xml:space="preserve">s </w:t>
      </w:r>
      <w:r w:rsidR="00BC7271" w:rsidRPr="006F3509">
        <w:rPr>
          <w:sz w:val="24"/>
          <w:szCs w:val="24"/>
        </w:rPr>
        <w:t xml:space="preserve">of each </w:t>
      </w:r>
      <w:r w:rsidR="0033554A" w:rsidRPr="006F3509">
        <w:rPr>
          <w:sz w:val="24"/>
          <w:szCs w:val="24"/>
        </w:rPr>
        <w:t>parcel with a potential metal</w:t>
      </w:r>
      <w:r w:rsidR="00BC7271" w:rsidRPr="006F3509">
        <w:rPr>
          <w:sz w:val="24"/>
          <w:szCs w:val="24"/>
        </w:rPr>
        <w:t xml:space="preserve"> source</w:t>
      </w:r>
      <w:r w:rsidR="0033554A" w:rsidRPr="006F3509">
        <w:rPr>
          <w:sz w:val="24"/>
          <w:szCs w:val="24"/>
        </w:rPr>
        <w:t xml:space="preserve">; one photographer was assigned the </w:t>
      </w:r>
      <w:r w:rsidR="00BC7271" w:rsidRPr="006F3509">
        <w:rPr>
          <w:sz w:val="24"/>
          <w:szCs w:val="24"/>
        </w:rPr>
        <w:t>river-right</w:t>
      </w:r>
      <w:r w:rsidR="0033554A" w:rsidRPr="006F3509">
        <w:rPr>
          <w:sz w:val="24"/>
          <w:szCs w:val="24"/>
        </w:rPr>
        <w:t xml:space="preserve"> (RL)</w:t>
      </w:r>
      <w:r w:rsidR="00BC7271" w:rsidRPr="006F3509">
        <w:rPr>
          <w:sz w:val="24"/>
          <w:szCs w:val="24"/>
        </w:rPr>
        <w:t xml:space="preserve"> bank while the other </w:t>
      </w:r>
      <w:r w:rsidR="0033554A" w:rsidRPr="006F3509">
        <w:rPr>
          <w:sz w:val="24"/>
          <w:szCs w:val="24"/>
        </w:rPr>
        <w:t>was assigned</w:t>
      </w:r>
      <w:r w:rsidR="00BC7271" w:rsidRPr="006F3509">
        <w:rPr>
          <w:sz w:val="24"/>
          <w:szCs w:val="24"/>
        </w:rPr>
        <w:t xml:space="preserve"> the river-left </w:t>
      </w:r>
      <w:r w:rsidR="0033554A" w:rsidRPr="006F3509">
        <w:rPr>
          <w:sz w:val="24"/>
          <w:szCs w:val="24"/>
        </w:rPr>
        <w:t xml:space="preserve">(RL) </w:t>
      </w:r>
      <w:r w:rsidR="00BC7271" w:rsidRPr="006F3509">
        <w:rPr>
          <w:sz w:val="24"/>
          <w:szCs w:val="24"/>
        </w:rPr>
        <w:t xml:space="preserve">bank. Photos were taken directly out from the potential source, perpendicular to the bank of the river. </w:t>
      </w:r>
      <w:r w:rsidR="0033554A" w:rsidRPr="006F3509">
        <w:rPr>
          <w:sz w:val="24"/>
          <w:szCs w:val="24"/>
        </w:rPr>
        <w:t xml:space="preserve">Side channels </w:t>
      </w:r>
      <w:r w:rsidR="00507831">
        <w:rPr>
          <w:sz w:val="24"/>
          <w:szCs w:val="24"/>
        </w:rPr>
        <w:t>diverting from the</w:t>
      </w:r>
      <w:r w:rsidR="0033554A" w:rsidRPr="006F3509">
        <w:rPr>
          <w:sz w:val="24"/>
          <w:szCs w:val="24"/>
        </w:rPr>
        <w:t xml:space="preserve"> mainstem of the Kenai River w</w:t>
      </w:r>
      <w:r w:rsidR="00507831">
        <w:rPr>
          <w:sz w:val="24"/>
          <w:szCs w:val="24"/>
        </w:rPr>
        <w:t xml:space="preserve">ere floated or boated as well.  </w:t>
      </w:r>
    </w:p>
    <w:p w14:paraId="2AAB2760" w14:textId="77777777" w:rsidR="006F3509" w:rsidRPr="006F3509" w:rsidRDefault="006F3509" w:rsidP="006F3509">
      <w:pPr>
        <w:rPr>
          <w:b/>
          <w:bCs/>
        </w:rPr>
      </w:pPr>
    </w:p>
    <w:p w14:paraId="03125908" w14:textId="77777777" w:rsidR="003D0107" w:rsidRPr="00CF3F57" w:rsidRDefault="00612D59" w:rsidP="00CF3F57">
      <w:pPr>
        <w:pStyle w:val="Heading3"/>
        <w:rPr>
          <w:sz w:val="24"/>
        </w:rPr>
      </w:pPr>
      <w:bookmarkStart w:id="59" w:name="_Toc25929327"/>
      <w:r w:rsidRPr="00CF3F57">
        <w:rPr>
          <w:sz w:val="24"/>
        </w:rPr>
        <w:t>Potential sources throughout the Kenai River watershed</w:t>
      </w:r>
      <w:bookmarkEnd w:id="59"/>
    </w:p>
    <w:p w14:paraId="71EE427F" w14:textId="77777777" w:rsidR="006F3509" w:rsidRPr="006F3509" w:rsidRDefault="006F3509" w:rsidP="006F3509">
      <w:pPr>
        <w:rPr>
          <w:b/>
          <w:bCs/>
        </w:rPr>
      </w:pPr>
      <w:bookmarkStart w:id="60" w:name="_GoBack"/>
      <w:bookmarkEnd w:id="60"/>
    </w:p>
    <w:p w14:paraId="5C7A03FD" w14:textId="41F4A76B" w:rsidR="003D0107" w:rsidRDefault="00612D59" w:rsidP="006F3509">
      <w:pPr>
        <w:rPr>
          <w:sz w:val="24"/>
          <w:szCs w:val="24"/>
        </w:rPr>
      </w:pPr>
      <w:r w:rsidRPr="006F3509">
        <w:rPr>
          <w:sz w:val="24"/>
          <w:szCs w:val="24"/>
        </w:rPr>
        <w:t xml:space="preserve">Following the literature review conducted by KWF in 2017, potential sources of copper and zinc were identified throughout the Kenai River watershed. Copper sources included brake pads/vehicles, pesticides/herbicides, roofing/metal plating, mining activity, boat hull coatings/anti-fouling agents, municipal wastewater discharge, natural mineral deposits, forest fires, air emissions, and decking/pilings (KWF, 2017).  Similarly, zinc sources included galvanized metals, tire wear, motor oil/hydraulic fluid, fertilizer/pesticides/fungicides, natural mineral depots, mining activity, forest fires, and brakes (KWF, 2017).  Using these results from the literature review, KWF identified potential local </w:t>
      </w:r>
      <w:del w:id="61" w:author="Benjamin Meyer [2]" w:date="2020-11-24T08:50:00Z">
        <w:r w:rsidRPr="006F3509" w:rsidDel="003C7959">
          <w:rPr>
            <w:sz w:val="24"/>
            <w:szCs w:val="24"/>
          </w:rPr>
          <w:delText xml:space="preserve">producers </w:delText>
        </w:r>
      </w:del>
      <w:ins w:id="62" w:author="Benjamin Meyer [2]" w:date="2020-11-24T08:50:00Z">
        <w:r w:rsidR="003C7959">
          <w:rPr>
            <w:sz w:val="24"/>
            <w:szCs w:val="24"/>
          </w:rPr>
          <w:t>sources</w:t>
        </w:r>
        <w:r w:rsidR="003C7959" w:rsidRPr="006F3509">
          <w:rPr>
            <w:sz w:val="24"/>
            <w:szCs w:val="24"/>
          </w:rPr>
          <w:t xml:space="preserve"> </w:t>
        </w:r>
      </w:ins>
      <w:r w:rsidRPr="006F3509">
        <w:rPr>
          <w:sz w:val="24"/>
          <w:szCs w:val="24"/>
        </w:rPr>
        <w:t>of copper and zinc through a mapping exercise</w:t>
      </w:r>
      <w:commentRangeStart w:id="63"/>
      <w:r w:rsidRPr="006F3509">
        <w:rPr>
          <w:sz w:val="24"/>
          <w:szCs w:val="24"/>
        </w:rPr>
        <w:t>.</w:t>
      </w:r>
      <w:commentRangeEnd w:id="63"/>
      <w:r w:rsidR="003D166C">
        <w:rPr>
          <w:rStyle w:val="CommentReference"/>
        </w:rPr>
        <w:commentReference w:id="63"/>
      </w:r>
      <w:r w:rsidRPr="006F3509">
        <w:rPr>
          <w:sz w:val="24"/>
          <w:szCs w:val="24"/>
        </w:rPr>
        <w:t xml:space="preserve"> </w:t>
      </w:r>
    </w:p>
    <w:p w14:paraId="4FF7E96F" w14:textId="77777777" w:rsidR="006F3509" w:rsidRDefault="006F3509" w:rsidP="006F3509">
      <w:pPr>
        <w:rPr>
          <w:sz w:val="24"/>
          <w:szCs w:val="24"/>
        </w:rPr>
      </w:pPr>
    </w:p>
    <w:p w14:paraId="74C33012" w14:textId="77777777" w:rsidR="006F3509" w:rsidRPr="00CF3F57" w:rsidRDefault="006F3509" w:rsidP="00CF3F57">
      <w:pPr>
        <w:pStyle w:val="Heading1"/>
        <w:rPr>
          <w:b/>
        </w:rPr>
      </w:pPr>
      <w:bookmarkStart w:id="64" w:name="_Toc25929328"/>
      <w:r w:rsidRPr="00CF3F57">
        <w:rPr>
          <w:b/>
        </w:rPr>
        <w:t>RESULTS</w:t>
      </w:r>
      <w:bookmarkEnd w:id="64"/>
    </w:p>
    <w:p w14:paraId="7F182031" w14:textId="77777777" w:rsidR="006F3509" w:rsidRDefault="006F3509" w:rsidP="006F3509"/>
    <w:p w14:paraId="5B97E92A" w14:textId="77777777" w:rsidR="006F3509" w:rsidRDefault="006F3509" w:rsidP="006F3509">
      <w:pPr>
        <w:pStyle w:val="Heading2"/>
      </w:pPr>
      <w:bookmarkStart w:id="65" w:name="_Toc25929329"/>
      <w:r>
        <w:t>Copper and zinc sampling</w:t>
      </w:r>
      <w:bookmarkEnd w:id="65"/>
    </w:p>
    <w:p w14:paraId="6DD8E9B7" w14:textId="77777777" w:rsidR="006F3509" w:rsidRDefault="006F3509" w:rsidP="006F3509"/>
    <w:p w14:paraId="358AFC2E" w14:textId="77777777" w:rsidR="006F3509" w:rsidRPr="00CF3F57" w:rsidRDefault="006F3509" w:rsidP="00CF3F57">
      <w:pPr>
        <w:pStyle w:val="Heading3"/>
        <w:rPr>
          <w:sz w:val="24"/>
        </w:rPr>
      </w:pPr>
      <w:bookmarkStart w:id="66" w:name="_Toc25929330"/>
      <w:r w:rsidRPr="00CF3F57">
        <w:rPr>
          <w:sz w:val="24"/>
        </w:rPr>
        <w:t>Kenai River Baseline Water Quality Monitoring (</w:t>
      </w:r>
      <w:commentRangeStart w:id="67"/>
      <w:r w:rsidRPr="00CF3F57">
        <w:rPr>
          <w:sz w:val="24"/>
        </w:rPr>
        <w:t>KRBWQM</w:t>
      </w:r>
      <w:commentRangeEnd w:id="67"/>
      <w:r w:rsidR="003C7959">
        <w:rPr>
          <w:rStyle w:val="CommentReference"/>
          <w:b w:val="0"/>
          <w:color w:val="auto"/>
          <w:spacing w:val="0"/>
        </w:rPr>
        <w:commentReference w:id="67"/>
      </w:r>
      <w:r w:rsidRPr="00CF3F57">
        <w:rPr>
          <w:sz w:val="24"/>
        </w:rPr>
        <w:t>)</w:t>
      </w:r>
      <w:bookmarkEnd w:id="66"/>
    </w:p>
    <w:p w14:paraId="2FF93D5D" w14:textId="77777777" w:rsidR="00146038" w:rsidRDefault="00146038" w:rsidP="006F3509">
      <w:pPr>
        <w:rPr>
          <w:b/>
          <w:bCs/>
          <w:sz w:val="24"/>
          <w:szCs w:val="24"/>
        </w:rPr>
      </w:pPr>
    </w:p>
    <w:p w14:paraId="07B3EBA9" w14:textId="55C4C9A8" w:rsidR="00E1754F" w:rsidRDefault="000E5444" w:rsidP="006F3509">
      <w:pPr>
        <w:rPr>
          <w:bCs/>
          <w:sz w:val="24"/>
          <w:szCs w:val="24"/>
        </w:rPr>
      </w:pPr>
      <w:r>
        <w:rPr>
          <w:bCs/>
          <w:sz w:val="24"/>
          <w:szCs w:val="24"/>
        </w:rPr>
        <w:t xml:space="preserve">Copper levels ranged from undetected to 3.91 µg/L at Beaver Creek during the April sampling event while the </w:t>
      </w:r>
      <w:ins w:id="68" w:author="Benjamin Meyer [2]" w:date="2020-11-24T08:51:00Z">
        <w:r w:rsidR="003C7959">
          <w:rPr>
            <w:bCs/>
            <w:sz w:val="24"/>
            <w:szCs w:val="24"/>
          </w:rPr>
          <w:t xml:space="preserve">hardness-dependent </w:t>
        </w:r>
      </w:ins>
      <w:r>
        <w:rPr>
          <w:bCs/>
          <w:sz w:val="24"/>
          <w:szCs w:val="24"/>
        </w:rPr>
        <w:t xml:space="preserve">freshwater CCC criteria ranged from </w:t>
      </w:r>
      <w:r w:rsidR="00146038">
        <w:rPr>
          <w:bCs/>
          <w:sz w:val="24"/>
          <w:szCs w:val="24"/>
        </w:rPr>
        <w:t xml:space="preserve">4.4 µg/L at No Name Creek to 70.9 µg/L at Kenai City Docks (Table </w:t>
      </w:r>
      <w:r w:rsidR="004701F9">
        <w:rPr>
          <w:bCs/>
          <w:sz w:val="24"/>
          <w:szCs w:val="24"/>
        </w:rPr>
        <w:t>2</w:t>
      </w:r>
      <w:r w:rsidR="00146038">
        <w:rPr>
          <w:bCs/>
          <w:sz w:val="24"/>
          <w:szCs w:val="24"/>
        </w:rPr>
        <w:t>). Notably, the second highest freshwater CCC criterion calculated corresponded to the Kenai City Docks (duplicate) sample, 35.43 µg/L</w:t>
      </w:r>
      <w:r w:rsidR="004701F9">
        <w:rPr>
          <w:bCs/>
          <w:sz w:val="24"/>
          <w:szCs w:val="24"/>
        </w:rPr>
        <w:t xml:space="preserve"> (Table 2</w:t>
      </w:r>
      <w:r w:rsidR="00146038">
        <w:rPr>
          <w:bCs/>
          <w:sz w:val="24"/>
          <w:szCs w:val="24"/>
        </w:rPr>
        <w:t>).  While no exceedances occurred during the April sampling event, Beaver Creek did result in a copper level of 3.91 µg/L and a freshwater CCC criterion of 5.58 µg/L</w:t>
      </w:r>
      <w:r w:rsidR="004701F9">
        <w:rPr>
          <w:bCs/>
          <w:sz w:val="24"/>
          <w:szCs w:val="24"/>
        </w:rPr>
        <w:t xml:space="preserve"> (Table 2</w:t>
      </w:r>
      <w:r w:rsidR="00BF6E75">
        <w:rPr>
          <w:bCs/>
          <w:sz w:val="24"/>
          <w:szCs w:val="24"/>
        </w:rPr>
        <w:t>)</w:t>
      </w:r>
      <w:r w:rsidR="00146038">
        <w:rPr>
          <w:bCs/>
          <w:sz w:val="24"/>
          <w:szCs w:val="24"/>
        </w:rPr>
        <w:t>.</w:t>
      </w:r>
    </w:p>
    <w:p w14:paraId="1C6461D4" w14:textId="77777777" w:rsidR="00146038" w:rsidRDefault="00146038" w:rsidP="006F3509">
      <w:pPr>
        <w:rPr>
          <w:bCs/>
          <w:sz w:val="24"/>
          <w:szCs w:val="24"/>
        </w:rPr>
      </w:pPr>
    </w:p>
    <w:p w14:paraId="5209B4AB" w14:textId="77777777" w:rsidR="00146038" w:rsidRPr="000E5444" w:rsidRDefault="00146038" w:rsidP="006F3509">
      <w:pPr>
        <w:rPr>
          <w:bCs/>
          <w:sz w:val="24"/>
          <w:szCs w:val="24"/>
        </w:rPr>
      </w:pPr>
      <w:r>
        <w:rPr>
          <w:bCs/>
          <w:sz w:val="24"/>
          <w:szCs w:val="24"/>
        </w:rPr>
        <w:t xml:space="preserve">Similarly, copper exceedances were not observed during the July KRBWQM sampling event. Copper levels ranged from undetected to 3.04 µg/L at No Name Creek (duplicate); Beaver Creek resulted in the second highest copper level, 1.77 µg/L (Table </w:t>
      </w:r>
      <w:r w:rsidR="004701F9">
        <w:rPr>
          <w:bCs/>
          <w:sz w:val="24"/>
          <w:szCs w:val="24"/>
        </w:rPr>
        <w:t>2</w:t>
      </w:r>
      <w:r>
        <w:rPr>
          <w:bCs/>
          <w:sz w:val="24"/>
          <w:szCs w:val="24"/>
        </w:rPr>
        <w:t xml:space="preserve">). Freshwater CCC criteria varied from 4.52 µg/L at three locations in the Kenai River mainstem to 9.62 </w:t>
      </w:r>
      <w:r w:rsidR="004701F9">
        <w:rPr>
          <w:bCs/>
          <w:sz w:val="24"/>
          <w:szCs w:val="24"/>
        </w:rPr>
        <w:t>µg/L at Soldotna Creek (Table 2</w:t>
      </w:r>
      <w:r>
        <w:rPr>
          <w:bCs/>
          <w:sz w:val="24"/>
          <w:szCs w:val="24"/>
        </w:rPr>
        <w:t>).</w:t>
      </w:r>
      <w:r w:rsidR="00E638B0">
        <w:rPr>
          <w:bCs/>
          <w:sz w:val="24"/>
          <w:szCs w:val="24"/>
        </w:rPr>
        <w:t xml:space="preserve"> </w:t>
      </w:r>
      <w:r w:rsidR="00DF7BFA">
        <w:rPr>
          <w:bCs/>
          <w:sz w:val="24"/>
          <w:szCs w:val="24"/>
        </w:rPr>
        <w:t>While the sample taken at No Name Creek (duplicate) did not result in an exceedance, the copper level reported at this site was 3.04 µg/L and the corresponding freshwater CCC criterion was 6.44 µg/L</w:t>
      </w:r>
      <w:r w:rsidR="004701F9">
        <w:rPr>
          <w:bCs/>
          <w:sz w:val="24"/>
          <w:szCs w:val="24"/>
        </w:rPr>
        <w:t xml:space="preserve"> (Table 2</w:t>
      </w:r>
      <w:r w:rsidR="00BF6E75">
        <w:rPr>
          <w:bCs/>
          <w:sz w:val="24"/>
          <w:szCs w:val="24"/>
        </w:rPr>
        <w:t>)</w:t>
      </w:r>
      <w:r w:rsidR="00DF7BFA">
        <w:rPr>
          <w:bCs/>
          <w:sz w:val="24"/>
          <w:szCs w:val="24"/>
        </w:rPr>
        <w:t xml:space="preserve">. </w:t>
      </w:r>
    </w:p>
    <w:p w14:paraId="5964D5DE" w14:textId="77777777" w:rsidR="00E1754F" w:rsidRPr="00E8345C" w:rsidRDefault="00E1754F" w:rsidP="00E1754F">
      <w:pPr>
        <w:rPr>
          <w:bCs/>
          <w:sz w:val="24"/>
          <w:szCs w:val="24"/>
        </w:rPr>
      </w:pPr>
    </w:p>
    <w:p w14:paraId="0C6D8602" w14:textId="77777777" w:rsidR="00E8345C" w:rsidRDefault="00E8345C" w:rsidP="00E1754F">
      <w:pPr>
        <w:rPr>
          <w:bCs/>
          <w:sz w:val="24"/>
          <w:szCs w:val="24"/>
        </w:rPr>
      </w:pPr>
      <w:r>
        <w:rPr>
          <w:bCs/>
          <w:sz w:val="24"/>
          <w:szCs w:val="24"/>
        </w:rPr>
        <w:t xml:space="preserve">Throughout the April sampling event, zinc levels ranged from undetected </w:t>
      </w:r>
      <w:r w:rsidR="004701F9">
        <w:rPr>
          <w:bCs/>
          <w:sz w:val="24"/>
          <w:szCs w:val="24"/>
        </w:rPr>
        <w:t xml:space="preserve">at three sites to 137 µg/L at Soldotna Creek (Table 3) and freshwater CCC criteria ranged from 39.92 µg/L at No Name Creek to </w:t>
      </w:r>
      <w:r w:rsidR="004701F9">
        <w:rPr>
          <w:bCs/>
          <w:sz w:val="24"/>
          <w:szCs w:val="24"/>
        </w:rPr>
        <w:lastRenderedPageBreak/>
        <w:t>628.18 µg/L at Kenai City Docks (Table 3). Exceedances occurred at mainstem sites including Cunningham Park, Kenai River, Pillars, Soldotna Bridge, and Swiftwater Park; tributary exceedances occurred at Beaver Creek</w:t>
      </w:r>
      <w:r w:rsidR="008846D1">
        <w:rPr>
          <w:bCs/>
          <w:sz w:val="24"/>
          <w:szCs w:val="24"/>
        </w:rPr>
        <w:t xml:space="preserve">, Slikok Creek, and Soldotna Creek. </w:t>
      </w:r>
    </w:p>
    <w:p w14:paraId="60BAC4D4" w14:textId="77777777" w:rsidR="008846D1" w:rsidRDefault="008846D1" w:rsidP="00E1754F">
      <w:pPr>
        <w:rPr>
          <w:bCs/>
          <w:sz w:val="24"/>
          <w:szCs w:val="24"/>
        </w:rPr>
      </w:pPr>
    </w:p>
    <w:p w14:paraId="781DEB81" w14:textId="77777777" w:rsidR="008846D1" w:rsidRPr="00E8345C" w:rsidRDefault="008846D1" w:rsidP="00E1754F">
      <w:pPr>
        <w:rPr>
          <w:bCs/>
          <w:sz w:val="24"/>
          <w:szCs w:val="24"/>
        </w:rPr>
      </w:pPr>
      <w:r>
        <w:rPr>
          <w:bCs/>
          <w:sz w:val="24"/>
          <w:szCs w:val="24"/>
        </w:rPr>
        <w:t>In contrast, zinc exceedances were not reported during the July KRBWQM sampling event. Zinc levels ranged from undetected at four locations to 69.9 µg/L at Beaver Creek and freshwater CCC criteria ranged from 40.69 µg/L at Swiftwater Park</w:t>
      </w:r>
      <w:r w:rsidR="00D51760">
        <w:rPr>
          <w:bCs/>
          <w:sz w:val="24"/>
          <w:szCs w:val="24"/>
        </w:rPr>
        <w:t xml:space="preserve"> to 86.7 µg/L (Table 3). While the zinc level at Beaver Creek did result in an exceedance, its corresponding freshwater CCC criterion was 79.66 µg/L (Table 3).</w:t>
      </w:r>
    </w:p>
    <w:p w14:paraId="2EE0A2AF" w14:textId="77777777" w:rsidR="00E1754F" w:rsidRPr="00E8345C" w:rsidRDefault="00E1754F" w:rsidP="006F3509">
      <w:pPr>
        <w:rPr>
          <w:bCs/>
          <w:sz w:val="24"/>
          <w:szCs w:val="24"/>
        </w:rPr>
      </w:pPr>
    </w:p>
    <w:p w14:paraId="7ACDDFEC" w14:textId="77777777" w:rsidR="006F3509" w:rsidRPr="00CF3F57" w:rsidRDefault="006F3509" w:rsidP="00CF3F57">
      <w:pPr>
        <w:pStyle w:val="Heading3"/>
        <w:rPr>
          <w:sz w:val="24"/>
        </w:rPr>
      </w:pPr>
      <w:bookmarkStart w:id="69" w:name="_Toc25929331"/>
      <w:r w:rsidRPr="00CF3F57">
        <w:rPr>
          <w:sz w:val="24"/>
        </w:rPr>
        <w:t>Copper and zinc-specific sampling events</w:t>
      </w:r>
      <w:bookmarkEnd w:id="69"/>
    </w:p>
    <w:p w14:paraId="47146475" w14:textId="77777777" w:rsidR="00181CEC" w:rsidRPr="00277442" w:rsidRDefault="00181CEC" w:rsidP="006F3509">
      <w:pPr>
        <w:rPr>
          <w:bCs/>
          <w:sz w:val="24"/>
          <w:szCs w:val="24"/>
        </w:rPr>
      </w:pPr>
    </w:p>
    <w:p w14:paraId="745EC2EE" w14:textId="77777777" w:rsidR="00E1754F" w:rsidRDefault="00781AF0" w:rsidP="00CD06DF">
      <w:pPr>
        <w:rPr>
          <w:bCs/>
          <w:sz w:val="24"/>
          <w:szCs w:val="24"/>
        </w:rPr>
      </w:pPr>
      <w:r>
        <w:rPr>
          <w:bCs/>
          <w:sz w:val="24"/>
          <w:szCs w:val="24"/>
        </w:rPr>
        <w:t>During the May sampling event, f</w:t>
      </w:r>
      <w:r w:rsidR="00CD06DF">
        <w:rPr>
          <w:bCs/>
          <w:sz w:val="24"/>
          <w:szCs w:val="24"/>
        </w:rPr>
        <w:t xml:space="preserve">reshwater CCC criteria for copper ranged from 4.4 </w:t>
      </w:r>
      <w:r w:rsidRPr="00781AF0">
        <w:rPr>
          <w:bCs/>
          <w:sz w:val="24"/>
          <w:szCs w:val="24"/>
        </w:rPr>
        <w:t xml:space="preserve">µg/L-7.3 </w:t>
      </w:r>
      <w:r w:rsidR="00277442">
        <w:rPr>
          <w:bCs/>
          <w:sz w:val="24"/>
          <w:szCs w:val="24"/>
        </w:rPr>
        <w:t>µg/L (Table 4</w:t>
      </w:r>
      <w:r w:rsidR="00595BA4">
        <w:rPr>
          <w:bCs/>
          <w:sz w:val="24"/>
          <w:szCs w:val="24"/>
        </w:rPr>
        <w:t xml:space="preserve">). </w:t>
      </w:r>
      <w:r w:rsidR="00347BF6">
        <w:rPr>
          <w:bCs/>
          <w:sz w:val="24"/>
          <w:szCs w:val="24"/>
        </w:rPr>
        <w:t>Calcium and magnesium</w:t>
      </w:r>
      <w:r w:rsidR="00277442">
        <w:rPr>
          <w:bCs/>
          <w:sz w:val="24"/>
          <w:szCs w:val="24"/>
        </w:rPr>
        <w:t xml:space="preserve"> samples were not taken at the Slikok Creek confluence and therefore a freshwater CCC criteria could not be calculated. </w:t>
      </w:r>
      <w:r w:rsidR="00595BA4">
        <w:rPr>
          <w:bCs/>
          <w:sz w:val="24"/>
          <w:szCs w:val="24"/>
        </w:rPr>
        <w:t>The highest level of copper was noted</w:t>
      </w:r>
      <w:r w:rsidR="00277442">
        <w:rPr>
          <w:bCs/>
          <w:sz w:val="24"/>
          <w:szCs w:val="24"/>
        </w:rPr>
        <w:t xml:space="preserve"> at No Name Creek (duplicate), 3.27 µg/L</w:t>
      </w:r>
      <w:r w:rsidR="000925FE">
        <w:rPr>
          <w:bCs/>
          <w:sz w:val="24"/>
          <w:szCs w:val="24"/>
        </w:rPr>
        <w:t>,</w:t>
      </w:r>
      <w:r w:rsidR="00277442">
        <w:rPr>
          <w:bCs/>
          <w:sz w:val="24"/>
          <w:szCs w:val="24"/>
        </w:rPr>
        <w:t xml:space="preserve"> while several sites reported no detection, including Beaver Creek, Slikok Creek, Soldotna Creek, and Jim's Landing (Table 4). When compared to the freshwater CCC criteria, no excee</w:t>
      </w:r>
      <w:r w:rsidR="003C482A">
        <w:rPr>
          <w:bCs/>
          <w:sz w:val="24"/>
          <w:szCs w:val="24"/>
        </w:rPr>
        <w:t>dances were noted during the May sampling event.</w:t>
      </w:r>
    </w:p>
    <w:p w14:paraId="726909E9" w14:textId="77777777" w:rsidR="00277442" w:rsidRPr="00781AF0" w:rsidRDefault="00277442" w:rsidP="00CD06DF">
      <w:pPr>
        <w:rPr>
          <w:bCs/>
          <w:sz w:val="24"/>
          <w:szCs w:val="24"/>
        </w:rPr>
      </w:pPr>
    </w:p>
    <w:p w14:paraId="42AE2DC0" w14:textId="502236B0" w:rsidR="00277442" w:rsidRDefault="00277442" w:rsidP="006F3509">
      <w:pPr>
        <w:rPr>
          <w:bCs/>
          <w:sz w:val="24"/>
          <w:szCs w:val="24"/>
        </w:rPr>
      </w:pPr>
      <w:r>
        <w:rPr>
          <w:bCs/>
          <w:sz w:val="24"/>
          <w:szCs w:val="24"/>
        </w:rPr>
        <w:t>Throughout the July sampling event, the freshwater CCC criteria for copper ranged from 4.47</w:t>
      </w:r>
      <w:r w:rsidRPr="00781AF0">
        <w:rPr>
          <w:bCs/>
          <w:sz w:val="24"/>
          <w:szCs w:val="24"/>
        </w:rPr>
        <w:t xml:space="preserve"> µg/L-9.62 </w:t>
      </w:r>
      <w:r>
        <w:rPr>
          <w:bCs/>
          <w:sz w:val="24"/>
          <w:szCs w:val="24"/>
        </w:rPr>
        <w:t>µg/L (Table 4</w:t>
      </w:r>
      <w:r w:rsidR="000925FE">
        <w:rPr>
          <w:bCs/>
          <w:sz w:val="24"/>
          <w:szCs w:val="24"/>
        </w:rPr>
        <w:t xml:space="preserve">). </w:t>
      </w:r>
      <w:r w:rsidR="00347BF6">
        <w:rPr>
          <w:bCs/>
          <w:sz w:val="24"/>
          <w:szCs w:val="24"/>
        </w:rPr>
        <w:t>Calcium</w:t>
      </w:r>
      <w:r w:rsidR="000925FE">
        <w:rPr>
          <w:bCs/>
          <w:sz w:val="24"/>
          <w:szCs w:val="24"/>
        </w:rPr>
        <w:t xml:space="preserve"> and </w:t>
      </w:r>
      <w:r w:rsidR="00347BF6">
        <w:rPr>
          <w:bCs/>
          <w:sz w:val="24"/>
          <w:szCs w:val="24"/>
        </w:rPr>
        <w:t>magnesium</w:t>
      </w:r>
      <w:r w:rsidR="000925FE">
        <w:rPr>
          <w:bCs/>
          <w:sz w:val="24"/>
          <w:szCs w:val="24"/>
        </w:rPr>
        <w:t xml:space="preserve"> samples were not taken at the Slikok Creek </w:t>
      </w:r>
      <w:commentRangeStart w:id="70"/>
      <w:r w:rsidR="000925FE">
        <w:rPr>
          <w:bCs/>
          <w:sz w:val="24"/>
          <w:szCs w:val="24"/>
        </w:rPr>
        <w:t>confluence</w:t>
      </w:r>
      <w:commentRangeEnd w:id="70"/>
      <w:r w:rsidR="00505B46">
        <w:rPr>
          <w:rStyle w:val="CommentReference"/>
        </w:rPr>
        <w:commentReference w:id="70"/>
      </w:r>
      <w:r w:rsidR="000925FE">
        <w:rPr>
          <w:bCs/>
          <w:sz w:val="24"/>
          <w:szCs w:val="24"/>
        </w:rPr>
        <w:t xml:space="preserve"> and therefore a freshwater CCC criteria could not be calculated. The highest level of copper was noted at the Slikok Creek confluence, 8.16 µg/L, while the lowest level was estimated at 0.39 µg/L at No Name Creek (Table 4). When compared to the freshwater CCC criteria, no exceedances were noted. However, </w:t>
      </w:r>
      <w:r w:rsidR="003C482A">
        <w:rPr>
          <w:bCs/>
          <w:sz w:val="24"/>
          <w:szCs w:val="24"/>
        </w:rPr>
        <w:t xml:space="preserve">an </w:t>
      </w:r>
      <w:r w:rsidR="000925FE">
        <w:rPr>
          <w:bCs/>
          <w:sz w:val="24"/>
          <w:szCs w:val="24"/>
        </w:rPr>
        <w:t xml:space="preserve">exceedance </w:t>
      </w:r>
      <w:r w:rsidR="003C482A">
        <w:rPr>
          <w:bCs/>
          <w:sz w:val="24"/>
          <w:szCs w:val="24"/>
        </w:rPr>
        <w:t xml:space="preserve">cannot not be determined </w:t>
      </w:r>
      <w:r w:rsidR="000925FE">
        <w:rPr>
          <w:bCs/>
          <w:sz w:val="24"/>
          <w:szCs w:val="24"/>
        </w:rPr>
        <w:t>at Slikok Creek because a freshwater CCC criterion could not be calculated</w:t>
      </w:r>
      <w:r w:rsidR="003C482A">
        <w:rPr>
          <w:bCs/>
          <w:sz w:val="24"/>
          <w:szCs w:val="24"/>
        </w:rPr>
        <w:t xml:space="preserve">, </w:t>
      </w:r>
      <w:r w:rsidR="00347BF6">
        <w:rPr>
          <w:bCs/>
          <w:sz w:val="24"/>
          <w:szCs w:val="24"/>
        </w:rPr>
        <w:t>calcium</w:t>
      </w:r>
      <w:r w:rsidR="003C482A">
        <w:rPr>
          <w:bCs/>
          <w:sz w:val="24"/>
          <w:szCs w:val="24"/>
        </w:rPr>
        <w:t xml:space="preserve"> and </w:t>
      </w:r>
      <w:r w:rsidR="00347BF6">
        <w:rPr>
          <w:bCs/>
          <w:sz w:val="24"/>
          <w:szCs w:val="24"/>
        </w:rPr>
        <w:t>magnesium</w:t>
      </w:r>
      <w:r w:rsidR="003C482A">
        <w:rPr>
          <w:bCs/>
          <w:sz w:val="24"/>
          <w:szCs w:val="24"/>
        </w:rPr>
        <w:t xml:space="preserve"> sampling was not conducted at this site. </w:t>
      </w:r>
    </w:p>
    <w:p w14:paraId="2F1DED34" w14:textId="77777777" w:rsidR="00E1754F" w:rsidRDefault="00E1754F" w:rsidP="006F3509">
      <w:pPr>
        <w:rPr>
          <w:b/>
          <w:bCs/>
        </w:rPr>
      </w:pPr>
    </w:p>
    <w:p w14:paraId="2A219E30" w14:textId="003A1341" w:rsidR="006872CA" w:rsidRDefault="006872CA" w:rsidP="006F3509">
      <w:pPr>
        <w:rPr>
          <w:bCs/>
          <w:sz w:val="24"/>
          <w:szCs w:val="24"/>
        </w:rPr>
      </w:pPr>
      <w:r w:rsidRPr="00181CEC">
        <w:rPr>
          <w:bCs/>
          <w:sz w:val="24"/>
          <w:szCs w:val="24"/>
        </w:rPr>
        <w:t xml:space="preserve">Zinc samples taken during the May sampling event resulted in zinc levels that </w:t>
      </w:r>
      <w:r w:rsidR="00F26026" w:rsidRPr="00181CEC">
        <w:rPr>
          <w:bCs/>
          <w:sz w:val="24"/>
          <w:szCs w:val="24"/>
        </w:rPr>
        <w:t>range</w:t>
      </w:r>
      <w:ins w:id="71" w:author="Benjamin Meyer [2]" w:date="2020-11-24T09:06:00Z">
        <w:r w:rsidR="00505B46">
          <w:rPr>
            <w:bCs/>
            <w:sz w:val="24"/>
            <w:szCs w:val="24"/>
          </w:rPr>
          <w:t>d</w:t>
        </w:r>
      </w:ins>
      <w:del w:id="72" w:author="Benjamin Meyer [2]" w:date="2020-11-24T09:06:00Z">
        <w:r w:rsidR="00F26026" w:rsidDel="00505B46">
          <w:rPr>
            <w:bCs/>
            <w:sz w:val="24"/>
            <w:szCs w:val="24"/>
          </w:rPr>
          <w:delText>s</w:delText>
        </w:r>
      </w:del>
      <w:r w:rsidRPr="00181CEC">
        <w:rPr>
          <w:bCs/>
          <w:sz w:val="24"/>
          <w:szCs w:val="24"/>
        </w:rPr>
        <w:t xml:space="preserve"> from undetected at all three mainstem sites to 159 µg/L at No Name Creek (duplicate) (Table 5). </w:t>
      </w:r>
      <w:r w:rsidR="00181CEC">
        <w:rPr>
          <w:bCs/>
          <w:sz w:val="24"/>
          <w:szCs w:val="24"/>
        </w:rPr>
        <w:t xml:space="preserve">The second highest zinc level was also recorded from another sample taken at No Name Creek, 98.1µg/L (Table 5). </w:t>
      </w:r>
      <w:r w:rsidRPr="00181CEC">
        <w:rPr>
          <w:bCs/>
          <w:sz w:val="24"/>
          <w:szCs w:val="24"/>
        </w:rPr>
        <w:t xml:space="preserve">Freshwater CCC criteria ranged from 32.59 µg/L at No Name Creek (both samples) to 86.7 µg/L at Soldotna Creek (Table 5). Freshwater CCC criteria could not be calculated at Slikok Creek confluence because </w:t>
      </w:r>
      <w:r w:rsidR="00347BF6">
        <w:rPr>
          <w:bCs/>
          <w:sz w:val="24"/>
          <w:szCs w:val="24"/>
        </w:rPr>
        <w:t>calcium</w:t>
      </w:r>
      <w:r w:rsidR="00A852B5" w:rsidRPr="00181CEC">
        <w:rPr>
          <w:bCs/>
          <w:sz w:val="24"/>
          <w:szCs w:val="24"/>
        </w:rPr>
        <w:t xml:space="preserve"> and </w:t>
      </w:r>
      <w:r w:rsidR="00347BF6">
        <w:rPr>
          <w:bCs/>
          <w:sz w:val="24"/>
          <w:szCs w:val="24"/>
        </w:rPr>
        <w:t>magnesium</w:t>
      </w:r>
      <w:r w:rsidR="00181CEC" w:rsidRPr="00181CEC">
        <w:rPr>
          <w:bCs/>
          <w:sz w:val="24"/>
          <w:szCs w:val="24"/>
        </w:rPr>
        <w:t xml:space="preserve"> samples were not taken at this site during the April KRBWQM sampling event.</w:t>
      </w:r>
      <w:r w:rsidR="00181CEC">
        <w:rPr>
          <w:bCs/>
          <w:sz w:val="24"/>
          <w:szCs w:val="24"/>
        </w:rPr>
        <w:t xml:space="preserve"> This spring sampling event resulted in exceedances from samples taken at No Name Creek (both samples), Beaver Creek, and Slikok Creek-all</w:t>
      </w:r>
      <w:ins w:id="73" w:author="Benjamin Meyer [2]" w:date="2020-11-24T09:09:00Z">
        <w:r w:rsidR="00505B46">
          <w:rPr>
            <w:bCs/>
            <w:sz w:val="24"/>
            <w:szCs w:val="24"/>
          </w:rPr>
          <w:t xml:space="preserve"> of which are</w:t>
        </w:r>
      </w:ins>
      <w:r w:rsidR="00181CEC">
        <w:rPr>
          <w:bCs/>
          <w:sz w:val="24"/>
          <w:szCs w:val="24"/>
        </w:rPr>
        <w:t xml:space="preserve"> tributaries to the mainstem Kenai River. </w:t>
      </w:r>
    </w:p>
    <w:p w14:paraId="66BE570D" w14:textId="77777777" w:rsidR="00F26026" w:rsidRDefault="00F26026" w:rsidP="006F3509">
      <w:pPr>
        <w:rPr>
          <w:bCs/>
          <w:sz w:val="24"/>
          <w:szCs w:val="24"/>
        </w:rPr>
      </w:pPr>
    </w:p>
    <w:p w14:paraId="2F1E6FBB" w14:textId="11EDF483" w:rsidR="00F26026" w:rsidRPr="00F26026" w:rsidRDefault="00F26026" w:rsidP="006F3509">
      <w:pPr>
        <w:rPr>
          <w:bCs/>
          <w:sz w:val="24"/>
          <w:szCs w:val="24"/>
        </w:rPr>
      </w:pPr>
      <w:r>
        <w:rPr>
          <w:bCs/>
          <w:sz w:val="24"/>
          <w:szCs w:val="24"/>
        </w:rPr>
        <w:t xml:space="preserve">The July sampling event resulted in zinc levels that varied from undetected </w:t>
      </w:r>
      <w:r w:rsidR="002151AC">
        <w:rPr>
          <w:bCs/>
          <w:sz w:val="24"/>
          <w:szCs w:val="24"/>
        </w:rPr>
        <w:t>at four locations to 64.4 µg/L at Beaver Creek. Freshwater CCC criteria ranged from 40.56 µg/L at Skilak Lake outlet to 86.7 µg/L at Soldotna Creek (Table 5). Th</w:t>
      </w:r>
      <w:ins w:id="74" w:author="Benjamin Meyer [2]" w:date="2020-11-24T09:10:00Z">
        <w:r w:rsidR="00505B46">
          <w:rPr>
            <w:bCs/>
            <w:sz w:val="24"/>
            <w:szCs w:val="24"/>
          </w:rPr>
          <w:t>e CCC</w:t>
        </w:r>
      </w:ins>
      <w:del w:id="75" w:author="Benjamin Meyer [2]" w:date="2020-11-24T09:10:00Z">
        <w:r w:rsidR="002151AC" w:rsidDel="00505B46">
          <w:rPr>
            <w:bCs/>
            <w:sz w:val="24"/>
            <w:szCs w:val="24"/>
          </w:rPr>
          <w:delText>is</w:delText>
        </w:r>
      </w:del>
      <w:r w:rsidR="002151AC">
        <w:rPr>
          <w:bCs/>
          <w:sz w:val="24"/>
          <w:szCs w:val="24"/>
        </w:rPr>
        <w:t xml:space="preserve"> value could not be calculated for Slikok Creek confluence because a </w:t>
      </w:r>
      <w:r w:rsidR="00347BF6">
        <w:rPr>
          <w:bCs/>
          <w:sz w:val="24"/>
          <w:szCs w:val="24"/>
        </w:rPr>
        <w:t>calcium</w:t>
      </w:r>
      <w:r w:rsidR="002151AC">
        <w:rPr>
          <w:bCs/>
          <w:sz w:val="24"/>
          <w:szCs w:val="24"/>
        </w:rPr>
        <w:t xml:space="preserve"> and </w:t>
      </w:r>
      <w:r w:rsidR="00347BF6">
        <w:rPr>
          <w:bCs/>
          <w:sz w:val="24"/>
          <w:szCs w:val="24"/>
        </w:rPr>
        <w:t>magnesium</w:t>
      </w:r>
      <w:r w:rsidR="002151AC">
        <w:rPr>
          <w:bCs/>
          <w:sz w:val="24"/>
          <w:szCs w:val="24"/>
        </w:rPr>
        <w:t xml:space="preserve"> sample was not taken at this site during the July KRBWQM sampling event. </w:t>
      </w:r>
      <w:r>
        <w:rPr>
          <w:bCs/>
          <w:sz w:val="24"/>
          <w:szCs w:val="24"/>
        </w:rPr>
        <w:t xml:space="preserve">While the July sampling event did not result in any exceedances, the sample analyzed from Beaver Creek resulted in a zinc level of 64.4 µg/L and a freshwater CCC criterion of 79.66 </w:t>
      </w:r>
      <w:r w:rsidRPr="00F26026">
        <w:rPr>
          <w:bCs/>
          <w:sz w:val="24"/>
          <w:szCs w:val="24"/>
        </w:rPr>
        <w:t>µg/L</w:t>
      </w:r>
      <w:r>
        <w:rPr>
          <w:bCs/>
          <w:sz w:val="24"/>
          <w:szCs w:val="24"/>
        </w:rPr>
        <w:t xml:space="preserve"> (Table 5).</w:t>
      </w:r>
    </w:p>
    <w:p w14:paraId="3DB122E3" w14:textId="77777777" w:rsidR="006F3509" w:rsidRPr="00181CEC" w:rsidRDefault="006F3509" w:rsidP="006F3509">
      <w:pPr>
        <w:rPr>
          <w:bCs/>
          <w:sz w:val="24"/>
          <w:szCs w:val="24"/>
        </w:rPr>
      </w:pPr>
    </w:p>
    <w:p w14:paraId="4F944305" w14:textId="77777777" w:rsidR="006F3509" w:rsidRDefault="006F3509" w:rsidP="006F3509">
      <w:pPr>
        <w:pStyle w:val="Heading2"/>
      </w:pPr>
      <w:bookmarkStart w:id="76" w:name="_Toc25929332"/>
      <w:r w:rsidRPr="00AD09EE">
        <w:t>Mapping</w:t>
      </w:r>
      <w:r>
        <w:t xml:space="preserve"> potential sources of copper and zinc</w:t>
      </w:r>
      <w:bookmarkEnd w:id="76"/>
    </w:p>
    <w:p w14:paraId="05DBE785" w14:textId="77777777" w:rsidR="006F3509" w:rsidRDefault="006F3509" w:rsidP="006F3509"/>
    <w:p w14:paraId="604D7E7B" w14:textId="77777777" w:rsidR="006F3509" w:rsidRPr="00CF3F57" w:rsidRDefault="006F3509" w:rsidP="00CF3F57">
      <w:pPr>
        <w:pStyle w:val="Heading3"/>
        <w:rPr>
          <w:sz w:val="24"/>
        </w:rPr>
      </w:pPr>
      <w:bookmarkStart w:id="77" w:name="_Toc25929333"/>
      <w:r w:rsidRPr="00CF3F57">
        <w:rPr>
          <w:sz w:val="24"/>
        </w:rPr>
        <w:t>Potential sources on the Kenai River</w:t>
      </w:r>
      <w:bookmarkEnd w:id="77"/>
      <w:r w:rsidR="00AB33D0" w:rsidRPr="00CF3F57">
        <w:rPr>
          <w:sz w:val="24"/>
        </w:rPr>
        <w:t xml:space="preserve"> </w:t>
      </w:r>
    </w:p>
    <w:p w14:paraId="17FA121F" w14:textId="77777777" w:rsidR="006F3509" w:rsidRDefault="006F3509" w:rsidP="006F3509">
      <w:pPr>
        <w:rPr>
          <w:b/>
          <w:bCs/>
          <w:sz w:val="24"/>
          <w:szCs w:val="24"/>
        </w:rPr>
      </w:pPr>
    </w:p>
    <w:p w14:paraId="6F95F624" w14:textId="1643FDB4" w:rsidR="006F3509" w:rsidRDefault="006F3509" w:rsidP="006F3509">
      <w:pPr>
        <w:rPr>
          <w:sz w:val="24"/>
          <w:szCs w:val="24"/>
        </w:rPr>
      </w:pPr>
      <w:r w:rsidRPr="006F3509">
        <w:rPr>
          <w:sz w:val="24"/>
          <w:szCs w:val="24"/>
        </w:rPr>
        <w:t xml:space="preserve">In total, 932 photos were taken of </w:t>
      </w:r>
      <w:ins w:id="78" w:author="Benjamin Meyer [2]" w:date="2020-11-24T09:10:00Z">
        <w:r w:rsidR="00505B46">
          <w:rPr>
            <w:sz w:val="24"/>
            <w:szCs w:val="24"/>
          </w:rPr>
          <w:t>river-right</w:t>
        </w:r>
      </w:ins>
      <w:del w:id="79" w:author="Benjamin Meyer [2]" w:date="2020-11-24T09:10:00Z">
        <w:r w:rsidRPr="006F3509" w:rsidDel="00505B46">
          <w:rPr>
            <w:sz w:val="24"/>
            <w:szCs w:val="24"/>
          </w:rPr>
          <w:delText>RR</w:delText>
        </w:r>
      </w:del>
      <w:r w:rsidRPr="006F3509">
        <w:rPr>
          <w:sz w:val="24"/>
          <w:szCs w:val="24"/>
        </w:rPr>
        <w:t xml:space="preserve"> parcels and 899 photos </w:t>
      </w:r>
      <w:del w:id="80" w:author="Benjamin Meyer [2]" w:date="2020-11-24T09:11:00Z">
        <w:r w:rsidRPr="006F3509" w:rsidDel="00505B46">
          <w:rPr>
            <w:sz w:val="24"/>
            <w:szCs w:val="24"/>
          </w:rPr>
          <w:delText xml:space="preserve">were taken </w:delText>
        </w:r>
      </w:del>
      <w:r w:rsidRPr="006F3509">
        <w:rPr>
          <w:sz w:val="24"/>
          <w:szCs w:val="24"/>
        </w:rPr>
        <w:t xml:space="preserve">of </w:t>
      </w:r>
      <w:ins w:id="81" w:author="Benjamin Meyer [2]" w:date="2020-11-24T09:11:00Z">
        <w:r w:rsidR="00505B46">
          <w:rPr>
            <w:sz w:val="24"/>
            <w:szCs w:val="24"/>
          </w:rPr>
          <w:t>river-left</w:t>
        </w:r>
      </w:ins>
      <w:del w:id="82" w:author="Benjamin Meyer [2]" w:date="2020-11-24T09:11:00Z">
        <w:r w:rsidRPr="006F3509" w:rsidDel="00505B46">
          <w:rPr>
            <w:sz w:val="24"/>
            <w:szCs w:val="24"/>
          </w:rPr>
          <w:delText>RL</w:delText>
        </w:r>
      </w:del>
      <w:r w:rsidRPr="006F3509">
        <w:rPr>
          <w:sz w:val="24"/>
          <w:szCs w:val="24"/>
        </w:rPr>
        <w:t xml:space="preserve"> parcels with potential copper and zinc sources. These photos have been imported into ESRI’s ArcMap GIS program. An attribute table will be created for all photos and will contain information such as parcel ID, the number of potential metal sources, and the type of potential source observed on the property. </w:t>
      </w:r>
      <w:r w:rsidR="00C46320">
        <w:rPr>
          <w:sz w:val="24"/>
          <w:szCs w:val="24"/>
        </w:rPr>
        <w:t>To date, p</w:t>
      </w:r>
      <w:r w:rsidR="00C46320" w:rsidRPr="006F3509">
        <w:rPr>
          <w:sz w:val="24"/>
          <w:szCs w:val="24"/>
        </w:rPr>
        <w:t>otential sources documented included elevated, light-penetrating walkways</w:t>
      </w:r>
      <w:r w:rsidR="005561EE">
        <w:rPr>
          <w:sz w:val="24"/>
          <w:szCs w:val="24"/>
        </w:rPr>
        <w:t>;</w:t>
      </w:r>
      <w:r w:rsidR="000C461A">
        <w:rPr>
          <w:sz w:val="24"/>
          <w:szCs w:val="24"/>
        </w:rPr>
        <w:t xml:space="preserve"> building roofs</w:t>
      </w:r>
      <w:r w:rsidR="005561EE">
        <w:rPr>
          <w:sz w:val="24"/>
          <w:szCs w:val="24"/>
        </w:rPr>
        <w:t xml:space="preserve">; </w:t>
      </w:r>
      <w:r w:rsidR="005561EE">
        <w:rPr>
          <w:sz w:val="24"/>
          <w:szCs w:val="24"/>
        </w:rPr>
        <w:lastRenderedPageBreak/>
        <w:t>impervious surfaces such as roads and parking lots;</w:t>
      </w:r>
      <w:r w:rsidR="00C46320" w:rsidRPr="006F3509">
        <w:rPr>
          <w:sz w:val="24"/>
          <w:szCs w:val="24"/>
        </w:rPr>
        <w:t xml:space="preserve"> significant </w:t>
      </w:r>
      <w:ins w:id="83" w:author="Benjamin Meyer [2]" w:date="2020-11-24T09:11:00Z">
        <w:r w:rsidR="00505B46">
          <w:rPr>
            <w:sz w:val="24"/>
            <w:szCs w:val="24"/>
          </w:rPr>
          <w:t xml:space="preserve">bank </w:t>
        </w:r>
      </w:ins>
      <w:r w:rsidR="00C46320" w:rsidRPr="006F3509">
        <w:rPr>
          <w:sz w:val="24"/>
          <w:szCs w:val="24"/>
        </w:rPr>
        <w:t>ero</w:t>
      </w:r>
      <w:r w:rsidR="005561EE">
        <w:rPr>
          <w:sz w:val="24"/>
          <w:szCs w:val="24"/>
        </w:rPr>
        <w:t>sion; boat launches;</w:t>
      </w:r>
      <w:r w:rsidR="00C46320" w:rsidRPr="006F3509">
        <w:rPr>
          <w:sz w:val="24"/>
          <w:szCs w:val="24"/>
        </w:rPr>
        <w:t xml:space="preserve"> bridges</w:t>
      </w:r>
      <w:r w:rsidR="005561EE">
        <w:rPr>
          <w:sz w:val="24"/>
          <w:szCs w:val="24"/>
        </w:rPr>
        <w:t>;</w:t>
      </w:r>
      <w:r w:rsidR="00C46320" w:rsidRPr="006F3509">
        <w:rPr>
          <w:sz w:val="24"/>
          <w:szCs w:val="24"/>
        </w:rPr>
        <w:t xml:space="preserve"> and RV parks.</w:t>
      </w:r>
      <w:r w:rsidR="00C46320">
        <w:rPr>
          <w:sz w:val="24"/>
          <w:szCs w:val="24"/>
        </w:rPr>
        <w:t xml:space="preserve"> </w:t>
      </w:r>
      <w:r w:rsidRPr="006F3509">
        <w:rPr>
          <w:sz w:val="24"/>
          <w:szCs w:val="24"/>
        </w:rPr>
        <w:t>This is an ongoing process and the resulting shapefile will be incorporated with the data included in the mapping described below.</w:t>
      </w:r>
      <w:r w:rsidR="005561EE">
        <w:rPr>
          <w:sz w:val="24"/>
          <w:szCs w:val="24"/>
        </w:rPr>
        <w:t xml:space="preserve"> Findings will be summarized in the 2020 final draft submitted to ADEC under this grant</w:t>
      </w:r>
      <w:commentRangeStart w:id="84"/>
      <w:r w:rsidR="005561EE">
        <w:rPr>
          <w:sz w:val="24"/>
          <w:szCs w:val="24"/>
        </w:rPr>
        <w:t>.</w:t>
      </w:r>
      <w:commentRangeEnd w:id="84"/>
      <w:r w:rsidR="00505B46">
        <w:rPr>
          <w:rStyle w:val="CommentReference"/>
        </w:rPr>
        <w:commentReference w:id="84"/>
      </w:r>
    </w:p>
    <w:p w14:paraId="6710BCD6" w14:textId="77777777" w:rsidR="006F3509" w:rsidRDefault="006F3509" w:rsidP="006F3509"/>
    <w:p w14:paraId="08293E07" w14:textId="77777777" w:rsidR="006F3509" w:rsidRPr="00CF3F57" w:rsidRDefault="006F3509" w:rsidP="00CF3F57">
      <w:pPr>
        <w:pStyle w:val="Heading3"/>
        <w:rPr>
          <w:sz w:val="24"/>
        </w:rPr>
      </w:pPr>
      <w:bookmarkStart w:id="85" w:name="_Toc25929334"/>
      <w:r w:rsidRPr="00CF3F57">
        <w:rPr>
          <w:sz w:val="24"/>
        </w:rPr>
        <w:t>Potential sources throughout the Kenai River watershed</w:t>
      </w:r>
      <w:bookmarkEnd w:id="85"/>
    </w:p>
    <w:p w14:paraId="313D55AE" w14:textId="77777777" w:rsidR="006F3509" w:rsidRDefault="006F3509" w:rsidP="006F3509"/>
    <w:p w14:paraId="190CC476" w14:textId="4EBE1840" w:rsidR="00C46320" w:rsidRDefault="00C46320" w:rsidP="00C46320">
      <w:pPr>
        <w:rPr>
          <w:sz w:val="24"/>
          <w:szCs w:val="24"/>
        </w:rPr>
      </w:pPr>
      <w:r w:rsidRPr="006F3509">
        <w:rPr>
          <w:sz w:val="24"/>
          <w:szCs w:val="24"/>
        </w:rPr>
        <w:t xml:space="preserve">While these </w:t>
      </w:r>
      <w:r w:rsidR="00384044">
        <w:rPr>
          <w:sz w:val="24"/>
          <w:szCs w:val="24"/>
        </w:rPr>
        <w:t xml:space="preserve">mapping </w:t>
      </w:r>
      <w:r w:rsidRPr="006F3509">
        <w:rPr>
          <w:sz w:val="24"/>
          <w:szCs w:val="24"/>
        </w:rPr>
        <w:t xml:space="preserve">efforts are ongoing, potential sources of these metals include road construction, gravel pits, stormwater discharge, stormwater treatment structure/outfall, boat launches, impervious surfaces, densely populated areas, golf courses, wastewater treatment plants, and airports.  A shapefile has been created to visually document these sources and will be used to </w:t>
      </w:r>
      <w:r w:rsidR="00973145">
        <w:rPr>
          <w:sz w:val="24"/>
          <w:szCs w:val="24"/>
        </w:rPr>
        <w:t>as a powerful mapping too</w:t>
      </w:r>
      <w:ins w:id="86" w:author="Benjamin Meyer [2]" w:date="2020-11-24T09:13:00Z">
        <w:r w:rsidR="00505B46">
          <w:rPr>
            <w:sz w:val="24"/>
            <w:szCs w:val="24"/>
          </w:rPr>
          <w:t>l</w:t>
        </w:r>
      </w:ins>
      <w:r w:rsidR="00973145">
        <w:rPr>
          <w:sz w:val="24"/>
          <w:szCs w:val="24"/>
        </w:rPr>
        <w:t xml:space="preserve"> to </w:t>
      </w:r>
      <w:r w:rsidRPr="006F3509">
        <w:rPr>
          <w:sz w:val="24"/>
          <w:szCs w:val="24"/>
        </w:rPr>
        <w:t>identify areas of high-concentrat</w:t>
      </w:r>
      <w:ins w:id="87" w:author="Benjamin Meyer [2]" w:date="2020-11-24T09:13:00Z">
        <w:r w:rsidR="00505B46">
          <w:rPr>
            <w:sz w:val="24"/>
            <w:szCs w:val="24"/>
          </w:rPr>
          <w:t>ion</w:t>
        </w:r>
      </w:ins>
      <w:del w:id="88" w:author="Benjamin Meyer [2]" w:date="2020-11-24T09:13:00Z">
        <w:r w:rsidRPr="006F3509" w:rsidDel="00505B46">
          <w:rPr>
            <w:sz w:val="24"/>
            <w:szCs w:val="24"/>
          </w:rPr>
          <w:delText>ed</w:delText>
        </w:r>
      </w:del>
      <w:r w:rsidRPr="006F3509">
        <w:rPr>
          <w:sz w:val="24"/>
          <w:szCs w:val="24"/>
        </w:rPr>
        <w:t xml:space="preserve"> potential sources of copper and zinc.</w:t>
      </w:r>
      <w:r w:rsidR="005561EE">
        <w:rPr>
          <w:sz w:val="24"/>
          <w:szCs w:val="24"/>
        </w:rPr>
        <w:t xml:space="preserve"> Findings will be summarized in the 2020 final draft submitted to ADEC under this grant.</w:t>
      </w:r>
    </w:p>
    <w:p w14:paraId="19D9AAF3" w14:textId="77777777" w:rsidR="006F3509" w:rsidRDefault="006F3509" w:rsidP="006F3509">
      <w:pPr>
        <w:rPr>
          <w:b/>
          <w:bCs/>
        </w:rPr>
      </w:pPr>
    </w:p>
    <w:p w14:paraId="4E7FFC13" w14:textId="77777777" w:rsidR="00973145" w:rsidRDefault="00973145" w:rsidP="006F3509">
      <w:pPr>
        <w:rPr>
          <w:b/>
          <w:bCs/>
        </w:rPr>
      </w:pPr>
    </w:p>
    <w:p w14:paraId="1EF64FE7" w14:textId="77777777" w:rsidR="00973145" w:rsidRPr="00CF3F57" w:rsidRDefault="00973145" w:rsidP="00CF3F57">
      <w:pPr>
        <w:pStyle w:val="Heading1"/>
        <w:rPr>
          <w:b/>
        </w:rPr>
      </w:pPr>
      <w:bookmarkStart w:id="89" w:name="_Toc25929335"/>
      <w:r w:rsidRPr="00CF3F57">
        <w:rPr>
          <w:b/>
        </w:rPr>
        <w:t>DISCUSSION</w:t>
      </w:r>
      <w:bookmarkEnd w:id="89"/>
    </w:p>
    <w:p w14:paraId="6A641314" w14:textId="77777777" w:rsidR="00973145" w:rsidRPr="00973145" w:rsidRDefault="00973145" w:rsidP="00973145"/>
    <w:p w14:paraId="1C3CCF05" w14:textId="77777777" w:rsidR="00973145" w:rsidRDefault="00973145" w:rsidP="00973145">
      <w:pPr>
        <w:pStyle w:val="Heading2"/>
      </w:pPr>
      <w:bookmarkStart w:id="90" w:name="_Toc25929336"/>
      <w:r>
        <w:t>Copper and zinc sampling</w:t>
      </w:r>
      <w:bookmarkEnd w:id="90"/>
    </w:p>
    <w:p w14:paraId="63DEA3BE" w14:textId="77777777" w:rsidR="00973145" w:rsidRDefault="00973145" w:rsidP="00973145"/>
    <w:p w14:paraId="6F3CA150" w14:textId="77777777" w:rsidR="00973145" w:rsidRPr="003B4EC2" w:rsidRDefault="00973145" w:rsidP="003B4EC2">
      <w:pPr>
        <w:pStyle w:val="Heading3"/>
        <w:rPr>
          <w:sz w:val="24"/>
        </w:rPr>
      </w:pPr>
      <w:bookmarkStart w:id="91" w:name="_Toc25929337"/>
      <w:r w:rsidRPr="003B4EC2">
        <w:rPr>
          <w:sz w:val="24"/>
        </w:rPr>
        <w:t>Kenai River Baseline Water Quality Monitoring (KRBWQM)</w:t>
      </w:r>
      <w:bookmarkEnd w:id="91"/>
    </w:p>
    <w:p w14:paraId="04056C7B" w14:textId="77777777" w:rsidR="00BF6E75" w:rsidRDefault="00BF6E75" w:rsidP="00973145">
      <w:pPr>
        <w:rPr>
          <w:bCs/>
          <w:sz w:val="24"/>
          <w:szCs w:val="24"/>
        </w:rPr>
      </w:pPr>
    </w:p>
    <w:p w14:paraId="5F1F6C3F" w14:textId="011D447B" w:rsidR="00BF6E75" w:rsidRPr="00BF6E75" w:rsidRDefault="00384044" w:rsidP="00973145">
      <w:pPr>
        <w:rPr>
          <w:bCs/>
          <w:sz w:val="24"/>
          <w:szCs w:val="24"/>
        </w:rPr>
      </w:pPr>
      <w:r>
        <w:rPr>
          <w:bCs/>
          <w:sz w:val="24"/>
          <w:szCs w:val="24"/>
        </w:rPr>
        <w:t xml:space="preserve">Copper </w:t>
      </w:r>
      <w:r w:rsidR="00BF6E75">
        <w:rPr>
          <w:bCs/>
          <w:sz w:val="24"/>
          <w:szCs w:val="24"/>
        </w:rPr>
        <w:t xml:space="preserve">exceedances were </w:t>
      </w:r>
      <w:r w:rsidR="004B37C0">
        <w:rPr>
          <w:bCs/>
          <w:sz w:val="24"/>
          <w:szCs w:val="24"/>
        </w:rPr>
        <w:t xml:space="preserve">not </w:t>
      </w:r>
      <w:r w:rsidR="00BF6E75">
        <w:rPr>
          <w:bCs/>
          <w:sz w:val="24"/>
          <w:szCs w:val="24"/>
        </w:rPr>
        <w:t>observed during the 2019 KRBWQM April and</w:t>
      </w:r>
      <w:r w:rsidR="000802CE">
        <w:rPr>
          <w:bCs/>
          <w:sz w:val="24"/>
          <w:szCs w:val="24"/>
        </w:rPr>
        <w:t xml:space="preserve"> July sampling events. Beaver Creek and No Name Creek (duplicate) samples did result in copper levels that approached their freshwater CCC criteria in April and July, respectively. In addition, copper levels detected at the Kenai City Dock resulted in levels roughly 1 µg/L and 2 µg/L (duplicate) higher than those collected throughout the watershed, though the</w:t>
      </w:r>
      <w:del w:id="92" w:author="Benjamin Meyer [2]" w:date="2020-11-24T09:29:00Z">
        <w:r w:rsidR="000802CE" w:rsidDel="00AF40D8">
          <w:rPr>
            <w:bCs/>
            <w:sz w:val="24"/>
            <w:szCs w:val="24"/>
          </w:rPr>
          <w:delText>ir</w:delText>
        </w:r>
      </w:del>
      <w:r w:rsidR="000802CE">
        <w:rPr>
          <w:bCs/>
          <w:sz w:val="24"/>
          <w:szCs w:val="24"/>
        </w:rPr>
        <w:t xml:space="preserve"> freshwater CCC criteria</w:t>
      </w:r>
      <w:ins w:id="93" w:author="Benjamin Meyer [2]" w:date="2020-11-24T09:29:00Z">
        <w:r w:rsidR="00AF40D8">
          <w:rPr>
            <w:bCs/>
            <w:sz w:val="24"/>
            <w:szCs w:val="24"/>
          </w:rPr>
          <w:t xml:space="preserve"> at this site</w:t>
        </w:r>
      </w:ins>
      <w:r w:rsidR="000802CE">
        <w:rPr>
          <w:bCs/>
          <w:sz w:val="24"/>
          <w:szCs w:val="24"/>
        </w:rPr>
        <w:t xml:space="preserve"> were significantly higher than those calculated for </w:t>
      </w:r>
      <w:del w:id="94" w:author="Benjamin Meyer [2]" w:date="2020-11-24T09:30:00Z">
        <w:r w:rsidR="000802CE" w:rsidDel="00AF40D8">
          <w:rPr>
            <w:bCs/>
            <w:sz w:val="24"/>
            <w:szCs w:val="24"/>
          </w:rPr>
          <w:delText>the rest of</w:delText>
        </w:r>
      </w:del>
      <w:ins w:id="95" w:author="Benjamin Meyer [2]" w:date="2020-11-24T09:30:00Z">
        <w:r w:rsidR="00AF40D8">
          <w:rPr>
            <w:bCs/>
            <w:sz w:val="24"/>
            <w:szCs w:val="24"/>
          </w:rPr>
          <w:t>other sites in</w:t>
        </w:r>
      </w:ins>
      <w:r w:rsidR="000802CE">
        <w:rPr>
          <w:bCs/>
          <w:sz w:val="24"/>
          <w:szCs w:val="24"/>
        </w:rPr>
        <w:t xml:space="preserve"> the watershed as well (70.9 µg/L and 35.43 µg/L, respectively) (Table </w:t>
      </w:r>
      <w:r w:rsidR="004701F9">
        <w:rPr>
          <w:bCs/>
          <w:sz w:val="24"/>
          <w:szCs w:val="24"/>
        </w:rPr>
        <w:t>2</w:t>
      </w:r>
      <w:r w:rsidR="000802CE">
        <w:rPr>
          <w:bCs/>
          <w:sz w:val="24"/>
          <w:szCs w:val="24"/>
        </w:rPr>
        <w:t xml:space="preserve">). Kenai City Dock (duplicate) and Beaver Creek results both showed decreases in copper levels </w:t>
      </w:r>
      <w:r w:rsidR="000E0B00">
        <w:rPr>
          <w:bCs/>
          <w:sz w:val="24"/>
          <w:szCs w:val="24"/>
        </w:rPr>
        <w:t>from spring to summer. This could be a result of increased snowmelt and rain events (</w:t>
      </w:r>
      <w:r w:rsidR="00347BF6">
        <w:rPr>
          <w:bCs/>
          <w:sz w:val="24"/>
          <w:szCs w:val="24"/>
        </w:rPr>
        <w:t>see "General discussion: zinc exceedances" for further detail).</w:t>
      </w:r>
      <w:r w:rsidR="000E0B00">
        <w:rPr>
          <w:bCs/>
          <w:sz w:val="24"/>
          <w:szCs w:val="24"/>
        </w:rPr>
        <w:t xml:space="preserve"> </w:t>
      </w:r>
      <w:r w:rsidR="000802CE">
        <w:rPr>
          <w:bCs/>
          <w:sz w:val="24"/>
          <w:szCs w:val="24"/>
        </w:rPr>
        <w:t xml:space="preserve">Sample </w:t>
      </w:r>
      <w:r w:rsidR="003C6140">
        <w:rPr>
          <w:bCs/>
          <w:sz w:val="24"/>
          <w:szCs w:val="24"/>
        </w:rPr>
        <w:t>analysis</w:t>
      </w:r>
      <w:r w:rsidR="000802CE">
        <w:rPr>
          <w:bCs/>
          <w:sz w:val="24"/>
          <w:szCs w:val="24"/>
        </w:rPr>
        <w:t xml:space="preserve"> for copper will continue at these sites in order to monitor them for any future exceedances</w:t>
      </w:r>
      <w:r w:rsidR="003C6140">
        <w:rPr>
          <w:bCs/>
          <w:sz w:val="24"/>
          <w:szCs w:val="24"/>
        </w:rPr>
        <w:t xml:space="preserve"> or trending changes over time</w:t>
      </w:r>
      <w:r w:rsidR="000802CE">
        <w:rPr>
          <w:bCs/>
          <w:sz w:val="24"/>
          <w:szCs w:val="24"/>
        </w:rPr>
        <w:t>.</w:t>
      </w:r>
    </w:p>
    <w:p w14:paraId="53888441" w14:textId="77777777" w:rsidR="00BF6E75" w:rsidRPr="003C6140" w:rsidRDefault="00BF6E75" w:rsidP="00973145">
      <w:pPr>
        <w:rPr>
          <w:bCs/>
          <w:sz w:val="24"/>
          <w:szCs w:val="24"/>
        </w:rPr>
      </w:pPr>
    </w:p>
    <w:p w14:paraId="37468383" w14:textId="29DE2ABA" w:rsidR="003C0D02" w:rsidRDefault="002B4564" w:rsidP="00973145">
      <w:pPr>
        <w:rPr>
          <w:bCs/>
          <w:sz w:val="24"/>
          <w:szCs w:val="24"/>
        </w:rPr>
      </w:pPr>
      <w:r>
        <w:rPr>
          <w:bCs/>
          <w:sz w:val="24"/>
          <w:szCs w:val="24"/>
        </w:rPr>
        <w:t xml:space="preserve">While zinc exceedances were not </w:t>
      </w:r>
      <w:del w:id="96" w:author="Benjamin Meyer [2]" w:date="2020-11-24T09:31:00Z">
        <w:r w:rsidDel="00AF40D8">
          <w:rPr>
            <w:bCs/>
            <w:sz w:val="24"/>
            <w:szCs w:val="24"/>
          </w:rPr>
          <w:delText xml:space="preserve">reported </w:delText>
        </w:r>
      </w:del>
      <w:ins w:id="97" w:author="Benjamin Meyer [2]" w:date="2020-11-24T09:31:00Z">
        <w:r w:rsidR="00AF40D8">
          <w:rPr>
            <w:bCs/>
            <w:sz w:val="24"/>
            <w:szCs w:val="24"/>
          </w:rPr>
          <w:t xml:space="preserve">observed </w:t>
        </w:r>
      </w:ins>
      <w:r>
        <w:rPr>
          <w:bCs/>
          <w:sz w:val="24"/>
          <w:szCs w:val="24"/>
        </w:rPr>
        <w:t xml:space="preserve">during the July sampling event, </w:t>
      </w:r>
      <w:r w:rsidR="003C0D02">
        <w:rPr>
          <w:bCs/>
          <w:sz w:val="24"/>
          <w:szCs w:val="24"/>
        </w:rPr>
        <w:t>eight exceedances</w:t>
      </w:r>
      <w:r>
        <w:rPr>
          <w:bCs/>
          <w:sz w:val="24"/>
          <w:szCs w:val="24"/>
        </w:rPr>
        <w:t xml:space="preserve"> were </w:t>
      </w:r>
      <w:r w:rsidR="00204A4F">
        <w:rPr>
          <w:bCs/>
          <w:sz w:val="24"/>
          <w:szCs w:val="24"/>
        </w:rPr>
        <w:t xml:space="preserve">identified </w:t>
      </w:r>
      <w:r w:rsidR="003C0D02">
        <w:rPr>
          <w:bCs/>
          <w:sz w:val="24"/>
          <w:szCs w:val="24"/>
        </w:rPr>
        <w:t xml:space="preserve">during the April sampling event. Mainstem exceedances occurred at </w:t>
      </w:r>
      <w:commentRangeStart w:id="98"/>
      <w:r w:rsidR="003C0D02">
        <w:rPr>
          <w:bCs/>
          <w:sz w:val="24"/>
          <w:szCs w:val="24"/>
        </w:rPr>
        <w:t>Cunningham Park, Kenai river, Pillars, Soldotna Bridge, and Swiftwater Park sampling sites</w:t>
      </w:r>
      <w:commentRangeEnd w:id="98"/>
      <w:r w:rsidR="00AF40D8">
        <w:rPr>
          <w:rStyle w:val="CommentReference"/>
        </w:rPr>
        <w:commentReference w:id="98"/>
      </w:r>
      <w:r w:rsidR="003C0D02">
        <w:rPr>
          <w:bCs/>
          <w:sz w:val="24"/>
          <w:szCs w:val="24"/>
        </w:rPr>
        <w:t xml:space="preserve">; tributary exceedances occurred at Beaver Creek, Slikok Creek, and Soldotna Creek. Notably, the duplicate sample taken at Slikok Creek reported an undetectable level of zinc, warranting further </w:t>
      </w:r>
      <w:r w:rsidR="00E13B63">
        <w:rPr>
          <w:bCs/>
          <w:sz w:val="24"/>
          <w:szCs w:val="24"/>
        </w:rPr>
        <w:t>investigation</w:t>
      </w:r>
      <w:r w:rsidR="003C0D02">
        <w:rPr>
          <w:bCs/>
          <w:sz w:val="24"/>
          <w:szCs w:val="24"/>
        </w:rPr>
        <w:t xml:space="preserve"> at this site in future years.  </w:t>
      </w:r>
      <w:r w:rsidR="00184828">
        <w:rPr>
          <w:bCs/>
          <w:sz w:val="24"/>
          <w:szCs w:val="24"/>
        </w:rPr>
        <w:t>Exceedances noted in April were taken during a period of snowmelt and at sites located within highly-developed areas of the Kenai Peninsula and are all located throughout the general City of Soldotna and City of Kenai area (see "General discussion: zinc exceedances" for further detail).</w:t>
      </w:r>
    </w:p>
    <w:p w14:paraId="27300086" w14:textId="77777777" w:rsidR="00D51760" w:rsidRPr="006F3509" w:rsidRDefault="00D51760" w:rsidP="00973145">
      <w:pPr>
        <w:rPr>
          <w:b/>
          <w:bCs/>
        </w:rPr>
      </w:pPr>
    </w:p>
    <w:p w14:paraId="7790D68A" w14:textId="77777777" w:rsidR="00A309EB" w:rsidRPr="003B4EC2" w:rsidRDefault="00A309EB" w:rsidP="003B4EC2">
      <w:pPr>
        <w:pStyle w:val="Heading3"/>
        <w:rPr>
          <w:sz w:val="24"/>
        </w:rPr>
      </w:pPr>
      <w:bookmarkStart w:id="99" w:name="_Toc25929338"/>
      <w:r w:rsidRPr="003B4EC2">
        <w:rPr>
          <w:sz w:val="24"/>
        </w:rPr>
        <w:t xml:space="preserve">Copper and zinc-specific sampling </w:t>
      </w:r>
      <w:commentRangeStart w:id="100"/>
      <w:r w:rsidRPr="003B4EC2">
        <w:rPr>
          <w:sz w:val="24"/>
        </w:rPr>
        <w:t>events</w:t>
      </w:r>
      <w:bookmarkEnd w:id="99"/>
      <w:commentRangeEnd w:id="100"/>
      <w:r w:rsidR="00365D7C">
        <w:rPr>
          <w:rStyle w:val="CommentReference"/>
          <w:b w:val="0"/>
          <w:color w:val="auto"/>
          <w:spacing w:val="0"/>
        </w:rPr>
        <w:commentReference w:id="100"/>
      </w:r>
    </w:p>
    <w:p w14:paraId="0A835F60" w14:textId="77777777" w:rsidR="00A309EB" w:rsidRPr="006F3509" w:rsidRDefault="00A309EB" w:rsidP="00A309EB">
      <w:pPr>
        <w:rPr>
          <w:b/>
          <w:bCs/>
        </w:rPr>
      </w:pPr>
    </w:p>
    <w:p w14:paraId="6CEEA76F" w14:textId="77777777" w:rsidR="00A309EB" w:rsidRDefault="00A309EB" w:rsidP="00A309EB">
      <w:pPr>
        <w:rPr>
          <w:sz w:val="24"/>
          <w:szCs w:val="24"/>
        </w:rPr>
      </w:pPr>
      <w:r w:rsidRPr="00FC6803">
        <w:rPr>
          <w:sz w:val="24"/>
          <w:szCs w:val="24"/>
          <w:highlight w:val="yellow"/>
          <w:rPrChange w:id="101" w:author="Benjamin Meyer [2]" w:date="2020-11-25T16:03:00Z">
            <w:rPr>
              <w:sz w:val="24"/>
              <w:szCs w:val="24"/>
            </w:rPr>
          </w:rPrChange>
        </w:rPr>
        <w:t xml:space="preserve">It is critical to note that the freshwater CCC criteria for both May and July sampling events were calculated using </w:t>
      </w:r>
      <w:r w:rsidR="00347BF6" w:rsidRPr="00FC6803">
        <w:rPr>
          <w:sz w:val="24"/>
          <w:szCs w:val="24"/>
          <w:highlight w:val="yellow"/>
          <w:rPrChange w:id="102" w:author="Benjamin Meyer [2]" w:date="2020-11-25T16:03:00Z">
            <w:rPr>
              <w:sz w:val="24"/>
              <w:szCs w:val="24"/>
            </w:rPr>
          </w:rPrChange>
        </w:rPr>
        <w:t>calcium</w:t>
      </w:r>
      <w:r w:rsidRPr="00FC6803">
        <w:rPr>
          <w:sz w:val="24"/>
          <w:szCs w:val="24"/>
          <w:highlight w:val="yellow"/>
          <w:rPrChange w:id="103" w:author="Benjamin Meyer [2]" w:date="2020-11-25T16:03:00Z">
            <w:rPr>
              <w:sz w:val="24"/>
              <w:szCs w:val="24"/>
            </w:rPr>
          </w:rPrChange>
        </w:rPr>
        <w:t xml:space="preserve"> and </w:t>
      </w:r>
      <w:r w:rsidR="00347BF6" w:rsidRPr="00FC6803">
        <w:rPr>
          <w:sz w:val="24"/>
          <w:szCs w:val="24"/>
          <w:highlight w:val="yellow"/>
          <w:rPrChange w:id="104" w:author="Benjamin Meyer [2]" w:date="2020-11-25T16:03:00Z">
            <w:rPr>
              <w:sz w:val="24"/>
              <w:szCs w:val="24"/>
            </w:rPr>
          </w:rPrChange>
        </w:rPr>
        <w:t>magnesium</w:t>
      </w:r>
      <w:r w:rsidRPr="00FC6803">
        <w:rPr>
          <w:sz w:val="24"/>
          <w:szCs w:val="24"/>
          <w:highlight w:val="yellow"/>
          <w:rPrChange w:id="105" w:author="Benjamin Meyer [2]" w:date="2020-11-25T16:03:00Z">
            <w:rPr>
              <w:sz w:val="24"/>
              <w:szCs w:val="24"/>
            </w:rPr>
          </w:rPrChange>
        </w:rPr>
        <w:t xml:space="preserve"> levels obtained from April and July KRBWQM sampling events, respectively.</w:t>
      </w:r>
      <w:r w:rsidRPr="00EB2693">
        <w:rPr>
          <w:sz w:val="24"/>
          <w:szCs w:val="24"/>
        </w:rPr>
        <w:t xml:space="preserve"> </w:t>
      </w:r>
      <w:r w:rsidRPr="00FC6803">
        <w:rPr>
          <w:sz w:val="24"/>
          <w:szCs w:val="24"/>
          <w:highlight w:val="green"/>
          <w:rPrChange w:id="106" w:author="Benjamin Meyer [2]" w:date="2020-11-25T16:06:00Z">
            <w:rPr>
              <w:sz w:val="24"/>
              <w:szCs w:val="24"/>
            </w:rPr>
          </w:rPrChange>
        </w:rPr>
        <w:t xml:space="preserve">Copper and zinc-specific spring sampling was conducted on May 22, 2019 while the </w:t>
      </w:r>
      <w:r w:rsidR="00347BF6" w:rsidRPr="00FC6803">
        <w:rPr>
          <w:sz w:val="24"/>
          <w:szCs w:val="24"/>
          <w:highlight w:val="green"/>
          <w:rPrChange w:id="107" w:author="Benjamin Meyer [2]" w:date="2020-11-25T16:06:00Z">
            <w:rPr>
              <w:sz w:val="24"/>
              <w:szCs w:val="24"/>
            </w:rPr>
          </w:rPrChange>
        </w:rPr>
        <w:t>calcium</w:t>
      </w:r>
      <w:r w:rsidRPr="00FC6803">
        <w:rPr>
          <w:sz w:val="24"/>
          <w:szCs w:val="24"/>
          <w:highlight w:val="green"/>
          <w:rPrChange w:id="108" w:author="Benjamin Meyer [2]" w:date="2020-11-25T16:06:00Z">
            <w:rPr>
              <w:sz w:val="24"/>
              <w:szCs w:val="24"/>
            </w:rPr>
          </w:rPrChange>
        </w:rPr>
        <w:t xml:space="preserve"> and </w:t>
      </w:r>
      <w:r w:rsidR="00347BF6" w:rsidRPr="00FC6803">
        <w:rPr>
          <w:sz w:val="24"/>
          <w:szCs w:val="24"/>
          <w:highlight w:val="green"/>
          <w:rPrChange w:id="109" w:author="Benjamin Meyer [2]" w:date="2020-11-25T16:06:00Z">
            <w:rPr>
              <w:sz w:val="24"/>
              <w:szCs w:val="24"/>
            </w:rPr>
          </w:rPrChange>
        </w:rPr>
        <w:t>magnesium</w:t>
      </w:r>
      <w:r w:rsidRPr="00FC6803">
        <w:rPr>
          <w:sz w:val="24"/>
          <w:szCs w:val="24"/>
          <w:highlight w:val="green"/>
          <w:rPrChange w:id="110" w:author="Benjamin Meyer [2]" w:date="2020-11-25T16:06:00Z">
            <w:rPr>
              <w:sz w:val="24"/>
              <w:szCs w:val="24"/>
            </w:rPr>
          </w:rPrChange>
        </w:rPr>
        <w:t xml:space="preserve"> samples used to calculate hardness were taken during the KRBWQM event on April 30, 2019. Samples collected for the copper and zinc-specific summer event were collected on July 24, 2019 while the </w:t>
      </w:r>
      <w:r w:rsidR="00347BF6" w:rsidRPr="00FC6803">
        <w:rPr>
          <w:sz w:val="24"/>
          <w:szCs w:val="24"/>
          <w:highlight w:val="green"/>
          <w:rPrChange w:id="111" w:author="Benjamin Meyer [2]" w:date="2020-11-25T16:06:00Z">
            <w:rPr>
              <w:sz w:val="24"/>
              <w:szCs w:val="24"/>
            </w:rPr>
          </w:rPrChange>
        </w:rPr>
        <w:t>calcium</w:t>
      </w:r>
      <w:r w:rsidRPr="00FC6803">
        <w:rPr>
          <w:sz w:val="24"/>
          <w:szCs w:val="24"/>
          <w:highlight w:val="green"/>
          <w:rPrChange w:id="112" w:author="Benjamin Meyer [2]" w:date="2020-11-25T16:06:00Z">
            <w:rPr>
              <w:sz w:val="24"/>
              <w:szCs w:val="24"/>
            </w:rPr>
          </w:rPrChange>
        </w:rPr>
        <w:t xml:space="preserve"> and </w:t>
      </w:r>
      <w:r w:rsidR="00347BF6" w:rsidRPr="00FC6803">
        <w:rPr>
          <w:sz w:val="24"/>
          <w:szCs w:val="24"/>
          <w:highlight w:val="green"/>
          <w:rPrChange w:id="113" w:author="Benjamin Meyer [2]" w:date="2020-11-25T16:06:00Z">
            <w:rPr>
              <w:sz w:val="24"/>
              <w:szCs w:val="24"/>
            </w:rPr>
          </w:rPrChange>
        </w:rPr>
        <w:t>magnesium</w:t>
      </w:r>
      <w:r w:rsidRPr="00FC6803">
        <w:rPr>
          <w:sz w:val="24"/>
          <w:szCs w:val="24"/>
          <w:highlight w:val="green"/>
          <w:rPrChange w:id="114" w:author="Benjamin Meyer [2]" w:date="2020-11-25T16:06:00Z">
            <w:rPr>
              <w:sz w:val="24"/>
              <w:szCs w:val="24"/>
            </w:rPr>
          </w:rPrChange>
        </w:rPr>
        <w:t xml:space="preserve"> samples were taken on July 30, 2019</w:t>
      </w:r>
      <w:r>
        <w:rPr>
          <w:sz w:val="24"/>
          <w:szCs w:val="24"/>
        </w:rPr>
        <w:t xml:space="preserve">. </w:t>
      </w:r>
      <w:commentRangeStart w:id="115"/>
      <w:r w:rsidRPr="00FC6803">
        <w:rPr>
          <w:sz w:val="24"/>
          <w:szCs w:val="24"/>
          <w:highlight w:val="cyan"/>
          <w:rPrChange w:id="116" w:author="Benjamin Meyer [2]" w:date="2020-11-25T16:06:00Z">
            <w:rPr>
              <w:sz w:val="24"/>
              <w:szCs w:val="24"/>
            </w:rPr>
          </w:rPrChange>
        </w:rPr>
        <w:t>In response</w:t>
      </w:r>
      <w:commentRangeEnd w:id="115"/>
      <w:r w:rsidR="00FC6803" w:rsidRPr="00FC6803">
        <w:rPr>
          <w:rStyle w:val="CommentReference"/>
          <w:highlight w:val="cyan"/>
          <w:rPrChange w:id="117" w:author="Benjamin Meyer [2]" w:date="2020-11-25T16:06:00Z">
            <w:rPr>
              <w:rStyle w:val="CommentReference"/>
            </w:rPr>
          </w:rPrChange>
        </w:rPr>
        <w:commentReference w:id="115"/>
      </w:r>
      <w:r w:rsidRPr="00FC6803">
        <w:rPr>
          <w:sz w:val="24"/>
          <w:szCs w:val="24"/>
          <w:highlight w:val="cyan"/>
          <w:rPrChange w:id="118" w:author="Benjamin Meyer [2]" w:date="2020-11-25T16:06:00Z">
            <w:rPr>
              <w:sz w:val="24"/>
              <w:szCs w:val="24"/>
            </w:rPr>
          </w:rPrChange>
        </w:rPr>
        <w:t xml:space="preserve">, an average of spring and summer </w:t>
      </w:r>
      <w:r w:rsidR="00347BF6" w:rsidRPr="00FC6803">
        <w:rPr>
          <w:sz w:val="24"/>
          <w:szCs w:val="24"/>
          <w:highlight w:val="cyan"/>
          <w:rPrChange w:id="119" w:author="Benjamin Meyer [2]" w:date="2020-11-25T16:06:00Z">
            <w:rPr>
              <w:sz w:val="24"/>
              <w:szCs w:val="24"/>
            </w:rPr>
          </w:rPrChange>
        </w:rPr>
        <w:t>calcium</w:t>
      </w:r>
      <w:r w:rsidRPr="00FC6803">
        <w:rPr>
          <w:sz w:val="24"/>
          <w:szCs w:val="24"/>
          <w:highlight w:val="cyan"/>
          <w:rPrChange w:id="120" w:author="Benjamin Meyer [2]" w:date="2020-11-25T16:06:00Z">
            <w:rPr>
              <w:sz w:val="24"/>
              <w:szCs w:val="24"/>
            </w:rPr>
          </w:rPrChange>
        </w:rPr>
        <w:t xml:space="preserve"> and </w:t>
      </w:r>
      <w:r w:rsidR="00347BF6" w:rsidRPr="00FC6803">
        <w:rPr>
          <w:sz w:val="24"/>
          <w:szCs w:val="24"/>
          <w:highlight w:val="cyan"/>
          <w:rPrChange w:id="121" w:author="Benjamin Meyer [2]" w:date="2020-11-25T16:06:00Z">
            <w:rPr>
              <w:sz w:val="24"/>
              <w:szCs w:val="24"/>
            </w:rPr>
          </w:rPrChange>
        </w:rPr>
        <w:t>magnesium</w:t>
      </w:r>
      <w:r w:rsidRPr="00FC6803">
        <w:rPr>
          <w:sz w:val="24"/>
          <w:szCs w:val="24"/>
          <w:highlight w:val="cyan"/>
          <w:rPrChange w:id="122" w:author="Benjamin Meyer [2]" w:date="2020-11-25T16:06:00Z">
            <w:rPr>
              <w:sz w:val="24"/>
              <w:szCs w:val="24"/>
            </w:rPr>
          </w:rPrChange>
        </w:rPr>
        <w:t xml:space="preserve"> levels were calculated using data collected from 2000-2014 (</w:t>
      </w:r>
      <w:commentRangeStart w:id="123"/>
      <w:r w:rsidRPr="00FC6803">
        <w:rPr>
          <w:sz w:val="24"/>
          <w:szCs w:val="24"/>
          <w:highlight w:val="cyan"/>
          <w:rPrChange w:id="124" w:author="Benjamin Meyer [2]" w:date="2020-11-25T16:06:00Z">
            <w:rPr>
              <w:sz w:val="24"/>
              <w:szCs w:val="24"/>
            </w:rPr>
          </w:rPrChange>
        </w:rPr>
        <w:t>Table 6)</w:t>
      </w:r>
      <w:commentRangeStart w:id="125"/>
      <w:r>
        <w:rPr>
          <w:sz w:val="24"/>
          <w:szCs w:val="24"/>
        </w:rPr>
        <w:t>.</w:t>
      </w:r>
      <w:commentRangeEnd w:id="125"/>
      <w:r w:rsidR="00037695">
        <w:rPr>
          <w:rStyle w:val="CommentReference"/>
        </w:rPr>
        <w:commentReference w:id="125"/>
      </w:r>
      <w:r>
        <w:rPr>
          <w:sz w:val="24"/>
          <w:szCs w:val="24"/>
        </w:rPr>
        <w:t xml:space="preserve"> </w:t>
      </w:r>
      <w:commentRangeEnd w:id="123"/>
      <w:r w:rsidR="00FC6803">
        <w:rPr>
          <w:rStyle w:val="CommentReference"/>
        </w:rPr>
        <w:commentReference w:id="123"/>
      </w:r>
      <w:r>
        <w:rPr>
          <w:sz w:val="24"/>
          <w:szCs w:val="24"/>
        </w:rPr>
        <w:t xml:space="preserve">These averages are intended to be used as reference to which hardness values calculated using KRBWQM </w:t>
      </w:r>
      <w:r w:rsidR="00347BF6">
        <w:rPr>
          <w:sz w:val="24"/>
          <w:szCs w:val="24"/>
        </w:rPr>
        <w:t>calcium</w:t>
      </w:r>
      <w:r>
        <w:rPr>
          <w:sz w:val="24"/>
          <w:szCs w:val="24"/>
        </w:rPr>
        <w:t xml:space="preserve"> and </w:t>
      </w:r>
      <w:r w:rsidR="00347BF6">
        <w:rPr>
          <w:sz w:val="24"/>
          <w:szCs w:val="24"/>
        </w:rPr>
        <w:t>magnesium</w:t>
      </w:r>
      <w:r>
        <w:rPr>
          <w:sz w:val="24"/>
          <w:szCs w:val="24"/>
        </w:rPr>
        <w:t xml:space="preserve"> levels can be compared. </w:t>
      </w:r>
      <w:commentRangeStart w:id="126"/>
      <w:r>
        <w:rPr>
          <w:sz w:val="24"/>
          <w:szCs w:val="24"/>
        </w:rPr>
        <w:t xml:space="preserve">All significant outliers </w:t>
      </w:r>
      <w:commentRangeEnd w:id="126"/>
      <w:r w:rsidR="00FC6803">
        <w:rPr>
          <w:rStyle w:val="CommentReference"/>
        </w:rPr>
        <w:commentReference w:id="126"/>
      </w:r>
      <w:r>
        <w:rPr>
          <w:sz w:val="24"/>
          <w:szCs w:val="24"/>
        </w:rPr>
        <w:t xml:space="preserve">were removed prior to </w:t>
      </w:r>
      <w:r>
        <w:rPr>
          <w:sz w:val="24"/>
          <w:szCs w:val="24"/>
        </w:rPr>
        <w:lastRenderedPageBreak/>
        <w:t>calculating averages.</w:t>
      </w:r>
      <w:r w:rsidR="005561EE">
        <w:rPr>
          <w:sz w:val="24"/>
          <w:szCs w:val="24"/>
        </w:rPr>
        <w:t xml:space="preserve">  </w:t>
      </w:r>
      <w:r>
        <w:rPr>
          <w:sz w:val="24"/>
          <w:szCs w:val="24"/>
        </w:rPr>
        <w:t>Ca</w:t>
      </w:r>
      <w:r w:rsidR="00347BF6">
        <w:rPr>
          <w:sz w:val="24"/>
          <w:szCs w:val="24"/>
        </w:rPr>
        <w:t>lcium</w:t>
      </w:r>
      <w:r>
        <w:rPr>
          <w:sz w:val="24"/>
          <w:szCs w:val="24"/>
        </w:rPr>
        <w:t xml:space="preserve"> and </w:t>
      </w:r>
      <w:r w:rsidR="00347BF6">
        <w:rPr>
          <w:sz w:val="24"/>
          <w:szCs w:val="24"/>
        </w:rPr>
        <w:t>magnesium</w:t>
      </w:r>
      <w:r>
        <w:rPr>
          <w:sz w:val="24"/>
          <w:szCs w:val="24"/>
        </w:rPr>
        <w:t xml:space="preserve"> samples taken from No Name Creek, Beaver Creek, Slikok Creek, and Soldotna Creek were taken downstream of the copper and zinc-specific samples. A </w:t>
      </w:r>
      <w:r w:rsidR="00347BF6">
        <w:rPr>
          <w:sz w:val="24"/>
          <w:szCs w:val="24"/>
        </w:rPr>
        <w:t>calcium</w:t>
      </w:r>
      <w:r>
        <w:rPr>
          <w:sz w:val="24"/>
          <w:szCs w:val="24"/>
        </w:rPr>
        <w:t xml:space="preserve"> and </w:t>
      </w:r>
      <w:r w:rsidR="00347BF6">
        <w:rPr>
          <w:sz w:val="24"/>
          <w:szCs w:val="24"/>
        </w:rPr>
        <w:t>magnesium</w:t>
      </w:r>
      <w:r>
        <w:rPr>
          <w:sz w:val="24"/>
          <w:szCs w:val="24"/>
        </w:rPr>
        <w:t xml:space="preserve"> sample was not taken at the Slikok Creek confluence during KRBWQM because this is not a site typically included during this biannual sampling program.  </w:t>
      </w:r>
      <w:commentRangeStart w:id="127"/>
      <w:r>
        <w:rPr>
          <w:sz w:val="24"/>
          <w:szCs w:val="24"/>
        </w:rPr>
        <w:t xml:space="preserve">Moving forward, </w:t>
      </w:r>
      <w:r w:rsidR="00347BF6">
        <w:rPr>
          <w:sz w:val="24"/>
          <w:szCs w:val="24"/>
        </w:rPr>
        <w:t>calcium</w:t>
      </w:r>
      <w:r>
        <w:rPr>
          <w:sz w:val="24"/>
          <w:szCs w:val="24"/>
        </w:rPr>
        <w:t xml:space="preserve"> and </w:t>
      </w:r>
      <w:r w:rsidR="00347BF6">
        <w:rPr>
          <w:sz w:val="24"/>
          <w:szCs w:val="24"/>
        </w:rPr>
        <w:t>magnesium</w:t>
      </w:r>
      <w:r>
        <w:rPr>
          <w:sz w:val="24"/>
          <w:szCs w:val="24"/>
        </w:rPr>
        <w:t xml:space="preserve"> samples will be taken at all sites within the copper and zinc-specific sampling plan and will therefore result in hardness and freshwater CCC criteria that directly correspond to each copper and zinc sample take at each site.</w:t>
      </w:r>
      <w:commentRangeEnd w:id="127"/>
      <w:r w:rsidR="00037695">
        <w:rPr>
          <w:rStyle w:val="CommentReference"/>
        </w:rPr>
        <w:commentReference w:id="127"/>
      </w:r>
    </w:p>
    <w:p w14:paraId="1A9A4B0E" w14:textId="77777777" w:rsidR="00973145" w:rsidRDefault="00973145" w:rsidP="00973145"/>
    <w:p w14:paraId="2C3E2A22" w14:textId="6CC87877" w:rsidR="00973145" w:rsidRDefault="009E6E8F" w:rsidP="00973145">
      <w:pPr>
        <w:rPr>
          <w:sz w:val="24"/>
          <w:szCs w:val="24"/>
        </w:rPr>
      </w:pPr>
      <w:r w:rsidRPr="00B25E30">
        <w:rPr>
          <w:sz w:val="24"/>
          <w:szCs w:val="24"/>
        </w:rPr>
        <w:t>While copper exceedances were not observed during May and July sampling events, there were two notabl</w:t>
      </w:r>
      <w:ins w:id="128" w:author="Benjamin Meyer [2]" w:date="2020-11-24T09:52:00Z">
        <w:r w:rsidR="009316AF">
          <w:rPr>
            <w:sz w:val="24"/>
            <w:szCs w:val="24"/>
          </w:rPr>
          <w:t>y elevated observations</w:t>
        </w:r>
      </w:ins>
      <w:del w:id="129" w:author="Benjamin Meyer [2]" w:date="2020-11-24T09:52:00Z">
        <w:r w:rsidRPr="00B25E30" w:rsidDel="009316AF">
          <w:rPr>
            <w:sz w:val="24"/>
            <w:szCs w:val="24"/>
          </w:rPr>
          <w:delText>e levels</w:delText>
        </w:r>
      </w:del>
      <w:r w:rsidRPr="00B25E30">
        <w:rPr>
          <w:sz w:val="24"/>
          <w:szCs w:val="24"/>
        </w:rPr>
        <w:t xml:space="preserve"> of copper</w:t>
      </w:r>
      <w:ins w:id="130" w:author="Benjamin Meyer [2]" w:date="2020-11-24T09:53:00Z">
        <w:r w:rsidR="009316AF">
          <w:rPr>
            <w:sz w:val="24"/>
            <w:szCs w:val="24"/>
          </w:rPr>
          <w:t xml:space="preserve"> levels</w:t>
        </w:r>
      </w:ins>
      <w:del w:id="131" w:author="Benjamin Meyer [2]" w:date="2020-11-24T09:53:00Z">
        <w:r w:rsidRPr="00B25E30" w:rsidDel="009316AF">
          <w:rPr>
            <w:sz w:val="24"/>
            <w:szCs w:val="24"/>
          </w:rPr>
          <w:delText xml:space="preserve"> that occurred</w:delText>
        </w:r>
      </w:del>
      <w:r w:rsidRPr="00B25E30">
        <w:rPr>
          <w:sz w:val="24"/>
          <w:szCs w:val="24"/>
        </w:rPr>
        <w:t>. In May,</w:t>
      </w:r>
      <w:r w:rsidR="00B25E30">
        <w:rPr>
          <w:sz w:val="24"/>
          <w:szCs w:val="24"/>
        </w:rPr>
        <w:t xml:space="preserve"> the</w:t>
      </w:r>
      <w:r w:rsidRPr="00B25E30">
        <w:rPr>
          <w:sz w:val="24"/>
          <w:szCs w:val="24"/>
        </w:rPr>
        <w:t xml:space="preserve"> No Name Creek (duplicate) sample resulted in a copper level of 3.27 </w:t>
      </w:r>
      <w:r w:rsidR="00B25E30">
        <w:rPr>
          <w:sz w:val="24"/>
          <w:szCs w:val="24"/>
        </w:rPr>
        <w:t>µg</w:t>
      </w:r>
      <w:r w:rsidRPr="00B25E30">
        <w:rPr>
          <w:sz w:val="24"/>
          <w:szCs w:val="24"/>
        </w:rPr>
        <w:t>/L</w:t>
      </w:r>
      <w:r w:rsidR="00B25E30">
        <w:rPr>
          <w:sz w:val="24"/>
          <w:szCs w:val="24"/>
        </w:rPr>
        <w:t xml:space="preserve"> and the corresponding freshwater CCC criterion was 4.4 µg/L</w:t>
      </w:r>
      <w:r w:rsidR="000F2568">
        <w:rPr>
          <w:sz w:val="24"/>
          <w:szCs w:val="24"/>
        </w:rPr>
        <w:t xml:space="preserve"> (Table 4)</w:t>
      </w:r>
      <w:r w:rsidR="00B25E30">
        <w:rPr>
          <w:sz w:val="24"/>
          <w:szCs w:val="24"/>
        </w:rPr>
        <w:t xml:space="preserve">. In July, a copper lever of 8.16 µg/L was recorded at the Slikok Creek confluence site, though a freshwater CCC criterion could not be calculated, as </w:t>
      </w:r>
      <w:r w:rsidR="00347BF6">
        <w:rPr>
          <w:sz w:val="24"/>
          <w:szCs w:val="24"/>
        </w:rPr>
        <w:t>calcium</w:t>
      </w:r>
      <w:r w:rsidR="00B25E30">
        <w:rPr>
          <w:sz w:val="24"/>
          <w:szCs w:val="24"/>
        </w:rPr>
        <w:t xml:space="preserve"> and </w:t>
      </w:r>
      <w:r w:rsidR="00347BF6">
        <w:rPr>
          <w:sz w:val="24"/>
          <w:szCs w:val="24"/>
        </w:rPr>
        <w:t>magnesium</w:t>
      </w:r>
      <w:r w:rsidR="00B25E30">
        <w:rPr>
          <w:sz w:val="24"/>
          <w:szCs w:val="24"/>
        </w:rPr>
        <w:t xml:space="preserve"> samples were not taken at that site</w:t>
      </w:r>
      <w:r w:rsidR="000F2568">
        <w:rPr>
          <w:sz w:val="24"/>
          <w:szCs w:val="24"/>
        </w:rPr>
        <w:t xml:space="preserve"> (Table 4)</w:t>
      </w:r>
      <w:r w:rsidR="00B25E30">
        <w:rPr>
          <w:sz w:val="24"/>
          <w:szCs w:val="24"/>
        </w:rPr>
        <w:t>. Because of the small sample size at the No Name Creek and Slikok Creek confluence sites (n=2 and n=1, respectively), it is highly advised that further sampling is conducted more thoroughly at these locations.</w:t>
      </w:r>
    </w:p>
    <w:p w14:paraId="67E33038" w14:textId="77777777" w:rsidR="00882133" w:rsidRDefault="00882133" w:rsidP="00973145">
      <w:pPr>
        <w:rPr>
          <w:sz w:val="24"/>
          <w:szCs w:val="24"/>
        </w:rPr>
      </w:pPr>
    </w:p>
    <w:p w14:paraId="11BDB454" w14:textId="77777777" w:rsidR="00052983" w:rsidRDefault="00052983" w:rsidP="00973145">
      <w:pPr>
        <w:rPr>
          <w:sz w:val="24"/>
          <w:szCs w:val="24"/>
        </w:rPr>
      </w:pPr>
      <w:r>
        <w:rPr>
          <w:sz w:val="24"/>
          <w:szCs w:val="24"/>
        </w:rPr>
        <w:t xml:space="preserve">With the exception of No Name Creek and No Name Creek (duplicate) samples, all copper sampling conducted in July resulted in higher copper levels than in May. However, the freshwater CCC criterion were also higher in July, with the exception of those corresponding to Beaver Creek and Jim's Landing. </w:t>
      </w:r>
    </w:p>
    <w:p w14:paraId="35BBC824" w14:textId="77777777" w:rsidR="00B25E30" w:rsidRDefault="00B25E30" w:rsidP="00973145">
      <w:pPr>
        <w:rPr>
          <w:sz w:val="24"/>
          <w:szCs w:val="24"/>
        </w:rPr>
      </w:pPr>
    </w:p>
    <w:p w14:paraId="7FF9EDCF" w14:textId="61C24C9D" w:rsidR="00583ECF" w:rsidRDefault="00882133" w:rsidP="003C0D02">
      <w:pPr>
        <w:rPr>
          <w:sz w:val="24"/>
          <w:szCs w:val="24"/>
        </w:rPr>
      </w:pPr>
      <w:r>
        <w:rPr>
          <w:sz w:val="24"/>
          <w:szCs w:val="24"/>
        </w:rPr>
        <w:t xml:space="preserve">All zinc exceedances were observed during the spring sampling event in May. </w:t>
      </w:r>
      <w:r w:rsidR="000F2568">
        <w:rPr>
          <w:sz w:val="24"/>
          <w:szCs w:val="24"/>
        </w:rPr>
        <w:t xml:space="preserve">Slikok Creek, Beaver Creek, and both samples taken at No Name Creek resulted in zinc levels that exceeded their freshwater CCC criteria. </w:t>
      </w:r>
      <w:r w:rsidR="004B37C0">
        <w:rPr>
          <w:sz w:val="24"/>
          <w:szCs w:val="24"/>
        </w:rPr>
        <w:t xml:space="preserve">Similarly, exceedances occurred during the KRBWQM April sampling event at Beaver Creek and Slikok Creek, when samples were collected near the mouth of these tributaries. These tributaries flow through significant development before reaching the Kenai River, and therefore are adjacent to several potential sources of zinc. In addition, they are both designated as anadromous streams by the state of Alaska and are known to provide rearing habitat for juvenile salmon </w:t>
      </w:r>
      <w:r w:rsidR="005561EE">
        <w:rPr>
          <w:sz w:val="24"/>
          <w:szCs w:val="24"/>
        </w:rPr>
        <w:t xml:space="preserve">(ADFG, 2019). </w:t>
      </w:r>
      <w:r w:rsidR="005561EE" w:rsidRPr="009316AF">
        <w:rPr>
          <w:sz w:val="24"/>
          <w:szCs w:val="24"/>
          <w:highlight w:val="yellow"/>
          <w:rPrChange w:id="132" w:author="Benjamin Meyer [2]" w:date="2020-11-24T09:55:00Z">
            <w:rPr>
              <w:sz w:val="24"/>
              <w:szCs w:val="24"/>
            </w:rPr>
          </w:rPrChange>
        </w:rPr>
        <w:t>L</w:t>
      </w:r>
      <w:r w:rsidR="004B37C0" w:rsidRPr="009316AF">
        <w:rPr>
          <w:sz w:val="24"/>
          <w:szCs w:val="24"/>
          <w:highlight w:val="yellow"/>
          <w:rPrChange w:id="133" w:author="Benjamin Meyer [2]" w:date="2020-11-24T09:55:00Z">
            <w:rPr>
              <w:sz w:val="24"/>
              <w:szCs w:val="24"/>
            </w:rPr>
          </w:rPrChange>
        </w:rPr>
        <w:t>ongitudinal transect of samples collected during the spring wou</w:t>
      </w:r>
      <w:r w:rsidR="005561EE" w:rsidRPr="009316AF">
        <w:rPr>
          <w:sz w:val="24"/>
          <w:szCs w:val="24"/>
          <w:highlight w:val="yellow"/>
          <w:rPrChange w:id="134" w:author="Benjamin Meyer [2]" w:date="2020-11-24T09:55:00Z">
            <w:rPr>
              <w:sz w:val="24"/>
              <w:szCs w:val="24"/>
            </w:rPr>
          </w:rPrChange>
        </w:rPr>
        <w:t>ld provide further insight into the exact locations of copper and zinc exceedances throughout</w:t>
      </w:r>
      <w:r w:rsidR="004B37C0" w:rsidRPr="009316AF">
        <w:rPr>
          <w:sz w:val="24"/>
          <w:szCs w:val="24"/>
          <w:highlight w:val="yellow"/>
          <w:rPrChange w:id="135" w:author="Benjamin Meyer [2]" w:date="2020-11-24T09:55:00Z">
            <w:rPr>
              <w:sz w:val="24"/>
              <w:szCs w:val="24"/>
            </w:rPr>
          </w:rPrChange>
        </w:rPr>
        <w:t xml:space="preserve"> these </w:t>
      </w:r>
      <w:r w:rsidR="00CF180F" w:rsidRPr="009316AF">
        <w:rPr>
          <w:sz w:val="24"/>
          <w:szCs w:val="24"/>
          <w:highlight w:val="yellow"/>
          <w:rPrChange w:id="136" w:author="Benjamin Meyer [2]" w:date="2020-11-24T09:55:00Z">
            <w:rPr>
              <w:sz w:val="24"/>
              <w:szCs w:val="24"/>
            </w:rPr>
          </w:rPrChange>
        </w:rPr>
        <w:t xml:space="preserve">anadromous </w:t>
      </w:r>
      <w:r w:rsidR="004B37C0" w:rsidRPr="009316AF">
        <w:rPr>
          <w:sz w:val="24"/>
          <w:szCs w:val="24"/>
          <w:highlight w:val="yellow"/>
          <w:rPrChange w:id="137" w:author="Benjamin Meyer [2]" w:date="2020-11-24T09:55:00Z">
            <w:rPr>
              <w:sz w:val="24"/>
              <w:szCs w:val="24"/>
            </w:rPr>
          </w:rPrChange>
        </w:rPr>
        <w:t>tributaries</w:t>
      </w:r>
      <w:r w:rsidR="005561EE" w:rsidRPr="009316AF">
        <w:rPr>
          <w:sz w:val="24"/>
          <w:szCs w:val="24"/>
          <w:highlight w:val="yellow"/>
          <w:rPrChange w:id="138" w:author="Benjamin Meyer [2]" w:date="2020-11-24T09:55:00Z">
            <w:rPr>
              <w:sz w:val="24"/>
              <w:szCs w:val="24"/>
            </w:rPr>
          </w:rPrChange>
        </w:rPr>
        <w:t xml:space="preserve"> critical to salmon development</w:t>
      </w:r>
      <w:r w:rsidR="004B37C0" w:rsidRPr="009316AF">
        <w:rPr>
          <w:sz w:val="24"/>
          <w:szCs w:val="24"/>
          <w:highlight w:val="yellow"/>
          <w:rPrChange w:id="139" w:author="Benjamin Meyer [2]" w:date="2020-11-24T09:55:00Z">
            <w:rPr>
              <w:sz w:val="24"/>
              <w:szCs w:val="24"/>
            </w:rPr>
          </w:rPrChange>
        </w:rPr>
        <w:t>.</w:t>
      </w:r>
      <w:r w:rsidR="004B37C0">
        <w:rPr>
          <w:sz w:val="24"/>
          <w:szCs w:val="24"/>
        </w:rPr>
        <w:t xml:space="preserve"> </w:t>
      </w:r>
    </w:p>
    <w:p w14:paraId="32250B25" w14:textId="77777777" w:rsidR="00E13B63" w:rsidRDefault="00E13B63" w:rsidP="003C0D02">
      <w:pPr>
        <w:rPr>
          <w:sz w:val="24"/>
          <w:szCs w:val="24"/>
        </w:rPr>
      </w:pPr>
    </w:p>
    <w:p w14:paraId="5229687A" w14:textId="77777777" w:rsidR="00E13B63" w:rsidRPr="003B4EC2" w:rsidRDefault="00E13B63" w:rsidP="003B4EC2">
      <w:pPr>
        <w:pStyle w:val="Heading3"/>
        <w:rPr>
          <w:sz w:val="24"/>
        </w:rPr>
      </w:pPr>
      <w:bookmarkStart w:id="140" w:name="_Toc25929339"/>
      <w:r w:rsidRPr="003B4EC2">
        <w:rPr>
          <w:sz w:val="24"/>
        </w:rPr>
        <w:t>General discussion: zinc exceedances</w:t>
      </w:r>
      <w:bookmarkEnd w:id="140"/>
    </w:p>
    <w:p w14:paraId="1999E897" w14:textId="77777777" w:rsidR="00E13B63" w:rsidRDefault="00E13B63" w:rsidP="00E13B63">
      <w:pPr>
        <w:rPr>
          <w:b/>
          <w:bCs/>
          <w:sz w:val="24"/>
          <w:szCs w:val="24"/>
        </w:rPr>
      </w:pPr>
    </w:p>
    <w:p w14:paraId="407C9B48" w14:textId="32BA838C" w:rsidR="00E13B63" w:rsidRDefault="00E13B63" w:rsidP="00E13B63">
      <w:pPr>
        <w:rPr>
          <w:bCs/>
          <w:sz w:val="24"/>
          <w:szCs w:val="24"/>
        </w:rPr>
      </w:pPr>
      <w:r>
        <w:rPr>
          <w:bCs/>
          <w:sz w:val="24"/>
          <w:szCs w:val="24"/>
        </w:rPr>
        <w:t>It is critical to note that</w:t>
      </w:r>
      <w:del w:id="141" w:author="Benjamin Meyer [2]" w:date="2020-11-24T09:55:00Z">
        <w:r w:rsidDel="009316AF">
          <w:rPr>
            <w:bCs/>
            <w:sz w:val="24"/>
            <w:szCs w:val="24"/>
          </w:rPr>
          <w:delText xml:space="preserve"> these</w:delText>
        </w:r>
      </w:del>
      <w:r>
        <w:rPr>
          <w:bCs/>
          <w:sz w:val="24"/>
          <w:szCs w:val="24"/>
        </w:rPr>
        <w:t xml:space="preserve"> springtime exceedances in the tributaries and mainstem Kenai River were observed from mains</w:t>
      </w:r>
      <w:r w:rsidR="00B200C0">
        <w:rPr>
          <w:bCs/>
          <w:sz w:val="24"/>
          <w:szCs w:val="24"/>
        </w:rPr>
        <w:t>tem RM 0</w:t>
      </w:r>
      <w:r>
        <w:rPr>
          <w:bCs/>
          <w:sz w:val="24"/>
          <w:szCs w:val="24"/>
        </w:rPr>
        <w:t xml:space="preserve"> to RM 23. This stretch of river, primarily located within a section known as the "lower river", </w:t>
      </w:r>
      <w:r w:rsidR="004406D1">
        <w:rPr>
          <w:bCs/>
          <w:sz w:val="24"/>
          <w:szCs w:val="24"/>
        </w:rPr>
        <w:t>flows through t</w:t>
      </w:r>
      <w:r>
        <w:rPr>
          <w:bCs/>
          <w:sz w:val="24"/>
          <w:szCs w:val="24"/>
        </w:rPr>
        <w:t xml:space="preserve">he highest concentrations of development </w:t>
      </w:r>
      <w:ins w:id="142" w:author="Benjamin Meyer [2]" w:date="2020-11-24T09:56:00Z">
        <w:r w:rsidR="009316AF">
          <w:rPr>
            <w:bCs/>
            <w:sz w:val="24"/>
            <w:szCs w:val="24"/>
          </w:rPr>
          <w:t>within</w:t>
        </w:r>
      </w:ins>
      <w:del w:id="143" w:author="Benjamin Meyer [2]" w:date="2020-11-24T09:56:00Z">
        <w:r w:rsidDel="009316AF">
          <w:rPr>
            <w:bCs/>
            <w:sz w:val="24"/>
            <w:szCs w:val="24"/>
          </w:rPr>
          <w:delText>that</w:delText>
        </w:r>
      </w:del>
      <w:r>
        <w:rPr>
          <w:bCs/>
          <w:sz w:val="24"/>
          <w:szCs w:val="24"/>
        </w:rPr>
        <w:t xml:space="preserve"> the Kenai River </w:t>
      </w:r>
      <w:r w:rsidR="004406D1">
        <w:rPr>
          <w:bCs/>
          <w:sz w:val="24"/>
          <w:szCs w:val="24"/>
        </w:rPr>
        <w:t>watershed</w:t>
      </w:r>
      <w:del w:id="144" w:author="Benjamin Meyer [2]" w:date="2020-11-24T09:56:00Z">
        <w:r w:rsidR="004406D1" w:rsidDel="009316AF">
          <w:rPr>
            <w:bCs/>
            <w:sz w:val="24"/>
            <w:szCs w:val="24"/>
          </w:rPr>
          <w:delText xml:space="preserve"> </w:delText>
        </w:r>
        <w:r w:rsidDel="009316AF">
          <w:rPr>
            <w:bCs/>
            <w:sz w:val="24"/>
            <w:szCs w:val="24"/>
          </w:rPr>
          <w:delText>experiences</w:delText>
        </w:r>
      </w:del>
      <w:r>
        <w:rPr>
          <w:bCs/>
          <w:sz w:val="24"/>
          <w:szCs w:val="24"/>
        </w:rPr>
        <w:t>. Located throughout th</w:t>
      </w:r>
      <w:ins w:id="145" w:author="Benjamin Meyer [2]" w:date="2020-11-24T09:56:00Z">
        <w:r w:rsidR="0057021B">
          <w:rPr>
            <w:bCs/>
            <w:sz w:val="24"/>
            <w:szCs w:val="24"/>
          </w:rPr>
          <w:t>ese</w:t>
        </w:r>
      </w:ins>
      <w:del w:id="146" w:author="Benjamin Meyer [2]" w:date="2020-11-24T09:56:00Z">
        <w:r w:rsidDel="0057021B">
          <w:rPr>
            <w:bCs/>
            <w:sz w:val="24"/>
            <w:szCs w:val="24"/>
          </w:rPr>
          <w:delText>is</w:delText>
        </w:r>
      </w:del>
      <w:r>
        <w:rPr>
          <w:bCs/>
          <w:sz w:val="24"/>
          <w:szCs w:val="24"/>
        </w:rPr>
        <w:t xml:space="preserve"> develop</w:t>
      </w:r>
      <w:ins w:id="147" w:author="Benjamin Meyer [2]" w:date="2020-11-24T09:56:00Z">
        <w:r w:rsidR="0057021B">
          <w:rPr>
            <w:bCs/>
            <w:sz w:val="24"/>
            <w:szCs w:val="24"/>
          </w:rPr>
          <w:t>ed areas</w:t>
        </w:r>
      </w:ins>
      <w:del w:id="148" w:author="Benjamin Meyer [2]" w:date="2020-11-24T09:56:00Z">
        <w:r w:rsidDel="0057021B">
          <w:rPr>
            <w:bCs/>
            <w:sz w:val="24"/>
            <w:szCs w:val="24"/>
          </w:rPr>
          <w:delText>ment</w:delText>
        </w:r>
      </w:del>
      <w:r>
        <w:rPr>
          <w:bCs/>
          <w:sz w:val="24"/>
          <w:szCs w:val="24"/>
        </w:rPr>
        <w:t xml:space="preserve"> are several potential sources of </w:t>
      </w:r>
      <w:r w:rsidR="004B61C9">
        <w:rPr>
          <w:bCs/>
          <w:sz w:val="24"/>
          <w:szCs w:val="24"/>
        </w:rPr>
        <w:t xml:space="preserve">copper and </w:t>
      </w:r>
      <w:r>
        <w:rPr>
          <w:bCs/>
          <w:sz w:val="24"/>
          <w:szCs w:val="24"/>
        </w:rPr>
        <w:t xml:space="preserve">zinc, including thousands of homes, daily tire wear and brake use, motor oil, fertilizer and pesticides (KWF, 2017). </w:t>
      </w:r>
    </w:p>
    <w:p w14:paraId="075DFC5D" w14:textId="77777777" w:rsidR="00E13B63" w:rsidRDefault="00E13B63" w:rsidP="00E13B63">
      <w:pPr>
        <w:rPr>
          <w:bCs/>
          <w:sz w:val="24"/>
          <w:szCs w:val="24"/>
        </w:rPr>
      </w:pPr>
    </w:p>
    <w:p w14:paraId="3BA74225" w14:textId="54AA87E9" w:rsidR="00E13B63" w:rsidRDefault="00E13B63" w:rsidP="00E13B63">
      <w:pPr>
        <w:rPr>
          <w:sz w:val="24"/>
          <w:szCs w:val="24"/>
        </w:rPr>
      </w:pPr>
      <w:r>
        <w:rPr>
          <w:sz w:val="24"/>
          <w:szCs w:val="24"/>
        </w:rPr>
        <w:t xml:space="preserve">Over several months throughout the winter, these sources of zinc </w:t>
      </w:r>
      <w:r w:rsidR="004B61C9">
        <w:rPr>
          <w:sz w:val="24"/>
          <w:szCs w:val="24"/>
        </w:rPr>
        <w:t>contribute</w:t>
      </w:r>
      <w:r>
        <w:rPr>
          <w:sz w:val="24"/>
          <w:szCs w:val="24"/>
        </w:rPr>
        <w:t xml:space="preserve"> fine particles </w:t>
      </w:r>
      <w:r w:rsidR="005561EE">
        <w:rPr>
          <w:sz w:val="24"/>
          <w:szCs w:val="24"/>
        </w:rPr>
        <w:t xml:space="preserve">that can accumulate </w:t>
      </w:r>
      <w:r>
        <w:rPr>
          <w:sz w:val="24"/>
          <w:szCs w:val="24"/>
        </w:rPr>
        <w:t>on surfaces adjacent to these tributaries and mainstem Kenai River. As the season change</w:t>
      </w:r>
      <w:r w:rsidR="00604BF4">
        <w:rPr>
          <w:sz w:val="24"/>
          <w:szCs w:val="24"/>
        </w:rPr>
        <w:t>s</w:t>
      </w:r>
      <w:r>
        <w:rPr>
          <w:sz w:val="24"/>
          <w:szCs w:val="24"/>
        </w:rPr>
        <w:t xml:space="preserve">, the western Kenai Peninsula experiences increased rainfall and snowmelt events, particularly throughout April when KRBWQM sampling occurs.  During a rain or snowmelt event, this build-up is </w:t>
      </w:r>
      <w:r w:rsidR="004B61C9">
        <w:rPr>
          <w:sz w:val="24"/>
          <w:szCs w:val="24"/>
        </w:rPr>
        <w:t xml:space="preserve">likely </w:t>
      </w:r>
      <w:r>
        <w:rPr>
          <w:sz w:val="24"/>
          <w:szCs w:val="24"/>
        </w:rPr>
        <w:t xml:space="preserve">flushed into these waterbodies as small particles, likely affecting their water quality and spiking zinc levels. Once suspended in the water column, dissolved metals can be transported further downstream, affecting water quality (Lewis and Clark, </w:t>
      </w:r>
      <w:commentRangeStart w:id="149"/>
      <w:r>
        <w:rPr>
          <w:sz w:val="24"/>
          <w:szCs w:val="24"/>
        </w:rPr>
        <w:t xml:space="preserve">n.d.). </w:t>
      </w:r>
      <w:commentRangeEnd w:id="149"/>
      <w:r w:rsidR="00CE0B8B">
        <w:rPr>
          <w:rStyle w:val="CommentReference"/>
        </w:rPr>
        <w:commentReference w:id="149"/>
      </w:r>
      <w:r>
        <w:rPr>
          <w:sz w:val="24"/>
          <w:szCs w:val="24"/>
        </w:rPr>
        <w:t>Metals taken up by aquatic life often prove most toxic when they are in the dissolved phase (Gerhardt, 1993). Because of this toxicity, it remains critical that zinc monitoring continue</w:t>
      </w:r>
      <w:del w:id="150" w:author="Benjamin Meyer [2]" w:date="2020-11-24T09:58:00Z">
        <w:r w:rsidDel="00CE0B8B">
          <w:rPr>
            <w:sz w:val="24"/>
            <w:szCs w:val="24"/>
          </w:rPr>
          <w:delText>s</w:delText>
        </w:r>
      </w:del>
      <w:r>
        <w:rPr>
          <w:sz w:val="24"/>
          <w:szCs w:val="24"/>
        </w:rPr>
        <w:t xml:space="preserve"> throughout the Kenai River watershed-</w:t>
      </w:r>
      <w:ins w:id="151" w:author="Benjamin Meyer [2]" w:date="2020-11-24T09:58:00Z">
        <w:r w:rsidR="00CE0B8B">
          <w:rPr>
            <w:sz w:val="24"/>
            <w:szCs w:val="24"/>
          </w:rPr>
          <w:t xml:space="preserve"> </w:t>
        </w:r>
      </w:ins>
      <w:r>
        <w:rPr>
          <w:sz w:val="24"/>
          <w:szCs w:val="24"/>
        </w:rPr>
        <w:t xml:space="preserve">an area </w:t>
      </w:r>
      <w:ins w:id="152" w:author="Benjamin Meyer [2]" w:date="2020-11-24T09:58:00Z">
        <w:r w:rsidR="00CE0B8B">
          <w:rPr>
            <w:sz w:val="24"/>
            <w:szCs w:val="24"/>
          </w:rPr>
          <w:t>central to</w:t>
        </w:r>
      </w:ins>
      <w:del w:id="153" w:author="Benjamin Meyer [2]" w:date="2020-11-24T09:58:00Z">
        <w:r w:rsidDel="00CE0B8B">
          <w:rPr>
            <w:sz w:val="24"/>
            <w:szCs w:val="24"/>
          </w:rPr>
          <w:delText>that</w:delText>
        </w:r>
      </w:del>
      <w:r>
        <w:rPr>
          <w:sz w:val="24"/>
          <w:szCs w:val="24"/>
        </w:rPr>
        <w:t xml:space="preserve"> Alaska's economy, r</w:t>
      </w:r>
      <w:r w:rsidR="00604BF4">
        <w:rPr>
          <w:sz w:val="24"/>
          <w:szCs w:val="24"/>
        </w:rPr>
        <w:t>ecreation</w:t>
      </w:r>
      <w:ins w:id="154" w:author="Benjamin Meyer [2]" w:date="2020-11-24T09:58:00Z">
        <w:r w:rsidR="00CE0B8B">
          <w:rPr>
            <w:sz w:val="24"/>
            <w:szCs w:val="24"/>
          </w:rPr>
          <w:t>al opportinities</w:t>
        </w:r>
      </w:ins>
      <w:r w:rsidR="00604BF4">
        <w:rPr>
          <w:sz w:val="24"/>
          <w:szCs w:val="24"/>
        </w:rPr>
        <w:t xml:space="preserve">, and culture </w:t>
      </w:r>
      <w:del w:id="155" w:author="Benjamin Meyer [2]" w:date="2020-11-24T09:59:00Z">
        <w:r w:rsidR="00604BF4" w:rsidDel="00CE0B8B">
          <w:rPr>
            <w:sz w:val="24"/>
            <w:szCs w:val="24"/>
          </w:rPr>
          <w:delText>rely on and</w:delText>
        </w:r>
      </w:del>
      <w:ins w:id="156" w:author="Benjamin Meyer [2]" w:date="2020-11-24T09:59:00Z">
        <w:r w:rsidR="00CE0B8B">
          <w:rPr>
            <w:sz w:val="24"/>
            <w:szCs w:val="24"/>
          </w:rPr>
          <w:t>that</w:t>
        </w:r>
      </w:ins>
      <w:r w:rsidR="00604BF4">
        <w:rPr>
          <w:sz w:val="24"/>
          <w:szCs w:val="24"/>
        </w:rPr>
        <w:t xml:space="preserve"> will likely continue to see increased development in coming years. </w:t>
      </w:r>
    </w:p>
    <w:p w14:paraId="1AA14E6D" w14:textId="77777777" w:rsidR="00E13B63" w:rsidRDefault="00E13B63" w:rsidP="00E13B63">
      <w:pPr>
        <w:tabs>
          <w:tab w:val="left" w:pos="9390"/>
        </w:tabs>
        <w:rPr>
          <w:sz w:val="24"/>
          <w:szCs w:val="24"/>
        </w:rPr>
      </w:pPr>
      <w:r>
        <w:rPr>
          <w:sz w:val="24"/>
          <w:szCs w:val="24"/>
        </w:rPr>
        <w:lastRenderedPageBreak/>
        <w:tab/>
      </w:r>
    </w:p>
    <w:p w14:paraId="394A5BED" w14:textId="77777777" w:rsidR="00E13B63" w:rsidRDefault="00E13B63" w:rsidP="00E13B63">
      <w:pPr>
        <w:rPr>
          <w:sz w:val="24"/>
          <w:szCs w:val="24"/>
        </w:rPr>
      </w:pPr>
      <w:r>
        <w:rPr>
          <w:sz w:val="24"/>
          <w:szCs w:val="24"/>
        </w:rPr>
        <w:t>In order to identify the typical duration of zinc exceedances throughout the Kenai River watershed, it is advisable that zinc is</w:t>
      </w:r>
      <w:r w:rsidR="005279AF">
        <w:rPr>
          <w:sz w:val="24"/>
          <w:szCs w:val="24"/>
        </w:rPr>
        <w:t xml:space="preserve"> monitored throughout</w:t>
      </w:r>
      <w:r>
        <w:rPr>
          <w:sz w:val="24"/>
          <w:szCs w:val="24"/>
        </w:rPr>
        <w:t xml:space="preserve"> an expanded one-year period under average rainfall and snowmelt conditions for the area. This would provide further insight into when exceedances occur, which could then be related to the timing of significant events such as rainfall, snowmelt, and glaci</w:t>
      </w:r>
      <w:r w:rsidR="004B61C9">
        <w:rPr>
          <w:sz w:val="24"/>
          <w:szCs w:val="24"/>
        </w:rPr>
        <w:t>al melt, in addition to the timing</w:t>
      </w:r>
      <w:r>
        <w:rPr>
          <w:sz w:val="24"/>
          <w:szCs w:val="24"/>
        </w:rPr>
        <w:t xml:space="preserve"> of </w:t>
      </w:r>
      <w:r w:rsidR="004B61C9">
        <w:rPr>
          <w:sz w:val="24"/>
          <w:szCs w:val="24"/>
        </w:rPr>
        <w:t xml:space="preserve">biological events like </w:t>
      </w:r>
      <w:r>
        <w:rPr>
          <w:sz w:val="24"/>
          <w:szCs w:val="24"/>
        </w:rPr>
        <w:t>salmon smolt outmigration</w:t>
      </w:r>
      <w:r w:rsidR="005279AF">
        <w:rPr>
          <w:sz w:val="24"/>
          <w:szCs w:val="24"/>
        </w:rPr>
        <w:t>-a period of time when salmon are undergoing several critical physiological changes</w:t>
      </w:r>
      <w:r>
        <w:rPr>
          <w:sz w:val="24"/>
          <w:szCs w:val="24"/>
        </w:rPr>
        <w:t>.</w:t>
      </w:r>
      <w:r w:rsidR="004B61C9">
        <w:rPr>
          <w:sz w:val="24"/>
          <w:szCs w:val="24"/>
        </w:rPr>
        <w:t xml:space="preserve"> Additionally, further literature review is required in order to identify the detrimental effects zinc exceedances can have on the juvenile salmon species that remain in the tributaries for another year or two</w:t>
      </w:r>
      <w:commentRangeStart w:id="157"/>
      <w:r w:rsidR="004B61C9">
        <w:rPr>
          <w:sz w:val="24"/>
          <w:szCs w:val="24"/>
        </w:rPr>
        <w:t>.</w:t>
      </w:r>
      <w:commentRangeEnd w:id="157"/>
      <w:r w:rsidR="00CE0B8B">
        <w:rPr>
          <w:rStyle w:val="CommentReference"/>
        </w:rPr>
        <w:commentReference w:id="157"/>
      </w:r>
    </w:p>
    <w:p w14:paraId="74B57301" w14:textId="77777777" w:rsidR="00E13B63" w:rsidRDefault="00E13B63" w:rsidP="00E13B63">
      <w:pPr>
        <w:rPr>
          <w:sz w:val="24"/>
          <w:szCs w:val="24"/>
        </w:rPr>
      </w:pPr>
    </w:p>
    <w:p w14:paraId="7009DA62" w14:textId="77777777" w:rsidR="00E13B63" w:rsidRDefault="004B61C9" w:rsidP="003C0D02">
      <w:pPr>
        <w:rPr>
          <w:sz w:val="24"/>
          <w:szCs w:val="24"/>
        </w:rPr>
      </w:pPr>
      <w:r>
        <w:rPr>
          <w:sz w:val="24"/>
          <w:szCs w:val="24"/>
        </w:rPr>
        <w:t>Finally, t</w:t>
      </w:r>
      <w:r w:rsidR="00E13B63">
        <w:rPr>
          <w:sz w:val="24"/>
          <w:szCs w:val="24"/>
        </w:rPr>
        <w:t>his study helped identify areas experiencing spring exceedances and will result in a significant mapping tool that will help identify potential sources of copper and zinc. All efforts are ongoing and will be concluded in 2020 with a final report further detailing area-specific sources of copper</w:t>
      </w:r>
      <w:r w:rsidR="005279AF">
        <w:rPr>
          <w:sz w:val="24"/>
          <w:szCs w:val="24"/>
        </w:rPr>
        <w:t xml:space="preserve"> and zinc</w:t>
      </w:r>
      <w:r w:rsidR="00E13B63">
        <w:rPr>
          <w:sz w:val="24"/>
          <w:szCs w:val="24"/>
        </w:rPr>
        <w:t xml:space="preserve">, advisable study expansions, and potential area-specific repercussions of elevated heavy metal levels. However, expanding the number of samples taken by way of longitudinal transects </w:t>
      </w:r>
      <w:r w:rsidR="005279AF">
        <w:rPr>
          <w:sz w:val="24"/>
          <w:szCs w:val="24"/>
        </w:rPr>
        <w:t>within each transect would identify specific areas of metal exceedances, thereby aiding managers in narrowing down potential point sources of copper and zinc in the area.</w:t>
      </w:r>
      <w:r w:rsidR="00E13B63">
        <w:rPr>
          <w:sz w:val="24"/>
          <w:szCs w:val="24"/>
        </w:rPr>
        <w:t xml:space="preserve"> Once specific areas of zinc exceedances are identified, managers could work with</w:t>
      </w:r>
      <w:r w:rsidR="00CF3F57">
        <w:rPr>
          <w:sz w:val="24"/>
          <w:szCs w:val="24"/>
        </w:rPr>
        <w:t xml:space="preserve"> members of</w:t>
      </w:r>
      <w:r w:rsidR="00E13B63">
        <w:rPr>
          <w:sz w:val="24"/>
          <w:szCs w:val="24"/>
        </w:rPr>
        <w:t xml:space="preserve"> area partnerships to develop site-specific mitigation plans involving </w:t>
      </w:r>
      <w:r w:rsidR="00CF3F57">
        <w:rPr>
          <w:sz w:val="24"/>
          <w:szCs w:val="24"/>
        </w:rPr>
        <w:t xml:space="preserve">strategic solutions such as </w:t>
      </w:r>
      <w:commentRangeStart w:id="158"/>
      <w:r w:rsidR="00CF3F57">
        <w:rPr>
          <w:sz w:val="24"/>
          <w:szCs w:val="24"/>
        </w:rPr>
        <w:t xml:space="preserve">phytoremediation tactics, </w:t>
      </w:r>
      <w:r w:rsidR="00E13B63">
        <w:rPr>
          <w:sz w:val="24"/>
          <w:szCs w:val="24"/>
        </w:rPr>
        <w:t xml:space="preserve">riparian restoration efforts, </w:t>
      </w:r>
      <w:r w:rsidR="005279AF">
        <w:rPr>
          <w:sz w:val="24"/>
          <w:szCs w:val="24"/>
        </w:rPr>
        <w:t xml:space="preserve">strategic development, </w:t>
      </w:r>
      <w:r w:rsidR="00E13B63">
        <w:rPr>
          <w:sz w:val="24"/>
          <w:szCs w:val="24"/>
        </w:rPr>
        <w:t xml:space="preserve">wetland preservation, </w:t>
      </w:r>
      <w:r w:rsidR="00CF3F57">
        <w:rPr>
          <w:sz w:val="24"/>
          <w:szCs w:val="24"/>
        </w:rPr>
        <w:t>and watershed user and landowner education</w:t>
      </w:r>
      <w:commentRangeEnd w:id="158"/>
      <w:r w:rsidR="00213C01">
        <w:rPr>
          <w:rStyle w:val="CommentReference"/>
        </w:rPr>
        <w:commentReference w:id="158"/>
      </w:r>
      <w:commentRangeStart w:id="159"/>
      <w:r w:rsidR="00CF3F57">
        <w:rPr>
          <w:sz w:val="24"/>
          <w:szCs w:val="24"/>
        </w:rPr>
        <w:t>.</w:t>
      </w:r>
      <w:commentRangeEnd w:id="159"/>
      <w:r w:rsidR="00CE0B8B">
        <w:rPr>
          <w:rStyle w:val="CommentReference"/>
        </w:rPr>
        <w:commentReference w:id="159"/>
      </w:r>
    </w:p>
    <w:p w14:paraId="450BC688" w14:textId="77777777" w:rsidR="00B25E30" w:rsidRPr="00B25E30" w:rsidRDefault="00B25E30" w:rsidP="00973145">
      <w:pPr>
        <w:rPr>
          <w:sz w:val="24"/>
          <w:szCs w:val="24"/>
        </w:rPr>
      </w:pPr>
    </w:p>
    <w:p w14:paraId="6FCC1CA8" w14:textId="77777777" w:rsidR="00973145" w:rsidRPr="003B4EC2" w:rsidRDefault="00973145" w:rsidP="003B4EC2">
      <w:pPr>
        <w:pStyle w:val="Heading3"/>
        <w:rPr>
          <w:sz w:val="24"/>
        </w:rPr>
      </w:pPr>
      <w:bookmarkStart w:id="160" w:name="_Toc25929340"/>
      <w:r w:rsidRPr="003B4EC2">
        <w:rPr>
          <w:sz w:val="24"/>
        </w:rPr>
        <w:t>Mapping potential sources of copper and zinc</w:t>
      </w:r>
      <w:bookmarkEnd w:id="160"/>
    </w:p>
    <w:p w14:paraId="04743D4A" w14:textId="77777777" w:rsidR="00973145" w:rsidRDefault="00973145" w:rsidP="00973145"/>
    <w:p w14:paraId="7A5FF4DB" w14:textId="77777777" w:rsidR="00BF4127" w:rsidRDefault="00BF4127" w:rsidP="00973145">
      <w:pPr>
        <w:rPr>
          <w:sz w:val="24"/>
          <w:szCs w:val="24"/>
        </w:rPr>
      </w:pPr>
      <w:r>
        <w:rPr>
          <w:sz w:val="24"/>
          <w:szCs w:val="24"/>
        </w:rPr>
        <w:t xml:space="preserve">All mapping of potential sources of </w:t>
      </w:r>
      <w:r w:rsidR="005279AF">
        <w:rPr>
          <w:sz w:val="24"/>
          <w:szCs w:val="24"/>
        </w:rPr>
        <w:t>c</w:t>
      </w:r>
      <w:r>
        <w:rPr>
          <w:sz w:val="24"/>
          <w:szCs w:val="24"/>
        </w:rPr>
        <w:t xml:space="preserve">opper </w:t>
      </w:r>
      <w:r w:rsidR="005279AF">
        <w:rPr>
          <w:sz w:val="24"/>
          <w:szCs w:val="24"/>
        </w:rPr>
        <w:t xml:space="preserve">and zinc </w:t>
      </w:r>
      <w:r>
        <w:rPr>
          <w:sz w:val="24"/>
          <w:szCs w:val="24"/>
        </w:rPr>
        <w:t>throughout the Kenai Watershed is an ongoing effort and will be completed in 2020.</w:t>
      </w:r>
    </w:p>
    <w:p w14:paraId="4E415F82" w14:textId="77777777" w:rsidR="00BF4127" w:rsidRDefault="00BF4127" w:rsidP="00973145">
      <w:pPr>
        <w:rPr>
          <w:b/>
          <w:bCs/>
          <w:sz w:val="24"/>
          <w:szCs w:val="24"/>
        </w:rPr>
      </w:pPr>
    </w:p>
    <w:p w14:paraId="3CF9D212" w14:textId="77777777" w:rsidR="00973145" w:rsidRPr="003B4EC2" w:rsidRDefault="00973145" w:rsidP="003B4EC2">
      <w:pPr>
        <w:pStyle w:val="Heading3"/>
        <w:rPr>
          <w:sz w:val="24"/>
        </w:rPr>
      </w:pPr>
      <w:bookmarkStart w:id="161" w:name="_Toc25929341"/>
      <w:r w:rsidRPr="003B4EC2">
        <w:rPr>
          <w:sz w:val="24"/>
        </w:rPr>
        <w:t>Potential sources on the Kenai River</w:t>
      </w:r>
      <w:bookmarkEnd w:id="161"/>
    </w:p>
    <w:p w14:paraId="56FCE031" w14:textId="77777777" w:rsidR="003B4EC2" w:rsidRDefault="003B4EC2" w:rsidP="00973145">
      <w:pPr>
        <w:rPr>
          <w:b/>
          <w:bCs/>
          <w:sz w:val="24"/>
          <w:szCs w:val="24"/>
        </w:rPr>
      </w:pPr>
    </w:p>
    <w:p w14:paraId="3E31A7F8" w14:textId="08891781" w:rsidR="00BF4127" w:rsidRPr="00BF4127" w:rsidRDefault="00BF4127" w:rsidP="00973145">
      <w:pPr>
        <w:rPr>
          <w:sz w:val="24"/>
          <w:szCs w:val="24"/>
        </w:rPr>
      </w:pPr>
      <w:r>
        <w:rPr>
          <w:sz w:val="24"/>
          <w:szCs w:val="24"/>
        </w:rPr>
        <w:t xml:space="preserve">The current shapefile that has been created includes photos taken of parcels with potential sources of copper and zinc along </w:t>
      </w:r>
      <w:ins w:id="162" w:author="Benjamin Meyer [2]" w:date="2020-11-24T10:03:00Z">
        <w:r w:rsidR="00213C01">
          <w:rPr>
            <w:sz w:val="24"/>
            <w:szCs w:val="24"/>
          </w:rPr>
          <w:t>river-right</w:t>
        </w:r>
      </w:ins>
      <w:del w:id="163" w:author="Benjamin Meyer [2]" w:date="2020-11-24T10:03:00Z">
        <w:r w:rsidDel="00213C01">
          <w:rPr>
            <w:sz w:val="24"/>
            <w:szCs w:val="24"/>
          </w:rPr>
          <w:delText>RL</w:delText>
        </w:r>
      </w:del>
      <w:r>
        <w:rPr>
          <w:sz w:val="24"/>
          <w:szCs w:val="24"/>
        </w:rPr>
        <w:t xml:space="preserve"> and </w:t>
      </w:r>
      <w:ins w:id="164" w:author="Benjamin Meyer [2]" w:date="2020-11-24T10:04:00Z">
        <w:r w:rsidR="00213C01">
          <w:rPr>
            <w:sz w:val="24"/>
            <w:szCs w:val="24"/>
          </w:rPr>
          <w:t>river-left</w:t>
        </w:r>
      </w:ins>
      <w:del w:id="165" w:author="Benjamin Meyer [2]" w:date="2020-11-24T10:04:00Z">
        <w:r w:rsidDel="00213C01">
          <w:rPr>
            <w:sz w:val="24"/>
            <w:szCs w:val="24"/>
          </w:rPr>
          <w:delText>R</w:delText>
        </w:r>
      </w:del>
      <w:del w:id="166" w:author="Benjamin Meyer [2]" w:date="2020-11-24T10:03:00Z">
        <w:r w:rsidDel="00213C01">
          <w:rPr>
            <w:sz w:val="24"/>
            <w:szCs w:val="24"/>
          </w:rPr>
          <w:delText>R</w:delText>
        </w:r>
      </w:del>
      <w:r>
        <w:rPr>
          <w:sz w:val="24"/>
          <w:szCs w:val="24"/>
        </w:rPr>
        <w:t xml:space="preserve">. The attribute table corresponding to these photos will be further developed to include attributes such as the number of potential sources, types of potential sources, and parcel ID. This mapping tool could be used to identify areas </w:t>
      </w:r>
      <w:r w:rsidR="00AB33D0">
        <w:rPr>
          <w:sz w:val="24"/>
          <w:szCs w:val="24"/>
        </w:rPr>
        <w:t xml:space="preserve">experiencing significant </w:t>
      </w:r>
      <w:r w:rsidR="001E2B6E">
        <w:rPr>
          <w:sz w:val="24"/>
          <w:szCs w:val="24"/>
        </w:rPr>
        <w:t>change over</w:t>
      </w:r>
      <w:ins w:id="167" w:author="Benjamin Meyer [2]" w:date="2020-11-24T10:04:00Z">
        <w:r w:rsidR="00213C01">
          <w:rPr>
            <w:sz w:val="24"/>
            <w:szCs w:val="24"/>
          </w:rPr>
          <w:t xml:space="preserve"> </w:t>
        </w:r>
      </w:ins>
      <w:r w:rsidR="001E2B6E">
        <w:rPr>
          <w:sz w:val="24"/>
          <w:szCs w:val="24"/>
        </w:rPr>
        <w:t>time</w:t>
      </w:r>
      <w:ins w:id="168" w:author="Benjamin Meyer [2]" w:date="2020-11-24T10:04:00Z">
        <w:r w:rsidR="00213C01">
          <w:rPr>
            <w:sz w:val="24"/>
            <w:szCs w:val="24"/>
          </w:rPr>
          <w:t xml:space="preserve">.  </w:t>
        </w:r>
      </w:ins>
      <w:del w:id="169" w:author="Benjamin Meyer [2]" w:date="2020-11-24T10:04:00Z">
        <w:r w:rsidR="001E2B6E" w:rsidDel="00213C01">
          <w:rPr>
            <w:sz w:val="24"/>
            <w:szCs w:val="24"/>
          </w:rPr>
          <w:delText>, increased development, etc…</w:delText>
        </w:r>
        <w:r w:rsidR="00AB33D0" w:rsidDel="00213C01">
          <w:rPr>
            <w:sz w:val="24"/>
            <w:szCs w:val="24"/>
          </w:rPr>
          <w:delText xml:space="preserve"> </w:delText>
        </w:r>
      </w:del>
      <w:r w:rsidR="00AB33D0">
        <w:rPr>
          <w:sz w:val="24"/>
          <w:szCs w:val="24"/>
        </w:rPr>
        <w:t>It is advisable that these photography</w:t>
      </w:r>
      <w:r w:rsidR="00714287">
        <w:rPr>
          <w:sz w:val="24"/>
          <w:szCs w:val="24"/>
        </w:rPr>
        <w:t xml:space="preserve"> trips are conducted every 5-10 </w:t>
      </w:r>
      <w:r w:rsidR="00AB33D0">
        <w:rPr>
          <w:sz w:val="24"/>
          <w:szCs w:val="24"/>
        </w:rPr>
        <w:t>years in order to update this tool over time.</w:t>
      </w:r>
    </w:p>
    <w:p w14:paraId="1205ABB7" w14:textId="77777777" w:rsidR="00973145" w:rsidRDefault="00973145" w:rsidP="006F3509">
      <w:pPr>
        <w:rPr>
          <w:b/>
          <w:bCs/>
        </w:rPr>
      </w:pPr>
    </w:p>
    <w:p w14:paraId="7E993E0E" w14:textId="77777777" w:rsidR="00973145" w:rsidRPr="003B4EC2" w:rsidRDefault="00973145" w:rsidP="003B4EC2">
      <w:pPr>
        <w:pStyle w:val="Heading3"/>
        <w:rPr>
          <w:sz w:val="24"/>
        </w:rPr>
      </w:pPr>
      <w:bookmarkStart w:id="170" w:name="_Toc25929342"/>
      <w:r w:rsidRPr="003B4EC2">
        <w:rPr>
          <w:sz w:val="24"/>
        </w:rPr>
        <w:t>Potential sources throughout the Kenai River watershed</w:t>
      </w:r>
      <w:bookmarkEnd w:id="170"/>
    </w:p>
    <w:p w14:paraId="57EE903A" w14:textId="77777777" w:rsidR="003B4EC2" w:rsidRPr="00BF4127" w:rsidRDefault="003B4EC2" w:rsidP="00973145">
      <w:pPr>
        <w:rPr>
          <w:sz w:val="24"/>
          <w:szCs w:val="24"/>
        </w:rPr>
      </w:pPr>
    </w:p>
    <w:p w14:paraId="761FE5B2" w14:textId="0E575DA6" w:rsidR="00973145" w:rsidRPr="00BF4127" w:rsidRDefault="001E2B6E" w:rsidP="006F3509">
      <w:pPr>
        <w:rPr>
          <w:sz w:val="24"/>
          <w:szCs w:val="24"/>
        </w:rPr>
      </w:pPr>
      <w:r>
        <w:rPr>
          <w:sz w:val="24"/>
          <w:szCs w:val="24"/>
        </w:rPr>
        <w:t>Identifying potential sources of copper and zinc throughout the Kenai River watershed is an ongoing process. Current methods being employed to identify these potential sources include local knowledge, local contacts,</w:t>
      </w:r>
      <w:r w:rsidR="00714287">
        <w:rPr>
          <w:sz w:val="24"/>
          <w:szCs w:val="24"/>
        </w:rPr>
        <w:t xml:space="preserve"> and</w:t>
      </w:r>
      <w:r>
        <w:rPr>
          <w:sz w:val="24"/>
          <w:szCs w:val="24"/>
        </w:rPr>
        <w:t xml:space="preserve"> o</w:t>
      </w:r>
      <w:r w:rsidR="00714287">
        <w:rPr>
          <w:sz w:val="24"/>
          <w:szCs w:val="24"/>
        </w:rPr>
        <w:t xml:space="preserve">nline searches. </w:t>
      </w:r>
      <w:r>
        <w:rPr>
          <w:sz w:val="24"/>
          <w:szCs w:val="24"/>
        </w:rPr>
        <w:t>Additions to this map could also include critical rearing and/or spawning habitat for salmon</w:t>
      </w:r>
      <w:r w:rsidR="003B4EC2">
        <w:rPr>
          <w:sz w:val="24"/>
          <w:szCs w:val="24"/>
        </w:rPr>
        <w:t xml:space="preserve">, </w:t>
      </w:r>
      <w:r>
        <w:rPr>
          <w:sz w:val="24"/>
          <w:szCs w:val="24"/>
        </w:rPr>
        <w:t>areas of copper and zinc exceedances</w:t>
      </w:r>
      <w:r w:rsidR="003B4EC2">
        <w:rPr>
          <w:sz w:val="24"/>
          <w:szCs w:val="24"/>
        </w:rPr>
        <w:t xml:space="preserve">, </w:t>
      </w:r>
      <w:r w:rsidR="00714287">
        <w:rPr>
          <w:sz w:val="24"/>
          <w:szCs w:val="24"/>
        </w:rPr>
        <w:t>and geologic data.</w:t>
      </w:r>
      <w:r>
        <w:rPr>
          <w:sz w:val="24"/>
          <w:szCs w:val="24"/>
        </w:rPr>
        <w:t xml:space="preserve"> Once completed, this shapefile will be integrated with </w:t>
      </w:r>
      <w:r w:rsidR="00714287">
        <w:rPr>
          <w:sz w:val="24"/>
          <w:szCs w:val="24"/>
        </w:rPr>
        <w:t xml:space="preserve">the </w:t>
      </w:r>
      <w:r>
        <w:rPr>
          <w:sz w:val="24"/>
          <w:szCs w:val="24"/>
        </w:rPr>
        <w:t>photo shapefile described above. This will result in a powerful mapping tool that will be u</w:t>
      </w:r>
      <w:r w:rsidR="00AB33D0">
        <w:rPr>
          <w:sz w:val="24"/>
          <w:szCs w:val="24"/>
        </w:rPr>
        <w:t>s</w:t>
      </w:r>
      <w:r>
        <w:rPr>
          <w:sz w:val="24"/>
          <w:szCs w:val="24"/>
        </w:rPr>
        <w:t>ed to identify areas such as those that contain highly-concentrated potential copper and zinc sources.</w:t>
      </w:r>
      <w:r w:rsidR="00AB33D0">
        <w:rPr>
          <w:sz w:val="24"/>
          <w:szCs w:val="24"/>
        </w:rPr>
        <w:t xml:space="preserve"> In order to maintain relevancy, though, KWF highly recommends that the data contained within this mapping tool is updated on an annual bas</w:t>
      </w:r>
      <w:ins w:id="171" w:author="Benjamin Meyer [2]" w:date="2020-11-24T10:05:00Z">
        <w:r w:rsidR="00213C01">
          <w:rPr>
            <w:sz w:val="24"/>
            <w:szCs w:val="24"/>
          </w:rPr>
          <w:t>i</w:t>
        </w:r>
      </w:ins>
      <w:del w:id="172" w:author="Benjamin Meyer [2]" w:date="2020-11-24T10:05:00Z">
        <w:r w:rsidR="00AB33D0" w:rsidDel="00213C01">
          <w:rPr>
            <w:sz w:val="24"/>
            <w:szCs w:val="24"/>
          </w:rPr>
          <w:delText>e</w:delText>
        </w:r>
      </w:del>
      <w:r w:rsidR="00AB33D0">
        <w:rPr>
          <w:sz w:val="24"/>
          <w:szCs w:val="24"/>
        </w:rPr>
        <w:t>s in order to track changes in development over time.</w:t>
      </w:r>
    </w:p>
    <w:p w14:paraId="40BBDBB2" w14:textId="77777777" w:rsidR="00973145" w:rsidRPr="00BF4127" w:rsidRDefault="00973145" w:rsidP="006F3509">
      <w:pPr>
        <w:rPr>
          <w:sz w:val="24"/>
          <w:szCs w:val="24"/>
        </w:rPr>
      </w:pPr>
    </w:p>
    <w:p w14:paraId="01E8033A" w14:textId="77777777" w:rsidR="00973145" w:rsidRPr="003B4EC2" w:rsidRDefault="00973145" w:rsidP="003B4EC2">
      <w:pPr>
        <w:pStyle w:val="Heading1"/>
        <w:rPr>
          <w:b/>
        </w:rPr>
      </w:pPr>
      <w:bookmarkStart w:id="173" w:name="_Toc25929343"/>
      <w:r w:rsidRPr="003B4EC2">
        <w:rPr>
          <w:b/>
        </w:rPr>
        <w:t>CONCLUSION</w:t>
      </w:r>
      <w:bookmarkEnd w:id="173"/>
    </w:p>
    <w:p w14:paraId="3CD06717" w14:textId="77777777" w:rsidR="004406D1" w:rsidRDefault="004406D1" w:rsidP="00AB33D0">
      <w:pPr>
        <w:rPr>
          <w:sz w:val="24"/>
          <w:szCs w:val="24"/>
        </w:rPr>
      </w:pPr>
    </w:p>
    <w:p w14:paraId="220FBED7" w14:textId="77777777" w:rsidR="004406D1" w:rsidRDefault="004406D1" w:rsidP="00AB33D0">
      <w:pPr>
        <w:rPr>
          <w:sz w:val="24"/>
          <w:szCs w:val="24"/>
        </w:rPr>
      </w:pPr>
      <w:r>
        <w:rPr>
          <w:sz w:val="24"/>
          <w:szCs w:val="24"/>
        </w:rPr>
        <w:t xml:space="preserve">This document is intended as a draft report addressing the findings from </w:t>
      </w:r>
      <w:r w:rsidR="00714287">
        <w:rPr>
          <w:sz w:val="24"/>
          <w:szCs w:val="24"/>
        </w:rPr>
        <w:t xml:space="preserve">compiled </w:t>
      </w:r>
      <w:r>
        <w:rPr>
          <w:sz w:val="24"/>
          <w:szCs w:val="24"/>
        </w:rPr>
        <w:t xml:space="preserve">copper and zinc </w:t>
      </w:r>
      <w:r w:rsidR="00714287">
        <w:rPr>
          <w:sz w:val="24"/>
          <w:szCs w:val="24"/>
        </w:rPr>
        <w:t xml:space="preserve">data gathered </w:t>
      </w:r>
      <w:r>
        <w:rPr>
          <w:sz w:val="24"/>
          <w:szCs w:val="24"/>
        </w:rPr>
        <w:t xml:space="preserve">during April, May, and July </w:t>
      </w:r>
      <w:r w:rsidR="00714287">
        <w:rPr>
          <w:sz w:val="24"/>
          <w:szCs w:val="24"/>
        </w:rPr>
        <w:t xml:space="preserve">sampling events </w:t>
      </w:r>
      <w:r>
        <w:rPr>
          <w:sz w:val="24"/>
          <w:szCs w:val="24"/>
        </w:rPr>
        <w:t xml:space="preserve">in </w:t>
      </w:r>
      <w:commentRangeStart w:id="174"/>
      <w:r>
        <w:rPr>
          <w:sz w:val="24"/>
          <w:szCs w:val="24"/>
        </w:rPr>
        <w:t>2019</w:t>
      </w:r>
      <w:commentRangeEnd w:id="174"/>
      <w:r w:rsidR="00213C01">
        <w:rPr>
          <w:rStyle w:val="CommentReference"/>
        </w:rPr>
        <w:commentReference w:id="174"/>
      </w:r>
      <w:r>
        <w:rPr>
          <w:sz w:val="24"/>
          <w:szCs w:val="24"/>
        </w:rPr>
        <w:t xml:space="preserve">. While the data collected throughout this </w:t>
      </w:r>
      <w:r>
        <w:rPr>
          <w:sz w:val="24"/>
          <w:szCs w:val="24"/>
        </w:rPr>
        <w:lastRenderedPageBreak/>
        <w:t>study will provide further insight into the current sources and levels of copper and zinc throughout the Kenai River watershed during the spring and summer, much remains to be known about temporal variation and point sources of these heavy metals. As a result, the following preliminary study expansions are advised:</w:t>
      </w:r>
    </w:p>
    <w:p w14:paraId="511914A6" w14:textId="77777777" w:rsidR="00973145" w:rsidRPr="00922F1A" w:rsidRDefault="00973145" w:rsidP="006F3509">
      <w:pPr>
        <w:rPr>
          <w:sz w:val="24"/>
          <w:szCs w:val="24"/>
        </w:rPr>
      </w:pPr>
    </w:p>
    <w:p w14:paraId="4A39F647" w14:textId="77777777" w:rsidR="00922F1A" w:rsidRPr="004406D1" w:rsidRDefault="001C197D" w:rsidP="00C62EA9">
      <w:pPr>
        <w:pStyle w:val="ListParagraph"/>
        <w:numPr>
          <w:ilvl w:val="0"/>
          <w:numId w:val="8"/>
        </w:numPr>
        <w:rPr>
          <w:b/>
          <w:sz w:val="24"/>
          <w:szCs w:val="24"/>
        </w:rPr>
      </w:pPr>
      <w:r>
        <w:rPr>
          <w:b/>
          <w:sz w:val="24"/>
          <w:szCs w:val="24"/>
        </w:rPr>
        <w:t>Complete</w:t>
      </w:r>
      <w:r w:rsidR="00922F1A" w:rsidRPr="004406D1">
        <w:rPr>
          <w:b/>
          <w:sz w:val="24"/>
          <w:szCs w:val="24"/>
        </w:rPr>
        <w:t xml:space="preserve"> copper and zinc sampling as well as mapping of potential sources through 2020</w:t>
      </w:r>
    </w:p>
    <w:p w14:paraId="2CA9D0B2" w14:textId="77777777" w:rsidR="00CB34FD" w:rsidRDefault="00CB34FD" w:rsidP="00C62EA9">
      <w:pPr>
        <w:pStyle w:val="ListParagraph"/>
        <w:numPr>
          <w:ilvl w:val="1"/>
          <w:numId w:val="8"/>
        </w:numPr>
        <w:rPr>
          <w:sz w:val="24"/>
          <w:szCs w:val="24"/>
        </w:rPr>
      </w:pPr>
      <w:r>
        <w:rPr>
          <w:sz w:val="24"/>
          <w:szCs w:val="24"/>
        </w:rPr>
        <w:t xml:space="preserve">Collect additional </w:t>
      </w:r>
      <w:r w:rsidR="00347BF6">
        <w:rPr>
          <w:sz w:val="24"/>
          <w:szCs w:val="24"/>
        </w:rPr>
        <w:t>calcium</w:t>
      </w:r>
      <w:r>
        <w:rPr>
          <w:sz w:val="24"/>
          <w:szCs w:val="24"/>
        </w:rPr>
        <w:t xml:space="preserve"> and </w:t>
      </w:r>
      <w:r w:rsidR="00347BF6">
        <w:rPr>
          <w:sz w:val="24"/>
          <w:szCs w:val="24"/>
        </w:rPr>
        <w:t>magnesium</w:t>
      </w:r>
      <w:r>
        <w:rPr>
          <w:sz w:val="24"/>
          <w:szCs w:val="24"/>
        </w:rPr>
        <w:t xml:space="preserve"> samples at each copper and zinc-specific sampling site</w:t>
      </w:r>
    </w:p>
    <w:p w14:paraId="09B7FA69" w14:textId="77777777" w:rsidR="00922F1A" w:rsidRDefault="00922F1A" w:rsidP="00C62EA9">
      <w:pPr>
        <w:pStyle w:val="ListParagraph"/>
        <w:numPr>
          <w:ilvl w:val="1"/>
          <w:numId w:val="8"/>
        </w:numPr>
        <w:rPr>
          <w:sz w:val="24"/>
          <w:szCs w:val="24"/>
        </w:rPr>
      </w:pPr>
      <w:r>
        <w:rPr>
          <w:sz w:val="24"/>
          <w:szCs w:val="24"/>
        </w:rPr>
        <w:t>Identify critical areas of copper and zinc exceedances</w:t>
      </w:r>
    </w:p>
    <w:p w14:paraId="720E3508" w14:textId="77777777" w:rsidR="00922F1A" w:rsidRDefault="00922F1A" w:rsidP="00C62EA9">
      <w:pPr>
        <w:pStyle w:val="ListParagraph"/>
        <w:numPr>
          <w:ilvl w:val="1"/>
          <w:numId w:val="8"/>
        </w:numPr>
        <w:rPr>
          <w:sz w:val="24"/>
          <w:szCs w:val="24"/>
        </w:rPr>
      </w:pPr>
      <w:r>
        <w:rPr>
          <w:sz w:val="24"/>
          <w:szCs w:val="24"/>
        </w:rPr>
        <w:t>Identify critical areas of highly-concentrated potential sources of copper and zinc</w:t>
      </w:r>
      <w:r w:rsidR="00CB34FD">
        <w:rPr>
          <w:sz w:val="24"/>
          <w:szCs w:val="24"/>
        </w:rPr>
        <w:t xml:space="preserve"> using mapping </w:t>
      </w:r>
      <w:commentRangeStart w:id="175"/>
      <w:r w:rsidR="00CB34FD">
        <w:rPr>
          <w:sz w:val="24"/>
          <w:szCs w:val="24"/>
        </w:rPr>
        <w:t>tool</w:t>
      </w:r>
      <w:commentRangeEnd w:id="175"/>
      <w:r w:rsidR="0026729C">
        <w:rPr>
          <w:rStyle w:val="CommentReference"/>
        </w:rPr>
        <w:commentReference w:id="175"/>
      </w:r>
    </w:p>
    <w:p w14:paraId="2615582A" w14:textId="77777777" w:rsidR="009A4407" w:rsidRPr="004406D1" w:rsidRDefault="009A4407" w:rsidP="00C62EA9">
      <w:pPr>
        <w:pStyle w:val="ListParagraph"/>
        <w:numPr>
          <w:ilvl w:val="0"/>
          <w:numId w:val="8"/>
        </w:numPr>
        <w:rPr>
          <w:b/>
          <w:sz w:val="24"/>
          <w:szCs w:val="24"/>
        </w:rPr>
      </w:pPr>
      <w:r w:rsidRPr="004406D1">
        <w:rPr>
          <w:b/>
          <w:sz w:val="24"/>
          <w:szCs w:val="24"/>
        </w:rPr>
        <w:t xml:space="preserve">Expand copper and zinc sampling </w:t>
      </w:r>
      <w:r w:rsidR="004406D1">
        <w:rPr>
          <w:b/>
          <w:sz w:val="24"/>
          <w:szCs w:val="24"/>
        </w:rPr>
        <w:t>study</w:t>
      </w:r>
      <w:r w:rsidRPr="004406D1">
        <w:rPr>
          <w:b/>
          <w:sz w:val="24"/>
          <w:szCs w:val="24"/>
        </w:rPr>
        <w:t xml:space="preserve"> </w:t>
      </w:r>
      <w:r w:rsidR="001C197D">
        <w:rPr>
          <w:b/>
          <w:sz w:val="24"/>
          <w:szCs w:val="24"/>
        </w:rPr>
        <w:t>through increased sampling of Kenai River mainstem and tributary sites</w:t>
      </w:r>
    </w:p>
    <w:p w14:paraId="1BE3F83C" w14:textId="77777777" w:rsidR="00D5388E" w:rsidRDefault="009A4407" w:rsidP="00C62EA9">
      <w:pPr>
        <w:pStyle w:val="ListParagraph"/>
        <w:numPr>
          <w:ilvl w:val="1"/>
          <w:numId w:val="8"/>
        </w:numPr>
        <w:rPr>
          <w:sz w:val="24"/>
          <w:szCs w:val="24"/>
        </w:rPr>
      </w:pPr>
      <w:r w:rsidRPr="00922F1A">
        <w:rPr>
          <w:sz w:val="24"/>
          <w:szCs w:val="24"/>
        </w:rPr>
        <w:t>Assess fluctuations in copper and zinc levels over the period of one year</w:t>
      </w:r>
      <w:r w:rsidR="0092112D">
        <w:rPr>
          <w:sz w:val="24"/>
          <w:szCs w:val="24"/>
        </w:rPr>
        <w:t xml:space="preserve">, particularly at </w:t>
      </w:r>
      <w:r w:rsidR="00D5388E">
        <w:rPr>
          <w:sz w:val="24"/>
          <w:szCs w:val="24"/>
        </w:rPr>
        <w:t>sites that saw spring zinc exceedances:</w:t>
      </w:r>
    </w:p>
    <w:p w14:paraId="13B6D963" w14:textId="77777777" w:rsidR="009A4407" w:rsidRDefault="00D5388E" w:rsidP="00C62EA9">
      <w:pPr>
        <w:pStyle w:val="ListParagraph"/>
        <w:numPr>
          <w:ilvl w:val="2"/>
          <w:numId w:val="8"/>
        </w:numPr>
        <w:rPr>
          <w:sz w:val="24"/>
          <w:szCs w:val="24"/>
        </w:rPr>
      </w:pPr>
      <w:r>
        <w:rPr>
          <w:sz w:val="24"/>
          <w:szCs w:val="24"/>
        </w:rPr>
        <w:t xml:space="preserve">Tributaries: </w:t>
      </w:r>
      <w:r w:rsidR="0092112D">
        <w:rPr>
          <w:sz w:val="24"/>
          <w:szCs w:val="24"/>
        </w:rPr>
        <w:t>No Name Creek, Beaver Creek, Slikok Creek</w:t>
      </w:r>
      <w:r>
        <w:rPr>
          <w:sz w:val="24"/>
          <w:szCs w:val="24"/>
        </w:rPr>
        <w:t>, Soldotna Creek</w:t>
      </w:r>
    </w:p>
    <w:p w14:paraId="68BE584B" w14:textId="77777777" w:rsidR="00D5388E" w:rsidRPr="00922F1A" w:rsidRDefault="00D5388E" w:rsidP="00C62EA9">
      <w:pPr>
        <w:pStyle w:val="ListParagraph"/>
        <w:numPr>
          <w:ilvl w:val="2"/>
          <w:numId w:val="8"/>
        </w:numPr>
        <w:rPr>
          <w:sz w:val="24"/>
          <w:szCs w:val="24"/>
        </w:rPr>
      </w:pPr>
      <w:r>
        <w:rPr>
          <w:sz w:val="24"/>
          <w:szCs w:val="24"/>
        </w:rPr>
        <w:t>Mainstem:</w:t>
      </w:r>
      <w:r w:rsidR="00E8345C">
        <w:rPr>
          <w:sz w:val="24"/>
          <w:szCs w:val="24"/>
        </w:rPr>
        <w:t xml:space="preserve"> from Cunningham Park (RM 6.5) to Swiftwater Park (RM 23)</w:t>
      </w:r>
    </w:p>
    <w:p w14:paraId="694E3153" w14:textId="77777777" w:rsidR="009A4407" w:rsidRPr="00922F1A" w:rsidRDefault="009A4407" w:rsidP="00C62EA9">
      <w:pPr>
        <w:pStyle w:val="ListParagraph"/>
        <w:numPr>
          <w:ilvl w:val="1"/>
          <w:numId w:val="8"/>
        </w:numPr>
        <w:rPr>
          <w:sz w:val="24"/>
          <w:szCs w:val="24"/>
        </w:rPr>
      </w:pPr>
      <w:r w:rsidRPr="00922F1A">
        <w:rPr>
          <w:sz w:val="24"/>
          <w:szCs w:val="24"/>
        </w:rPr>
        <w:t>Expand sampling efforts along longitudinal transects in tributaries experiencing exceedances in order to identify areas of concern within each tributary</w:t>
      </w:r>
    </w:p>
    <w:p w14:paraId="77C7358F" w14:textId="77777777" w:rsidR="009A4407" w:rsidRPr="00922F1A" w:rsidRDefault="009A4407" w:rsidP="00C62EA9">
      <w:pPr>
        <w:pStyle w:val="ListParagraph"/>
        <w:numPr>
          <w:ilvl w:val="1"/>
          <w:numId w:val="8"/>
        </w:numPr>
        <w:rPr>
          <w:sz w:val="24"/>
          <w:szCs w:val="24"/>
        </w:rPr>
      </w:pPr>
      <w:r w:rsidRPr="00922F1A">
        <w:rPr>
          <w:sz w:val="24"/>
          <w:szCs w:val="24"/>
        </w:rPr>
        <w:t>Implement restoration and other mitigation efforts in tandem with local partnerships</w:t>
      </w:r>
    </w:p>
    <w:p w14:paraId="305EAB2E" w14:textId="77777777" w:rsidR="00AB33D0" w:rsidRPr="004406D1" w:rsidRDefault="00AB33D0" w:rsidP="00C62EA9">
      <w:pPr>
        <w:pStyle w:val="ListParagraph"/>
        <w:numPr>
          <w:ilvl w:val="0"/>
          <w:numId w:val="8"/>
        </w:numPr>
        <w:rPr>
          <w:b/>
          <w:sz w:val="24"/>
          <w:szCs w:val="24"/>
        </w:rPr>
      </w:pPr>
      <w:r w:rsidRPr="004406D1">
        <w:rPr>
          <w:b/>
          <w:sz w:val="24"/>
          <w:szCs w:val="24"/>
        </w:rPr>
        <w:t>Track c</w:t>
      </w:r>
      <w:r w:rsidR="004406D1">
        <w:rPr>
          <w:b/>
          <w:sz w:val="24"/>
          <w:szCs w:val="24"/>
        </w:rPr>
        <w:t xml:space="preserve">hanges in </w:t>
      </w:r>
      <w:r w:rsidR="00B84A53">
        <w:rPr>
          <w:b/>
          <w:sz w:val="24"/>
          <w:szCs w:val="24"/>
        </w:rPr>
        <w:t xml:space="preserve">development throughout the Kenai River watershed to address anthropogenic impact </w:t>
      </w:r>
      <w:r w:rsidR="004406D1">
        <w:rPr>
          <w:b/>
          <w:sz w:val="24"/>
          <w:szCs w:val="24"/>
        </w:rPr>
        <w:t>over time</w:t>
      </w:r>
    </w:p>
    <w:p w14:paraId="3AD9E3D8" w14:textId="77777777" w:rsidR="00AB33D0" w:rsidRPr="00922F1A" w:rsidRDefault="00AB33D0" w:rsidP="00C62EA9">
      <w:pPr>
        <w:pStyle w:val="ListParagraph"/>
        <w:numPr>
          <w:ilvl w:val="1"/>
          <w:numId w:val="8"/>
        </w:numPr>
        <w:rPr>
          <w:sz w:val="24"/>
          <w:szCs w:val="24"/>
        </w:rPr>
      </w:pPr>
      <w:r w:rsidRPr="00922F1A">
        <w:rPr>
          <w:sz w:val="24"/>
          <w:szCs w:val="24"/>
        </w:rPr>
        <w:t>Conduct Kenai Riv</w:t>
      </w:r>
      <w:r w:rsidR="00714287">
        <w:rPr>
          <w:sz w:val="24"/>
          <w:szCs w:val="24"/>
        </w:rPr>
        <w:t xml:space="preserve">er photography trips every 5-10 </w:t>
      </w:r>
      <w:r w:rsidRPr="00922F1A">
        <w:rPr>
          <w:sz w:val="24"/>
          <w:szCs w:val="24"/>
        </w:rPr>
        <w:t xml:space="preserve">years </w:t>
      </w:r>
    </w:p>
    <w:p w14:paraId="5406B108" w14:textId="77777777" w:rsidR="00AB33D0" w:rsidRPr="000E7DBA" w:rsidRDefault="00AB33D0" w:rsidP="00C62EA9">
      <w:pPr>
        <w:pStyle w:val="ListParagraph"/>
        <w:numPr>
          <w:ilvl w:val="1"/>
          <w:numId w:val="8"/>
        </w:numPr>
        <w:rPr>
          <w:b/>
          <w:sz w:val="24"/>
          <w:szCs w:val="24"/>
        </w:rPr>
      </w:pPr>
      <w:r w:rsidRPr="00922F1A">
        <w:rPr>
          <w:sz w:val="24"/>
          <w:szCs w:val="24"/>
        </w:rPr>
        <w:t>Monitor new development over time in order to conduct annual updates of mapping tool</w:t>
      </w:r>
    </w:p>
    <w:p w14:paraId="1FC25866" w14:textId="0FA1A995" w:rsidR="000E7DBA" w:rsidRPr="000E7DBA" w:rsidRDefault="000E7DBA" w:rsidP="00C62EA9">
      <w:pPr>
        <w:pStyle w:val="ListParagraph"/>
        <w:numPr>
          <w:ilvl w:val="0"/>
          <w:numId w:val="8"/>
        </w:numPr>
        <w:rPr>
          <w:b/>
          <w:sz w:val="24"/>
          <w:szCs w:val="24"/>
        </w:rPr>
      </w:pPr>
      <w:r>
        <w:rPr>
          <w:b/>
          <w:sz w:val="24"/>
          <w:szCs w:val="24"/>
        </w:rPr>
        <w:t xml:space="preserve">Develop an educational program for local landowners and watershed user groups including topics such as responsible river use and effective property restoration </w:t>
      </w:r>
      <w:commentRangeStart w:id="176"/>
      <w:r>
        <w:rPr>
          <w:b/>
          <w:sz w:val="24"/>
          <w:szCs w:val="24"/>
        </w:rPr>
        <w:t>projects</w:t>
      </w:r>
      <w:commentRangeEnd w:id="176"/>
      <w:r w:rsidR="008546C4">
        <w:rPr>
          <w:rStyle w:val="CommentReference"/>
        </w:rPr>
        <w:commentReference w:id="176"/>
      </w:r>
    </w:p>
    <w:p w14:paraId="7DC60862" w14:textId="77777777" w:rsidR="00042F92" w:rsidRDefault="00042F92" w:rsidP="00042F92">
      <w:pPr>
        <w:rPr>
          <w:sz w:val="24"/>
          <w:szCs w:val="24"/>
        </w:rPr>
      </w:pPr>
    </w:p>
    <w:p w14:paraId="313C94CF" w14:textId="5D13C63C" w:rsidR="00042F92" w:rsidRDefault="00042F92" w:rsidP="00042F92">
      <w:pPr>
        <w:rPr>
          <w:ins w:id="177" w:author="Benjamin Meyer" w:date="2020-11-30T10:46:00Z"/>
          <w:sz w:val="24"/>
          <w:szCs w:val="24"/>
        </w:rPr>
      </w:pPr>
      <w:r>
        <w:rPr>
          <w:sz w:val="24"/>
          <w:szCs w:val="24"/>
        </w:rPr>
        <w:t xml:space="preserve">It would be a resource-intensive process to attempt to identify </w:t>
      </w:r>
      <w:r w:rsidR="00EA76F3">
        <w:rPr>
          <w:sz w:val="24"/>
          <w:szCs w:val="24"/>
        </w:rPr>
        <w:t>all point sources</w:t>
      </w:r>
      <w:r>
        <w:rPr>
          <w:sz w:val="24"/>
          <w:szCs w:val="24"/>
        </w:rPr>
        <w:t xml:space="preserve"> at each </w:t>
      </w:r>
      <w:r w:rsidR="00EA76F3">
        <w:rPr>
          <w:sz w:val="24"/>
          <w:szCs w:val="24"/>
        </w:rPr>
        <w:t xml:space="preserve">sampling </w:t>
      </w:r>
      <w:r>
        <w:rPr>
          <w:sz w:val="24"/>
          <w:szCs w:val="24"/>
        </w:rPr>
        <w:t xml:space="preserve">site reporting metal exceedances, as these are location-dependent. However, </w:t>
      </w:r>
      <w:r w:rsidR="000E7DBA">
        <w:rPr>
          <w:sz w:val="24"/>
          <w:szCs w:val="24"/>
        </w:rPr>
        <w:t>the Kenai River watershed boasts one of the largest water quality datasets in the state of Alaska-an invaluable resource</w:t>
      </w:r>
      <w:del w:id="178" w:author="Benjamin Meyer [2]" w:date="2020-11-24T10:15:00Z">
        <w:r w:rsidR="000E7DBA" w:rsidDel="008546C4">
          <w:rPr>
            <w:sz w:val="24"/>
            <w:szCs w:val="24"/>
          </w:rPr>
          <w:delText>s</w:delText>
        </w:r>
      </w:del>
      <w:r w:rsidR="000E7DBA">
        <w:rPr>
          <w:sz w:val="24"/>
          <w:szCs w:val="24"/>
        </w:rPr>
        <w:t xml:space="preserve"> showing a </w:t>
      </w:r>
      <w:r w:rsidR="001411CE">
        <w:rPr>
          <w:sz w:val="24"/>
          <w:szCs w:val="24"/>
        </w:rPr>
        <w:t>concerning history of heavy</w:t>
      </w:r>
      <w:r w:rsidR="000E7DBA">
        <w:rPr>
          <w:sz w:val="24"/>
          <w:szCs w:val="24"/>
        </w:rPr>
        <w:t xml:space="preserve"> metal exceedances throughout the watershed. E</w:t>
      </w:r>
      <w:r>
        <w:rPr>
          <w:sz w:val="24"/>
          <w:szCs w:val="24"/>
        </w:rPr>
        <w:t xml:space="preserve">xpanding this study would aid in a more detailed delineation of spatial and temporal variations of these exceedances in the Kenai River </w:t>
      </w:r>
      <w:r w:rsidR="005A221A">
        <w:rPr>
          <w:sz w:val="24"/>
          <w:szCs w:val="24"/>
        </w:rPr>
        <w:t>watershed</w:t>
      </w:r>
      <w:r w:rsidR="00EC4706">
        <w:rPr>
          <w:sz w:val="24"/>
          <w:szCs w:val="24"/>
        </w:rPr>
        <w:t>. As adjacent development and subsequent riparian de</w:t>
      </w:r>
      <w:ins w:id="179" w:author="Benjamin Meyer [2]" w:date="2020-11-24T10:15:00Z">
        <w:r w:rsidR="008546C4">
          <w:rPr>
            <w:sz w:val="24"/>
            <w:szCs w:val="24"/>
          </w:rPr>
          <w:t>-</w:t>
        </w:r>
      </w:ins>
      <w:r w:rsidR="00EC4706">
        <w:rPr>
          <w:sz w:val="24"/>
          <w:szCs w:val="24"/>
        </w:rPr>
        <w:t xml:space="preserve">vegetation increase along the Kenai River </w:t>
      </w:r>
      <w:commentRangeStart w:id="180"/>
      <w:r w:rsidR="00EC4706">
        <w:rPr>
          <w:sz w:val="24"/>
          <w:szCs w:val="24"/>
        </w:rPr>
        <w:t xml:space="preserve">mainstem and its tributaries, </w:t>
      </w:r>
      <w:commentRangeEnd w:id="180"/>
      <w:r w:rsidR="008546C4">
        <w:rPr>
          <w:rStyle w:val="CommentReference"/>
        </w:rPr>
        <w:commentReference w:id="180"/>
      </w:r>
      <w:r w:rsidR="00EC4706">
        <w:rPr>
          <w:sz w:val="24"/>
          <w:szCs w:val="24"/>
        </w:rPr>
        <w:t xml:space="preserve">study expansion remains </w:t>
      </w:r>
      <w:r w:rsidR="005A221A">
        <w:rPr>
          <w:sz w:val="24"/>
          <w:szCs w:val="24"/>
        </w:rPr>
        <w:t>a critical step that</w:t>
      </w:r>
      <w:r w:rsidR="00EA76F3">
        <w:rPr>
          <w:sz w:val="24"/>
          <w:szCs w:val="24"/>
        </w:rPr>
        <w:t xml:space="preserve"> would lead to effective, strategic </w:t>
      </w:r>
      <w:r w:rsidR="000E7DBA">
        <w:rPr>
          <w:sz w:val="24"/>
          <w:szCs w:val="24"/>
        </w:rPr>
        <w:t xml:space="preserve">mitigation </w:t>
      </w:r>
      <w:r w:rsidR="005A221A">
        <w:rPr>
          <w:sz w:val="24"/>
          <w:szCs w:val="24"/>
        </w:rPr>
        <w:t xml:space="preserve">efforts throughout this highly-revered watershed in </w:t>
      </w:r>
      <w:commentRangeStart w:id="181"/>
      <w:r w:rsidR="005A221A">
        <w:rPr>
          <w:sz w:val="24"/>
          <w:szCs w:val="24"/>
        </w:rPr>
        <w:t>Alaska</w:t>
      </w:r>
      <w:commentRangeEnd w:id="181"/>
      <w:r w:rsidR="00527407">
        <w:rPr>
          <w:rStyle w:val="CommentReference"/>
        </w:rPr>
        <w:commentReference w:id="181"/>
      </w:r>
      <w:r w:rsidR="005A221A">
        <w:rPr>
          <w:sz w:val="24"/>
          <w:szCs w:val="24"/>
        </w:rPr>
        <w:t>.</w:t>
      </w:r>
    </w:p>
    <w:p w14:paraId="5AA8DF7C" w14:textId="626F4D60" w:rsidR="00527407" w:rsidRDefault="00527407" w:rsidP="00042F92">
      <w:pPr>
        <w:rPr>
          <w:ins w:id="182" w:author="Benjamin Meyer" w:date="2020-11-30T10:46:00Z"/>
          <w:sz w:val="24"/>
          <w:szCs w:val="24"/>
        </w:rPr>
      </w:pPr>
    </w:p>
    <w:p w14:paraId="62F8344A" w14:textId="77777777" w:rsidR="00527407" w:rsidRPr="00042F92" w:rsidRDefault="00527407" w:rsidP="00042F92">
      <w:pPr>
        <w:rPr>
          <w:sz w:val="24"/>
          <w:szCs w:val="24"/>
        </w:rPr>
        <w:sectPr w:rsidR="00527407" w:rsidRPr="00042F92" w:rsidSect="005F7DDC">
          <w:pgSz w:w="12240" w:h="15840"/>
          <w:pgMar w:top="1080" w:right="1080" w:bottom="1080" w:left="1080" w:header="720" w:footer="720" w:gutter="0"/>
          <w:cols w:space="720"/>
          <w:titlePg/>
          <w:docGrid w:linePitch="360"/>
        </w:sectPr>
      </w:pPr>
    </w:p>
    <w:p w14:paraId="7C2590C1" w14:textId="77777777" w:rsidR="00B55E23" w:rsidRPr="003B4EC2" w:rsidRDefault="00B55E23" w:rsidP="00B55E23">
      <w:pPr>
        <w:pStyle w:val="Heading1"/>
        <w:rPr>
          <w:b/>
          <w:sz w:val="24"/>
          <w:szCs w:val="24"/>
        </w:rPr>
      </w:pPr>
      <w:bookmarkStart w:id="183" w:name="_Toc25929344"/>
      <w:r w:rsidRPr="003B4EC2">
        <w:rPr>
          <w:b/>
        </w:rPr>
        <w:lastRenderedPageBreak/>
        <w:t>References</w:t>
      </w:r>
      <w:bookmarkEnd w:id="183"/>
    </w:p>
    <w:p w14:paraId="482F27DC" w14:textId="77777777" w:rsidR="00B6085F" w:rsidRPr="00F22B91" w:rsidRDefault="00B6085F" w:rsidP="00B6085F">
      <w:pPr>
        <w:rPr>
          <w:sz w:val="24"/>
          <w:szCs w:val="24"/>
        </w:rPr>
      </w:pPr>
    </w:p>
    <w:p w14:paraId="5419048D" w14:textId="77777777" w:rsidR="00211BA0" w:rsidRDefault="004B37C0" w:rsidP="00B6085F">
      <w:pPr>
        <w:rPr>
          <w:sz w:val="24"/>
          <w:szCs w:val="24"/>
        </w:rPr>
      </w:pPr>
      <w:r>
        <w:rPr>
          <w:sz w:val="24"/>
          <w:szCs w:val="24"/>
        </w:rPr>
        <w:t>Alaska Department of Environmental Conservation (ADEC)</w:t>
      </w:r>
      <w:r w:rsidR="00211BA0" w:rsidRPr="00D9174B">
        <w:rPr>
          <w:sz w:val="24"/>
          <w:szCs w:val="24"/>
        </w:rPr>
        <w:t>. (2008). Alaska Water Quality Criteria Manual for Toxic and Other Deleterious Organic and Inorganic Substances.</w:t>
      </w:r>
    </w:p>
    <w:p w14:paraId="5ED0890F" w14:textId="77777777" w:rsidR="001C0F3B" w:rsidRDefault="001C0F3B" w:rsidP="00B6085F">
      <w:pPr>
        <w:rPr>
          <w:sz w:val="24"/>
          <w:szCs w:val="24"/>
        </w:rPr>
      </w:pPr>
    </w:p>
    <w:p w14:paraId="0126FD9D" w14:textId="77777777" w:rsidR="00CF180F" w:rsidRDefault="004B37C0" w:rsidP="00B6085F">
      <w:pPr>
        <w:rPr>
          <w:sz w:val="24"/>
          <w:szCs w:val="24"/>
        </w:rPr>
      </w:pPr>
      <w:r>
        <w:rPr>
          <w:sz w:val="24"/>
          <w:szCs w:val="24"/>
        </w:rPr>
        <w:t>Alaska Depart</w:t>
      </w:r>
      <w:r w:rsidR="00CF180F">
        <w:rPr>
          <w:sz w:val="24"/>
          <w:szCs w:val="24"/>
        </w:rPr>
        <w:t>ment of Fish and Game (ADFG). (2019). Anadromous Fish Resource Monitor.</w:t>
      </w:r>
      <w:r w:rsidRPr="004B37C0">
        <w:rPr>
          <w:sz w:val="24"/>
          <w:szCs w:val="24"/>
        </w:rPr>
        <w:t xml:space="preserve"> Alaska Department of Fish and Game. Retrieved from https://adfg.maps.arcgis.com/apps/MapSeries</w:t>
      </w:r>
    </w:p>
    <w:p w14:paraId="4FDC187F" w14:textId="77777777" w:rsidR="004B37C0" w:rsidRDefault="004B37C0" w:rsidP="00B6085F">
      <w:pPr>
        <w:rPr>
          <w:sz w:val="24"/>
          <w:szCs w:val="24"/>
        </w:rPr>
      </w:pPr>
      <w:r w:rsidRPr="004B37C0">
        <w:rPr>
          <w:sz w:val="24"/>
          <w:szCs w:val="24"/>
        </w:rPr>
        <w:t>/index.html?appid=a05883caa7ef4f7ba17c99274f2c198f</w:t>
      </w:r>
    </w:p>
    <w:p w14:paraId="49A49D46" w14:textId="77777777" w:rsidR="004B37C0" w:rsidRDefault="004B37C0" w:rsidP="00B6085F">
      <w:pPr>
        <w:rPr>
          <w:sz w:val="24"/>
          <w:szCs w:val="24"/>
        </w:rPr>
      </w:pPr>
    </w:p>
    <w:p w14:paraId="4B326344" w14:textId="77777777" w:rsidR="001C0F3B" w:rsidRPr="001C0F3B" w:rsidRDefault="001C0F3B" w:rsidP="001C0F3B">
      <w:pPr>
        <w:rPr>
          <w:sz w:val="24"/>
          <w:szCs w:val="24"/>
        </w:rPr>
      </w:pPr>
      <w:r w:rsidRPr="001C0F3B">
        <w:rPr>
          <w:sz w:val="24"/>
          <w:szCs w:val="24"/>
        </w:rPr>
        <w:t>Ashton, W., 1998, Framework for Water Quality Monitoring of the Kenai River.</w:t>
      </w:r>
    </w:p>
    <w:p w14:paraId="67170390" w14:textId="77777777" w:rsidR="00211BA0" w:rsidRDefault="00211BA0" w:rsidP="00B6085F">
      <w:pPr>
        <w:rPr>
          <w:sz w:val="24"/>
          <w:szCs w:val="24"/>
        </w:rPr>
      </w:pPr>
    </w:p>
    <w:p w14:paraId="78F09FAC" w14:textId="77777777" w:rsidR="00B6085F" w:rsidRDefault="00F22B91" w:rsidP="00B6085F">
      <w:pPr>
        <w:rPr>
          <w:sz w:val="24"/>
          <w:szCs w:val="24"/>
        </w:rPr>
      </w:pPr>
      <w:r w:rsidRPr="00F22B91">
        <w:rPr>
          <w:sz w:val="24"/>
          <w:szCs w:val="24"/>
        </w:rPr>
        <w:t xml:space="preserve">Baldwin, D. H., Sandahl, J. F., Labenia, J. S., &amp; Scholz, N. L. (2003). Sublethal Effects </w:t>
      </w:r>
      <w:r>
        <w:rPr>
          <w:sz w:val="24"/>
          <w:szCs w:val="24"/>
        </w:rPr>
        <w:t>o</w:t>
      </w:r>
      <w:r w:rsidRPr="00F22B91">
        <w:rPr>
          <w:sz w:val="24"/>
          <w:szCs w:val="24"/>
        </w:rPr>
        <w:t xml:space="preserve">f Copper </w:t>
      </w:r>
      <w:r>
        <w:rPr>
          <w:sz w:val="24"/>
          <w:szCs w:val="24"/>
        </w:rPr>
        <w:t>o</w:t>
      </w:r>
      <w:r w:rsidRPr="00F22B91">
        <w:rPr>
          <w:sz w:val="24"/>
          <w:szCs w:val="24"/>
        </w:rPr>
        <w:t xml:space="preserve">n Coho Salmon: Impacts </w:t>
      </w:r>
      <w:r>
        <w:rPr>
          <w:sz w:val="24"/>
          <w:szCs w:val="24"/>
        </w:rPr>
        <w:t>o</w:t>
      </w:r>
      <w:r w:rsidRPr="00F22B91">
        <w:rPr>
          <w:sz w:val="24"/>
          <w:szCs w:val="24"/>
        </w:rPr>
        <w:t xml:space="preserve">n Nonoverlapping Receptor Pathways </w:t>
      </w:r>
      <w:r>
        <w:rPr>
          <w:sz w:val="24"/>
          <w:szCs w:val="24"/>
        </w:rPr>
        <w:t>i</w:t>
      </w:r>
      <w:r w:rsidRPr="00F22B91">
        <w:rPr>
          <w:sz w:val="24"/>
          <w:szCs w:val="24"/>
        </w:rPr>
        <w:t xml:space="preserve">n </w:t>
      </w:r>
      <w:r>
        <w:rPr>
          <w:sz w:val="24"/>
          <w:szCs w:val="24"/>
        </w:rPr>
        <w:t>t</w:t>
      </w:r>
      <w:r w:rsidRPr="00F22B91">
        <w:rPr>
          <w:sz w:val="24"/>
          <w:szCs w:val="24"/>
        </w:rPr>
        <w:t xml:space="preserve">he Peripheral Olfactory Nervous System. </w:t>
      </w:r>
      <w:r w:rsidRPr="0041495C">
        <w:rPr>
          <w:sz w:val="24"/>
          <w:szCs w:val="24"/>
        </w:rPr>
        <w:t>Environmental Toxicology and Chemistry</w:t>
      </w:r>
      <w:r w:rsidRPr="00F22B91">
        <w:rPr>
          <w:sz w:val="24"/>
          <w:szCs w:val="24"/>
        </w:rPr>
        <w:t>, 22(10), 2266–2274. doi: 10.1897/02-428</w:t>
      </w:r>
    </w:p>
    <w:p w14:paraId="422A8D0F" w14:textId="77777777" w:rsidR="00A5722C" w:rsidRDefault="00A5722C" w:rsidP="00B6085F">
      <w:pPr>
        <w:rPr>
          <w:sz w:val="24"/>
          <w:szCs w:val="24"/>
        </w:rPr>
      </w:pPr>
    </w:p>
    <w:p w14:paraId="757250C9" w14:textId="77777777" w:rsidR="00A5722C" w:rsidRDefault="00A5722C" w:rsidP="00B6085F">
      <w:pPr>
        <w:rPr>
          <w:sz w:val="24"/>
          <w:szCs w:val="24"/>
        </w:rPr>
      </w:pPr>
      <w:r w:rsidRPr="00A5722C">
        <w:rPr>
          <w:sz w:val="24"/>
          <w:szCs w:val="24"/>
        </w:rPr>
        <w:t xml:space="preserve">Chapman, G. A. (1978). Toxicities of Cadmium, Copper, and Zinc to Four Juvenile Stages of Chinook Salmon and Steelhead. </w:t>
      </w:r>
      <w:r w:rsidRPr="0041495C">
        <w:rPr>
          <w:sz w:val="24"/>
          <w:szCs w:val="24"/>
        </w:rPr>
        <w:t>Transactions of the American Fisheries Society</w:t>
      </w:r>
      <w:r w:rsidRPr="00A5722C">
        <w:rPr>
          <w:sz w:val="24"/>
          <w:szCs w:val="24"/>
        </w:rPr>
        <w:t xml:space="preserve">, 107(6), 841–847. </w:t>
      </w:r>
    </w:p>
    <w:p w14:paraId="3D923524" w14:textId="77777777" w:rsidR="00211BA0" w:rsidRDefault="00211BA0" w:rsidP="00B6085F">
      <w:pPr>
        <w:rPr>
          <w:sz w:val="24"/>
          <w:szCs w:val="24"/>
        </w:rPr>
      </w:pPr>
    </w:p>
    <w:p w14:paraId="2D0D8550" w14:textId="77777777" w:rsidR="00211BA0" w:rsidRPr="00F22B91" w:rsidRDefault="00211BA0" w:rsidP="00B6085F">
      <w:pPr>
        <w:rPr>
          <w:sz w:val="24"/>
          <w:szCs w:val="24"/>
        </w:rPr>
      </w:pPr>
      <w:r w:rsidRPr="00D9174B">
        <w:rPr>
          <w:sz w:val="24"/>
          <w:szCs w:val="24"/>
        </w:rPr>
        <w:t>Clesceri, L.S., Greenberg, A.E., Eaton, A.</w:t>
      </w:r>
      <w:r w:rsidRPr="0041495C">
        <w:rPr>
          <w:sz w:val="24"/>
          <w:szCs w:val="24"/>
        </w:rPr>
        <w:t xml:space="preserve">D. (Eds.). </w:t>
      </w:r>
      <w:r w:rsidR="0041495C">
        <w:rPr>
          <w:sz w:val="24"/>
          <w:szCs w:val="24"/>
        </w:rPr>
        <w:t>(</w:t>
      </w:r>
      <w:r w:rsidRPr="0041495C">
        <w:rPr>
          <w:sz w:val="24"/>
          <w:szCs w:val="24"/>
        </w:rPr>
        <w:t>1998</w:t>
      </w:r>
      <w:r w:rsidR="0041495C">
        <w:rPr>
          <w:sz w:val="24"/>
          <w:szCs w:val="24"/>
        </w:rPr>
        <w:t>)</w:t>
      </w:r>
      <w:r w:rsidRPr="0041495C">
        <w:rPr>
          <w:sz w:val="24"/>
          <w:szCs w:val="24"/>
        </w:rPr>
        <w:t>.</w:t>
      </w:r>
      <w:r w:rsidRPr="00D9174B">
        <w:rPr>
          <w:sz w:val="24"/>
          <w:szCs w:val="24"/>
        </w:rPr>
        <w:t xml:space="preserve"> Standard Methods for the</w:t>
      </w:r>
      <w:r w:rsidRPr="0041495C">
        <w:rPr>
          <w:sz w:val="24"/>
          <w:szCs w:val="24"/>
        </w:rPr>
        <w:t xml:space="preserve"> </w:t>
      </w:r>
      <w:r w:rsidRPr="00D9174B">
        <w:rPr>
          <w:sz w:val="24"/>
          <w:szCs w:val="24"/>
        </w:rPr>
        <w:t>Examination of Water and Wastewat</w:t>
      </w:r>
      <w:r w:rsidRPr="0041495C">
        <w:rPr>
          <w:sz w:val="24"/>
          <w:szCs w:val="24"/>
        </w:rPr>
        <w:t xml:space="preserve">er (20th ed.), Washington D.C. </w:t>
      </w:r>
      <w:r w:rsidRPr="00D9174B">
        <w:rPr>
          <w:sz w:val="24"/>
          <w:szCs w:val="24"/>
        </w:rPr>
        <w:t>American</w:t>
      </w:r>
      <w:r w:rsidRPr="0041495C">
        <w:rPr>
          <w:sz w:val="24"/>
          <w:szCs w:val="24"/>
        </w:rPr>
        <w:t xml:space="preserve"> </w:t>
      </w:r>
      <w:r w:rsidRPr="00D9174B">
        <w:rPr>
          <w:sz w:val="24"/>
          <w:szCs w:val="24"/>
        </w:rPr>
        <w:t>Public Health Association, American Water Works Association, and Water Environment Federation.</w:t>
      </w:r>
    </w:p>
    <w:p w14:paraId="7AC022BA" w14:textId="77777777" w:rsidR="00AB44FB" w:rsidRDefault="00AB44FB" w:rsidP="0041495C">
      <w:pPr>
        <w:rPr>
          <w:sz w:val="24"/>
          <w:szCs w:val="24"/>
        </w:rPr>
      </w:pPr>
    </w:p>
    <w:p w14:paraId="38014384" w14:textId="77777777" w:rsidR="00040826" w:rsidRDefault="00040826" w:rsidP="0041495C">
      <w:pPr>
        <w:rPr>
          <w:sz w:val="24"/>
          <w:szCs w:val="24"/>
        </w:rPr>
      </w:pPr>
      <w:r>
        <w:rPr>
          <w:sz w:val="24"/>
          <w:szCs w:val="24"/>
        </w:rPr>
        <w:t>Gerhardt, A. 1993. Review of Impact of Heavy Metals on Stream Invertebrates with Special Emphasis on Acidic Conditions: Water, Air, and Soil Pollution, v. 66, 345-364.</w:t>
      </w:r>
    </w:p>
    <w:p w14:paraId="2387E1DE" w14:textId="77777777" w:rsidR="00040826" w:rsidRPr="00F22B91" w:rsidRDefault="00040826" w:rsidP="0041495C">
      <w:pPr>
        <w:rPr>
          <w:sz w:val="24"/>
          <w:szCs w:val="24"/>
        </w:rPr>
      </w:pPr>
    </w:p>
    <w:p w14:paraId="2EF0BCFE" w14:textId="77777777" w:rsidR="00961D0A" w:rsidRDefault="00B86230" w:rsidP="00961D0A">
      <w:pPr>
        <w:rPr>
          <w:sz w:val="24"/>
          <w:szCs w:val="24"/>
        </w:rPr>
      </w:pPr>
      <w:r w:rsidRPr="00F22B91">
        <w:rPr>
          <w:sz w:val="24"/>
          <w:szCs w:val="24"/>
        </w:rPr>
        <w:t xml:space="preserve">Kenai Watershed Forum (KWF).  </w:t>
      </w:r>
      <w:r w:rsidR="0041495C">
        <w:rPr>
          <w:sz w:val="24"/>
          <w:szCs w:val="24"/>
        </w:rPr>
        <w:t>(</w:t>
      </w:r>
      <w:r w:rsidRPr="00F22B91">
        <w:rPr>
          <w:sz w:val="24"/>
          <w:szCs w:val="24"/>
        </w:rPr>
        <w:t>2017</w:t>
      </w:r>
      <w:r w:rsidR="00F22B91" w:rsidRPr="00F22B91">
        <w:rPr>
          <w:sz w:val="24"/>
          <w:szCs w:val="24"/>
        </w:rPr>
        <w:t>)</w:t>
      </w:r>
      <w:r w:rsidRPr="00F22B91">
        <w:rPr>
          <w:sz w:val="24"/>
          <w:szCs w:val="24"/>
        </w:rPr>
        <w:t xml:space="preserve">. </w:t>
      </w:r>
      <w:r w:rsidRPr="00641F0B">
        <w:rPr>
          <w:sz w:val="24"/>
          <w:szCs w:val="24"/>
        </w:rPr>
        <w:t>Kenai River Watershed Zinc and Copper Pollution: A Summary of Data Analysis, Literature Review Results, and Suggested Actions.</w:t>
      </w:r>
    </w:p>
    <w:p w14:paraId="648F30B7" w14:textId="77777777" w:rsidR="0032634E" w:rsidRDefault="0032634E" w:rsidP="00961D0A">
      <w:pPr>
        <w:rPr>
          <w:sz w:val="24"/>
          <w:szCs w:val="24"/>
        </w:rPr>
      </w:pPr>
    </w:p>
    <w:p w14:paraId="644CD184" w14:textId="77777777" w:rsidR="0032634E" w:rsidRDefault="0032634E" w:rsidP="00961D0A">
      <w:pPr>
        <w:rPr>
          <w:sz w:val="24"/>
          <w:szCs w:val="24"/>
        </w:rPr>
      </w:pPr>
      <w:r>
        <w:rPr>
          <w:sz w:val="24"/>
          <w:szCs w:val="24"/>
        </w:rPr>
        <w:t>Kenai Watershed Forum (KWF). (201</w:t>
      </w:r>
      <w:r w:rsidR="00150511">
        <w:rPr>
          <w:sz w:val="24"/>
          <w:szCs w:val="24"/>
        </w:rPr>
        <w:t>9</w:t>
      </w:r>
      <w:r>
        <w:rPr>
          <w:sz w:val="24"/>
          <w:szCs w:val="24"/>
        </w:rPr>
        <w:t xml:space="preserve">). Quality Assurance Project </w:t>
      </w:r>
      <w:r w:rsidR="001E7CD5">
        <w:rPr>
          <w:sz w:val="24"/>
          <w:szCs w:val="24"/>
        </w:rPr>
        <w:t>Plan: Kenai River</w:t>
      </w:r>
      <w:r w:rsidR="00150511">
        <w:rPr>
          <w:sz w:val="24"/>
          <w:szCs w:val="24"/>
        </w:rPr>
        <w:t xml:space="preserve"> Watershed Monitoring Program (3rd</w:t>
      </w:r>
      <w:r w:rsidR="001E7CD5">
        <w:rPr>
          <w:sz w:val="24"/>
          <w:szCs w:val="24"/>
        </w:rPr>
        <w:t xml:space="preserve"> ed.). Alaska Department of Environmental Conser</w:t>
      </w:r>
      <w:r w:rsidR="00150511">
        <w:rPr>
          <w:sz w:val="24"/>
          <w:szCs w:val="24"/>
        </w:rPr>
        <w:t>v</w:t>
      </w:r>
      <w:r w:rsidR="001E7CD5">
        <w:rPr>
          <w:sz w:val="24"/>
          <w:szCs w:val="24"/>
        </w:rPr>
        <w:t>ation.</w:t>
      </w:r>
    </w:p>
    <w:p w14:paraId="720EAA83" w14:textId="77777777" w:rsidR="00E04AC5" w:rsidRDefault="00E04AC5" w:rsidP="00961D0A">
      <w:pPr>
        <w:rPr>
          <w:sz w:val="24"/>
          <w:szCs w:val="24"/>
        </w:rPr>
      </w:pPr>
    </w:p>
    <w:p w14:paraId="37B06391" w14:textId="77777777" w:rsidR="00E04AC5" w:rsidRPr="0041495C" w:rsidRDefault="00E04AC5" w:rsidP="00961D0A">
      <w:pPr>
        <w:rPr>
          <w:sz w:val="24"/>
          <w:szCs w:val="24"/>
        </w:rPr>
        <w:sectPr w:rsidR="00E04AC5" w:rsidRPr="0041495C" w:rsidSect="005F7DDC">
          <w:pgSz w:w="12240" w:h="15840"/>
          <w:pgMar w:top="1080" w:right="1080" w:bottom="1080" w:left="1080" w:header="720" w:footer="720" w:gutter="0"/>
          <w:cols w:space="720"/>
          <w:titlePg/>
          <w:docGrid w:linePitch="360"/>
        </w:sectPr>
      </w:pPr>
      <w:r>
        <w:rPr>
          <w:sz w:val="24"/>
          <w:szCs w:val="24"/>
        </w:rPr>
        <w:t xml:space="preserve">Lewis, E. L. and Clark, M.L. (N.d.). How Does Streamflow Affect Metals in the Upper Arkansas River?. U.S. Department of </w:t>
      </w:r>
      <w:r w:rsidR="00040826">
        <w:rPr>
          <w:sz w:val="24"/>
          <w:szCs w:val="24"/>
        </w:rPr>
        <w:t>the Interior-U.S. Geological Survey.</w:t>
      </w:r>
    </w:p>
    <w:p w14:paraId="04E894CF" w14:textId="77777777" w:rsidR="00F852E3" w:rsidRPr="003B4EC2" w:rsidRDefault="00F852E3" w:rsidP="00F852E3">
      <w:pPr>
        <w:pStyle w:val="Heading1"/>
        <w:rPr>
          <w:b/>
        </w:rPr>
      </w:pPr>
      <w:bookmarkStart w:id="184" w:name="_Toc25929345"/>
      <w:r w:rsidRPr="003B4EC2">
        <w:rPr>
          <w:b/>
        </w:rPr>
        <w:lastRenderedPageBreak/>
        <w:t>appendix a: Maps</w:t>
      </w:r>
      <w:bookmarkEnd w:id="184"/>
    </w:p>
    <w:p w14:paraId="69A18896" w14:textId="02606AC2" w:rsidR="00F852E3" w:rsidRDefault="00F852E3" w:rsidP="00B6085F">
      <w:pPr>
        <w:ind w:left="720" w:hanging="720"/>
        <w:rPr>
          <w:b/>
          <w:bCs/>
          <w:lang w:eastAsia="en-US"/>
        </w:rPr>
      </w:pPr>
    </w:p>
    <w:p w14:paraId="7501D5F4" w14:textId="49037125" w:rsidR="00F852E3" w:rsidRDefault="00F852E3" w:rsidP="00B6085F">
      <w:pPr>
        <w:ind w:left="720" w:hanging="720"/>
        <w:rPr>
          <w:b/>
          <w:bCs/>
          <w:lang w:eastAsia="en-US"/>
        </w:rPr>
      </w:pPr>
    </w:p>
    <w:p w14:paraId="6279EE52" w14:textId="47EC467E" w:rsidR="00F852E3" w:rsidRDefault="00665E1E" w:rsidP="00B6085F">
      <w:pPr>
        <w:ind w:left="720" w:hanging="720"/>
        <w:rPr>
          <w:b/>
          <w:bCs/>
          <w:lang w:eastAsia="en-US"/>
        </w:rPr>
      </w:pPr>
      <w:r>
        <w:rPr>
          <w:noProof/>
          <w:lang w:eastAsia="en-US"/>
        </w:rPr>
        <w:drawing>
          <wp:anchor distT="0" distB="0" distL="114300" distR="114300" simplePos="0" relativeHeight="251813376" behindDoc="0" locked="0" layoutInCell="1" allowOverlap="1" wp14:anchorId="5AC97701" wp14:editId="6B21E683">
            <wp:simplePos x="0" y="0"/>
            <wp:positionH relativeFrom="margin">
              <wp:posOffset>37475</wp:posOffset>
            </wp:positionH>
            <wp:positionV relativeFrom="paragraph">
              <wp:posOffset>26347</wp:posOffset>
            </wp:positionV>
            <wp:extent cx="6638290" cy="5200015"/>
            <wp:effectExtent l="0" t="0" r="0" b="635"/>
            <wp:wrapSquare wrapText="bothSides"/>
            <wp:docPr id="14" name="Picture 14" descr="S:\Closed Projects\Agency Baseline to FY 13\Agency Baseline 2013\Maps\black_white_baseline_3_31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losed Projects\Agency Baseline to FY 13\Agency Baseline 2013\Maps\black_white_baseline_3_31_10.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414"/>
                    <a:stretch/>
                  </pic:blipFill>
                  <pic:spPr bwMode="auto">
                    <a:xfrm>
                      <a:off x="0" y="0"/>
                      <a:ext cx="6638290" cy="5200015"/>
                    </a:xfrm>
                    <a:prstGeom prst="rect">
                      <a:avLst/>
                    </a:prstGeom>
                    <a:noFill/>
                    <a:ln>
                      <a:noFill/>
                    </a:ln>
                    <a:extLst>
                      <a:ext uri="{53640926-AAD7-44D8-BBD7-CCE9431645EC}">
                        <a14:shadowObscured xmlns:a14="http://schemas.microsoft.com/office/drawing/2010/main"/>
                      </a:ext>
                    </a:extLst>
                  </pic:spPr>
                </pic:pic>
              </a:graphicData>
            </a:graphic>
          </wp:anchor>
        </w:drawing>
      </w:r>
    </w:p>
    <w:p w14:paraId="7AB8A337" w14:textId="77777777" w:rsidR="00F852E3" w:rsidRDefault="00F852E3" w:rsidP="00B6085F">
      <w:pPr>
        <w:ind w:left="720" w:hanging="720"/>
        <w:rPr>
          <w:b/>
          <w:bCs/>
          <w:lang w:eastAsia="en-US"/>
        </w:rPr>
      </w:pPr>
    </w:p>
    <w:p w14:paraId="185A769C" w14:textId="77777777" w:rsidR="00F852E3" w:rsidRDefault="00F852E3" w:rsidP="00B6085F">
      <w:pPr>
        <w:ind w:left="720" w:hanging="720"/>
        <w:rPr>
          <w:b/>
          <w:bCs/>
          <w:lang w:eastAsia="en-US"/>
        </w:rPr>
      </w:pPr>
    </w:p>
    <w:p w14:paraId="6184FB70" w14:textId="77777777" w:rsidR="00F852E3" w:rsidRDefault="00F852E3" w:rsidP="00B6085F">
      <w:pPr>
        <w:ind w:left="720" w:hanging="720"/>
        <w:rPr>
          <w:b/>
          <w:bCs/>
          <w:lang w:eastAsia="en-US"/>
        </w:rPr>
      </w:pPr>
    </w:p>
    <w:p w14:paraId="45AEDD71" w14:textId="77777777" w:rsidR="00F852E3" w:rsidRDefault="00F852E3" w:rsidP="00B6085F">
      <w:pPr>
        <w:ind w:left="720" w:hanging="720"/>
        <w:rPr>
          <w:b/>
          <w:bCs/>
          <w:lang w:eastAsia="en-US"/>
        </w:rPr>
      </w:pPr>
    </w:p>
    <w:p w14:paraId="60720526" w14:textId="77777777" w:rsidR="00F852E3" w:rsidRDefault="00F852E3" w:rsidP="00B6085F">
      <w:pPr>
        <w:ind w:left="720" w:hanging="720"/>
        <w:rPr>
          <w:b/>
          <w:bCs/>
          <w:lang w:eastAsia="en-US"/>
        </w:rPr>
      </w:pPr>
    </w:p>
    <w:p w14:paraId="113C7F7D" w14:textId="77777777" w:rsidR="00F852E3" w:rsidRDefault="00F852E3" w:rsidP="00B6085F">
      <w:pPr>
        <w:ind w:left="720" w:hanging="720"/>
        <w:rPr>
          <w:b/>
          <w:bCs/>
          <w:lang w:eastAsia="en-US"/>
        </w:rPr>
      </w:pPr>
    </w:p>
    <w:p w14:paraId="58F39B7A" w14:textId="77777777" w:rsidR="00F852E3" w:rsidRDefault="00F852E3" w:rsidP="00B6085F">
      <w:pPr>
        <w:ind w:left="720" w:hanging="720"/>
        <w:rPr>
          <w:b/>
          <w:bCs/>
          <w:lang w:eastAsia="en-US"/>
        </w:rPr>
      </w:pPr>
    </w:p>
    <w:p w14:paraId="14A07296" w14:textId="77777777" w:rsidR="00F852E3" w:rsidRDefault="00F852E3" w:rsidP="00B6085F">
      <w:pPr>
        <w:ind w:left="720" w:hanging="720"/>
        <w:rPr>
          <w:b/>
          <w:bCs/>
          <w:lang w:eastAsia="en-US"/>
        </w:rPr>
      </w:pPr>
    </w:p>
    <w:p w14:paraId="6A58A11B" w14:textId="77777777" w:rsidR="00F852E3" w:rsidRDefault="00F852E3" w:rsidP="00B6085F">
      <w:pPr>
        <w:ind w:left="720" w:hanging="720"/>
        <w:rPr>
          <w:b/>
          <w:bCs/>
          <w:lang w:eastAsia="en-US"/>
        </w:rPr>
      </w:pPr>
    </w:p>
    <w:p w14:paraId="652986FC" w14:textId="77777777" w:rsidR="00F852E3" w:rsidRDefault="00F852E3" w:rsidP="00B6085F">
      <w:pPr>
        <w:ind w:left="720" w:hanging="720"/>
        <w:rPr>
          <w:b/>
          <w:bCs/>
          <w:lang w:eastAsia="en-US"/>
        </w:rPr>
      </w:pPr>
    </w:p>
    <w:p w14:paraId="052C6D42" w14:textId="77777777" w:rsidR="00F852E3" w:rsidRDefault="00F852E3" w:rsidP="00B6085F">
      <w:pPr>
        <w:ind w:left="720" w:hanging="720"/>
        <w:rPr>
          <w:b/>
          <w:bCs/>
          <w:lang w:eastAsia="en-US"/>
        </w:rPr>
      </w:pPr>
    </w:p>
    <w:p w14:paraId="14682C2F" w14:textId="77777777" w:rsidR="00F852E3" w:rsidRDefault="00F852E3" w:rsidP="00B6085F">
      <w:pPr>
        <w:ind w:left="720" w:hanging="720"/>
        <w:rPr>
          <w:b/>
          <w:bCs/>
          <w:lang w:eastAsia="en-US"/>
        </w:rPr>
      </w:pPr>
    </w:p>
    <w:p w14:paraId="7B73CB2E" w14:textId="77777777" w:rsidR="00F852E3" w:rsidRDefault="00F852E3" w:rsidP="00B6085F">
      <w:pPr>
        <w:ind w:left="720" w:hanging="720"/>
        <w:rPr>
          <w:b/>
          <w:bCs/>
          <w:lang w:eastAsia="en-US"/>
        </w:rPr>
      </w:pPr>
    </w:p>
    <w:p w14:paraId="2446A830" w14:textId="77777777" w:rsidR="00F852E3" w:rsidRDefault="00F852E3" w:rsidP="00B6085F">
      <w:pPr>
        <w:ind w:left="720" w:hanging="720"/>
        <w:rPr>
          <w:b/>
          <w:bCs/>
          <w:lang w:eastAsia="en-US"/>
        </w:rPr>
      </w:pPr>
    </w:p>
    <w:p w14:paraId="45AEF24F" w14:textId="77777777" w:rsidR="00F852E3" w:rsidRDefault="00F852E3" w:rsidP="00B6085F">
      <w:pPr>
        <w:ind w:left="720" w:hanging="720"/>
        <w:rPr>
          <w:b/>
          <w:bCs/>
          <w:lang w:eastAsia="en-US"/>
        </w:rPr>
      </w:pPr>
    </w:p>
    <w:p w14:paraId="6392955E" w14:textId="77777777" w:rsidR="00F852E3" w:rsidRDefault="00F852E3" w:rsidP="00B6085F">
      <w:pPr>
        <w:ind w:left="720" w:hanging="720"/>
        <w:rPr>
          <w:b/>
          <w:bCs/>
          <w:lang w:eastAsia="en-US"/>
        </w:rPr>
      </w:pPr>
    </w:p>
    <w:p w14:paraId="09791ABB" w14:textId="77777777" w:rsidR="00F852E3" w:rsidRDefault="00F852E3" w:rsidP="00B6085F">
      <w:pPr>
        <w:ind w:left="720" w:hanging="720"/>
        <w:rPr>
          <w:b/>
          <w:bCs/>
          <w:lang w:eastAsia="en-US"/>
        </w:rPr>
      </w:pPr>
    </w:p>
    <w:p w14:paraId="06033AC6" w14:textId="77777777" w:rsidR="00F852E3" w:rsidRDefault="00F852E3" w:rsidP="00B6085F">
      <w:pPr>
        <w:ind w:left="720" w:hanging="720"/>
        <w:rPr>
          <w:b/>
          <w:bCs/>
          <w:lang w:eastAsia="en-US"/>
        </w:rPr>
      </w:pPr>
    </w:p>
    <w:p w14:paraId="44F2724E" w14:textId="77777777" w:rsidR="00F852E3" w:rsidRDefault="00F852E3" w:rsidP="00B6085F">
      <w:pPr>
        <w:ind w:left="720" w:hanging="720"/>
        <w:rPr>
          <w:b/>
          <w:bCs/>
          <w:lang w:eastAsia="en-US"/>
        </w:rPr>
      </w:pPr>
    </w:p>
    <w:p w14:paraId="2417F2E7" w14:textId="77777777" w:rsidR="00F852E3" w:rsidRDefault="00F852E3" w:rsidP="00B6085F">
      <w:pPr>
        <w:ind w:left="720" w:hanging="720"/>
        <w:rPr>
          <w:b/>
          <w:bCs/>
          <w:lang w:eastAsia="en-US"/>
        </w:rPr>
      </w:pPr>
    </w:p>
    <w:p w14:paraId="45CE5638" w14:textId="77777777" w:rsidR="00F852E3" w:rsidRDefault="00F852E3" w:rsidP="00B6085F">
      <w:pPr>
        <w:ind w:left="720" w:hanging="720"/>
        <w:rPr>
          <w:b/>
          <w:bCs/>
          <w:lang w:eastAsia="en-US"/>
        </w:rPr>
      </w:pPr>
    </w:p>
    <w:p w14:paraId="17CE7511" w14:textId="77777777" w:rsidR="00F852E3" w:rsidRDefault="00F852E3" w:rsidP="00B6085F">
      <w:pPr>
        <w:ind w:left="720" w:hanging="720"/>
        <w:rPr>
          <w:b/>
          <w:bCs/>
          <w:lang w:eastAsia="en-US"/>
        </w:rPr>
      </w:pPr>
    </w:p>
    <w:p w14:paraId="666DD508" w14:textId="77777777" w:rsidR="00F852E3" w:rsidRDefault="00F852E3" w:rsidP="00B6085F">
      <w:pPr>
        <w:ind w:left="720" w:hanging="720"/>
        <w:rPr>
          <w:b/>
          <w:bCs/>
          <w:lang w:eastAsia="en-US"/>
        </w:rPr>
      </w:pPr>
    </w:p>
    <w:p w14:paraId="1E92752A" w14:textId="77777777" w:rsidR="00F852E3" w:rsidRDefault="00F852E3" w:rsidP="00B6085F">
      <w:pPr>
        <w:ind w:left="720" w:hanging="720"/>
        <w:rPr>
          <w:b/>
          <w:bCs/>
          <w:lang w:eastAsia="en-US"/>
        </w:rPr>
      </w:pPr>
    </w:p>
    <w:p w14:paraId="73A59D41" w14:textId="77777777" w:rsidR="00F852E3" w:rsidRDefault="00F852E3" w:rsidP="00B6085F">
      <w:pPr>
        <w:ind w:left="720" w:hanging="720"/>
        <w:rPr>
          <w:b/>
          <w:bCs/>
          <w:lang w:eastAsia="en-US"/>
        </w:rPr>
      </w:pPr>
    </w:p>
    <w:p w14:paraId="338EAE04" w14:textId="77777777" w:rsidR="00F852E3" w:rsidRDefault="00F852E3" w:rsidP="00B6085F">
      <w:pPr>
        <w:ind w:left="720" w:hanging="720"/>
        <w:rPr>
          <w:b/>
          <w:bCs/>
          <w:lang w:eastAsia="en-US"/>
        </w:rPr>
      </w:pPr>
    </w:p>
    <w:p w14:paraId="03B69C69" w14:textId="77777777" w:rsidR="00F852E3" w:rsidRDefault="00F852E3" w:rsidP="00B6085F">
      <w:pPr>
        <w:ind w:left="720" w:hanging="720"/>
        <w:rPr>
          <w:b/>
          <w:bCs/>
          <w:lang w:eastAsia="en-US"/>
        </w:rPr>
      </w:pPr>
    </w:p>
    <w:p w14:paraId="0F9B0A2A" w14:textId="77777777" w:rsidR="00F852E3" w:rsidRDefault="00F852E3" w:rsidP="00B6085F">
      <w:pPr>
        <w:ind w:left="720" w:hanging="720"/>
        <w:rPr>
          <w:b/>
          <w:bCs/>
          <w:lang w:eastAsia="en-US"/>
        </w:rPr>
      </w:pPr>
    </w:p>
    <w:p w14:paraId="49E1B291" w14:textId="77777777" w:rsidR="00F852E3" w:rsidRDefault="00F852E3" w:rsidP="00B6085F">
      <w:pPr>
        <w:ind w:left="720" w:hanging="720"/>
        <w:rPr>
          <w:b/>
          <w:bCs/>
          <w:lang w:eastAsia="en-US"/>
        </w:rPr>
      </w:pPr>
    </w:p>
    <w:p w14:paraId="728C3F30" w14:textId="77777777" w:rsidR="00F852E3" w:rsidRDefault="00F852E3" w:rsidP="00B6085F">
      <w:pPr>
        <w:ind w:left="720" w:hanging="720"/>
        <w:rPr>
          <w:b/>
          <w:bCs/>
          <w:lang w:eastAsia="en-US"/>
        </w:rPr>
      </w:pPr>
    </w:p>
    <w:p w14:paraId="0960FE77" w14:textId="77777777" w:rsidR="00F852E3" w:rsidRDefault="00F852E3" w:rsidP="00B6085F">
      <w:pPr>
        <w:ind w:left="720" w:hanging="720"/>
        <w:rPr>
          <w:b/>
          <w:bCs/>
          <w:lang w:eastAsia="en-US"/>
        </w:rPr>
      </w:pPr>
    </w:p>
    <w:p w14:paraId="690ECF9A" w14:textId="77777777" w:rsidR="00F852E3" w:rsidRDefault="00F852E3" w:rsidP="00B6085F">
      <w:pPr>
        <w:ind w:left="720" w:hanging="720"/>
        <w:rPr>
          <w:b/>
          <w:bCs/>
          <w:lang w:eastAsia="en-US"/>
        </w:rPr>
      </w:pPr>
    </w:p>
    <w:p w14:paraId="783F45DF" w14:textId="77777777" w:rsidR="00C77469" w:rsidRDefault="00C77469" w:rsidP="00B6085F">
      <w:pPr>
        <w:ind w:left="720" w:hanging="720"/>
        <w:rPr>
          <w:b/>
          <w:bCs/>
          <w:lang w:eastAsia="en-US"/>
        </w:rPr>
      </w:pPr>
    </w:p>
    <w:p w14:paraId="2E6870AD" w14:textId="77777777" w:rsidR="00C77469" w:rsidRDefault="00C77469" w:rsidP="00B6085F">
      <w:pPr>
        <w:ind w:left="720" w:hanging="720"/>
        <w:rPr>
          <w:b/>
          <w:bCs/>
          <w:lang w:eastAsia="en-US"/>
        </w:rPr>
      </w:pPr>
    </w:p>
    <w:p w14:paraId="77B76FA4" w14:textId="77777777" w:rsidR="00C77469" w:rsidRDefault="00C77469" w:rsidP="00B6085F">
      <w:pPr>
        <w:ind w:left="720" w:hanging="720"/>
        <w:rPr>
          <w:b/>
          <w:bCs/>
          <w:lang w:eastAsia="en-US"/>
        </w:rPr>
      </w:pPr>
    </w:p>
    <w:p w14:paraId="5342DBC4" w14:textId="77777777" w:rsidR="00C77469" w:rsidRDefault="00C77469" w:rsidP="00B6085F">
      <w:pPr>
        <w:ind w:left="720" w:hanging="720"/>
        <w:rPr>
          <w:b/>
          <w:bCs/>
          <w:lang w:eastAsia="en-US"/>
        </w:rPr>
      </w:pPr>
    </w:p>
    <w:p w14:paraId="432945EA" w14:textId="77777777" w:rsidR="009C0C0A" w:rsidRDefault="009C0C0A" w:rsidP="003B4EC2">
      <w:pPr>
        <w:pStyle w:val="Caption"/>
        <w:rPr>
          <w:ins w:id="185" w:author="Benjamin Meyer [2]" w:date="2020-11-27T11:18:00Z"/>
          <w:sz w:val="24"/>
          <w:szCs w:val="24"/>
        </w:rPr>
      </w:pPr>
      <w:bookmarkStart w:id="186" w:name="_Toc25929347"/>
      <w:bookmarkStart w:id="187" w:name="_Hlk25490811"/>
    </w:p>
    <w:p w14:paraId="46F5CB57" w14:textId="19573F6F" w:rsidR="001411CE" w:rsidRDefault="003B4EC2" w:rsidP="003B4EC2">
      <w:pPr>
        <w:pStyle w:val="Caption"/>
        <w:rPr>
          <w:sz w:val="24"/>
          <w:szCs w:val="24"/>
        </w:rPr>
      </w:pPr>
      <w:r w:rsidRPr="003B4EC2">
        <w:rPr>
          <w:sz w:val="24"/>
          <w:szCs w:val="24"/>
        </w:rPr>
        <w:t xml:space="preserve">Figure </w:t>
      </w:r>
      <w:r w:rsidR="00514749" w:rsidRPr="003B4EC2">
        <w:rPr>
          <w:sz w:val="24"/>
          <w:szCs w:val="24"/>
        </w:rPr>
        <w:fldChar w:fldCharType="begin"/>
      </w:r>
      <w:r w:rsidRPr="003B4EC2">
        <w:rPr>
          <w:sz w:val="24"/>
          <w:szCs w:val="24"/>
        </w:rPr>
        <w:instrText xml:space="preserve"> SEQ Figure \* ARABIC </w:instrText>
      </w:r>
      <w:r w:rsidR="00514749" w:rsidRPr="003B4EC2">
        <w:rPr>
          <w:sz w:val="24"/>
          <w:szCs w:val="24"/>
        </w:rPr>
        <w:fldChar w:fldCharType="separate"/>
      </w:r>
      <w:r w:rsidR="00B05EE2">
        <w:rPr>
          <w:noProof/>
          <w:sz w:val="24"/>
          <w:szCs w:val="24"/>
        </w:rPr>
        <w:t>1</w:t>
      </w:r>
      <w:r w:rsidR="00514749" w:rsidRPr="003B4EC2">
        <w:rPr>
          <w:sz w:val="24"/>
          <w:szCs w:val="24"/>
        </w:rPr>
        <w:fldChar w:fldCharType="end"/>
      </w:r>
      <w:r w:rsidR="005758E6">
        <w:rPr>
          <w:sz w:val="24"/>
          <w:szCs w:val="24"/>
        </w:rPr>
        <w:t>. Division of the Kenai River watershed (lower, middle, and upper Kenai River)</w:t>
      </w:r>
      <w:bookmarkEnd w:id="186"/>
      <w:r w:rsidR="005758E6">
        <w:rPr>
          <w:sz w:val="24"/>
          <w:szCs w:val="24"/>
        </w:rPr>
        <w:t xml:space="preserve"> </w:t>
      </w:r>
    </w:p>
    <w:p w14:paraId="5E8699FA" w14:textId="77777777" w:rsidR="003B4EC2" w:rsidRPr="003B4EC2" w:rsidRDefault="005758E6" w:rsidP="003B4EC2">
      <w:pPr>
        <w:pStyle w:val="Caption"/>
        <w:rPr>
          <w:sz w:val="24"/>
          <w:szCs w:val="24"/>
          <w:lang w:eastAsia="en-US"/>
        </w:rPr>
      </w:pPr>
      <w:r>
        <w:rPr>
          <w:sz w:val="24"/>
          <w:szCs w:val="24"/>
        </w:rPr>
        <w:t xml:space="preserve">and water quality monitoring site locations during </w:t>
      </w:r>
      <w:r>
        <w:rPr>
          <w:bCs w:val="0"/>
          <w:sz w:val="24"/>
          <w:szCs w:val="24"/>
        </w:rPr>
        <w:t>KRBWQM sampling events</w:t>
      </w:r>
      <w:commentRangeStart w:id="188"/>
      <w:r w:rsidR="003B4EC2" w:rsidRPr="003B4EC2">
        <w:rPr>
          <w:sz w:val="24"/>
          <w:szCs w:val="24"/>
        </w:rPr>
        <w:t>.</w:t>
      </w:r>
      <w:commentRangeEnd w:id="188"/>
      <w:r w:rsidR="00365D7C">
        <w:rPr>
          <w:rStyle w:val="CommentReference"/>
          <w:b w:val="0"/>
          <w:bCs w:val="0"/>
          <w:caps w:val="0"/>
        </w:rPr>
        <w:commentReference w:id="188"/>
      </w:r>
    </w:p>
    <w:bookmarkEnd w:id="187"/>
    <w:p w14:paraId="6CCDEFB3" w14:textId="77777777" w:rsidR="00AB33D0" w:rsidRDefault="00AB33D0">
      <w:pPr>
        <w:widowControl/>
        <w:spacing w:after="200" w:line="276" w:lineRule="auto"/>
        <w:rPr>
          <w:sz w:val="24"/>
          <w:szCs w:val="24"/>
          <w:lang w:eastAsia="en-US"/>
        </w:rPr>
      </w:pPr>
      <w:r>
        <w:rPr>
          <w:sz w:val="24"/>
          <w:szCs w:val="24"/>
          <w:lang w:eastAsia="en-US"/>
        </w:rPr>
        <w:br w:type="page"/>
      </w:r>
    </w:p>
    <w:p w14:paraId="337184BD" w14:textId="77777777" w:rsidR="001411CE" w:rsidRDefault="001411CE" w:rsidP="00C77469">
      <w:pPr>
        <w:ind w:left="720" w:hanging="720"/>
        <w:rPr>
          <w:sz w:val="24"/>
          <w:szCs w:val="24"/>
          <w:lang w:eastAsia="en-US"/>
        </w:rPr>
        <w:sectPr w:rsidR="001411CE" w:rsidSect="00F852E3">
          <w:pgSz w:w="15840" w:h="12240" w:orient="landscape"/>
          <w:pgMar w:top="1080" w:right="1080" w:bottom="1080" w:left="1080" w:header="720" w:footer="720" w:gutter="0"/>
          <w:cols w:space="720"/>
          <w:titlePg/>
          <w:docGrid w:linePitch="360"/>
        </w:sectPr>
      </w:pPr>
    </w:p>
    <w:p w14:paraId="24FE10EB" w14:textId="77777777" w:rsidR="00C77469" w:rsidRDefault="001411CE" w:rsidP="00C77469">
      <w:pPr>
        <w:ind w:left="720" w:hanging="720"/>
        <w:rPr>
          <w:sz w:val="24"/>
          <w:szCs w:val="24"/>
          <w:lang w:eastAsia="en-US"/>
        </w:rPr>
      </w:pPr>
      <w:r w:rsidRPr="001411CE">
        <w:rPr>
          <w:noProof/>
          <w:sz w:val="24"/>
          <w:szCs w:val="24"/>
          <w:lang w:eastAsia="en-US"/>
        </w:rPr>
        <w:lastRenderedPageBreak/>
        <w:drawing>
          <wp:inline distT="0" distB="0" distL="0" distR="0" wp14:anchorId="2CFC12DD" wp14:editId="5D6C6DE4">
            <wp:extent cx="7785248" cy="5812634"/>
            <wp:effectExtent l="19050" t="0" r="6202"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589" t="9822" r="4315" b="5059"/>
                    <a:stretch/>
                  </pic:blipFill>
                  <pic:spPr bwMode="auto">
                    <a:xfrm>
                      <a:off x="0" y="0"/>
                      <a:ext cx="7798293" cy="5822374"/>
                    </a:xfrm>
                    <a:prstGeom prst="rect">
                      <a:avLst/>
                    </a:prstGeom>
                    <a:noFill/>
                    <a:ln>
                      <a:noFill/>
                    </a:ln>
                    <a:extLst>
                      <a:ext uri="{53640926-AAD7-44D8-BBD7-CCE9431645EC}">
                        <a14:shadowObscured xmlns:a14="http://schemas.microsoft.com/office/drawing/2010/main"/>
                      </a:ext>
                    </a:extLst>
                  </pic:spPr>
                </pic:pic>
              </a:graphicData>
            </a:graphic>
          </wp:inline>
        </w:drawing>
      </w:r>
    </w:p>
    <w:p w14:paraId="41DBBB12" w14:textId="77777777" w:rsidR="001411CE" w:rsidRDefault="001411CE" w:rsidP="00C77469">
      <w:pPr>
        <w:ind w:left="720" w:hanging="720"/>
        <w:rPr>
          <w:sz w:val="24"/>
          <w:szCs w:val="24"/>
          <w:lang w:eastAsia="en-US"/>
        </w:rPr>
      </w:pPr>
    </w:p>
    <w:p w14:paraId="25A4881E" w14:textId="77777777" w:rsidR="001411CE" w:rsidRPr="003B4EC2" w:rsidRDefault="001411CE" w:rsidP="001411CE">
      <w:pPr>
        <w:pStyle w:val="Caption"/>
        <w:rPr>
          <w:sz w:val="24"/>
          <w:szCs w:val="24"/>
          <w:lang w:eastAsia="en-US"/>
        </w:rPr>
      </w:pPr>
      <w:bookmarkStart w:id="189" w:name="_Toc25929348"/>
      <w:r w:rsidRPr="003B4EC2">
        <w:rPr>
          <w:sz w:val="24"/>
          <w:szCs w:val="24"/>
        </w:rPr>
        <w:t xml:space="preserve">Figure </w:t>
      </w:r>
      <w:r w:rsidR="00514749" w:rsidRPr="003B4EC2">
        <w:rPr>
          <w:sz w:val="24"/>
          <w:szCs w:val="24"/>
        </w:rPr>
        <w:fldChar w:fldCharType="begin"/>
      </w:r>
      <w:r w:rsidRPr="003B4EC2">
        <w:rPr>
          <w:sz w:val="24"/>
          <w:szCs w:val="24"/>
        </w:rPr>
        <w:instrText xml:space="preserve"> SEQ Figure \* ARABIC </w:instrText>
      </w:r>
      <w:r w:rsidR="00514749" w:rsidRPr="003B4EC2">
        <w:rPr>
          <w:sz w:val="24"/>
          <w:szCs w:val="24"/>
        </w:rPr>
        <w:fldChar w:fldCharType="separate"/>
      </w:r>
      <w:r w:rsidR="00B05EE2">
        <w:rPr>
          <w:noProof/>
          <w:sz w:val="24"/>
          <w:szCs w:val="24"/>
        </w:rPr>
        <w:t>2</w:t>
      </w:r>
      <w:r w:rsidR="00514749" w:rsidRPr="003B4EC2">
        <w:rPr>
          <w:sz w:val="24"/>
          <w:szCs w:val="24"/>
        </w:rPr>
        <w:fldChar w:fldCharType="end"/>
      </w:r>
      <w:r w:rsidRPr="003B4EC2">
        <w:rPr>
          <w:sz w:val="24"/>
          <w:szCs w:val="24"/>
        </w:rPr>
        <w:t>. 2019 copper and zinc-specific sampling locations along the Kenai River mainstem and its tributaries</w:t>
      </w:r>
      <w:commentRangeStart w:id="190"/>
      <w:r w:rsidRPr="003B4EC2">
        <w:rPr>
          <w:sz w:val="24"/>
          <w:szCs w:val="24"/>
        </w:rPr>
        <w:t>.</w:t>
      </w:r>
      <w:bookmarkEnd w:id="189"/>
      <w:commentRangeEnd w:id="190"/>
      <w:r w:rsidR="00505B46">
        <w:rPr>
          <w:rStyle w:val="CommentReference"/>
          <w:b w:val="0"/>
          <w:bCs w:val="0"/>
          <w:caps w:val="0"/>
        </w:rPr>
        <w:commentReference w:id="190"/>
      </w:r>
    </w:p>
    <w:p w14:paraId="3406B3ED" w14:textId="77777777" w:rsidR="001411CE" w:rsidRDefault="001411CE" w:rsidP="00C77469">
      <w:pPr>
        <w:ind w:left="720" w:hanging="720"/>
        <w:rPr>
          <w:sz w:val="24"/>
          <w:szCs w:val="24"/>
          <w:lang w:eastAsia="en-US"/>
        </w:rPr>
      </w:pPr>
    </w:p>
    <w:p w14:paraId="00315A73" w14:textId="77777777" w:rsidR="001411CE" w:rsidRDefault="001411CE" w:rsidP="00C77469">
      <w:pPr>
        <w:ind w:left="720" w:hanging="720"/>
        <w:rPr>
          <w:sz w:val="24"/>
          <w:szCs w:val="24"/>
          <w:lang w:eastAsia="en-US"/>
        </w:rPr>
      </w:pPr>
      <w:r w:rsidRPr="001411CE">
        <w:rPr>
          <w:noProof/>
          <w:sz w:val="24"/>
          <w:szCs w:val="24"/>
          <w:lang w:eastAsia="en-US"/>
        </w:rPr>
        <w:lastRenderedPageBreak/>
        <w:drawing>
          <wp:inline distT="0" distB="0" distL="0" distR="0" wp14:anchorId="23C0BA38" wp14:editId="33B4A985">
            <wp:extent cx="7572597" cy="5716703"/>
            <wp:effectExtent l="19050" t="0" r="9303" b="0"/>
            <wp:docPr id="9" name="Picture 1" descr="C:\Users\Maggie\AppData\Local\Temp\CuZnSpecificMap_MgCasampling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gie\AppData\Local\Temp\CuZnSpecificMap_MgCasamplingsites.jpg"/>
                    <pic:cNvPicPr>
                      <a:picLocks noChangeAspect="1" noChangeArrowheads="1"/>
                    </pic:cNvPicPr>
                  </pic:nvPicPr>
                  <pic:blipFill>
                    <a:blip r:embed="rId23" cstate="print"/>
                    <a:srcRect l="7507" t="9247" r="4947" b="5161"/>
                    <a:stretch>
                      <a:fillRect/>
                    </a:stretch>
                  </pic:blipFill>
                  <pic:spPr bwMode="auto">
                    <a:xfrm>
                      <a:off x="0" y="0"/>
                      <a:ext cx="7586378" cy="5727107"/>
                    </a:xfrm>
                    <a:prstGeom prst="rect">
                      <a:avLst/>
                    </a:prstGeom>
                    <a:noFill/>
                    <a:ln w="9525">
                      <a:noFill/>
                      <a:miter lim="800000"/>
                      <a:headEnd/>
                      <a:tailEnd/>
                    </a:ln>
                  </pic:spPr>
                </pic:pic>
              </a:graphicData>
            </a:graphic>
          </wp:inline>
        </w:drawing>
      </w:r>
    </w:p>
    <w:p w14:paraId="0067AEF8" w14:textId="77777777" w:rsidR="00494D2F" w:rsidRDefault="003B4EC2" w:rsidP="003B4EC2">
      <w:pPr>
        <w:pStyle w:val="Caption"/>
        <w:rPr>
          <w:sz w:val="24"/>
          <w:szCs w:val="24"/>
        </w:rPr>
      </w:pPr>
      <w:bookmarkStart w:id="191" w:name="_Toc25929349"/>
      <w:r w:rsidRPr="003B4EC2">
        <w:rPr>
          <w:sz w:val="24"/>
          <w:szCs w:val="24"/>
        </w:rPr>
        <w:t xml:space="preserve">Figure </w:t>
      </w:r>
      <w:r w:rsidR="00514749" w:rsidRPr="003B4EC2">
        <w:rPr>
          <w:sz w:val="24"/>
          <w:szCs w:val="24"/>
        </w:rPr>
        <w:fldChar w:fldCharType="begin"/>
      </w:r>
      <w:r w:rsidRPr="003B4EC2">
        <w:rPr>
          <w:sz w:val="24"/>
          <w:szCs w:val="24"/>
        </w:rPr>
        <w:instrText xml:space="preserve"> SEQ Figure \* ARABIC </w:instrText>
      </w:r>
      <w:r w:rsidR="00514749" w:rsidRPr="003B4EC2">
        <w:rPr>
          <w:sz w:val="24"/>
          <w:szCs w:val="24"/>
        </w:rPr>
        <w:fldChar w:fldCharType="separate"/>
      </w:r>
      <w:r w:rsidR="00B05EE2">
        <w:rPr>
          <w:noProof/>
          <w:sz w:val="24"/>
          <w:szCs w:val="24"/>
        </w:rPr>
        <w:t>3</w:t>
      </w:r>
      <w:r w:rsidR="00514749" w:rsidRPr="003B4EC2">
        <w:rPr>
          <w:sz w:val="24"/>
          <w:szCs w:val="24"/>
        </w:rPr>
        <w:fldChar w:fldCharType="end"/>
      </w:r>
      <w:r w:rsidRPr="003B4EC2">
        <w:rPr>
          <w:sz w:val="24"/>
          <w:szCs w:val="24"/>
        </w:rPr>
        <w:t>. Sampling locations of calcium and magnesium for samples taken during KRBWQM in April</w:t>
      </w:r>
      <w:bookmarkEnd w:id="191"/>
      <w:r w:rsidRPr="003B4EC2">
        <w:rPr>
          <w:sz w:val="24"/>
          <w:szCs w:val="24"/>
        </w:rPr>
        <w:t xml:space="preserve"> </w:t>
      </w:r>
    </w:p>
    <w:p w14:paraId="24B0149F" w14:textId="77777777" w:rsidR="00494D2F" w:rsidRDefault="003B4EC2" w:rsidP="003B4EC2">
      <w:pPr>
        <w:pStyle w:val="Caption"/>
        <w:rPr>
          <w:sz w:val="24"/>
          <w:szCs w:val="24"/>
        </w:rPr>
      </w:pPr>
      <w:r w:rsidRPr="003B4EC2">
        <w:rPr>
          <w:sz w:val="24"/>
          <w:szCs w:val="24"/>
        </w:rPr>
        <w:t xml:space="preserve">and July whose locations varied from their corresponding copper and zinc sampling locations </w:t>
      </w:r>
    </w:p>
    <w:p w14:paraId="1213E647" w14:textId="77777777" w:rsidR="00E1754F" w:rsidRPr="003B4EC2" w:rsidRDefault="003B4EC2" w:rsidP="003B4EC2">
      <w:pPr>
        <w:pStyle w:val="Caption"/>
        <w:rPr>
          <w:sz w:val="24"/>
          <w:szCs w:val="24"/>
          <w:lang w:eastAsia="en-US"/>
        </w:rPr>
      </w:pPr>
      <w:r w:rsidRPr="003B4EC2">
        <w:rPr>
          <w:sz w:val="24"/>
          <w:szCs w:val="24"/>
        </w:rPr>
        <w:t xml:space="preserve">during copper and zinc-specific sampling in </w:t>
      </w:r>
      <w:commentRangeStart w:id="192"/>
      <w:r w:rsidRPr="003B4EC2">
        <w:rPr>
          <w:sz w:val="24"/>
          <w:szCs w:val="24"/>
        </w:rPr>
        <w:t>2019</w:t>
      </w:r>
      <w:commentRangeStart w:id="193"/>
      <w:r w:rsidR="001411CE">
        <w:rPr>
          <w:sz w:val="24"/>
          <w:szCs w:val="24"/>
        </w:rPr>
        <w:t>.</w:t>
      </w:r>
      <w:commentRangeEnd w:id="193"/>
      <w:r w:rsidR="0017110D">
        <w:rPr>
          <w:rStyle w:val="CommentReference"/>
          <w:b w:val="0"/>
          <w:bCs w:val="0"/>
          <w:caps w:val="0"/>
        </w:rPr>
        <w:commentReference w:id="193"/>
      </w:r>
      <w:commentRangeEnd w:id="192"/>
      <w:r w:rsidR="00365D7C">
        <w:rPr>
          <w:rStyle w:val="CommentReference"/>
          <w:b w:val="0"/>
          <w:bCs w:val="0"/>
          <w:caps w:val="0"/>
        </w:rPr>
        <w:commentReference w:id="192"/>
      </w:r>
    </w:p>
    <w:p w14:paraId="2075ED67" w14:textId="77777777" w:rsidR="00E1754F" w:rsidRDefault="00E1754F" w:rsidP="0024208B">
      <w:pPr>
        <w:rPr>
          <w:sz w:val="24"/>
          <w:szCs w:val="24"/>
          <w:lang w:eastAsia="en-US"/>
        </w:rPr>
        <w:sectPr w:rsidR="00E1754F" w:rsidSect="001411CE">
          <w:pgSz w:w="15840" w:h="12240" w:orient="landscape"/>
          <w:pgMar w:top="1080" w:right="1080" w:bottom="1080" w:left="1080" w:header="720" w:footer="720" w:gutter="0"/>
          <w:cols w:space="720"/>
          <w:titlePg/>
          <w:docGrid w:linePitch="360"/>
        </w:sectPr>
      </w:pPr>
    </w:p>
    <w:p w14:paraId="67213BB4" w14:textId="77777777" w:rsidR="00E1754F" w:rsidRPr="003B4EC2" w:rsidRDefault="00E1754F" w:rsidP="00E1754F">
      <w:pPr>
        <w:pStyle w:val="Heading1"/>
        <w:rPr>
          <w:b/>
        </w:rPr>
      </w:pPr>
      <w:bookmarkStart w:id="194" w:name="_Toc25929346"/>
      <w:r w:rsidRPr="003B4EC2">
        <w:rPr>
          <w:b/>
        </w:rPr>
        <w:lastRenderedPageBreak/>
        <w:t>appendix B: Tables</w:t>
      </w:r>
      <w:bookmarkEnd w:id="194"/>
    </w:p>
    <w:p w14:paraId="00FC6231" w14:textId="77777777" w:rsidR="00E1754F" w:rsidRDefault="00E1754F" w:rsidP="00E1754F">
      <w:pPr>
        <w:rPr>
          <w:rFonts w:ascii="Times New Roman" w:hAnsi="Times New Roman"/>
          <w:b/>
          <w:sz w:val="24"/>
          <w:szCs w:val="24"/>
        </w:rPr>
      </w:pPr>
    </w:p>
    <w:p w14:paraId="6D4F9BE8" w14:textId="77777777" w:rsidR="00E1754F" w:rsidRPr="005758E6" w:rsidRDefault="005758E6" w:rsidP="005758E6">
      <w:pPr>
        <w:pStyle w:val="Caption"/>
        <w:rPr>
          <w:rFonts w:ascii="Times New Roman" w:hAnsi="Times New Roman"/>
          <w:b w:val="0"/>
          <w:sz w:val="24"/>
          <w:szCs w:val="24"/>
        </w:rPr>
      </w:pPr>
      <w:bookmarkStart w:id="195" w:name="_Toc57627883"/>
      <w:r w:rsidRPr="005758E6">
        <w:rPr>
          <w:sz w:val="24"/>
          <w:szCs w:val="24"/>
        </w:rPr>
        <w:t xml:space="preserve">Table </w:t>
      </w:r>
      <w:r w:rsidR="00514749" w:rsidRPr="005758E6">
        <w:rPr>
          <w:sz w:val="24"/>
          <w:szCs w:val="24"/>
        </w:rPr>
        <w:fldChar w:fldCharType="begin"/>
      </w:r>
      <w:r w:rsidRPr="005758E6">
        <w:rPr>
          <w:sz w:val="24"/>
          <w:szCs w:val="24"/>
        </w:rPr>
        <w:instrText xml:space="preserve"> SEQ Table \* ARABIC </w:instrText>
      </w:r>
      <w:r w:rsidR="00514749" w:rsidRPr="005758E6">
        <w:rPr>
          <w:sz w:val="24"/>
          <w:szCs w:val="24"/>
        </w:rPr>
        <w:fldChar w:fldCharType="separate"/>
      </w:r>
      <w:r w:rsidR="00B05EE2">
        <w:rPr>
          <w:noProof/>
          <w:sz w:val="24"/>
          <w:szCs w:val="24"/>
        </w:rPr>
        <w:t>1</w:t>
      </w:r>
      <w:r w:rsidR="00514749" w:rsidRPr="005758E6">
        <w:rPr>
          <w:sz w:val="24"/>
          <w:szCs w:val="24"/>
        </w:rPr>
        <w:fldChar w:fldCharType="end"/>
      </w:r>
      <w:r w:rsidRPr="005758E6">
        <w:rPr>
          <w:sz w:val="24"/>
          <w:szCs w:val="24"/>
        </w:rPr>
        <w:t>. Alaska Department of Environmental Conservation water quality standards and pertaining calculations.</w:t>
      </w:r>
      <w:bookmarkEnd w:id="195"/>
    </w:p>
    <w:p w14:paraId="221D16A2" w14:textId="77777777" w:rsidR="00E1754F" w:rsidRPr="005467B2" w:rsidRDefault="00E1754F" w:rsidP="00E1754F">
      <w:pPr>
        <w:rPr>
          <w:b/>
          <w:sz w:val="24"/>
          <w:szCs w:val="24"/>
          <w:lang w:eastAsia="en-US"/>
        </w:rPr>
      </w:pPr>
    </w:p>
    <w:tbl>
      <w:tblPr>
        <w:tblW w:w="0" w:type="auto"/>
        <w:tblInd w:w="78" w:type="dxa"/>
        <w:tblLayout w:type="fixed"/>
        <w:tblLook w:val="0000" w:firstRow="0" w:lastRow="0" w:firstColumn="0" w:lastColumn="0" w:noHBand="0" w:noVBand="0"/>
      </w:tblPr>
      <w:tblGrid>
        <w:gridCol w:w="1380"/>
        <w:gridCol w:w="3566"/>
        <w:gridCol w:w="6898"/>
      </w:tblGrid>
      <w:tr w:rsidR="002170AF" w:rsidRPr="00D9174B" w14:paraId="0FFFFFDD" w14:textId="77777777" w:rsidTr="00CF3F57">
        <w:trPr>
          <w:trHeight w:val="334"/>
        </w:trPr>
        <w:tc>
          <w:tcPr>
            <w:tcW w:w="1380" w:type="dxa"/>
            <w:tcBorders>
              <w:top w:val="single" w:sz="18" w:space="0" w:color="auto"/>
              <w:left w:val="single" w:sz="18" w:space="0" w:color="auto"/>
              <w:bottom w:val="single" w:sz="18" w:space="0" w:color="auto"/>
              <w:right w:val="single" w:sz="18" w:space="0" w:color="auto"/>
            </w:tcBorders>
          </w:tcPr>
          <w:p w14:paraId="50FA13E6" w14:textId="77777777" w:rsidR="002170AF" w:rsidRPr="00D9174B" w:rsidRDefault="002170AF" w:rsidP="00CF3F57">
            <w:pPr>
              <w:autoSpaceDE w:val="0"/>
              <w:autoSpaceDN w:val="0"/>
              <w:adjustRightInd w:val="0"/>
              <w:jc w:val="center"/>
              <w:rPr>
                <w:rFonts w:ascii="Times New Roman" w:hAnsi="Times New Roman"/>
                <w:b/>
                <w:bCs/>
                <w:color w:val="000000"/>
                <w:sz w:val="24"/>
                <w:szCs w:val="24"/>
              </w:rPr>
            </w:pPr>
            <w:r w:rsidRPr="00D9174B">
              <w:rPr>
                <w:rFonts w:ascii="Times New Roman" w:hAnsi="Times New Roman"/>
                <w:b/>
                <w:bCs/>
                <w:color w:val="000000"/>
                <w:sz w:val="24"/>
                <w:szCs w:val="24"/>
              </w:rPr>
              <w:t>Parameter</w:t>
            </w:r>
          </w:p>
        </w:tc>
        <w:tc>
          <w:tcPr>
            <w:tcW w:w="3566" w:type="dxa"/>
            <w:tcBorders>
              <w:top w:val="single" w:sz="18" w:space="0" w:color="auto"/>
              <w:left w:val="single" w:sz="18" w:space="0" w:color="auto"/>
              <w:bottom w:val="single" w:sz="18" w:space="0" w:color="auto"/>
              <w:right w:val="single" w:sz="18" w:space="0" w:color="auto"/>
            </w:tcBorders>
          </w:tcPr>
          <w:p w14:paraId="24DA5099" w14:textId="77777777" w:rsidR="002170AF" w:rsidRPr="00D9174B" w:rsidRDefault="002170AF" w:rsidP="00CF3F57">
            <w:pPr>
              <w:autoSpaceDE w:val="0"/>
              <w:autoSpaceDN w:val="0"/>
              <w:adjustRightInd w:val="0"/>
              <w:jc w:val="center"/>
              <w:rPr>
                <w:rFonts w:ascii="Times New Roman" w:hAnsi="Times New Roman"/>
                <w:b/>
                <w:bCs/>
                <w:color w:val="000000"/>
                <w:sz w:val="24"/>
                <w:szCs w:val="24"/>
              </w:rPr>
            </w:pPr>
            <w:r w:rsidRPr="00D9174B">
              <w:rPr>
                <w:rFonts w:ascii="Times New Roman" w:hAnsi="Times New Roman"/>
                <w:b/>
                <w:bCs/>
                <w:color w:val="000000"/>
                <w:sz w:val="24"/>
                <w:szCs w:val="24"/>
              </w:rPr>
              <w:t>ADEC Standard</w:t>
            </w:r>
          </w:p>
        </w:tc>
        <w:tc>
          <w:tcPr>
            <w:tcW w:w="6898" w:type="dxa"/>
            <w:tcBorders>
              <w:top w:val="single" w:sz="18" w:space="0" w:color="auto"/>
              <w:left w:val="single" w:sz="18" w:space="0" w:color="auto"/>
              <w:bottom w:val="single" w:sz="18" w:space="0" w:color="auto"/>
              <w:right w:val="single" w:sz="18" w:space="0" w:color="auto"/>
            </w:tcBorders>
          </w:tcPr>
          <w:p w14:paraId="6652C297" w14:textId="77777777" w:rsidR="002170AF" w:rsidRPr="00D9174B" w:rsidRDefault="002170AF" w:rsidP="00CF3F57">
            <w:pPr>
              <w:autoSpaceDE w:val="0"/>
              <w:autoSpaceDN w:val="0"/>
              <w:adjustRightInd w:val="0"/>
              <w:jc w:val="center"/>
              <w:rPr>
                <w:rFonts w:ascii="Times New Roman" w:hAnsi="Times New Roman"/>
                <w:b/>
                <w:bCs/>
                <w:color w:val="000000"/>
                <w:sz w:val="24"/>
                <w:szCs w:val="24"/>
              </w:rPr>
            </w:pPr>
            <w:r w:rsidRPr="00D9174B">
              <w:rPr>
                <w:rFonts w:ascii="Times New Roman" w:hAnsi="Times New Roman"/>
                <w:b/>
                <w:bCs/>
                <w:color w:val="000000"/>
                <w:sz w:val="24"/>
                <w:szCs w:val="24"/>
              </w:rPr>
              <w:t>Reference</w:t>
            </w:r>
          </w:p>
        </w:tc>
      </w:tr>
      <w:tr w:rsidR="002170AF" w:rsidRPr="00D9174B" w14:paraId="2811FAA3" w14:textId="77777777" w:rsidTr="00CF3F57">
        <w:trPr>
          <w:trHeight w:val="873"/>
        </w:trPr>
        <w:tc>
          <w:tcPr>
            <w:tcW w:w="1380" w:type="dxa"/>
            <w:tcBorders>
              <w:top w:val="nil"/>
              <w:left w:val="single" w:sz="18" w:space="0" w:color="auto"/>
              <w:bottom w:val="single" w:sz="18" w:space="0" w:color="auto"/>
              <w:right w:val="single" w:sz="18" w:space="0" w:color="auto"/>
            </w:tcBorders>
          </w:tcPr>
          <w:p w14:paraId="6B076F10" w14:textId="77777777" w:rsidR="002170AF" w:rsidRPr="00D9174B" w:rsidRDefault="002170AF" w:rsidP="00CF3F57">
            <w:pPr>
              <w:autoSpaceDE w:val="0"/>
              <w:autoSpaceDN w:val="0"/>
              <w:adjustRightInd w:val="0"/>
              <w:jc w:val="center"/>
              <w:rPr>
                <w:rFonts w:ascii="Times New Roman" w:hAnsi="Times New Roman"/>
                <w:b/>
                <w:bCs/>
                <w:color w:val="000000"/>
                <w:sz w:val="24"/>
                <w:szCs w:val="24"/>
              </w:rPr>
            </w:pPr>
            <w:r w:rsidRPr="00D9174B">
              <w:rPr>
                <w:rFonts w:ascii="Times New Roman" w:hAnsi="Times New Roman"/>
                <w:b/>
                <w:bCs/>
                <w:color w:val="000000"/>
                <w:sz w:val="24"/>
                <w:szCs w:val="24"/>
              </w:rPr>
              <w:t>Copper</w:t>
            </w:r>
          </w:p>
        </w:tc>
        <w:tc>
          <w:tcPr>
            <w:tcW w:w="3566" w:type="dxa"/>
            <w:tcBorders>
              <w:top w:val="single" w:sz="18" w:space="0" w:color="auto"/>
              <w:left w:val="single" w:sz="18" w:space="0" w:color="auto"/>
              <w:bottom w:val="single" w:sz="6" w:space="0" w:color="auto"/>
              <w:right w:val="single" w:sz="6" w:space="0" w:color="auto"/>
            </w:tcBorders>
          </w:tcPr>
          <w:p w14:paraId="173CB858" w14:textId="77777777" w:rsidR="002170AF" w:rsidRPr="00D9174B" w:rsidRDefault="002170AF" w:rsidP="00CF3F57">
            <w:pPr>
              <w:autoSpaceDE w:val="0"/>
              <w:autoSpaceDN w:val="0"/>
              <w:adjustRightInd w:val="0"/>
              <w:rPr>
                <w:rFonts w:ascii="Times New Roman" w:hAnsi="Times New Roman"/>
                <w:color w:val="000000"/>
                <w:sz w:val="24"/>
                <w:szCs w:val="24"/>
              </w:rPr>
            </w:pPr>
            <w:r w:rsidRPr="00D9174B">
              <w:rPr>
                <w:rFonts w:ascii="Times New Roman" w:hAnsi="Times New Roman"/>
                <w:color w:val="000000"/>
                <w:sz w:val="24"/>
                <w:szCs w:val="24"/>
              </w:rPr>
              <w:t>(e</w:t>
            </w:r>
            <w:r w:rsidRPr="00D9174B">
              <w:rPr>
                <w:rFonts w:ascii="Times New Roman" w:hAnsi="Times New Roman"/>
                <w:color w:val="000000"/>
                <w:sz w:val="24"/>
                <w:szCs w:val="24"/>
                <w:vertAlign w:val="superscript"/>
              </w:rPr>
              <w:t>0.8545(ln hardness*)-1.702</w:t>
            </w:r>
            <w:r w:rsidRPr="00D9174B">
              <w:rPr>
                <w:rFonts w:ascii="Times New Roman" w:hAnsi="Times New Roman"/>
                <w:color w:val="000000"/>
                <w:sz w:val="24"/>
                <w:szCs w:val="24"/>
              </w:rPr>
              <w:t>)*0.96</w:t>
            </w:r>
          </w:p>
          <w:p w14:paraId="0F78C171" w14:textId="77777777" w:rsidR="002170AF" w:rsidRPr="00D9174B" w:rsidRDefault="002170AF" w:rsidP="00CF3F57">
            <w:pPr>
              <w:autoSpaceDE w:val="0"/>
              <w:autoSpaceDN w:val="0"/>
              <w:adjustRightInd w:val="0"/>
              <w:rPr>
                <w:rFonts w:ascii="Times New Roman" w:hAnsi="Times New Roman"/>
                <w:color w:val="000000"/>
                <w:sz w:val="24"/>
                <w:szCs w:val="24"/>
              </w:rPr>
            </w:pPr>
            <w:r w:rsidRPr="00D9174B">
              <w:rPr>
                <w:rFonts w:ascii="Times New Roman" w:hAnsi="Times New Roman"/>
                <w:color w:val="000000"/>
                <w:sz w:val="24"/>
                <w:szCs w:val="24"/>
              </w:rPr>
              <w:t>for aquatic life, fresh water, and chronic exposure.</w:t>
            </w:r>
          </w:p>
        </w:tc>
        <w:tc>
          <w:tcPr>
            <w:tcW w:w="6898" w:type="dxa"/>
            <w:tcBorders>
              <w:top w:val="single" w:sz="18" w:space="0" w:color="auto"/>
              <w:left w:val="single" w:sz="6" w:space="0" w:color="auto"/>
              <w:bottom w:val="single" w:sz="6" w:space="0" w:color="auto"/>
              <w:right w:val="single" w:sz="18" w:space="0" w:color="auto"/>
            </w:tcBorders>
          </w:tcPr>
          <w:p w14:paraId="26A1CBBE" w14:textId="77777777" w:rsidR="002170AF" w:rsidRPr="00D9174B" w:rsidRDefault="002170AF" w:rsidP="00CF3F57">
            <w:pPr>
              <w:autoSpaceDE w:val="0"/>
              <w:autoSpaceDN w:val="0"/>
              <w:adjustRightInd w:val="0"/>
              <w:rPr>
                <w:rFonts w:ascii="Times New Roman" w:hAnsi="Times New Roman"/>
                <w:color w:val="000000"/>
                <w:sz w:val="24"/>
                <w:szCs w:val="24"/>
              </w:rPr>
            </w:pPr>
            <w:r w:rsidRPr="00D9174B">
              <w:rPr>
                <w:rFonts w:ascii="Times New Roman" w:hAnsi="Times New Roman"/>
                <w:color w:val="000000"/>
                <w:sz w:val="24"/>
                <w:szCs w:val="24"/>
              </w:rPr>
              <w:t xml:space="preserve">ADEC. (2008). Alaska Water Quality Criteria Manual for Toxic and Other Deleterious Organic and Inorganic Substances. </w:t>
            </w:r>
          </w:p>
        </w:tc>
      </w:tr>
      <w:tr w:rsidR="002170AF" w:rsidRPr="00D9174B" w14:paraId="5095C59B" w14:textId="77777777" w:rsidTr="00CF3F57">
        <w:trPr>
          <w:trHeight w:val="900"/>
        </w:trPr>
        <w:tc>
          <w:tcPr>
            <w:tcW w:w="1380" w:type="dxa"/>
            <w:tcBorders>
              <w:top w:val="single" w:sz="18" w:space="0" w:color="auto"/>
              <w:left w:val="single" w:sz="18" w:space="0" w:color="auto"/>
              <w:bottom w:val="single" w:sz="18" w:space="0" w:color="auto"/>
              <w:right w:val="single" w:sz="18" w:space="0" w:color="auto"/>
            </w:tcBorders>
          </w:tcPr>
          <w:p w14:paraId="54C9050C" w14:textId="77777777" w:rsidR="002170AF" w:rsidRPr="00D9174B" w:rsidRDefault="002170AF" w:rsidP="00CF3F57">
            <w:pPr>
              <w:autoSpaceDE w:val="0"/>
              <w:autoSpaceDN w:val="0"/>
              <w:adjustRightInd w:val="0"/>
              <w:jc w:val="center"/>
              <w:rPr>
                <w:rFonts w:ascii="Times New Roman" w:hAnsi="Times New Roman"/>
                <w:b/>
                <w:bCs/>
                <w:color w:val="000000"/>
                <w:sz w:val="24"/>
                <w:szCs w:val="24"/>
              </w:rPr>
            </w:pPr>
            <w:r w:rsidRPr="00D9174B">
              <w:rPr>
                <w:rFonts w:ascii="Times New Roman" w:hAnsi="Times New Roman"/>
                <w:b/>
                <w:bCs/>
                <w:color w:val="000000"/>
                <w:sz w:val="24"/>
                <w:szCs w:val="24"/>
              </w:rPr>
              <w:t>Zinc</w:t>
            </w:r>
          </w:p>
        </w:tc>
        <w:tc>
          <w:tcPr>
            <w:tcW w:w="3566" w:type="dxa"/>
            <w:tcBorders>
              <w:top w:val="single" w:sz="6" w:space="0" w:color="auto"/>
              <w:left w:val="single" w:sz="18" w:space="0" w:color="auto"/>
              <w:bottom w:val="single" w:sz="18" w:space="0" w:color="auto"/>
              <w:right w:val="single" w:sz="6" w:space="0" w:color="auto"/>
            </w:tcBorders>
          </w:tcPr>
          <w:p w14:paraId="3ED3824A" w14:textId="77777777" w:rsidR="002170AF" w:rsidRPr="00D9174B" w:rsidRDefault="002170AF" w:rsidP="00CF3F57">
            <w:pPr>
              <w:autoSpaceDE w:val="0"/>
              <w:autoSpaceDN w:val="0"/>
              <w:adjustRightInd w:val="0"/>
              <w:rPr>
                <w:rFonts w:ascii="Times New Roman" w:hAnsi="Times New Roman"/>
                <w:color w:val="000000"/>
                <w:sz w:val="24"/>
                <w:szCs w:val="24"/>
              </w:rPr>
            </w:pPr>
            <w:r w:rsidRPr="00D9174B">
              <w:rPr>
                <w:rFonts w:ascii="Times New Roman" w:hAnsi="Times New Roman"/>
                <w:color w:val="000000"/>
                <w:sz w:val="24"/>
                <w:szCs w:val="24"/>
              </w:rPr>
              <w:t>(e</w:t>
            </w:r>
            <w:r w:rsidRPr="00D9174B">
              <w:rPr>
                <w:rFonts w:ascii="Times New Roman" w:hAnsi="Times New Roman"/>
                <w:color w:val="000000"/>
                <w:sz w:val="24"/>
                <w:szCs w:val="24"/>
                <w:vertAlign w:val="superscript"/>
              </w:rPr>
              <w:t>0.8473(ln hardness*)+0.884</w:t>
            </w:r>
            <w:r w:rsidRPr="00D9174B">
              <w:rPr>
                <w:rFonts w:ascii="Times New Roman" w:hAnsi="Times New Roman"/>
                <w:color w:val="000000"/>
                <w:sz w:val="24"/>
                <w:szCs w:val="24"/>
              </w:rPr>
              <w:t>)*0.986</w:t>
            </w:r>
          </w:p>
          <w:p w14:paraId="533A1E0F" w14:textId="77777777" w:rsidR="002170AF" w:rsidRPr="00D9174B" w:rsidRDefault="002170AF" w:rsidP="00CF3F57">
            <w:pPr>
              <w:autoSpaceDE w:val="0"/>
              <w:autoSpaceDN w:val="0"/>
              <w:adjustRightInd w:val="0"/>
              <w:rPr>
                <w:rFonts w:ascii="Times New Roman" w:hAnsi="Times New Roman"/>
                <w:color w:val="000000"/>
                <w:sz w:val="24"/>
                <w:szCs w:val="24"/>
              </w:rPr>
            </w:pPr>
            <w:r w:rsidRPr="00D9174B">
              <w:rPr>
                <w:rFonts w:ascii="Times New Roman" w:hAnsi="Times New Roman"/>
                <w:color w:val="000000"/>
                <w:sz w:val="24"/>
                <w:szCs w:val="24"/>
              </w:rPr>
              <w:t>for aquatic life, fresh water, and chronic exposure.</w:t>
            </w:r>
          </w:p>
        </w:tc>
        <w:tc>
          <w:tcPr>
            <w:tcW w:w="6898" w:type="dxa"/>
            <w:tcBorders>
              <w:top w:val="single" w:sz="6" w:space="0" w:color="auto"/>
              <w:left w:val="single" w:sz="6" w:space="0" w:color="auto"/>
              <w:bottom w:val="single" w:sz="18" w:space="0" w:color="auto"/>
              <w:right w:val="single" w:sz="18" w:space="0" w:color="auto"/>
            </w:tcBorders>
          </w:tcPr>
          <w:p w14:paraId="77A002BB" w14:textId="77777777" w:rsidR="002170AF" w:rsidRPr="00D9174B" w:rsidRDefault="002170AF" w:rsidP="00CF3F57">
            <w:pPr>
              <w:autoSpaceDE w:val="0"/>
              <w:autoSpaceDN w:val="0"/>
              <w:adjustRightInd w:val="0"/>
              <w:rPr>
                <w:rFonts w:ascii="Times New Roman" w:hAnsi="Times New Roman"/>
                <w:color w:val="000000"/>
                <w:sz w:val="24"/>
                <w:szCs w:val="24"/>
              </w:rPr>
            </w:pPr>
            <w:r w:rsidRPr="00D9174B">
              <w:rPr>
                <w:rFonts w:ascii="Times New Roman" w:hAnsi="Times New Roman"/>
                <w:color w:val="000000"/>
                <w:sz w:val="24"/>
                <w:szCs w:val="24"/>
              </w:rPr>
              <w:t xml:space="preserve">ADEC. (2008). Alaska Water Quality Criteria Manual for Toxic and Other Deleterious Organic and Inorganic Substances. </w:t>
            </w:r>
          </w:p>
        </w:tc>
      </w:tr>
      <w:tr w:rsidR="002170AF" w:rsidRPr="00D9174B" w14:paraId="6CA1AA35" w14:textId="77777777" w:rsidTr="00CF3F57">
        <w:trPr>
          <w:trHeight w:val="1215"/>
        </w:trPr>
        <w:tc>
          <w:tcPr>
            <w:tcW w:w="1380" w:type="dxa"/>
            <w:tcBorders>
              <w:top w:val="single" w:sz="18" w:space="0" w:color="auto"/>
              <w:left w:val="single" w:sz="18" w:space="0" w:color="auto"/>
              <w:bottom w:val="single" w:sz="18" w:space="0" w:color="auto"/>
              <w:right w:val="single" w:sz="18" w:space="0" w:color="auto"/>
            </w:tcBorders>
          </w:tcPr>
          <w:p w14:paraId="1CCAA6F3" w14:textId="77777777" w:rsidR="002170AF" w:rsidRPr="00D9174B" w:rsidRDefault="002170AF" w:rsidP="00CF3F57">
            <w:pPr>
              <w:autoSpaceDE w:val="0"/>
              <w:autoSpaceDN w:val="0"/>
              <w:adjustRightInd w:val="0"/>
              <w:rPr>
                <w:rFonts w:ascii="Times New Roman" w:hAnsi="Times New Roman"/>
                <w:b/>
                <w:bCs/>
                <w:color w:val="000000"/>
                <w:sz w:val="24"/>
                <w:szCs w:val="24"/>
              </w:rPr>
            </w:pPr>
            <w:r w:rsidRPr="00D9174B">
              <w:rPr>
                <w:rFonts w:ascii="Times New Roman" w:hAnsi="Times New Roman"/>
                <w:b/>
                <w:bCs/>
                <w:color w:val="000000"/>
                <w:sz w:val="24"/>
                <w:szCs w:val="24"/>
              </w:rPr>
              <w:t>Hardness*</w:t>
            </w:r>
          </w:p>
        </w:tc>
        <w:tc>
          <w:tcPr>
            <w:tcW w:w="3566" w:type="dxa"/>
            <w:tcBorders>
              <w:top w:val="single" w:sz="18" w:space="0" w:color="auto"/>
              <w:left w:val="nil"/>
              <w:bottom w:val="single" w:sz="18" w:space="0" w:color="auto"/>
              <w:right w:val="nil"/>
            </w:tcBorders>
          </w:tcPr>
          <w:p w14:paraId="25737160" w14:textId="77777777" w:rsidR="002170AF" w:rsidRPr="00D9174B" w:rsidRDefault="002170AF" w:rsidP="00CF3F57">
            <w:pPr>
              <w:autoSpaceDE w:val="0"/>
              <w:autoSpaceDN w:val="0"/>
              <w:adjustRightInd w:val="0"/>
              <w:rPr>
                <w:rFonts w:ascii="Times New Roman" w:hAnsi="Times New Roman"/>
                <w:color w:val="000000"/>
                <w:sz w:val="24"/>
                <w:szCs w:val="24"/>
              </w:rPr>
            </w:pPr>
            <w:r w:rsidRPr="00D9174B">
              <w:rPr>
                <w:rFonts w:ascii="Times New Roman" w:hAnsi="Times New Roman"/>
                <w:color w:val="000000"/>
                <w:sz w:val="24"/>
                <w:szCs w:val="24"/>
              </w:rPr>
              <w:t>2.497(Ca mg/L) + 4.119(Mg mg/L)</w:t>
            </w:r>
          </w:p>
        </w:tc>
        <w:tc>
          <w:tcPr>
            <w:tcW w:w="6898" w:type="dxa"/>
            <w:tcBorders>
              <w:top w:val="single" w:sz="18" w:space="0" w:color="auto"/>
              <w:left w:val="single" w:sz="6" w:space="0" w:color="auto"/>
              <w:bottom w:val="single" w:sz="18" w:space="0" w:color="auto"/>
              <w:right w:val="single" w:sz="18" w:space="0" w:color="auto"/>
            </w:tcBorders>
          </w:tcPr>
          <w:p w14:paraId="58D13316" w14:textId="77777777" w:rsidR="002170AF" w:rsidRPr="00D9174B" w:rsidRDefault="002170AF" w:rsidP="00CF3F57">
            <w:pPr>
              <w:autoSpaceDE w:val="0"/>
              <w:autoSpaceDN w:val="0"/>
              <w:adjustRightInd w:val="0"/>
              <w:rPr>
                <w:rFonts w:ascii="Times New Roman" w:hAnsi="Times New Roman"/>
                <w:color w:val="000000"/>
                <w:sz w:val="24"/>
                <w:szCs w:val="24"/>
              </w:rPr>
            </w:pPr>
            <w:r w:rsidRPr="00D9174B">
              <w:rPr>
                <w:rFonts w:ascii="Times New Roman" w:hAnsi="Times New Roman"/>
                <w:color w:val="000000"/>
                <w:sz w:val="24"/>
                <w:szCs w:val="24"/>
              </w:rPr>
              <w:t>Clesceri, L.S., Greenberg, A.E., Eaton, A.</w:t>
            </w:r>
            <w:r>
              <w:rPr>
                <w:rFonts w:ascii="Times New Roman" w:hAnsi="Times New Roman"/>
                <w:color w:val="000000"/>
                <w:sz w:val="24"/>
                <w:szCs w:val="24"/>
              </w:rPr>
              <w:t>D. (Eds.). 1998.</w:t>
            </w:r>
            <w:r w:rsidRPr="00D9174B">
              <w:rPr>
                <w:rFonts w:ascii="Times New Roman" w:hAnsi="Times New Roman"/>
                <w:color w:val="000000"/>
                <w:sz w:val="24"/>
                <w:szCs w:val="24"/>
              </w:rPr>
              <w:t xml:space="preserve"> Standard Methods for the</w:t>
            </w:r>
            <w:r w:rsidRPr="000B39DB">
              <w:rPr>
                <w:rFonts w:ascii="Times New Roman" w:hAnsi="Times New Roman"/>
                <w:color w:val="000000"/>
                <w:sz w:val="24"/>
                <w:szCs w:val="24"/>
              </w:rPr>
              <w:t xml:space="preserve"> </w:t>
            </w:r>
            <w:r w:rsidRPr="00D9174B">
              <w:rPr>
                <w:rFonts w:ascii="Times New Roman" w:hAnsi="Times New Roman"/>
                <w:color w:val="000000"/>
                <w:sz w:val="24"/>
                <w:szCs w:val="24"/>
              </w:rPr>
              <w:t>Examination of Water and Wastewat</w:t>
            </w:r>
            <w:r>
              <w:rPr>
                <w:rFonts w:ascii="Times New Roman" w:hAnsi="Times New Roman"/>
                <w:color w:val="000000"/>
                <w:sz w:val="24"/>
                <w:szCs w:val="24"/>
              </w:rPr>
              <w:t xml:space="preserve">er (20th ed.), Washington D.C. </w:t>
            </w:r>
            <w:r w:rsidRPr="00D9174B">
              <w:rPr>
                <w:rFonts w:ascii="Times New Roman" w:hAnsi="Times New Roman"/>
                <w:color w:val="000000"/>
                <w:sz w:val="24"/>
                <w:szCs w:val="24"/>
              </w:rPr>
              <w:t>American</w:t>
            </w:r>
            <w:r w:rsidRPr="000B39DB">
              <w:rPr>
                <w:rFonts w:ascii="Times New Roman" w:hAnsi="Times New Roman"/>
                <w:color w:val="000000"/>
                <w:sz w:val="24"/>
                <w:szCs w:val="24"/>
              </w:rPr>
              <w:t xml:space="preserve"> </w:t>
            </w:r>
            <w:r w:rsidRPr="00D9174B">
              <w:rPr>
                <w:rFonts w:ascii="Times New Roman" w:hAnsi="Times New Roman"/>
                <w:color w:val="000000"/>
                <w:sz w:val="24"/>
                <w:szCs w:val="24"/>
              </w:rPr>
              <w:t>Public Health Association, American Water Works Association, and Water Environment Federation.</w:t>
            </w:r>
          </w:p>
        </w:tc>
      </w:tr>
    </w:tbl>
    <w:p w14:paraId="110B9D95" w14:textId="77777777" w:rsidR="00781AF0" w:rsidRDefault="00781AF0" w:rsidP="00781AF0">
      <w:pPr>
        <w:rPr>
          <w:sz w:val="24"/>
          <w:szCs w:val="24"/>
          <w:lang w:eastAsia="en-US"/>
        </w:rPr>
      </w:pPr>
    </w:p>
    <w:p w14:paraId="05A90705" w14:textId="77777777" w:rsidR="00494D2F" w:rsidRDefault="00494D2F" w:rsidP="005758E6">
      <w:pPr>
        <w:pStyle w:val="Caption"/>
        <w:rPr>
          <w:sz w:val="24"/>
          <w:szCs w:val="24"/>
        </w:rPr>
      </w:pPr>
    </w:p>
    <w:p w14:paraId="066BA3F1" w14:textId="77777777" w:rsidR="00527407" w:rsidRDefault="00527407" w:rsidP="005758E6">
      <w:pPr>
        <w:pStyle w:val="Caption"/>
        <w:rPr>
          <w:ins w:id="196" w:author="Benjamin Meyer" w:date="2020-11-30T10:51:00Z"/>
          <w:sz w:val="24"/>
          <w:szCs w:val="24"/>
        </w:rPr>
      </w:pPr>
    </w:p>
    <w:p w14:paraId="7189563B" w14:textId="77777777" w:rsidR="00527407" w:rsidRDefault="00527407" w:rsidP="005758E6">
      <w:pPr>
        <w:pStyle w:val="Caption"/>
        <w:rPr>
          <w:ins w:id="197" w:author="Benjamin Meyer" w:date="2020-11-30T10:51:00Z"/>
          <w:sz w:val="24"/>
          <w:szCs w:val="24"/>
        </w:rPr>
      </w:pPr>
    </w:p>
    <w:p w14:paraId="395348D9" w14:textId="77777777" w:rsidR="00527407" w:rsidRDefault="00527407" w:rsidP="005758E6">
      <w:pPr>
        <w:pStyle w:val="Caption"/>
        <w:rPr>
          <w:ins w:id="198" w:author="Benjamin Meyer" w:date="2020-11-30T10:51:00Z"/>
          <w:sz w:val="24"/>
          <w:szCs w:val="24"/>
        </w:rPr>
      </w:pPr>
    </w:p>
    <w:p w14:paraId="4F16DE58" w14:textId="77777777" w:rsidR="00527407" w:rsidRDefault="00527407" w:rsidP="005758E6">
      <w:pPr>
        <w:pStyle w:val="Caption"/>
        <w:rPr>
          <w:ins w:id="199" w:author="Benjamin Meyer" w:date="2020-11-30T10:51:00Z"/>
          <w:sz w:val="24"/>
          <w:szCs w:val="24"/>
        </w:rPr>
      </w:pPr>
    </w:p>
    <w:p w14:paraId="787CA230" w14:textId="77777777" w:rsidR="00527407" w:rsidRDefault="00527407" w:rsidP="005758E6">
      <w:pPr>
        <w:pStyle w:val="Caption"/>
        <w:rPr>
          <w:ins w:id="200" w:author="Benjamin Meyer" w:date="2020-11-30T10:51:00Z"/>
          <w:sz w:val="24"/>
          <w:szCs w:val="24"/>
        </w:rPr>
      </w:pPr>
    </w:p>
    <w:p w14:paraId="3FD36166" w14:textId="77777777" w:rsidR="00527407" w:rsidRDefault="00527407" w:rsidP="005758E6">
      <w:pPr>
        <w:pStyle w:val="Caption"/>
        <w:rPr>
          <w:ins w:id="201" w:author="Benjamin Meyer" w:date="2020-11-30T10:51:00Z"/>
          <w:sz w:val="24"/>
          <w:szCs w:val="24"/>
        </w:rPr>
      </w:pPr>
    </w:p>
    <w:p w14:paraId="0E58AE1E" w14:textId="77777777" w:rsidR="00527407" w:rsidRDefault="00527407" w:rsidP="005758E6">
      <w:pPr>
        <w:pStyle w:val="Caption"/>
        <w:rPr>
          <w:ins w:id="202" w:author="Benjamin Meyer" w:date="2020-11-30T10:51:00Z"/>
          <w:sz w:val="24"/>
          <w:szCs w:val="24"/>
        </w:rPr>
      </w:pPr>
    </w:p>
    <w:p w14:paraId="6EC62235" w14:textId="77777777" w:rsidR="00527407" w:rsidRDefault="00527407" w:rsidP="005758E6">
      <w:pPr>
        <w:pStyle w:val="Caption"/>
        <w:rPr>
          <w:ins w:id="203" w:author="Benjamin Meyer" w:date="2020-11-30T10:51:00Z"/>
          <w:sz w:val="24"/>
          <w:szCs w:val="24"/>
        </w:rPr>
      </w:pPr>
    </w:p>
    <w:p w14:paraId="78099ED5" w14:textId="77777777" w:rsidR="00527407" w:rsidRDefault="00527407" w:rsidP="005758E6">
      <w:pPr>
        <w:pStyle w:val="Caption"/>
        <w:rPr>
          <w:ins w:id="204" w:author="Benjamin Meyer" w:date="2020-11-30T10:51:00Z"/>
          <w:sz w:val="24"/>
          <w:szCs w:val="24"/>
        </w:rPr>
      </w:pPr>
    </w:p>
    <w:p w14:paraId="29E802DE" w14:textId="77777777" w:rsidR="00527407" w:rsidRDefault="00527407" w:rsidP="005758E6">
      <w:pPr>
        <w:pStyle w:val="Caption"/>
        <w:rPr>
          <w:ins w:id="205" w:author="Benjamin Meyer" w:date="2020-11-30T10:51:00Z"/>
          <w:sz w:val="24"/>
          <w:szCs w:val="24"/>
        </w:rPr>
      </w:pPr>
    </w:p>
    <w:p w14:paraId="0D0F1D8B" w14:textId="77777777" w:rsidR="00527407" w:rsidRDefault="00527407" w:rsidP="005758E6">
      <w:pPr>
        <w:pStyle w:val="Caption"/>
        <w:rPr>
          <w:ins w:id="206" w:author="Benjamin Meyer" w:date="2020-11-30T10:51:00Z"/>
          <w:sz w:val="24"/>
          <w:szCs w:val="24"/>
        </w:rPr>
      </w:pPr>
    </w:p>
    <w:p w14:paraId="42D8E7E3" w14:textId="77777777" w:rsidR="00527407" w:rsidRDefault="00527407" w:rsidP="005758E6">
      <w:pPr>
        <w:pStyle w:val="Caption"/>
        <w:rPr>
          <w:ins w:id="207" w:author="Benjamin Meyer" w:date="2020-11-30T10:51:00Z"/>
          <w:sz w:val="24"/>
          <w:szCs w:val="24"/>
        </w:rPr>
      </w:pPr>
    </w:p>
    <w:p w14:paraId="15884CCE" w14:textId="77777777" w:rsidR="00527407" w:rsidRDefault="00527407" w:rsidP="005758E6">
      <w:pPr>
        <w:pStyle w:val="Caption"/>
        <w:rPr>
          <w:ins w:id="208" w:author="Benjamin Meyer" w:date="2020-11-30T10:51:00Z"/>
          <w:sz w:val="24"/>
          <w:szCs w:val="24"/>
        </w:rPr>
      </w:pPr>
    </w:p>
    <w:p w14:paraId="16640E53" w14:textId="77777777" w:rsidR="00527407" w:rsidRDefault="00527407" w:rsidP="005758E6">
      <w:pPr>
        <w:pStyle w:val="Caption"/>
        <w:rPr>
          <w:ins w:id="209" w:author="Benjamin Meyer" w:date="2020-11-30T10:51:00Z"/>
          <w:sz w:val="24"/>
          <w:szCs w:val="24"/>
        </w:rPr>
      </w:pPr>
    </w:p>
    <w:p w14:paraId="02410023" w14:textId="77777777" w:rsidR="00527407" w:rsidRDefault="00527407" w:rsidP="005758E6">
      <w:pPr>
        <w:pStyle w:val="Caption"/>
        <w:rPr>
          <w:ins w:id="210" w:author="Benjamin Meyer" w:date="2020-11-30T10:51:00Z"/>
          <w:sz w:val="24"/>
          <w:szCs w:val="24"/>
        </w:rPr>
      </w:pPr>
    </w:p>
    <w:p w14:paraId="24E1D915" w14:textId="77777777" w:rsidR="00527407" w:rsidRDefault="00527407" w:rsidP="005758E6">
      <w:pPr>
        <w:pStyle w:val="Caption"/>
        <w:rPr>
          <w:ins w:id="211" w:author="Benjamin Meyer" w:date="2020-11-30T10:51:00Z"/>
          <w:sz w:val="24"/>
          <w:szCs w:val="24"/>
        </w:rPr>
      </w:pPr>
    </w:p>
    <w:p w14:paraId="51F31A33" w14:textId="77777777" w:rsidR="00527407" w:rsidRDefault="00527407" w:rsidP="005758E6">
      <w:pPr>
        <w:pStyle w:val="Caption"/>
        <w:rPr>
          <w:ins w:id="212" w:author="Benjamin Meyer" w:date="2020-11-30T10:51:00Z"/>
          <w:sz w:val="24"/>
          <w:szCs w:val="24"/>
        </w:rPr>
      </w:pPr>
    </w:p>
    <w:p w14:paraId="550C8CAC" w14:textId="601C1E3E" w:rsidR="005758E6" w:rsidRDefault="005758E6" w:rsidP="00542C3D">
      <w:pPr>
        <w:pStyle w:val="Caption"/>
        <w:rPr>
          <w:rFonts w:ascii="Times New Roman" w:hAnsi="Times New Roman"/>
        </w:rPr>
      </w:pPr>
      <w:bookmarkStart w:id="213" w:name="_Toc57627884"/>
      <w:commentRangeStart w:id="214"/>
      <w:r w:rsidRPr="005758E6">
        <w:rPr>
          <w:sz w:val="24"/>
          <w:szCs w:val="24"/>
        </w:rPr>
        <w:lastRenderedPageBreak/>
        <w:t xml:space="preserve">Table </w:t>
      </w:r>
      <w:r w:rsidR="00514749" w:rsidRPr="005758E6">
        <w:rPr>
          <w:sz w:val="24"/>
          <w:szCs w:val="24"/>
        </w:rPr>
        <w:fldChar w:fldCharType="begin"/>
      </w:r>
      <w:r w:rsidRPr="005758E6">
        <w:rPr>
          <w:sz w:val="24"/>
          <w:szCs w:val="24"/>
        </w:rPr>
        <w:instrText xml:space="preserve"> SEQ Table \* ARABIC </w:instrText>
      </w:r>
      <w:r w:rsidR="00514749" w:rsidRPr="005758E6">
        <w:rPr>
          <w:sz w:val="24"/>
          <w:szCs w:val="24"/>
        </w:rPr>
        <w:fldChar w:fldCharType="separate"/>
      </w:r>
      <w:r w:rsidR="00B05EE2">
        <w:rPr>
          <w:noProof/>
          <w:sz w:val="24"/>
          <w:szCs w:val="24"/>
        </w:rPr>
        <w:t>2</w:t>
      </w:r>
      <w:r w:rsidR="00514749" w:rsidRPr="005758E6">
        <w:rPr>
          <w:sz w:val="24"/>
          <w:szCs w:val="24"/>
        </w:rPr>
        <w:fldChar w:fldCharType="end"/>
      </w:r>
      <w:r w:rsidR="00542C3D">
        <w:rPr>
          <w:sz w:val="24"/>
          <w:szCs w:val="24"/>
        </w:rPr>
        <w:t xml:space="preserve"> </w:t>
      </w:r>
      <w:commentRangeEnd w:id="214"/>
      <w:r w:rsidR="00925B4D">
        <w:rPr>
          <w:rStyle w:val="CommentReference"/>
          <w:b w:val="0"/>
          <w:bCs w:val="0"/>
          <w:caps w:val="0"/>
        </w:rPr>
        <w:commentReference w:id="214"/>
      </w:r>
      <w:r w:rsidR="00542C3D">
        <w:rPr>
          <w:sz w:val="24"/>
          <w:szCs w:val="24"/>
        </w:rPr>
        <w:t>(PAGE 1 OF 2)</w:t>
      </w:r>
      <w:r w:rsidRPr="005758E6">
        <w:rPr>
          <w:sz w:val="24"/>
          <w:szCs w:val="24"/>
        </w:rPr>
        <w:t xml:space="preserve">. </w:t>
      </w:r>
      <w:r w:rsidR="00542C3D" w:rsidRPr="005758E6">
        <w:rPr>
          <w:sz w:val="24"/>
          <w:szCs w:val="24"/>
        </w:rPr>
        <w:t>Copper</w:t>
      </w:r>
      <w:r w:rsidR="003B60D9">
        <w:rPr>
          <w:sz w:val="24"/>
          <w:szCs w:val="24"/>
        </w:rPr>
        <w:t xml:space="preserve"> AND ZINC</w:t>
      </w:r>
      <w:r w:rsidR="00542C3D" w:rsidRPr="005758E6">
        <w:rPr>
          <w:sz w:val="24"/>
          <w:szCs w:val="24"/>
        </w:rPr>
        <w:t xml:space="preserve"> levels and hardness-dependent standards for sampling events on Kenai River mainstem </w:t>
      </w:r>
      <w:r w:rsidR="00542C3D">
        <w:rPr>
          <w:sz w:val="24"/>
          <w:szCs w:val="24"/>
        </w:rPr>
        <w:t>AND TRIBUTARIES ON APRIL 30, 2019, JULY 30, 2019, AND JULY 21, 2020 DURING BIANNUAL KRBWQM SAMPLING EVENTS.</w:t>
      </w:r>
      <w:bookmarkEnd w:id="213"/>
    </w:p>
    <w:tbl>
      <w:tblPr>
        <w:tblStyle w:val="TableGrid"/>
        <w:tblW w:w="0" w:type="auto"/>
        <w:tblInd w:w="108" w:type="dxa"/>
        <w:tblLook w:val="04A0" w:firstRow="1" w:lastRow="0" w:firstColumn="1" w:lastColumn="0" w:noHBand="0" w:noVBand="1"/>
      </w:tblPr>
      <w:tblGrid>
        <w:gridCol w:w="1732"/>
        <w:gridCol w:w="694"/>
        <w:gridCol w:w="1100"/>
        <w:gridCol w:w="1424"/>
        <w:gridCol w:w="1620"/>
        <w:gridCol w:w="1440"/>
        <w:gridCol w:w="1530"/>
        <w:gridCol w:w="1486"/>
        <w:gridCol w:w="1520"/>
      </w:tblGrid>
      <w:tr w:rsidR="003B60D9" w:rsidRPr="00333552" w14:paraId="2F40308A" w14:textId="77777777" w:rsidTr="00925B4D">
        <w:trPr>
          <w:trHeight w:val="312"/>
        </w:trPr>
        <w:tc>
          <w:tcPr>
            <w:tcW w:w="1732" w:type="dxa"/>
            <w:hideMark/>
          </w:tcPr>
          <w:p w14:paraId="257EC004" w14:textId="77777777" w:rsidR="003B60D9" w:rsidRPr="00333552" w:rsidRDefault="003B60D9" w:rsidP="00333552">
            <w:pPr>
              <w:rPr>
                <w:rFonts w:ascii="Times New Roman" w:hAnsi="Times New Roman"/>
                <w:b/>
                <w:bCs/>
              </w:rPr>
            </w:pPr>
            <w:r w:rsidRPr="00333552">
              <w:rPr>
                <w:rFonts w:ascii="Times New Roman" w:hAnsi="Times New Roman"/>
                <w:b/>
                <w:bCs/>
              </w:rPr>
              <w:t> </w:t>
            </w:r>
          </w:p>
        </w:tc>
        <w:tc>
          <w:tcPr>
            <w:tcW w:w="694" w:type="dxa"/>
            <w:hideMark/>
          </w:tcPr>
          <w:p w14:paraId="0A9924C2" w14:textId="77777777" w:rsidR="003B60D9" w:rsidRPr="00333552" w:rsidRDefault="003B60D9" w:rsidP="00333552">
            <w:pPr>
              <w:rPr>
                <w:rFonts w:ascii="Times New Roman" w:hAnsi="Times New Roman"/>
                <w:b/>
                <w:bCs/>
              </w:rPr>
            </w:pPr>
            <w:r w:rsidRPr="00333552">
              <w:rPr>
                <w:rFonts w:ascii="Times New Roman" w:hAnsi="Times New Roman"/>
                <w:b/>
                <w:bCs/>
              </w:rPr>
              <w:t> </w:t>
            </w:r>
          </w:p>
        </w:tc>
        <w:tc>
          <w:tcPr>
            <w:tcW w:w="1100" w:type="dxa"/>
            <w:hideMark/>
          </w:tcPr>
          <w:p w14:paraId="3023EF02" w14:textId="0A921ACF" w:rsidR="003B60D9" w:rsidRPr="00333552" w:rsidRDefault="003B60D9" w:rsidP="00333552">
            <w:pPr>
              <w:rPr>
                <w:rFonts w:ascii="Times New Roman" w:hAnsi="Times New Roman"/>
              </w:rPr>
            </w:pPr>
            <w:r w:rsidRPr="00333552">
              <w:rPr>
                <w:rFonts w:ascii="Times New Roman" w:hAnsi="Times New Roman"/>
              </w:rPr>
              <w:t> </w:t>
            </w:r>
          </w:p>
        </w:tc>
        <w:tc>
          <w:tcPr>
            <w:tcW w:w="1424" w:type="dxa"/>
            <w:hideMark/>
          </w:tcPr>
          <w:p w14:paraId="6D94F2F8" w14:textId="77777777" w:rsidR="003B60D9" w:rsidRPr="00333552" w:rsidRDefault="003B60D9" w:rsidP="00333552">
            <w:pPr>
              <w:rPr>
                <w:rFonts w:ascii="Times New Roman" w:hAnsi="Times New Roman"/>
                <w:b/>
                <w:bCs/>
              </w:rPr>
            </w:pPr>
            <w:r w:rsidRPr="00333552">
              <w:rPr>
                <w:rFonts w:ascii="Times New Roman" w:hAnsi="Times New Roman"/>
                <w:b/>
                <w:bCs/>
              </w:rPr>
              <w:t> </w:t>
            </w:r>
          </w:p>
        </w:tc>
        <w:tc>
          <w:tcPr>
            <w:tcW w:w="1620" w:type="dxa"/>
            <w:hideMark/>
          </w:tcPr>
          <w:p w14:paraId="063A0CBB" w14:textId="77777777" w:rsidR="003B60D9" w:rsidRPr="00333552" w:rsidRDefault="003B60D9" w:rsidP="00333552">
            <w:pPr>
              <w:rPr>
                <w:rFonts w:ascii="Times New Roman" w:hAnsi="Times New Roman"/>
                <w:b/>
                <w:bCs/>
              </w:rPr>
            </w:pPr>
            <w:r w:rsidRPr="00333552">
              <w:rPr>
                <w:rFonts w:ascii="Times New Roman" w:hAnsi="Times New Roman"/>
                <w:b/>
                <w:bCs/>
              </w:rPr>
              <w:t> </w:t>
            </w:r>
          </w:p>
        </w:tc>
        <w:tc>
          <w:tcPr>
            <w:tcW w:w="2970" w:type="dxa"/>
            <w:gridSpan w:val="2"/>
            <w:hideMark/>
          </w:tcPr>
          <w:p w14:paraId="7C07267D" w14:textId="77777777" w:rsidR="003B60D9" w:rsidRPr="00333552" w:rsidRDefault="003B60D9" w:rsidP="00333552">
            <w:pPr>
              <w:rPr>
                <w:rFonts w:ascii="Times New Roman" w:hAnsi="Times New Roman"/>
                <w:b/>
                <w:bCs/>
              </w:rPr>
            </w:pPr>
            <w:r w:rsidRPr="00333552">
              <w:rPr>
                <w:rFonts w:ascii="Times New Roman" w:hAnsi="Times New Roman"/>
                <w:b/>
                <w:bCs/>
              </w:rPr>
              <w:t>Copper</w:t>
            </w:r>
          </w:p>
        </w:tc>
        <w:tc>
          <w:tcPr>
            <w:tcW w:w="3006" w:type="dxa"/>
            <w:gridSpan w:val="2"/>
            <w:hideMark/>
          </w:tcPr>
          <w:p w14:paraId="395C9155" w14:textId="77777777" w:rsidR="003B60D9" w:rsidRPr="00333552" w:rsidRDefault="003B60D9" w:rsidP="00333552">
            <w:pPr>
              <w:rPr>
                <w:rFonts w:ascii="Times New Roman" w:hAnsi="Times New Roman"/>
                <w:b/>
                <w:bCs/>
              </w:rPr>
            </w:pPr>
            <w:r w:rsidRPr="00333552">
              <w:rPr>
                <w:rFonts w:ascii="Times New Roman" w:hAnsi="Times New Roman"/>
                <w:b/>
                <w:bCs/>
              </w:rPr>
              <w:t>Zinc</w:t>
            </w:r>
          </w:p>
        </w:tc>
      </w:tr>
      <w:tr w:rsidR="003B60D9" w:rsidRPr="00333552" w14:paraId="4B4C99E9" w14:textId="77777777" w:rsidTr="00925B4D">
        <w:trPr>
          <w:trHeight w:val="503"/>
        </w:trPr>
        <w:tc>
          <w:tcPr>
            <w:tcW w:w="1732" w:type="dxa"/>
            <w:hideMark/>
          </w:tcPr>
          <w:p w14:paraId="4C92DC9F" w14:textId="77777777" w:rsidR="003B60D9" w:rsidRPr="00333552" w:rsidRDefault="003B60D9" w:rsidP="00333552">
            <w:pPr>
              <w:rPr>
                <w:rFonts w:ascii="Times New Roman" w:hAnsi="Times New Roman"/>
                <w:b/>
                <w:bCs/>
              </w:rPr>
            </w:pPr>
            <w:r w:rsidRPr="00333552">
              <w:rPr>
                <w:rFonts w:ascii="Times New Roman" w:hAnsi="Times New Roman"/>
                <w:b/>
                <w:bCs/>
              </w:rPr>
              <w:t>Site name</w:t>
            </w:r>
          </w:p>
        </w:tc>
        <w:tc>
          <w:tcPr>
            <w:tcW w:w="694" w:type="dxa"/>
            <w:hideMark/>
          </w:tcPr>
          <w:p w14:paraId="3926AC55" w14:textId="77777777" w:rsidR="003B60D9" w:rsidRPr="00333552" w:rsidRDefault="003B60D9" w:rsidP="00333552">
            <w:pPr>
              <w:rPr>
                <w:rFonts w:ascii="Times New Roman" w:hAnsi="Times New Roman"/>
                <w:b/>
                <w:bCs/>
              </w:rPr>
            </w:pPr>
            <w:r w:rsidRPr="00333552">
              <w:rPr>
                <w:rFonts w:ascii="Times New Roman" w:hAnsi="Times New Roman"/>
                <w:b/>
                <w:bCs/>
              </w:rPr>
              <w:t>River mile</w:t>
            </w:r>
          </w:p>
        </w:tc>
        <w:tc>
          <w:tcPr>
            <w:tcW w:w="1100" w:type="dxa"/>
            <w:hideMark/>
          </w:tcPr>
          <w:p w14:paraId="1BAE1A4A" w14:textId="096327F4" w:rsidR="003B60D9" w:rsidRPr="00333552" w:rsidRDefault="003B60D9" w:rsidP="00333552">
            <w:pPr>
              <w:rPr>
                <w:rFonts w:ascii="Times New Roman" w:hAnsi="Times New Roman"/>
                <w:b/>
                <w:bCs/>
              </w:rPr>
            </w:pPr>
            <w:r w:rsidRPr="00333552">
              <w:rPr>
                <w:rFonts w:ascii="Times New Roman" w:hAnsi="Times New Roman"/>
                <w:b/>
                <w:bCs/>
              </w:rPr>
              <w:t>Date</w:t>
            </w:r>
          </w:p>
        </w:tc>
        <w:tc>
          <w:tcPr>
            <w:tcW w:w="1424" w:type="dxa"/>
            <w:hideMark/>
          </w:tcPr>
          <w:p w14:paraId="01334175" w14:textId="77777777" w:rsidR="003B60D9" w:rsidRPr="00333552" w:rsidRDefault="003B60D9" w:rsidP="00333552">
            <w:pPr>
              <w:rPr>
                <w:rFonts w:ascii="Times New Roman" w:hAnsi="Times New Roman"/>
                <w:b/>
                <w:bCs/>
              </w:rPr>
            </w:pPr>
            <w:r w:rsidRPr="00333552">
              <w:rPr>
                <w:rFonts w:ascii="Times New Roman" w:hAnsi="Times New Roman"/>
                <w:b/>
                <w:bCs/>
              </w:rPr>
              <w:t>Location on Kenai River</w:t>
            </w:r>
          </w:p>
        </w:tc>
        <w:tc>
          <w:tcPr>
            <w:tcW w:w="1620" w:type="dxa"/>
            <w:hideMark/>
          </w:tcPr>
          <w:p w14:paraId="2662DE4D" w14:textId="77777777" w:rsidR="003B60D9" w:rsidRPr="00333552" w:rsidRDefault="003B60D9" w:rsidP="00333552">
            <w:pPr>
              <w:rPr>
                <w:rFonts w:ascii="Times New Roman" w:hAnsi="Times New Roman"/>
                <w:b/>
                <w:bCs/>
              </w:rPr>
            </w:pPr>
            <w:r w:rsidRPr="00333552">
              <w:rPr>
                <w:rFonts w:ascii="Times New Roman" w:hAnsi="Times New Roman"/>
                <w:b/>
                <w:bCs/>
              </w:rPr>
              <w:t>Hardness (mg/L)</w:t>
            </w:r>
          </w:p>
        </w:tc>
        <w:tc>
          <w:tcPr>
            <w:tcW w:w="1440" w:type="dxa"/>
            <w:hideMark/>
          </w:tcPr>
          <w:p w14:paraId="39F6FDAD" w14:textId="77777777" w:rsidR="003B60D9" w:rsidRPr="00333552" w:rsidRDefault="003B60D9" w:rsidP="00333552">
            <w:pPr>
              <w:rPr>
                <w:rFonts w:ascii="Times New Roman" w:hAnsi="Times New Roman"/>
                <w:b/>
                <w:bCs/>
              </w:rPr>
            </w:pPr>
            <w:r w:rsidRPr="00333552">
              <w:rPr>
                <w:rFonts w:ascii="Times New Roman" w:hAnsi="Times New Roman"/>
                <w:b/>
                <w:bCs/>
              </w:rPr>
              <w:t>Result (ug/L)</w:t>
            </w:r>
          </w:p>
        </w:tc>
        <w:tc>
          <w:tcPr>
            <w:tcW w:w="1530" w:type="dxa"/>
            <w:hideMark/>
          </w:tcPr>
          <w:p w14:paraId="536EA2B0" w14:textId="77777777" w:rsidR="003B60D9" w:rsidRPr="00333552" w:rsidRDefault="003B60D9" w:rsidP="00333552">
            <w:pPr>
              <w:rPr>
                <w:rFonts w:ascii="Times New Roman" w:hAnsi="Times New Roman"/>
                <w:b/>
                <w:bCs/>
              </w:rPr>
            </w:pPr>
            <w:r w:rsidRPr="00333552">
              <w:rPr>
                <w:rFonts w:ascii="Times New Roman" w:hAnsi="Times New Roman"/>
                <w:b/>
                <w:bCs/>
              </w:rPr>
              <w:t>Standard: CCC (ug/L)</w:t>
            </w:r>
          </w:p>
        </w:tc>
        <w:tc>
          <w:tcPr>
            <w:tcW w:w="1486" w:type="dxa"/>
            <w:hideMark/>
          </w:tcPr>
          <w:p w14:paraId="56640B02" w14:textId="77777777" w:rsidR="003B60D9" w:rsidRPr="00333552" w:rsidRDefault="003B60D9" w:rsidP="00333552">
            <w:pPr>
              <w:rPr>
                <w:rFonts w:ascii="Times New Roman" w:hAnsi="Times New Roman"/>
                <w:b/>
                <w:bCs/>
              </w:rPr>
            </w:pPr>
            <w:r w:rsidRPr="00333552">
              <w:rPr>
                <w:rFonts w:ascii="Times New Roman" w:hAnsi="Times New Roman"/>
                <w:b/>
                <w:bCs/>
              </w:rPr>
              <w:t>Result (ug/L)</w:t>
            </w:r>
          </w:p>
        </w:tc>
        <w:tc>
          <w:tcPr>
            <w:tcW w:w="1520" w:type="dxa"/>
            <w:hideMark/>
          </w:tcPr>
          <w:p w14:paraId="57073A18" w14:textId="77777777" w:rsidR="003B60D9" w:rsidRPr="00333552" w:rsidRDefault="003B60D9" w:rsidP="00333552">
            <w:pPr>
              <w:rPr>
                <w:rFonts w:ascii="Times New Roman" w:hAnsi="Times New Roman"/>
                <w:b/>
                <w:bCs/>
              </w:rPr>
            </w:pPr>
            <w:r w:rsidRPr="00333552">
              <w:rPr>
                <w:rFonts w:ascii="Times New Roman" w:hAnsi="Times New Roman"/>
                <w:b/>
                <w:bCs/>
              </w:rPr>
              <w:t>Standard: CCC (ug/L)</w:t>
            </w:r>
          </w:p>
        </w:tc>
      </w:tr>
      <w:tr w:rsidR="003B60D9" w:rsidRPr="00333552" w14:paraId="72EB7D3D" w14:textId="77777777" w:rsidTr="00925B4D">
        <w:trPr>
          <w:trHeight w:val="216"/>
        </w:trPr>
        <w:tc>
          <w:tcPr>
            <w:tcW w:w="1732" w:type="dxa"/>
            <w:vMerge w:val="restart"/>
            <w:hideMark/>
          </w:tcPr>
          <w:p w14:paraId="54B96EC3" w14:textId="77777777" w:rsidR="003B60D9" w:rsidRPr="00333552" w:rsidRDefault="003B60D9" w:rsidP="00333552">
            <w:pPr>
              <w:rPr>
                <w:rFonts w:ascii="Times New Roman" w:hAnsi="Times New Roman"/>
              </w:rPr>
            </w:pPr>
            <w:r w:rsidRPr="00333552">
              <w:rPr>
                <w:rFonts w:ascii="Times New Roman" w:hAnsi="Times New Roman"/>
              </w:rPr>
              <w:t>No Name Creek</w:t>
            </w:r>
          </w:p>
        </w:tc>
        <w:tc>
          <w:tcPr>
            <w:tcW w:w="694" w:type="dxa"/>
            <w:vMerge w:val="restart"/>
            <w:noWrap/>
            <w:hideMark/>
          </w:tcPr>
          <w:p w14:paraId="68DB16FD" w14:textId="77777777" w:rsidR="003B60D9" w:rsidRPr="00333552" w:rsidRDefault="003B60D9" w:rsidP="00333552">
            <w:pPr>
              <w:rPr>
                <w:rFonts w:ascii="Times New Roman" w:hAnsi="Times New Roman"/>
              </w:rPr>
            </w:pPr>
            <w:r w:rsidRPr="00333552">
              <w:rPr>
                <w:rFonts w:ascii="Times New Roman" w:hAnsi="Times New Roman"/>
              </w:rPr>
              <w:t> </w:t>
            </w:r>
          </w:p>
        </w:tc>
        <w:tc>
          <w:tcPr>
            <w:tcW w:w="1100" w:type="dxa"/>
            <w:noWrap/>
            <w:hideMark/>
          </w:tcPr>
          <w:p w14:paraId="380DD42F" w14:textId="7546BF80" w:rsidR="003B60D9" w:rsidRPr="00333552" w:rsidRDefault="003B60D9" w:rsidP="00333552">
            <w:pPr>
              <w:rPr>
                <w:rFonts w:ascii="Times New Roman" w:hAnsi="Times New Roman"/>
              </w:rPr>
            </w:pPr>
            <w:r w:rsidRPr="00333552">
              <w:rPr>
                <w:rFonts w:ascii="Times New Roman" w:hAnsi="Times New Roman"/>
              </w:rPr>
              <w:t>4/30/2019</w:t>
            </w:r>
          </w:p>
        </w:tc>
        <w:tc>
          <w:tcPr>
            <w:tcW w:w="1424" w:type="dxa"/>
            <w:noWrap/>
            <w:hideMark/>
          </w:tcPr>
          <w:p w14:paraId="0591D49D" w14:textId="77777777" w:rsidR="003B60D9" w:rsidRPr="00333552" w:rsidRDefault="003B60D9" w:rsidP="0085768C">
            <w:pPr>
              <w:jc w:val="center"/>
              <w:rPr>
                <w:rFonts w:ascii="Times New Roman" w:hAnsi="Times New Roman"/>
              </w:rPr>
            </w:pPr>
            <w:r w:rsidRPr="00333552">
              <w:rPr>
                <w:rFonts w:ascii="Times New Roman" w:hAnsi="Times New Roman"/>
              </w:rPr>
              <w:t>Tributary</w:t>
            </w:r>
          </w:p>
        </w:tc>
        <w:tc>
          <w:tcPr>
            <w:tcW w:w="1620" w:type="dxa"/>
            <w:noWrap/>
            <w:hideMark/>
          </w:tcPr>
          <w:p w14:paraId="46962DBA" w14:textId="77777777" w:rsidR="003B60D9" w:rsidRPr="00333552" w:rsidRDefault="003B60D9" w:rsidP="0085768C">
            <w:pPr>
              <w:jc w:val="center"/>
              <w:rPr>
                <w:rFonts w:ascii="Times New Roman" w:hAnsi="Times New Roman"/>
              </w:rPr>
            </w:pPr>
            <w:r w:rsidRPr="00333552">
              <w:rPr>
                <w:rFonts w:ascii="Times New Roman" w:hAnsi="Times New Roman"/>
              </w:rPr>
              <w:t>32.59</w:t>
            </w:r>
          </w:p>
        </w:tc>
        <w:tc>
          <w:tcPr>
            <w:tcW w:w="1440" w:type="dxa"/>
            <w:noWrap/>
            <w:hideMark/>
          </w:tcPr>
          <w:p w14:paraId="0A65163C" w14:textId="77777777" w:rsidR="003B60D9" w:rsidRPr="00333552" w:rsidRDefault="003B60D9" w:rsidP="0085768C">
            <w:pPr>
              <w:jc w:val="center"/>
              <w:rPr>
                <w:rFonts w:ascii="Times New Roman" w:hAnsi="Times New Roman"/>
              </w:rPr>
            </w:pPr>
            <w:r w:rsidRPr="00333552">
              <w:rPr>
                <w:rFonts w:ascii="Times New Roman" w:hAnsi="Times New Roman"/>
              </w:rPr>
              <w:t>0.668 J</w:t>
            </w:r>
          </w:p>
        </w:tc>
        <w:tc>
          <w:tcPr>
            <w:tcW w:w="1530" w:type="dxa"/>
            <w:noWrap/>
            <w:hideMark/>
          </w:tcPr>
          <w:p w14:paraId="6312B138" w14:textId="77777777" w:rsidR="003B60D9" w:rsidRPr="00333552" w:rsidRDefault="003B60D9" w:rsidP="0085768C">
            <w:pPr>
              <w:jc w:val="center"/>
              <w:rPr>
                <w:rFonts w:ascii="Times New Roman" w:hAnsi="Times New Roman"/>
              </w:rPr>
            </w:pPr>
            <w:r w:rsidRPr="00333552">
              <w:rPr>
                <w:rFonts w:ascii="Times New Roman" w:hAnsi="Times New Roman"/>
              </w:rPr>
              <w:t>4.40</w:t>
            </w:r>
          </w:p>
        </w:tc>
        <w:tc>
          <w:tcPr>
            <w:tcW w:w="1486" w:type="dxa"/>
            <w:noWrap/>
            <w:hideMark/>
          </w:tcPr>
          <w:p w14:paraId="5F259EBD" w14:textId="4C302817" w:rsidR="003B60D9" w:rsidRPr="00333552" w:rsidRDefault="003B60D9" w:rsidP="0085768C">
            <w:pPr>
              <w:jc w:val="center"/>
              <w:rPr>
                <w:rFonts w:ascii="Times New Roman" w:hAnsi="Times New Roman"/>
              </w:rPr>
            </w:pPr>
            <w:r w:rsidRPr="00333552">
              <w:rPr>
                <w:rFonts w:ascii="Times New Roman" w:hAnsi="Times New Roman"/>
              </w:rPr>
              <w:t>21.3</w:t>
            </w:r>
          </w:p>
        </w:tc>
        <w:tc>
          <w:tcPr>
            <w:tcW w:w="1520" w:type="dxa"/>
            <w:noWrap/>
            <w:hideMark/>
          </w:tcPr>
          <w:p w14:paraId="414799FE" w14:textId="77777777" w:rsidR="003B60D9" w:rsidRPr="00333552" w:rsidRDefault="003B60D9" w:rsidP="0085768C">
            <w:pPr>
              <w:jc w:val="center"/>
              <w:rPr>
                <w:rFonts w:ascii="Times New Roman" w:hAnsi="Times New Roman"/>
              </w:rPr>
            </w:pPr>
            <w:r w:rsidRPr="00333552">
              <w:rPr>
                <w:rFonts w:ascii="Times New Roman" w:hAnsi="Times New Roman"/>
              </w:rPr>
              <w:t>39.92</w:t>
            </w:r>
          </w:p>
        </w:tc>
      </w:tr>
      <w:tr w:rsidR="003B60D9" w:rsidRPr="00333552" w14:paraId="01742961" w14:textId="77777777" w:rsidTr="00925B4D">
        <w:trPr>
          <w:trHeight w:val="216"/>
        </w:trPr>
        <w:tc>
          <w:tcPr>
            <w:tcW w:w="1732" w:type="dxa"/>
            <w:vMerge/>
            <w:hideMark/>
          </w:tcPr>
          <w:p w14:paraId="4F307071" w14:textId="77777777" w:rsidR="003B60D9" w:rsidRPr="00333552" w:rsidRDefault="003B60D9">
            <w:pPr>
              <w:rPr>
                <w:rFonts w:ascii="Times New Roman" w:hAnsi="Times New Roman"/>
              </w:rPr>
            </w:pPr>
          </w:p>
        </w:tc>
        <w:tc>
          <w:tcPr>
            <w:tcW w:w="694" w:type="dxa"/>
            <w:vMerge/>
            <w:hideMark/>
          </w:tcPr>
          <w:p w14:paraId="10566C74" w14:textId="77777777" w:rsidR="003B60D9" w:rsidRPr="00333552" w:rsidRDefault="003B60D9">
            <w:pPr>
              <w:rPr>
                <w:rFonts w:ascii="Times New Roman" w:hAnsi="Times New Roman"/>
              </w:rPr>
            </w:pPr>
          </w:p>
        </w:tc>
        <w:tc>
          <w:tcPr>
            <w:tcW w:w="1100" w:type="dxa"/>
            <w:noWrap/>
            <w:hideMark/>
          </w:tcPr>
          <w:p w14:paraId="5E8B69F7" w14:textId="0E552B78" w:rsidR="003B60D9" w:rsidRPr="00333552" w:rsidRDefault="003B60D9" w:rsidP="00333552">
            <w:pPr>
              <w:rPr>
                <w:rFonts w:ascii="Times New Roman" w:hAnsi="Times New Roman"/>
              </w:rPr>
            </w:pPr>
            <w:r w:rsidRPr="00333552">
              <w:rPr>
                <w:rFonts w:ascii="Times New Roman" w:hAnsi="Times New Roman"/>
              </w:rPr>
              <w:t>7/30/2019</w:t>
            </w:r>
          </w:p>
        </w:tc>
        <w:tc>
          <w:tcPr>
            <w:tcW w:w="1424" w:type="dxa"/>
            <w:noWrap/>
            <w:hideMark/>
          </w:tcPr>
          <w:p w14:paraId="256D220B" w14:textId="77777777" w:rsidR="003B60D9" w:rsidRPr="00333552" w:rsidRDefault="003B60D9" w:rsidP="0085768C">
            <w:pPr>
              <w:jc w:val="center"/>
              <w:rPr>
                <w:rFonts w:ascii="Times New Roman" w:hAnsi="Times New Roman"/>
              </w:rPr>
            </w:pPr>
            <w:r w:rsidRPr="00333552">
              <w:rPr>
                <w:rFonts w:ascii="Times New Roman" w:hAnsi="Times New Roman"/>
              </w:rPr>
              <w:t>Tributary</w:t>
            </w:r>
          </w:p>
        </w:tc>
        <w:tc>
          <w:tcPr>
            <w:tcW w:w="1620" w:type="dxa"/>
            <w:noWrap/>
            <w:hideMark/>
          </w:tcPr>
          <w:p w14:paraId="66BFB664" w14:textId="77777777" w:rsidR="003B60D9" w:rsidRPr="00333552" w:rsidRDefault="003B60D9" w:rsidP="0085768C">
            <w:pPr>
              <w:jc w:val="center"/>
              <w:rPr>
                <w:rFonts w:ascii="Times New Roman" w:hAnsi="Times New Roman"/>
              </w:rPr>
            </w:pPr>
            <w:r w:rsidRPr="00333552">
              <w:rPr>
                <w:rFonts w:ascii="Times New Roman" w:hAnsi="Times New Roman"/>
              </w:rPr>
              <w:t>51.22 (50.85)</w:t>
            </w:r>
          </w:p>
        </w:tc>
        <w:tc>
          <w:tcPr>
            <w:tcW w:w="1440" w:type="dxa"/>
            <w:noWrap/>
            <w:hideMark/>
          </w:tcPr>
          <w:p w14:paraId="63C51595" w14:textId="77777777" w:rsidR="003B60D9" w:rsidRPr="00333552" w:rsidRDefault="003B60D9" w:rsidP="0085768C">
            <w:pPr>
              <w:jc w:val="center"/>
              <w:rPr>
                <w:rFonts w:ascii="Times New Roman" w:hAnsi="Times New Roman"/>
              </w:rPr>
            </w:pPr>
            <w:r w:rsidRPr="00333552">
              <w:rPr>
                <w:rFonts w:ascii="Times New Roman" w:hAnsi="Times New Roman"/>
              </w:rPr>
              <w:t>0.451 J (3.04 )</w:t>
            </w:r>
          </w:p>
        </w:tc>
        <w:tc>
          <w:tcPr>
            <w:tcW w:w="1530" w:type="dxa"/>
            <w:noWrap/>
            <w:hideMark/>
          </w:tcPr>
          <w:p w14:paraId="1AD9ED9E" w14:textId="77777777" w:rsidR="003B60D9" w:rsidRPr="00333552" w:rsidRDefault="003B60D9" w:rsidP="0085768C">
            <w:pPr>
              <w:jc w:val="center"/>
              <w:rPr>
                <w:rFonts w:ascii="Times New Roman" w:hAnsi="Times New Roman"/>
              </w:rPr>
            </w:pPr>
            <w:r w:rsidRPr="00333552">
              <w:rPr>
                <w:rFonts w:ascii="Times New Roman" w:hAnsi="Times New Roman"/>
              </w:rPr>
              <w:t>6.48 (6.44)</w:t>
            </w:r>
          </w:p>
        </w:tc>
        <w:tc>
          <w:tcPr>
            <w:tcW w:w="1486" w:type="dxa"/>
            <w:noWrap/>
            <w:hideMark/>
          </w:tcPr>
          <w:p w14:paraId="357D7CDF" w14:textId="0419F5F5" w:rsidR="003B60D9" w:rsidRPr="00333552" w:rsidRDefault="003B60D9" w:rsidP="0085768C">
            <w:pPr>
              <w:jc w:val="center"/>
              <w:rPr>
                <w:rFonts w:ascii="Times New Roman" w:hAnsi="Times New Roman"/>
              </w:rPr>
            </w:pPr>
            <w:r w:rsidRPr="00333552">
              <w:rPr>
                <w:rFonts w:ascii="Times New Roman" w:hAnsi="Times New Roman"/>
              </w:rPr>
              <w:t>5.53 J (5.31</w:t>
            </w:r>
            <w:r>
              <w:rPr>
                <w:rFonts w:ascii="Times New Roman" w:hAnsi="Times New Roman"/>
              </w:rPr>
              <w:t xml:space="preserve"> </w:t>
            </w:r>
            <w:r w:rsidRPr="00333552">
              <w:rPr>
                <w:rFonts w:ascii="Times New Roman" w:hAnsi="Times New Roman"/>
              </w:rPr>
              <w:t>J)</w:t>
            </w:r>
          </w:p>
        </w:tc>
        <w:tc>
          <w:tcPr>
            <w:tcW w:w="1520" w:type="dxa"/>
            <w:noWrap/>
            <w:hideMark/>
          </w:tcPr>
          <w:p w14:paraId="2A2C52E0" w14:textId="77777777" w:rsidR="003B60D9" w:rsidRPr="00333552" w:rsidRDefault="003B60D9" w:rsidP="0085768C">
            <w:pPr>
              <w:jc w:val="center"/>
              <w:rPr>
                <w:rFonts w:ascii="Times New Roman" w:hAnsi="Times New Roman"/>
              </w:rPr>
            </w:pPr>
            <w:r w:rsidRPr="00333552">
              <w:rPr>
                <w:rFonts w:ascii="Times New Roman" w:hAnsi="Times New Roman"/>
              </w:rPr>
              <w:t>58.56 (58.2)</w:t>
            </w:r>
          </w:p>
        </w:tc>
      </w:tr>
      <w:tr w:rsidR="003B60D9" w:rsidRPr="00333552" w14:paraId="533A7DD0" w14:textId="77777777" w:rsidTr="00925B4D">
        <w:trPr>
          <w:trHeight w:val="216"/>
        </w:trPr>
        <w:tc>
          <w:tcPr>
            <w:tcW w:w="1732" w:type="dxa"/>
            <w:vMerge/>
            <w:hideMark/>
          </w:tcPr>
          <w:p w14:paraId="60642516" w14:textId="77777777" w:rsidR="003B60D9" w:rsidRPr="00333552" w:rsidRDefault="003B60D9">
            <w:pPr>
              <w:rPr>
                <w:rFonts w:ascii="Times New Roman" w:hAnsi="Times New Roman"/>
              </w:rPr>
            </w:pPr>
          </w:p>
        </w:tc>
        <w:tc>
          <w:tcPr>
            <w:tcW w:w="694" w:type="dxa"/>
            <w:vMerge/>
            <w:hideMark/>
          </w:tcPr>
          <w:p w14:paraId="7CEF9555" w14:textId="77777777" w:rsidR="003B60D9" w:rsidRPr="00333552" w:rsidRDefault="003B60D9">
            <w:pPr>
              <w:rPr>
                <w:rFonts w:ascii="Times New Roman" w:hAnsi="Times New Roman"/>
              </w:rPr>
            </w:pPr>
          </w:p>
        </w:tc>
        <w:tc>
          <w:tcPr>
            <w:tcW w:w="1100" w:type="dxa"/>
            <w:noWrap/>
            <w:hideMark/>
          </w:tcPr>
          <w:p w14:paraId="0E40C91B" w14:textId="37BED1E1" w:rsidR="003B60D9" w:rsidRPr="00333552" w:rsidRDefault="003B60D9" w:rsidP="00333552">
            <w:pPr>
              <w:rPr>
                <w:rFonts w:ascii="Times New Roman" w:hAnsi="Times New Roman"/>
              </w:rPr>
            </w:pPr>
            <w:r w:rsidRPr="00333552">
              <w:rPr>
                <w:rFonts w:ascii="Times New Roman" w:hAnsi="Times New Roman"/>
              </w:rPr>
              <w:t>7/21/2020</w:t>
            </w:r>
          </w:p>
        </w:tc>
        <w:tc>
          <w:tcPr>
            <w:tcW w:w="1424" w:type="dxa"/>
            <w:noWrap/>
            <w:hideMark/>
          </w:tcPr>
          <w:p w14:paraId="666FC196" w14:textId="77777777" w:rsidR="003B60D9" w:rsidRPr="00333552" w:rsidRDefault="003B60D9" w:rsidP="0085768C">
            <w:pPr>
              <w:jc w:val="center"/>
              <w:rPr>
                <w:rFonts w:ascii="Times New Roman" w:hAnsi="Times New Roman"/>
              </w:rPr>
            </w:pPr>
            <w:r w:rsidRPr="00333552">
              <w:rPr>
                <w:rFonts w:ascii="Times New Roman" w:hAnsi="Times New Roman"/>
              </w:rPr>
              <w:t>Tributary</w:t>
            </w:r>
          </w:p>
        </w:tc>
        <w:tc>
          <w:tcPr>
            <w:tcW w:w="1620" w:type="dxa"/>
            <w:noWrap/>
            <w:hideMark/>
          </w:tcPr>
          <w:p w14:paraId="68627AD8" w14:textId="77777777" w:rsidR="003B60D9" w:rsidRPr="00333552" w:rsidRDefault="003B60D9" w:rsidP="0085768C">
            <w:pPr>
              <w:jc w:val="center"/>
              <w:rPr>
                <w:rFonts w:ascii="Times New Roman" w:hAnsi="Times New Roman"/>
              </w:rPr>
            </w:pPr>
            <w:r w:rsidRPr="00333552">
              <w:rPr>
                <w:rFonts w:ascii="Times New Roman" w:hAnsi="Times New Roman"/>
              </w:rPr>
              <w:t>49.86 (1579.89)</w:t>
            </w:r>
          </w:p>
        </w:tc>
        <w:tc>
          <w:tcPr>
            <w:tcW w:w="1440" w:type="dxa"/>
            <w:noWrap/>
            <w:hideMark/>
          </w:tcPr>
          <w:p w14:paraId="250FAB21" w14:textId="77777777" w:rsidR="003B60D9" w:rsidRPr="00333552" w:rsidRDefault="003B60D9" w:rsidP="0085768C">
            <w:pPr>
              <w:jc w:val="center"/>
              <w:rPr>
                <w:rFonts w:ascii="Times New Roman" w:hAnsi="Times New Roman"/>
              </w:rPr>
            </w:pPr>
            <w:r w:rsidRPr="00333552">
              <w:rPr>
                <w:rFonts w:ascii="Times New Roman" w:hAnsi="Times New Roman"/>
              </w:rPr>
              <w:t>0.5 U (1.79 )</w:t>
            </w:r>
          </w:p>
        </w:tc>
        <w:tc>
          <w:tcPr>
            <w:tcW w:w="1530" w:type="dxa"/>
            <w:noWrap/>
            <w:hideMark/>
          </w:tcPr>
          <w:p w14:paraId="6524D1B9" w14:textId="77777777" w:rsidR="003B60D9" w:rsidRPr="00333552" w:rsidRDefault="003B60D9" w:rsidP="0085768C">
            <w:pPr>
              <w:jc w:val="center"/>
              <w:rPr>
                <w:rFonts w:ascii="Times New Roman" w:hAnsi="Times New Roman"/>
              </w:rPr>
            </w:pPr>
            <w:r w:rsidRPr="00333552">
              <w:rPr>
                <w:rFonts w:ascii="Times New Roman" w:hAnsi="Times New Roman"/>
              </w:rPr>
              <w:t>6.33 (121.31)</w:t>
            </w:r>
          </w:p>
        </w:tc>
        <w:tc>
          <w:tcPr>
            <w:tcW w:w="1486" w:type="dxa"/>
            <w:noWrap/>
            <w:hideMark/>
          </w:tcPr>
          <w:p w14:paraId="508EA403" w14:textId="77777777" w:rsidR="003B60D9" w:rsidRPr="00333552" w:rsidRDefault="003B60D9" w:rsidP="0085768C">
            <w:pPr>
              <w:jc w:val="center"/>
              <w:rPr>
                <w:rFonts w:ascii="Times New Roman" w:hAnsi="Times New Roman"/>
              </w:rPr>
            </w:pPr>
            <w:r w:rsidRPr="00333552">
              <w:rPr>
                <w:rFonts w:ascii="Times New Roman" w:hAnsi="Times New Roman"/>
              </w:rPr>
              <w:t>5 U (3.75 J)</w:t>
            </w:r>
          </w:p>
        </w:tc>
        <w:tc>
          <w:tcPr>
            <w:tcW w:w="1520" w:type="dxa"/>
            <w:noWrap/>
            <w:hideMark/>
          </w:tcPr>
          <w:p w14:paraId="0B36DFF5" w14:textId="77777777" w:rsidR="003B60D9" w:rsidRPr="00333552" w:rsidRDefault="003B60D9" w:rsidP="0085768C">
            <w:pPr>
              <w:jc w:val="center"/>
              <w:rPr>
                <w:rFonts w:ascii="Times New Roman" w:hAnsi="Times New Roman"/>
              </w:rPr>
            </w:pPr>
            <w:r w:rsidRPr="00333552">
              <w:rPr>
                <w:rFonts w:ascii="Times New Roman" w:hAnsi="Times New Roman"/>
              </w:rPr>
              <w:t>57.24 (1069.95)</w:t>
            </w:r>
          </w:p>
        </w:tc>
      </w:tr>
      <w:tr w:rsidR="003B60D9" w:rsidRPr="00333552" w14:paraId="7BF74B4A" w14:textId="77777777" w:rsidTr="00925B4D">
        <w:trPr>
          <w:trHeight w:val="216"/>
        </w:trPr>
        <w:tc>
          <w:tcPr>
            <w:tcW w:w="1732" w:type="dxa"/>
            <w:vMerge w:val="restart"/>
            <w:hideMark/>
          </w:tcPr>
          <w:p w14:paraId="05F97D2B" w14:textId="77777777" w:rsidR="003B60D9" w:rsidRPr="00333552" w:rsidRDefault="003B60D9" w:rsidP="00333552">
            <w:pPr>
              <w:rPr>
                <w:rFonts w:ascii="Times New Roman" w:hAnsi="Times New Roman"/>
              </w:rPr>
            </w:pPr>
            <w:r w:rsidRPr="00333552">
              <w:rPr>
                <w:rFonts w:ascii="Times New Roman" w:hAnsi="Times New Roman"/>
              </w:rPr>
              <w:t>City of Kenai Docks</w:t>
            </w:r>
          </w:p>
        </w:tc>
        <w:tc>
          <w:tcPr>
            <w:tcW w:w="694" w:type="dxa"/>
            <w:vMerge w:val="restart"/>
            <w:noWrap/>
            <w:hideMark/>
          </w:tcPr>
          <w:p w14:paraId="4F437D9D" w14:textId="77777777" w:rsidR="003B60D9" w:rsidRPr="00333552" w:rsidRDefault="003B60D9" w:rsidP="00333552">
            <w:pPr>
              <w:rPr>
                <w:rFonts w:ascii="Times New Roman" w:hAnsi="Times New Roman"/>
              </w:rPr>
            </w:pPr>
            <w:r w:rsidRPr="00333552">
              <w:rPr>
                <w:rFonts w:ascii="Times New Roman" w:hAnsi="Times New Roman"/>
              </w:rPr>
              <w:t>1.5</w:t>
            </w:r>
          </w:p>
        </w:tc>
        <w:tc>
          <w:tcPr>
            <w:tcW w:w="1100" w:type="dxa"/>
            <w:noWrap/>
            <w:hideMark/>
          </w:tcPr>
          <w:p w14:paraId="6B36C334" w14:textId="76AD5CB7" w:rsidR="003B60D9" w:rsidRPr="00333552" w:rsidRDefault="003B60D9" w:rsidP="00333552">
            <w:pPr>
              <w:rPr>
                <w:rFonts w:ascii="Times New Roman" w:hAnsi="Times New Roman"/>
              </w:rPr>
            </w:pPr>
            <w:r w:rsidRPr="00333552">
              <w:rPr>
                <w:rFonts w:ascii="Times New Roman" w:hAnsi="Times New Roman"/>
              </w:rPr>
              <w:t>4/30/2019</w:t>
            </w:r>
          </w:p>
        </w:tc>
        <w:tc>
          <w:tcPr>
            <w:tcW w:w="1424" w:type="dxa"/>
            <w:noWrap/>
            <w:hideMark/>
          </w:tcPr>
          <w:p w14:paraId="2EEB938F" w14:textId="77777777" w:rsidR="003B60D9" w:rsidRPr="00333552" w:rsidRDefault="003B60D9" w:rsidP="0085768C">
            <w:pPr>
              <w:jc w:val="center"/>
              <w:rPr>
                <w:rFonts w:ascii="Times New Roman" w:hAnsi="Times New Roman"/>
              </w:rPr>
            </w:pPr>
            <w:r w:rsidRPr="00333552">
              <w:rPr>
                <w:rFonts w:ascii="Times New Roman" w:hAnsi="Times New Roman"/>
              </w:rPr>
              <w:t>Mainstem</w:t>
            </w:r>
          </w:p>
        </w:tc>
        <w:tc>
          <w:tcPr>
            <w:tcW w:w="1620" w:type="dxa"/>
            <w:noWrap/>
            <w:hideMark/>
          </w:tcPr>
          <w:p w14:paraId="1E889D8F" w14:textId="77777777" w:rsidR="003B60D9" w:rsidRPr="00333552" w:rsidRDefault="003B60D9" w:rsidP="0085768C">
            <w:pPr>
              <w:jc w:val="center"/>
              <w:rPr>
                <w:rFonts w:ascii="Times New Roman" w:hAnsi="Times New Roman"/>
              </w:rPr>
            </w:pPr>
            <w:r w:rsidRPr="00333552">
              <w:rPr>
                <w:rFonts w:ascii="Times New Roman" w:hAnsi="Times New Roman"/>
              </w:rPr>
              <w:t>842.68 (374.19)</w:t>
            </w:r>
          </w:p>
        </w:tc>
        <w:tc>
          <w:tcPr>
            <w:tcW w:w="1440" w:type="dxa"/>
            <w:noWrap/>
            <w:hideMark/>
          </w:tcPr>
          <w:p w14:paraId="7A112ACC" w14:textId="77777777" w:rsidR="003B60D9" w:rsidRPr="00333552" w:rsidRDefault="003B60D9" w:rsidP="0085768C">
            <w:pPr>
              <w:jc w:val="center"/>
              <w:rPr>
                <w:rFonts w:ascii="Times New Roman" w:hAnsi="Times New Roman"/>
              </w:rPr>
            </w:pPr>
            <w:r w:rsidRPr="00333552">
              <w:rPr>
                <w:rFonts w:ascii="Times New Roman" w:hAnsi="Times New Roman"/>
              </w:rPr>
              <w:t>2.49 (1.68)</w:t>
            </w:r>
          </w:p>
        </w:tc>
        <w:tc>
          <w:tcPr>
            <w:tcW w:w="1530" w:type="dxa"/>
            <w:noWrap/>
            <w:hideMark/>
          </w:tcPr>
          <w:p w14:paraId="7FA3C89F" w14:textId="77777777" w:rsidR="003B60D9" w:rsidRPr="00333552" w:rsidRDefault="003B60D9" w:rsidP="0085768C">
            <w:pPr>
              <w:jc w:val="center"/>
              <w:rPr>
                <w:rFonts w:ascii="Times New Roman" w:hAnsi="Times New Roman"/>
              </w:rPr>
            </w:pPr>
            <w:r w:rsidRPr="00333552">
              <w:rPr>
                <w:rFonts w:ascii="Times New Roman" w:hAnsi="Times New Roman"/>
              </w:rPr>
              <w:t>70.9 (35.43)</w:t>
            </w:r>
          </w:p>
        </w:tc>
        <w:tc>
          <w:tcPr>
            <w:tcW w:w="1486" w:type="dxa"/>
            <w:noWrap/>
            <w:hideMark/>
          </w:tcPr>
          <w:p w14:paraId="495466FC" w14:textId="77777777" w:rsidR="003B60D9" w:rsidRPr="00333552" w:rsidRDefault="003B60D9" w:rsidP="0085768C">
            <w:pPr>
              <w:jc w:val="center"/>
              <w:rPr>
                <w:rFonts w:ascii="Times New Roman" w:hAnsi="Times New Roman"/>
              </w:rPr>
            </w:pPr>
            <w:r w:rsidRPr="00333552">
              <w:rPr>
                <w:rFonts w:ascii="Times New Roman" w:hAnsi="Times New Roman"/>
              </w:rPr>
              <w:t>89.9 (110)</w:t>
            </w:r>
          </w:p>
        </w:tc>
        <w:tc>
          <w:tcPr>
            <w:tcW w:w="1520" w:type="dxa"/>
            <w:noWrap/>
            <w:hideMark/>
          </w:tcPr>
          <w:p w14:paraId="45FFA8B0" w14:textId="77777777" w:rsidR="003B60D9" w:rsidRPr="00333552" w:rsidRDefault="003B60D9" w:rsidP="0085768C">
            <w:pPr>
              <w:jc w:val="center"/>
              <w:rPr>
                <w:rFonts w:ascii="Times New Roman" w:hAnsi="Times New Roman"/>
              </w:rPr>
            </w:pPr>
            <w:r w:rsidRPr="00333552">
              <w:rPr>
                <w:rFonts w:ascii="Times New Roman" w:hAnsi="Times New Roman"/>
              </w:rPr>
              <w:t>628.18 (315.75)</w:t>
            </w:r>
          </w:p>
        </w:tc>
      </w:tr>
      <w:tr w:rsidR="003B60D9" w:rsidRPr="00333552" w14:paraId="45EDB055" w14:textId="77777777" w:rsidTr="00925B4D">
        <w:trPr>
          <w:trHeight w:val="216"/>
        </w:trPr>
        <w:tc>
          <w:tcPr>
            <w:tcW w:w="1732" w:type="dxa"/>
            <w:vMerge/>
            <w:hideMark/>
          </w:tcPr>
          <w:p w14:paraId="5910508A" w14:textId="77777777" w:rsidR="003B60D9" w:rsidRPr="00333552" w:rsidRDefault="003B60D9">
            <w:pPr>
              <w:rPr>
                <w:rFonts w:ascii="Times New Roman" w:hAnsi="Times New Roman"/>
              </w:rPr>
            </w:pPr>
          </w:p>
        </w:tc>
        <w:tc>
          <w:tcPr>
            <w:tcW w:w="694" w:type="dxa"/>
            <w:vMerge/>
            <w:hideMark/>
          </w:tcPr>
          <w:p w14:paraId="61EEA54F" w14:textId="77777777" w:rsidR="003B60D9" w:rsidRPr="00333552" w:rsidRDefault="003B60D9">
            <w:pPr>
              <w:rPr>
                <w:rFonts w:ascii="Times New Roman" w:hAnsi="Times New Roman"/>
              </w:rPr>
            </w:pPr>
          </w:p>
        </w:tc>
        <w:tc>
          <w:tcPr>
            <w:tcW w:w="1100" w:type="dxa"/>
            <w:noWrap/>
            <w:hideMark/>
          </w:tcPr>
          <w:p w14:paraId="1B48A61D" w14:textId="4404F011" w:rsidR="003B60D9" w:rsidRPr="00333552" w:rsidRDefault="003B60D9" w:rsidP="00333552">
            <w:pPr>
              <w:rPr>
                <w:rFonts w:ascii="Times New Roman" w:hAnsi="Times New Roman"/>
              </w:rPr>
            </w:pPr>
            <w:r w:rsidRPr="00333552">
              <w:rPr>
                <w:rFonts w:ascii="Times New Roman" w:hAnsi="Times New Roman"/>
              </w:rPr>
              <w:t>7/30/2019</w:t>
            </w:r>
          </w:p>
        </w:tc>
        <w:tc>
          <w:tcPr>
            <w:tcW w:w="1424" w:type="dxa"/>
            <w:noWrap/>
            <w:hideMark/>
          </w:tcPr>
          <w:p w14:paraId="4D1954EA" w14:textId="77777777" w:rsidR="003B60D9" w:rsidRPr="00333552" w:rsidRDefault="003B60D9" w:rsidP="0085768C">
            <w:pPr>
              <w:jc w:val="center"/>
              <w:rPr>
                <w:rFonts w:ascii="Times New Roman" w:hAnsi="Times New Roman"/>
              </w:rPr>
            </w:pPr>
            <w:r w:rsidRPr="00333552">
              <w:rPr>
                <w:rFonts w:ascii="Times New Roman" w:hAnsi="Times New Roman"/>
              </w:rPr>
              <w:t>Mainstem</w:t>
            </w:r>
          </w:p>
        </w:tc>
        <w:tc>
          <w:tcPr>
            <w:tcW w:w="1620" w:type="dxa"/>
            <w:noWrap/>
            <w:hideMark/>
          </w:tcPr>
          <w:p w14:paraId="5FDB7F8E" w14:textId="77777777" w:rsidR="003B60D9" w:rsidRPr="00333552" w:rsidRDefault="003B60D9" w:rsidP="0085768C">
            <w:pPr>
              <w:jc w:val="center"/>
              <w:rPr>
                <w:rFonts w:ascii="Times New Roman" w:hAnsi="Times New Roman"/>
              </w:rPr>
            </w:pPr>
            <w:r w:rsidRPr="00333552">
              <w:rPr>
                <w:rFonts w:ascii="Times New Roman" w:hAnsi="Times New Roman"/>
              </w:rPr>
              <w:t>74.98</w:t>
            </w:r>
          </w:p>
        </w:tc>
        <w:tc>
          <w:tcPr>
            <w:tcW w:w="1440" w:type="dxa"/>
            <w:noWrap/>
            <w:hideMark/>
          </w:tcPr>
          <w:p w14:paraId="02B94FAB" w14:textId="77777777" w:rsidR="003B60D9" w:rsidRPr="00333552" w:rsidRDefault="003B60D9" w:rsidP="0085768C">
            <w:pPr>
              <w:jc w:val="center"/>
              <w:rPr>
                <w:rFonts w:ascii="Times New Roman" w:hAnsi="Times New Roman"/>
              </w:rPr>
            </w:pPr>
            <w:r w:rsidRPr="00333552">
              <w:rPr>
                <w:rFonts w:ascii="Times New Roman" w:hAnsi="Times New Roman"/>
              </w:rPr>
              <w:t>0.562 J</w:t>
            </w:r>
          </w:p>
        </w:tc>
        <w:tc>
          <w:tcPr>
            <w:tcW w:w="1530" w:type="dxa"/>
            <w:noWrap/>
            <w:hideMark/>
          </w:tcPr>
          <w:p w14:paraId="1A3207E0" w14:textId="77777777" w:rsidR="003B60D9" w:rsidRPr="00333552" w:rsidRDefault="003B60D9" w:rsidP="0085768C">
            <w:pPr>
              <w:jc w:val="center"/>
              <w:rPr>
                <w:rFonts w:ascii="Times New Roman" w:hAnsi="Times New Roman"/>
              </w:rPr>
            </w:pPr>
            <w:r w:rsidRPr="00333552">
              <w:rPr>
                <w:rFonts w:ascii="Times New Roman" w:hAnsi="Times New Roman"/>
              </w:rPr>
              <w:t>8.97</w:t>
            </w:r>
          </w:p>
        </w:tc>
        <w:tc>
          <w:tcPr>
            <w:tcW w:w="1486" w:type="dxa"/>
            <w:noWrap/>
            <w:hideMark/>
          </w:tcPr>
          <w:p w14:paraId="0C64CB10" w14:textId="77777777" w:rsidR="003B60D9" w:rsidRPr="00333552" w:rsidRDefault="003B60D9" w:rsidP="0085768C">
            <w:pPr>
              <w:jc w:val="center"/>
              <w:rPr>
                <w:rFonts w:ascii="Times New Roman" w:hAnsi="Times New Roman"/>
              </w:rPr>
            </w:pPr>
            <w:r w:rsidRPr="00333552">
              <w:rPr>
                <w:rFonts w:ascii="Times New Roman" w:hAnsi="Times New Roman"/>
              </w:rPr>
              <w:t>5 U</w:t>
            </w:r>
          </w:p>
        </w:tc>
        <w:tc>
          <w:tcPr>
            <w:tcW w:w="1520" w:type="dxa"/>
            <w:noWrap/>
            <w:hideMark/>
          </w:tcPr>
          <w:p w14:paraId="11CECF26" w14:textId="77777777" w:rsidR="003B60D9" w:rsidRPr="00333552" w:rsidRDefault="003B60D9" w:rsidP="0085768C">
            <w:pPr>
              <w:jc w:val="center"/>
              <w:rPr>
                <w:rFonts w:ascii="Times New Roman" w:hAnsi="Times New Roman"/>
              </w:rPr>
            </w:pPr>
            <w:r w:rsidRPr="00333552">
              <w:rPr>
                <w:rFonts w:ascii="Times New Roman" w:hAnsi="Times New Roman"/>
              </w:rPr>
              <w:t>80.87</w:t>
            </w:r>
          </w:p>
        </w:tc>
      </w:tr>
      <w:tr w:rsidR="003B60D9" w:rsidRPr="00333552" w14:paraId="17DA737F" w14:textId="77777777" w:rsidTr="00925B4D">
        <w:trPr>
          <w:trHeight w:val="216"/>
        </w:trPr>
        <w:tc>
          <w:tcPr>
            <w:tcW w:w="1732" w:type="dxa"/>
            <w:vMerge/>
            <w:hideMark/>
          </w:tcPr>
          <w:p w14:paraId="4A928A50" w14:textId="77777777" w:rsidR="003B60D9" w:rsidRPr="00333552" w:rsidRDefault="003B60D9">
            <w:pPr>
              <w:rPr>
                <w:rFonts w:ascii="Times New Roman" w:hAnsi="Times New Roman"/>
              </w:rPr>
            </w:pPr>
          </w:p>
        </w:tc>
        <w:tc>
          <w:tcPr>
            <w:tcW w:w="694" w:type="dxa"/>
            <w:vMerge/>
            <w:hideMark/>
          </w:tcPr>
          <w:p w14:paraId="72D10C4E" w14:textId="77777777" w:rsidR="003B60D9" w:rsidRPr="00333552" w:rsidRDefault="003B60D9">
            <w:pPr>
              <w:rPr>
                <w:rFonts w:ascii="Times New Roman" w:hAnsi="Times New Roman"/>
              </w:rPr>
            </w:pPr>
          </w:p>
        </w:tc>
        <w:tc>
          <w:tcPr>
            <w:tcW w:w="1100" w:type="dxa"/>
            <w:noWrap/>
            <w:hideMark/>
          </w:tcPr>
          <w:p w14:paraId="58D20618" w14:textId="57CE129F" w:rsidR="003B60D9" w:rsidRPr="00333552" w:rsidRDefault="003B60D9" w:rsidP="00333552">
            <w:pPr>
              <w:rPr>
                <w:rFonts w:ascii="Times New Roman" w:hAnsi="Times New Roman"/>
              </w:rPr>
            </w:pPr>
            <w:r w:rsidRPr="00333552">
              <w:rPr>
                <w:rFonts w:ascii="Times New Roman" w:hAnsi="Times New Roman"/>
              </w:rPr>
              <w:t>7/21/2020</w:t>
            </w:r>
          </w:p>
        </w:tc>
        <w:tc>
          <w:tcPr>
            <w:tcW w:w="1424" w:type="dxa"/>
            <w:noWrap/>
            <w:hideMark/>
          </w:tcPr>
          <w:p w14:paraId="0C40A701" w14:textId="77777777" w:rsidR="003B60D9" w:rsidRPr="00333552" w:rsidRDefault="003B60D9" w:rsidP="0085768C">
            <w:pPr>
              <w:jc w:val="center"/>
              <w:rPr>
                <w:rFonts w:ascii="Times New Roman" w:hAnsi="Times New Roman"/>
              </w:rPr>
            </w:pPr>
            <w:r w:rsidRPr="00333552">
              <w:rPr>
                <w:rFonts w:ascii="Times New Roman" w:hAnsi="Times New Roman"/>
              </w:rPr>
              <w:t>Mainstem</w:t>
            </w:r>
          </w:p>
        </w:tc>
        <w:tc>
          <w:tcPr>
            <w:tcW w:w="1620" w:type="dxa"/>
            <w:noWrap/>
            <w:hideMark/>
          </w:tcPr>
          <w:p w14:paraId="27539480" w14:textId="77777777" w:rsidR="003B60D9" w:rsidRPr="00333552" w:rsidRDefault="003B60D9" w:rsidP="0085768C">
            <w:pPr>
              <w:jc w:val="center"/>
              <w:rPr>
                <w:rFonts w:ascii="Times New Roman" w:hAnsi="Times New Roman"/>
              </w:rPr>
            </w:pPr>
            <w:r w:rsidRPr="00333552">
              <w:rPr>
                <w:rFonts w:ascii="Times New Roman" w:hAnsi="Times New Roman"/>
              </w:rPr>
              <w:t>50.23</w:t>
            </w:r>
          </w:p>
        </w:tc>
        <w:tc>
          <w:tcPr>
            <w:tcW w:w="1440" w:type="dxa"/>
            <w:noWrap/>
            <w:hideMark/>
          </w:tcPr>
          <w:p w14:paraId="4C74C2BF" w14:textId="6E7EEA5F" w:rsidR="003B60D9" w:rsidRPr="00333552" w:rsidRDefault="003B60D9" w:rsidP="0085768C">
            <w:pPr>
              <w:jc w:val="center"/>
              <w:rPr>
                <w:rFonts w:ascii="Times New Roman" w:hAnsi="Times New Roman"/>
              </w:rPr>
            </w:pPr>
            <w:r w:rsidRPr="00333552">
              <w:rPr>
                <w:rFonts w:ascii="Times New Roman" w:hAnsi="Times New Roman"/>
              </w:rPr>
              <w:t>3.88</w:t>
            </w:r>
          </w:p>
        </w:tc>
        <w:tc>
          <w:tcPr>
            <w:tcW w:w="1530" w:type="dxa"/>
            <w:noWrap/>
            <w:hideMark/>
          </w:tcPr>
          <w:p w14:paraId="366007D5" w14:textId="77777777" w:rsidR="003B60D9" w:rsidRPr="00333552" w:rsidRDefault="003B60D9" w:rsidP="0085768C">
            <w:pPr>
              <w:jc w:val="center"/>
              <w:rPr>
                <w:rFonts w:ascii="Times New Roman" w:hAnsi="Times New Roman"/>
              </w:rPr>
            </w:pPr>
            <w:r w:rsidRPr="00333552">
              <w:rPr>
                <w:rFonts w:ascii="Times New Roman" w:hAnsi="Times New Roman"/>
              </w:rPr>
              <w:t>6.37</w:t>
            </w:r>
          </w:p>
        </w:tc>
        <w:tc>
          <w:tcPr>
            <w:tcW w:w="1486" w:type="dxa"/>
            <w:noWrap/>
            <w:hideMark/>
          </w:tcPr>
          <w:p w14:paraId="1D19462E" w14:textId="77777777" w:rsidR="003B60D9" w:rsidRPr="00333552" w:rsidRDefault="003B60D9" w:rsidP="0085768C">
            <w:pPr>
              <w:jc w:val="center"/>
              <w:rPr>
                <w:rFonts w:ascii="Times New Roman" w:hAnsi="Times New Roman"/>
              </w:rPr>
            </w:pPr>
            <w:r w:rsidRPr="00333552">
              <w:rPr>
                <w:rFonts w:ascii="Times New Roman" w:hAnsi="Times New Roman"/>
              </w:rPr>
              <w:t>4.16 J</w:t>
            </w:r>
          </w:p>
        </w:tc>
        <w:tc>
          <w:tcPr>
            <w:tcW w:w="1520" w:type="dxa"/>
            <w:noWrap/>
            <w:hideMark/>
          </w:tcPr>
          <w:p w14:paraId="6DA61758" w14:textId="77777777" w:rsidR="003B60D9" w:rsidRPr="00333552" w:rsidRDefault="003B60D9" w:rsidP="0085768C">
            <w:pPr>
              <w:jc w:val="center"/>
              <w:rPr>
                <w:rFonts w:ascii="Times New Roman" w:hAnsi="Times New Roman"/>
              </w:rPr>
            </w:pPr>
            <w:r w:rsidRPr="00333552">
              <w:rPr>
                <w:rFonts w:ascii="Times New Roman" w:hAnsi="Times New Roman"/>
              </w:rPr>
              <w:t>57.60</w:t>
            </w:r>
          </w:p>
        </w:tc>
      </w:tr>
      <w:tr w:rsidR="003B60D9" w:rsidRPr="00333552" w14:paraId="690FD292" w14:textId="77777777" w:rsidTr="0085768C">
        <w:trPr>
          <w:trHeight w:val="216"/>
        </w:trPr>
        <w:tc>
          <w:tcPr>
            <w:tcW w:w="1732" w:type="dxa"/>
            <w:vMerge w:val="restart"/>
            <w:hideMark/>
          </w:tcPr>
          <w:p w14:paraId="328D9199" w14:textId="77777777" w:rsidR="003B60D9" w:rsidRPr="00333552" w:rsidRDefault="003B60D9" w:rsidP="00333552">
            <w:pPr>
              <w:rPr>
                <w:rFonts w:ascii="Times New Roman" w:hAnsi="Times New Roman"/>
              </w:rPr>
            </w:pPr>
            <w:r w:rsidRPr="00333552">
              <w:rPr>
                <w:rFonts w:ascii="Times New Roman" w:hAnsi="Times New Roman"/>
              </w:rPr>
              <w:t>Cunningham Park</w:t>
            </w:r>
          </w:p>
        </w:tc>
        <w:tc>
          <w:tcPr>
            <w:tcW w:w="694" w:type="dxa"/>
            <w:vMerge w:val="restart"/>
            <w:noWrap/>
            <w:hideMark/>
          </w:tcPr>
          <w:p w14:paraId="7C1778D7" w14:textId="77777777" w:rsidR="003B60D9" w:rsidRPr="00333552" w:rsidRDefault="003B60D9" w:rsidP="00333552">
            <w:pPr>
              <w:rPr>
                <w:rFonts w:ascii="Times New Roman" w:hAnsi="Times New Roman"/>
              </w:rPr>
            </w:pPr>
            <w:r w:rsidRPr="00333552">
              <w:rPr>
                <w:rFonts w:ascii="Times New Roman" w:hAnsi="Times New Roman"/>
              </w:rPr>
              <w:t>6.5</w:t>
            </w:r>
          </w:p>
        </w:tc>
        <w:tc>
          <w:tcPr>
            <w:tcW w:w="1100" w:type="dxa"/>
            <w:noWrap/>
            <w:hideMark/>
          </w:tcPr>
          <w:p w14:paraId="2B83BD47" w14:textId="6CEFCCF5" w:rsidR="003B60D9" w:rsidRPr="00333552" w:rsidRDefault="003B60D9" w:rsidP="00333552">
            <w:pPr>
              <w:rPr>
                <w:rFonts w:ascii="Times New Roman" w:hAnsi="Times New Roman"/>
              </w:rPr>
            </w:pPr>
            <w:r w:rsidRPr="00333552">
              <w:rPr>
                <w:rFonts w:ascii="Times New Roman" w:hAnsi="Times New Roman"/>
              </w:rPr>
              <w:t>4/30/2019</w:t>
            </w:r>
          </w:p>
        </w:tc>
        <w:tc>
          <w:tcPr>
            <w:tcW w:w="1424" w:type="dxa"/>
            <w:noWrap/>
            <w:hideMark/>
          </w:tcPr>
          <w:p w14:paraId="7801194B" w14:textId="77777777" w:rsidR="003B60D9" w:rsidRPr="00333552" w:rsidRDefault="003B60D9" w:rsidP="0085768C">
            <w:pPr>
              <w:jc w:val="center"/>
              <w:rPr>
                <w:rFonts w:ascii="Times New Roman" w:hAnsi="Times New Roman"/>
              </w:rPr>
            </w:pPr>
            <w:r w:rsidRPr="00333552">
              <w:rPr>
                <w:rFonts w:ascii="Times New Roman" w:hAnsi="Times New Roman"/>
              </w:rPr>
              <w:t>Mainstem</w:t>
            </w:r>
          </w:p>
        </w:tc>
        <w:tc>
          <w:tcPr>
            <w:tcW w:w="1620" w:type="dxa"/>
            <w:noWrap/>
            <w:hideMark/>
          </w:tcPr>
          <w:p w14:paraId="5D343D8B" w14:textId="77777777" w:rsidR="003B60D9" w:rsidRPr="00333552" w:rsidRDefault="003B60D9" w:rsidP="0085768C">
            <w:pPr>
              <w:jc w:val="center"/>
              <w:rPr>
                <w:rFonts w:ascii="Times New Roman" w:hAnsi="Times New Roman"/>
              </w:rPr>
            </w:pPr>
            <w:r w:rsidRPr="00333552">
              <w:rPr>
                <w:rFonts w:ascii="Times New Roman" w:hAnsi="Times New Roman"/>
              </w:rPr>
              <w:t>36.84</w:t>
            </w:r>
          </w:p>
        </w:tc>
        <w:tc>
          <w:tcPr>
            <w:tcW w:w="1440" w:type="dxa"/>
            <w:noWrap/>
            <w:hideMark/>
          </w:tcPr>
          <w:p w14:paraId="3829DB88" w14:textId="77777777" w:rsidR="003B60D9" w:rsidRPr="00333552" w:rsidRDefault="003B60D9" w:rsidP="0085768C">
            <w:pPr>
              <w:jc w:val="center"/>
              <w:rPr>
                <w:rFonts w:ascii="Times New Roman" w:hAnsi="Times New Roman"/>
              </w:rPr>
            </w:pPr>
            <w:r w:rsidRPr="00333552">
              <w:rPr>
                <w:rFonts w:ascii="Times New Roman" w:hAnsi="Times New Roman"/>
              </w:rPr>
              <w:t>0.751 J</w:t>
            </w:r>
          </w:p>
        </w:tc>
        <w:tc>
          <w:tcPr>
            <w:tcW w:w="1530" w:type="dxa"/>
            <w:noWrap/>
            <w:hideMark/>
          </w:tcPr>
          <w:p w14:paraId="38D7C8AC" w14:textId="77777777" w:rsidR="003B60D9" w:rsidRPr="00333552" w:rsidRDefault="003B60D9" w:rsidP="0085768C">
            <w:pPr>
              <w:jc w:val="center"/>
              <w:rPr>
                <w:rFonts w:ascii="Times New Roman" w:hAnsi="Times New Roman"/>
              </w:rPr>
            </w:pPr>
            <w:r w:rsidRPr="00333552">
              <w:rPr>
                <w:rFonts w:ascii="Times New Roman" w:hAnsi="Times New Roman"/>
              </w:rPr>
              <w:t>4.89</w:t>
            </w:r>
          </w:p>
        </w:tc>
        <w:tc>
          <w:tcPr>
            <w:tcW w:w="1486" w:type="dxa"/>
            <w:shd w:val="clear" w:color="auto" w:fill="C7E6A4"/>
            <w:noWrap/>
            <w:hideMark/>
          </w:tcPr>
          <w:p w14:paraId="493A4746" w14:textId="15F22D8F" w:rsidR="003B60D9" w:rsidRPr="00333552" w:rsidRDefault="003B60D9" w:rsidP="0085768C">
            <w:pPr>
              <w:jc w:val="center"/>
              <w:rPr>
                <w:rFonts w:ascii="Times New Roman" w:hAnsi="Times New Roman"/>
              </w:rPr>
            </w:pPr>
            <w:r w:rsidRPr="00333552">
              <w:rPr>
                <w:rFonts w:ascii="Times New Roman" w:hAnsi="Times New Roman"/>
              </w:rPr>
              <w:t>65.6</w:t>
            </w:r>
          </w:p>
        </w:tc>
        <w:tc>
          <w:tcPr>
            <w:tcW w:w="1520" w:type="dxa"/>
            <w:noWrap/>
            <w:hideMark/>
          </w:tcPr>
          <w:p w14:paraId="5BCD2BA2" w14:textId="77777777" w:rsidR="003B60D9" w:rsidRPr="00333552" w:rsidRDefault="003B60D9" w:rsidP="0085768C">
            <w:pPr>
              <w:jc w:val="center"/>
              <w:rPr>
                <w:rFonts w:ascii="Times New Roman" w:hAnsi="Times New Roman"/>
              </w:rPr>
            </w:pPr>
            <w:r w:rsidRPr="00333552">
              <w:rPr>
                <w:rFonts w:ascii="Times New Roman" w:hAnsi="Times New Roman"/>
              </w:rPr>
              <w:t>44.29</w:t>
            </w:r>
          </w:p>
        </w:tc>
      </w:tr>
      <w:tr w:rsidR="003B60D9" w:rsidRPr="00333552" w14:paraId="55B18AFB" w14:textId="77777777" w:rsidTr="00925B4D">
        <w:trPr>
          <w:trHeight w:val="216"/>
        </w:trPr>
        <w:tc>
          <w:tcPr>
            <w:tcW w:w="1732" w:type="dxa"/>
            <w:vMerge/>
            <w:hideMark/>
          </w:tcPr>
          <w:p w14:paraId="1F0E1A63" w14:textId="77777777" w:rsidR="003B60D9" w:rsidRPr="00333552" w:rsidRDefault="003B60D9">
            <w:pPr>
              <w:rPr>
                <w:rFonts w:ascii="Times New Roman" w:hAnsi="Times New Roman"/>
              </w:rPr>
            </w:pPr>
          </w:p>
        </w:tc>
        <w:tc>
          <w:tcPr>
            <w:tcW w:w="694" w:type="dxa"/>
            <w:vMerge/>
            <w:hideMark/>
          </w:tcPr>
          <w:p w14:paraId="7B16F84A" w14:textId="77777777" w:rsidR="003B60D9" w:rsidRPr="00333552" w:rsidRDefault="003B60D9">
            <w:pPr>
              <w:rPr>
                <w:rFonts w:ascii="Times New Roman" w:hAnsi="Times New Roman"/>
              </w:rPr>
            </w:pPr>
          </w:p>
        </w:tc>
        <w:tc>
          <w:tcPr>
            <w:tcW w:w="1100" w:type="dxa"/>
            <w:noWrap/>
            <w:hideMark/>
          </w:tcPr>
          <w:p w14:paraId="3B403528" w14:textId="213D4081" w:rsidR="003B60D9" w:rsidRPr="00333552" w:rsidRDefault="003B60D9" w:rsidP="00333552">
            <w:pPr>
              <w:rPr>
                <w:rFonts w:ascii="Times New Roman" w:hAnsi="Times New Roman"/>
              </w:rPr>
            </w:pPr>
            <w:r w:rsidRPr="00333552">
              <w:rPr>
                <w:rFonts w:ascii="Times New Roman" w:hAnsi="Times New Roman"/>
              </w:rPr>
              <w:t>7/30/2019</w:t>
            </w:r>
          </w:p>
        </w:tc>
        <w:tc>
          <w:tcPr>
            <w:tcW w:w="1424" w:type="dxa"/>
            <w:noWrap/>
            <w:hideMark/>
          </w:tcPr>
          <w:p w14:paraId="29440631" w14:textId="77777777" w:rsidR="003B60D9" w:rsidRPr="00333552" w:rsidRDefault="003B60D9" w:rsidP="0085768C">
            <w:pPr>
              <w:jc w:val="center"/>
              <w:rPr>
                <w:rFonts w:ascii="Times New Roman" w:hAnsi="Times New Roman"/>
              </w:rPr>
            </w:pPr>
            <w:r w:rsidRPr="00333552">
              <w:rPr>
                <w:rFonts w:ascii="Times New Roman" w:hAnsi="Times New Roman"/>
              </w:rPr>
              <w:t>Mainstem</w:t>
            </w:r>
          </w:p>
        </w:tc>
        <w:tc>
          <w:tcPr>
            <w:tcW w:w="1620" w:type="dxa"/>
            <w:noWrap/>
            <w:hideMark/>
          </w:tcPr>
          <w:p w14:paraId="31AE444B" w14:textId="77777777" w:rsidR="003B60D9" w:rsidRPr="00333552" w:rsidRDefault="003B60D9" w:rsidP="0085768C">
            <w:pPr>
              <w:jc w:val="center"/>
              <w:rPr>
                <w:rFonts w:ascii="Times New Roman" w:hAnsi="Times New Roman"/>
              </w:rPr>
            </w:pPr>
            <w:r w:rsidRPr="00333552">
              <w:rPr>
                <w:rFonts w:ascii="Times New Roman" w:hAnsi="Times New Roman"/>
              </w:rPr>
              <w:t>33.74</w:t>
            </w:r>
          </w:p>
        </w:tc>
        <w:tc>
          <w:tcPr>
            <w:tcW w:w="1440" w:type="dxa"/>
            <w:noWrap/>
            <w:hideMark/>
          </w:tcPr>
          <w:p w14:paraId="057EB775" w14:textId="77777777" w:rsidR="003B60D9" w:rsidRPr="00333552" w:rsidRDefault="003B60D9" w:rsidP="0085768C">
            <w:pPr>
              <w:jc w:val="center"/>
              <w:rPr>
                <w:rFonts w:ascii="Times New Roman" w:hAnsi="Times New Roman"/>
              </w:rPr>
            </w:pPr>
            <w:r w:rsidRPr="00333552">
              <w:rPr>
                <w:rFonts w:ascii="Times New Roman" w:hAnsi="Times New Roman"/>
              </w:rPr>
              <w:t>0.428 J</w:t>
            </w:r>
          </w:p>
        </w:tc>
        <w:tc>
          <w:tcPr>
            <w:tcW w:w="1530" w:type="dxa"/>
            <w:noWrap/>
            <w:hideMark/>
          </w:tcPr>
          <w:p w14:paraId="6950BE8C" w14:textId="77777777" w:rsidR="003B60D9" w:rsidRPr="00333552" w:rsidRDefault="003B60D9" w:rsidP="0085768C">
            <w:pPr>
              <w:jc w:val="center"/>
              <w:rPr>
                <w:rFonts w:ascii="Times New Roman" w:hAnsi="Times New Roman"/>
              </w:rPr>
            </w:pPr>
            <w:r w:rsidRPr="00333552">
              <w:rPr>
                <w:rFonts w:ascii="Times New Roman" w:hAnsi="Times New Roman"/>
              </w:rPr>
              <w:t>4.53</w:t>
            </w:r>
          </w:p>
        </w:tc>
        <w:tc>
          <w:tcPr>
            <w:tcW w:w="1486" w:type="dxa"/>
            <w:noWrap/>
            <w:hideMark/>
          </w:tcPr>
          <w:p w14:paraId="59AADFCB" w14:textId="77777777" w:rsidR="003B60D9" w:rsidRPr="00333552" w:rsidRDefault="003B60D9" w:rsidP="0085768C">
            <w:pPr>
              <w:jc w:val="center"/>
              <w:rPr>
                <w:rFonts w:ascii="Times New Roman" w:hAnsi="Times New Roman"/>
              </w:rPr>
            </w:pPr>
            <w:r w:rsidRPr="00333552">
              <w:rPr>
                <w:rFonts w:ascii="Times New Roman" w:hAnsi="Times New Roman"/>
              </w:rPr>
              <w:t>5 U</w:t>
            </w:r>
          </w:p>
        </w:tc>
        <w:tc>
          <w:tcPr>
            <w:tcW w:w="1520" w:type="dxa"/>
            <w:noWrap/>
            <w:hideMark/>
          </w:tcPr>
          <w:p w14:paraId="0B584DE9" w14:textId="77777777" w:rsidR="003B60D9" w:rsidRPr="00333552" w:rsidRDefault="003B60D9" w:rsidP="0085768C">
            <w:pPr>
              <w:jc w:val="center"/>
              <w:rPr>
                <w:rFonts w:ascii="Times New Roman" w:hAnsi="Times New Roman"/>
              </w:rPr>
            </w:pPr>
            <w:r w:rsidRPr="00333552">
              <w:rPr>
                <w:rFonts w:ascii="Times New Roman" w:hAnsi="Times New Roman"/>
              </w:rPr>
              <w:t>41.12</w:t>
            </w:r>
          </w:p>
        </w:tc>
      </w:tr>
      <w:tr w:rsidR="003B60D9" w:rsidRPr="00333552" w14:paraId="29D6608F" w14:textId="77777777" w:rsidTr="00925B4D">
        <w:trPr>
          <w:trHeight w:val="216"/>
        </w:trPr>
        <w:tc>
          <w:tcPr>
            <w:tcW w:w="1732" w:type="dxa"/>
            <w:vMerge/>
            <w:hideMark/>
          </w:tcPr>
          <w:p w14:paraId="172DA6E3" w14:textId="77777777" w:rsidR="003B60D9" w:rsidRPr="00333552" w:rsidRDefault="003B60D9">
            <w:pPr>
              <w:rPr>
                <w:rFonts w:ascii="Times New Roman" w:hAnsi="Times New Roman"/>
              </w:rPr>
            </w:pPr>
          </w:p>
        </w:tc>
        <w:tc>
          <w:tcPr>
            <w:tcW w:w="694" w:type="dxa"/>
            <w:vMerge/>
            <w:hideMark/>
          </w:tcPr>
          <w:p w14:paraId="4D6814ED" w14:textId="77777777" w:rsidR="003B60D9" w:rsidRPr="00333552" w:rsidRDefault="003B60D9">
            <w:pPr>
              <w:rPr>
                <w:rFonts w:ascii="Times New Roman" w:hAnsi="Times New Roman"/>
              </w:rPr>
            </w:pPr>
          </w:p>
        </w:tc>
        <w:tc>
          <w:tcPr>
            <w:tcW w:w="1100" w:type="dxa"/>
            <w:noWrap/>
            <w:hideMark/>
          </w:tcPr>
          <w:p w14:paraId="2CF7A65C" w14:textId="4D37AA3E" w:rsidR="003B60D9" w:rsidRPr="00333552" w:rsidRDefault="003B60D9" w:rsidP="00333552">
            <w:pPr>
              <w:rPr>
                <w:rFonts w:ascii="Times New Roman" w:hAnsi="Times New Roman"/>
              </w:rPr>
            </w:pPr>
            <w:r w:rsidRPr="00333552">
              <w:rPr>
                <w:rFonts w:ascii="Times New Roman" w:hAnsi="Times New Roman"/>
              </w:rPr>
              <w:t>7/21/2020</w:t>
            </w:r>
          </w:p>
        </w:tc>
        <w:tc>
          <w:tcPr>
            <w:tcW w:w="1424" w:type="dxa"/>
            <w:noWrap/>
            <w:hideMark/>
          </w:tcPr>
          <w:p w14:paraId="33B5DE3B" w14:textId="77777777" w:rsidR="003B60D9" w:rsidRPr="00333552" w:rsidRDefault="003B60D9" w:rsidP="0085768C">
            <w:pPr>
              <w:jc w:val="center"/>
              <w:rPr>
                <w:rFonts w:ascii="Times New Roman" w:hAnsi="Times New Roman"/>
              </w:rPr>
            </w:pPr>
            <w:r w:rsidRPr="00333552">
              <w:rPr>
                <w:rFonts w:ascii="Times New Roman" w:hAnsi="Times New Roman"/>
              </w:rPr>
              <w:t>Mainstem</w:t>
            </w:r>
          </w:p>
        </w:tc>
        <w:tc>
          <w:tcPr>
            <w:tcW w:w="1620" w:type="dxa"/>
            <w:noWrap/>
            <w:hideMark/>
          </w:tcPr>
          <w:p w14:paraId="631B49DC" w14:textId="77777777" w:rsidR="003B60D9" w:rsidRPr="00333552" w:rsidRDefault="003B60D9" w:rsidP="0085768C">
            <w:pPr>
              <w:jc w:val="center"/>
              <w:rPr>
                <w:rFonts w:ascii="Times New Roman" w:hAnsi="Times New Roman"/>
              </w:rPr>
            </w:pPr>
            <w:r w:rsidRPr="00333552">
              <w:rPr>
                <w:rFonts w:ascii="Times New Roman" w:hAnsi="Times New Roman"/>
              </w:rPr>
              <w:t>33.23</w:t>
            </w:r>
          </w:p>
        </w:tc>
        <w:tc>
          <w:tcPr>
            <w:tcW w:w="1440" w:type="dxa"/>
            <w:noWrap/>
            <w:hideMark/>
          </w:tcPr>
          <w:p w14:paraId="28ED6141" w14:textId="77777777" w:rsidR="003B60D9" w:rsidRPr="00333552" w:rsidRDefault="003B60D9" w:rsidP="0085768C">
            <w:pPr>
              <w:jc w:val="center"/>
              <w:rPr>
                <w:rFonts w:ascii="Times New Roman" w:hAnsi="Times New Roman"/>
              </w:rPr>
            </w:pPr>
            <w:r w:rsidRPr="00333552">
              <w:rPr>
                <w:rFonts w:ascii="Times New Roman" w:hAnsi="Times New Roman"/>
              </w:rPr>
              <w:t>0.334 J</w:t>
            </w:r>
          </w:p>
        </w:tc>
        <w:tc>
          <w:tcPr>
            <w:tcW w:w="1530" w:type="dxa"/>
            <w:noWrap/>
            <w:hideMark/>
          </w:tcPr>
          <w:p w14:paraId="35B8B668" w14:textId="77777777" w:rsidR="003B60D9" w:rsidRPr="00333552" w:rsidRDefault="003B60D9" w:rsidP="0085768C">
            <w:pPr>
              <w:jc w:val="center"/>
              <w:rPr>
                <w:rFonts w:ascii="Times New Roman" w:hAnsi="Times New Roman"/>
              </w:rPr>
            </w:pPr>
            <w:r w:rsidRPr="00333552">
              <w:rPr>
                <w:rFonts w:ascii="Times New Roman" w:hAnsi="Times New Roman"/>
              </w:rPr>
              <w:t>4.47</w:t>
            </w:r>
          </w:p>
        </w:tc>
        <w:tc>
          <w:tcPr>
            <w:tcW w:w="1486" w:type="dxa"/>
            <w:noWrap/>
            <w:hideMark/>
          </w:tcPr>
          <w:p w14:paraId="0A3A8BAD" w14:textId="77777777" w:rsidR="003B60D9" w:rsidRPr="00333552" w:rsidRDefault="003B60D9" w:rsidP="0085768C">
            <w:pPr>
              <w:jc w:val="center"/>
              <w:rPr>
                <w:rFonts w:ascii="Times New Roman" w:hAnsi="Times New Roman"/>
              </w:rPr>
            </w:pPr>
            <w:r w:rsidRPr="00333552">
              <w:rPr>
                <w:rFonts w:ascii="Times New Roman" w:hAnsi="Times New Roman"/>
              </w:rPr>
              <w:t>3.59 J</w:t>
            </w:r>
          </w:p>
        </w:tc>
        <w:tc>
          <w:tcPr>
            <w:tcW w:w="1520" w:type="dxa"/>
            <w:noWrap/>
            <w:hideMark/>
          </w:tcPr>
          <w:p w14:paraId="030D21CD" w14:textId="77777777" w:rsidR="003B60D9" w:rsidRPr="00333552" w:rsidRDefault="003B60D9" w:rsidP="0085768C">
            <w:pPr>
              <w:jc w:val="center"/>
              <w:rPr>
                <w:rFonts w:ascii="Times New Roman" w:hAnsi="Times New Roman"/>
              </w:rPr>
            </w:pPr>
            <w:r w:rsidRPr="00333552">
              <w:rPr>
                <w:rFonts w:ascii="Times New Roman" w:hAnsi="Times New Roman"/>
              </w:rPr>
              <w:t>40.58</w:t>
            </w:r>
          </w:p>
        </w:tc>
      </w:tr>
      <w:tr w:rsidR="003B60D9" w:rsidRPr="00333552" w14:paraId="216BA2C1" w14:textId="77777777" w:rsidTr="0085768C">
        <w:trPr>
          <w:trHeight w:val="216"/>
        </w:trPr>
        <w:tc>
          <w:tcPr>
            <w:tcW w:w="1732" w:type="dxa"/>
            <w:vMerge w:val="restart"/>
            <w:hideMark/>
          </w:tcPr>
          <w:p w14:paraId="20431270" w14:textId="77777777" w:rsidR="003B60D9" w:rsidRPr="00333552" w:rsidRDefault="003B60D9" w:rsidP="00333552">
            <w:pPr>
              <w:rPr>
                <w:rFonts w:ascii="Times New Roman" w:hAnsi="Times New Roman"/>
              </w:rPr>
            </w:pPr>
            <w:r w:rsidRPr="00333552">
              <w:rPr>
                <w:rFonts w:ascii="Times New Roman" w:hAnsi="Times New Roman"/>
              </w:rPr>
              <w:t>Beaver Creek</w:t>
            </w:r>
          </w:p>
        </w:tc>
        <w:tc>
          <w:tcPr>
            <w:tcW w:w="694" w:type="dxa"/>
            <w:vMerge w:val="restart"/>
            <w:noWrap/>
            <w:hideMark/>
          </w:tcPr>
          <w:p w14:paraId="48271DEA" w14:textId="77777777" w:rsidR="003B60D9" w:rsidRPr="00333552" w:rsidRDefault="003B60D9" w:rsidP="00333552">
            <w:pPr>
              <w:rPr>
                <w:rFonts w:ascii="Times New Roman" w:hAnsi="Times New Roman"/>
              </w:rPr>
            </w:pPr>
            <w:r w:rsidRPr="00333552">
              <w:rPr>
                <w:rFonts w:ascii="Times New Roman" w:hAnsi="Times New Roman"/>
              </w:rPr>
              <w:t> </w:t>
            </w:r>
          </w:p>
        </w:tc>
        <w:tc>
          <w:tcPr>
            <w:tcW w:w="1100" w:type="dxa"/>
            <w:noWrap/>
            <w:hideMark/>
          </w:tcPr>
          <w:p w14:paraId="1FB381F0" w14:textId="4E3DC6B8" w:rsidR="003B60D9" w:rsidRPr="00333552" w:rsidRDefault="003B60D9" w:rsidP="00333552">
            <w:pPr>
              <w:rPr>
                <w:rFonts w:ascii="Times New Roman" w:hAnsi="Times New Roman"/>
              </w:rPr>
            </w:pPr>
            <w:r w:rsidRPr="00333552">
              <w:rPr>
                <w:rFonts w:ascii="Times New Roman" w:hAnsi="Times New Roman"/>
              </w:rPr>
              <w:t>4/30/2019</w:t>
            </w:r>
          </w:p>
        </w:tc>
        <w:tc>
          <w:tcPr>
            <w:tcW w:w="1424" w:type="dxa"/>
            <w:noWrap/>
            <w:hideMark/>
          </w:tcPr>
          <w:p w14:paraId="448C8531" w14:textId="77777777" w:rsidR="003B60D9" w:rsidRPr="00333552" w:rsidRDefault="003B60D9" w:rsidP="0085768C">
            <w:pPr>
              <w:jc w:val="center"/>
              <w:rPr>
                <w:rFonts w:ascii="Times New Roman" w:hAnsi="Times New Roman"/>
              </w:rPr>
            </w:pPr>
            <w:r w:rsidRPr="00333552">
              <w:rPr>
                <w:rFonts w:ascii="Times New Roman" w:hAnsi="Times New Roman"/>
              </w:rPr>
              <w:t>Tributary</w:t>
            </w:r>
          </w:p>
        </w:tc>
        <w:tc>
          <w:tcPr>
            <w:tcW w:w="1620" w:type="dxa"/>
            <w:noWrap/>
            <w:hideMark/>
          </w:tcPr>
          <w:p w14:paraId="5DDE7AB2" w14:textId="77777777" w:rsidR="003B60D9" w:rsidRPr="00333552" w:rsidRDefault="003B60D9" w:rsidP="0085768C">
            <w:pPr>
              <w:jc w:val="center"/>
              <w:rPr>
                <w:rFonts w:ascii="Times New Roman" w:hAnsi="Times New Roman"/>
              </w:rPr>
            </w:pPr>
            <w:r w:rsidRPr="00333552">
              <w:rPr>
                <w:rFonts w:ascii="Times New Roman" w:hAnsi="Times New Roman"/>
              </w:rPr>
              <w:t>43.06</w:t>
            </w:r>
          </w:p>
        </w:tc>
        <w:tc>
          <w:tcPr>
            <w:tcW w:w="1440" w:type="dxa"/>
            <w:noWrap/>
            <w:hideMark/>
          </w:tcPr>
          <w:p w14:paraId="3B15ECF6" w14:textId="06CA81EC" w:rsidR="003B60D9" w:rsidRPr="00333552" w:rsidRDefault="003B60D9" w:rsidP="0085768C">
            <w:pPr>
              <w:jc w:val="center"/>
              <w:rPr>
                <w:rFonts w:ascii="Times New Roman" w:hAnsi="Times New Roman"/>
              </w:rPr>
            </w:pPr>
            <w:r w:rsidRPr="00333552">
              <w:rPr>
                <w:rFonts w:ascii="Times New Roman" w:hAnsi="Times New Roman"/>
              </w:rPr>
              <w:t>3.91</w:t>
            </w:r>
          </w:p>
        </w:tc>
        <w:tc>
          <w:tcPr>
            <w:tcW w:w="1530" w:type="dxa"/>
            <w:noWrap/>
            <w:hideMark/>
          </w:tcPr>
          <w:p w14:paraId="53305B3A" w14:textId="77777777" w:rsidR="003B60D9" w:rsidRPr="00333552" w:rsidRDefault="003B60D9" w:rsidP="0085768C">
            <w:pPr>
              <w:jc w:val="center"/>
              <w:rPr>
                <w:rFonts w:ascii="Times New Roman" w:hAnsi="Times New Roman"/>
              </w:rPr>
            </w:pPr>
            <w:r w:rsidRPr="00333552">
              <w:rPr>
                <w:rFonts w:ascii="Times New Roman" w:hAnsi="Times New Roman"/>
              </w:rPr>
              <w:t>5.58</w:t>
            </w:r>
          </w:p>
        </w:tc>
        <w:tc>
          <w:tcPr>
            <w:tcW w:w="1486" w:type="dxa"/>
            <w:shd w:val="clear" w:color="auto" w:fill="C7E6A4"/>
            <w:noWrap/>
            <w:hideMark/>
          </w:tcPr>
          <w:p w14:paraId="0128B350" w14:textId="21E6EC57" w:rsidR="003B60D9" w:rsidRPr="00333552" w:rsidRDefault="003B60D9" w:rsidP="0085768C">
            <w:pPr>
              <w:jc w:val="center"/>
              <w:rPr>
                <w:rFonts w:ascii="Times New Roman" w:hAnsi="Times New Roman"/>
              </w:rPr>
            </w:pPr>
            <w:r w:rsidRPr="00333552">
              <w:rPr>
                <w:rFonts w:ascii="Times New Roman" w:hAnsi="Times New Roman"/>
              </w:rPr>
              <w:t>84.1</w:t>
            </w:r>
          </w:p>
        </w:tc>
        <w:tc>
          <w:tcPr>
            <w:tcW w:w="1520" w:type="dxa"/>
            <w:noWrap/>
            <w:hideMark/>
          </w:tcPr>
          <w:p w14:paraId="1173C57A" w14:textId="77777777" w:rsidR="003B60D9" w:rsidRPr="00333552" w:rsidRDefault="003B60D9" w:rsidP="0085768C">
            <w:pPr>
              <w:jc w:val="center"/>
              <w:rPr>
                <w:rFonts w:ascii="Times New Roman" w:hAnsi="Times New Roman"/>
              </w:rPr>
            </w:pPr>
            <w:r w:rsidRPr="00333552">
              <w:rPr>
                <w:rFonts w:ascii="Times New Roman" w:hAnsi="Times New Roman"/>
              </w:rPr>
              <w:t>50.55</w:t>
            </w:r>
          </w:p>
        </w:tc>
      </w:tr>
      <w:tr w:rsidR="003B60D9" w:rsidRPr="00333552" w14:paraId="4E0DD1D2" w14:textId="77777777" w:rsidTr="00925B4D">
        <w:trPr>
          <w:trHeight w:val="216"/>
        </w:trPr>
        <w:tc>
          <w:tcPr>
            <w:tcW w:w="1732" w:type="dxa"/>
            <w:vMerge/>
            <w:hideMark/>
          </w:tcPr>
          <w:p w14:paraId="394F8564" w14:textId="77777777" w:rsidR="003B60D9" w:rsidRPr="00333552" w:rsidRDefault="003B60D9">
            <w:pPr>
              <w:rPr>
                <w:rFonts w:ascii="Times New Roman" w:hAnsi="Times New Roman"/>
              </w:rPr>
            </w:pPr>
          </w:p>
        </w:tc>
        <w:tc>
          <w:tcPr>
            <w:tcW w:w="694" w:type="dxa"/>
            <w:vMerge/>
            <w:hideMark/>
          </w:tcPr>
          <w:p w14:paraId="3ABD2329" w14:textId="77777777" w:rsidR="003B60D9" w:rsidRPr="00333552" w:rsidRDefault="003B60D9">
            <w:pPr>
              <w:rPr>
                <w:rFonts w:ascii="Times New Roman" w:hAnsi="Times New Roman"/>
              </w:rPr>
            </w:pPr>
          </w:p>
        </w:tc>
        <w:tc>
          <w:tcPr>
            <w:tcW w:w="1100" w:type="dxa"/>
            <w:noWrap/>
            <w:hideMark/>
          </w:tcPr>
          <w:p w14:paraId="04FAA52E" w14:textId="3D6CF329" w:rsidR="003B60D9" w:rsidRPr="00333552" w:rsidRDefault="003B60D9" w:rsidP="00333552">
            <w:pPr>
              <w:rPr>
                <w:rFonts w:ascii="Times New Roman" w:hAnsi="Times New Roman"/>
              </w:rPr>
            </w:pPr>
            <w:r w:rsidRPr="00333552">
              <w:rPr>
                <w:rFonts w:ascii="Times New Roman" w:hAnsi="Times New Roman"/>
              </w:rPr>
              <w:t>7/30/2019</w:t>
            </w:r>
          </w:p>
        </w:tc>
        <w:tc>
          <w:tcPr>
            <w:tcW w:w="1424" w:type="dxa"/>
            <w:noWrap/>
            <w:hideMark/>
          </w:tcPr>
          <w:p w14:paraId="1E9F7B8D" w14:textId="77777777" w:rsidR="003B60D9" w:rsidRPr="00333552" w:rsidRDefault="003B60D9" w:rsidP="0085768C">
            <w:pPr>
              <w:jc w:val="center"/>
              <w:rPr>
                <w:rFonts w:ascii="Times New Roman" w:hAnsi="Times New Roman"/>
              </w:rPr>
            </w:pPr>
            <w:r w:rsidRPr="00333552">
              <w:rPr>
                <w:rFonts w:ascii="Times New Roman" w:hAnsi="Times New Roman"/>
              </w:rPr>
              <w:t>Tributary</w:t>
            </w:r>
          </w:p>
        </w:tc>
        <w:tc>
          <w:tcPr>
            <w:tcW w:w="1620" w:type="dxa"/>
            <w:noWrap/>
            <w:hideMark/>
          </w:tcPr>
          <w:p w14:paraId="67539FA5" w14:textId="77777777" w:rsidR="003B60D9" w:rsidRPr="00333552" w:rsidRDefault="003B60D9" w:rsidP="0085768C">
            <w:pPr>
              <w:jc w:val="center"/>
              <w:rPr>
                <w:rFonts w:ascii="Times New Roman" w:hAnsi="Times New Roman"/>
              </w:rPr>
            </w:pPr>
            <w:r w:rsidRPr="00333552">
              <w:rPr>
                <w:rFonts w:ascii="Times New Roman" w:hAnsi="Times New Roman"/>
              </w:rPr>
              <w:t>73.65</w:t>
            </w:r>
          </w:p>
        </w:tc>
        <w:tc>
          <w:tcPr>
            <w:tcW w:w="1440" w:type="dxa"/>
            <w:noWrap/>
            <w:hideMark/>
          </w:tcPr>
          <w:p w14:paraId="0E206B77" w14:textId="33058286" w:rsidR="003B60D9" w:rsidRPr="00333552" w:rsidRDefault="003B60D9" w:rsidP="0085768C">
            <w:pPr>
              <w:jc w:val="center"/>
              <w:rPr>
                <w:rFonts w:ascii="Times New Roman" w:hAnsi="Times New Roman"/>
              </w:rPr>
            </w:pPr>
            <w:r w:rsidRPr="00333552">
              <w:rPr>
                <w:rFonts w:ascii="Times New Roman" w:hAnsi="Times New Roman"/>
              </w:rPr>
              <w:t>1.77</w:t>
            </w:r>
          </w:p>
        </w:tc>
        <w:tc>
          <w:tcPr>
            <w:tcW w:w="1530" w:type="dxa"/>
            <w:noWrap/>
            <w:hideMark/>
          </w:tcPr>
          <w:p w14:paraId="0CC764A3" w14:textId="77777777" w:rsidR="003B60D9" w:rsidRPr="00333552" w:rsidRDefault="003B60D9" w:rsidP="0085768C">
            <w:pPr>
              <w:jc w:val="center"/>
              <w:rPr>
                <w:rFonts w:ascii="Times New Roman" w:hAnsi="Times New Roman"/>
              </w:rPr>
            </w:pPr>
            <w:r w:rsidRPr="00333552">
              <w:rPr>
                <w:rFonts w:ascii="Times New Roman" w:hAnsi="Times New Roman"/>
              </w:rPr>
              <w:t>8.83</w:t>
            </w:r>
          </w:p>
        </w:tc>
        <w:tc>
          <w:tcPr>
            <w:tcW w:w="1486" w:type="dxa"/>
            <w:noWrap/>
            <w:hideMark/>
          </w:tcPr>
          <w:p w14:paraId="586C81BA" w14:textId="756D1C01" w:rsidR="003B60D9" w:rsidRPr="00333552" w:rsidRDefault="003B60D9" w:rsidP="0085768C">
            <w:pPr>
              <w:jc w:val="center"/>
              <w:rPr>
                <w:rFonts w:ascii="Times New Roman" w:hAnsi="Times New Roman"/>
              </w:rPr>
            </w:pPr>
            <w:r w:rsidRPr="00333552">
              <w:rPr>
                <w:rFonts w:ascii="Times New Roman" w:hAnsi="Times New Roman"/>
              </w:rPr>
              <w:t>69.9</w:t>
            </w:r>
          </w:p>
        </w:tc>
        <w:tc>
          <w:tcPr>
            <w:tcW w:w="1520" w:type="dxa"/>
            <w:noWrap/>
            <w:hideMark/>
          </w:tcPr>
          <w:p w14:paraId="55B9A578" w14:textId="77777777" w:rsidR="003B60D9" w:rsidRPr="00333552" w:rsidRDefault="003B60D9" w:rsidP="0085768C">
            <w:pPr>
              <w:jc w:val="center"/>
              <w:rPr>
                <w:rFonts w:ascii="Times New Roman" w:hAnsi="Times New Roman"/>
              </w:rPr>
            </w:pPr>
            <w:r w:rsidRPr="00333552">
              <w:rPr>
                <w:rFonts w:ascii="Times New Roman" w:hAnsi="Times New Roman"/>
              </w:rPr>
              <w:t>79.66</w:t>
            </w:r>
          </w:p>
        </w:tc>
      </w:tr>
      <w:tr w:rsidR="003B60D9" w:rsidRPr="00333552" w14:paraId="7A0113DF" w14:textId="77777777" w:rsidTr="00925B4D">
        <w:trPr>
          <w:trHeight w:val="216"/>
        </w:trPr>
        <w:tc>
          <w:tcPr>
            <w:tcW w:w="1732" w:type="dxa"/>
            <w:vMerge/>
            <w:hideMark/>
          </w:tcPr>
          <w:p w14:paraId="03374E58" w14:textId="77777777" w:rsidR="003B60D9" w:rsidRPr="00333552" w:rsidRDefault="003B60D9">
            <w:pPr>
              <w:rPr>
                <w:rFonts w:ascii="Times New Roman" w:hAnsi="Times New Roman"/>
              </w:rPr>
            </w:pPr>
          </w:p>
        </w:tc>
        <w:tc>
          <w:tcPr>
            <w:tcW w:w="694" w:type="dxa"/>
            <w:vMerge/>
            <w:hideMark/>
          </w:tcPr>
          <w:p w14:paraId="7BC52C67" w14:textId="77777777" w:rsidR="003B60D9" w:rsidRPr="00333552" w:rsidRDefault="003B60D9">
            <w:pPr>
              <w:rPr>
                <w:rFonts w:ascii="Times New Roman" w:hAnsi="Times New Roman"/>
              </w:rPr>
            </w:pPr>
          </w:p>
        </w:tc>
        <w:tc>
          <w:tcPr>
            <w:tcW w:w="1100" w:type="dxa"/>
            <w:noWrap/>
            <w:hideMark/>
          </w:tcPr>
          <w:p w14:paraId="56457297" w14:textId="377628D6" w:rsidR="003B60D9" w:rsidRPr="00333552" w:rsidRDefault="003B60D9" w:rsidP="00333552">
            <w:pPr>
              <w:rPr>
                <w:rFonts w:ascii="Times New Roman" w:hAnsi="Times New Roman"/>
              </w:rPr>
            </w:pPr>
            <w:r w:rsidRPr="00333552">
              <w:rPr>
                <w:rFonts w:ascii="Times New Roman" w:hAnsi="Times New Roman"/>
              </w:rPr>
              <w:t>7/21/2020</w:t>
            </w:r>
          </w:p>
        </w:tc>
        <w:tc>
          <w:tcPr>
            <w:tcW w:w="1424" w:type="dxa"/>
            <w:noWrap/>
            <w:hideMark/>
          </w:tcPr>
          <w:p w14:paraId="4149EF7C" w14:textId="77777777" w:rsidR="003B60D9" w:rsidRPr="00333552" w:rsidRDefault="003B60D9" w:rsidP="0085768C">
            <w:pPr>
              <w:jc w:val="center"/>
              <w:rPr>
                <w:rFonts w:ascii="Times New Roman" w:hAnsi="Times New Roman"/>
              </w:rPr>
            </w:pPr>
            <w:r w:rsidRPr="00333552">
              <w:rPr>
                <w:rFonts w:ascii="Times New Roman" w:hAnsi="Times New Roman"/>
              </w:rPr>
              <w:t>Tributary</w:t>
            </w:r>
          </w:p>
        </w:tc>
        <w:tc>
          <w:tcPr>
            <w:tcW w:w="1620" w:type="dxa"/>
            <w:noWrap/>
            <w:hideMark/>
          </w:tcPr>
          <w:p w14:paraId="4C753FB6" w14:textId="77777777" w:rsidR="003B60D9" w:rsidRPr="00333552" w:rsidRDefault="003B60D9" w:rsidP="0085768C">
            <w:pPr>
              <w:jc w:val="center"/>
              <w:rPr>
                <w:rFonts w:ascii="Times New Roman" w:hAnsi="Times New Roman"/>
              </w:rPr>
            </w:pPr>
            <w:r w:rsidRPr="00333552">
              <w:rPr>
                <w:rFonts w:ascii="Times New Roman" w:hAnsi="Times New Roman"/>
              </w:rPr>
              <w:t>63.36</w:t>
            </w:r>
          </w:p>
        </w:tc>
        <w:tc>
          <w:tcPr>
            <w:tcW w:w="1440" w:type="dxa"/>
            <w:noWrap/>
            <w:hideMark/>
          </w:tcPr>
          <w:p w14:paraId="491A16E3" w14:textId="77777777" w:rsidR="003B60D9" w:rsidRPr="00333552" w:rsidRDefault="003B60D9" w:rsidP="0085768C">
            <w:pPr>
              <w:jc w:val="center"/>
              <w:rPr>
                <w:rFonts w:ascii="Times New Roman" w:hAnsi="Times New Roman"/>
              </w:rPr>
            </w:pPr>
            <w:r w:rsidRPr="00333552">
              <w:rPr>
                <w:rFonts w:ascii="Times New Roman" w:hAnsi="Times New Roman"/>
              </w:rPr>
              <w:t>0.509 J</w:t>
            </w:r>
          </w:p>
        </w:tc>
        <w:tc>
          <w:tcPr>
            <w:tcW w:w="1530" w:type="dxa"/>
            <w:noWrap/>
            <w:hideMark/>
          </w:tcPr>
          <w:p w14:paraId="08ECE047" w14:textId="77777777" w:rsidR="003B60D9" w:rsidRPr="00333552" w:rsidRDefault="003B60D9" w:rsidP="0085768C">
            <w:pPr>
              <w:jc w:val="center"/>
              <w:rPr>
                <w:rFonts w:ascii="Times New Roman" w:hAnsi="Times New Roman"/>
              </w:rPr>
            </w:pPr>
            <w:r w:rsidRPr="00333552">
              <w:rPr>
                <w:rFonts w:ascii="Times New Roman" w:hAnsi="Times New Roman"/>
              </w:rPr>
              <w:t>7.77</w:t>
            </w:r>
          </w:p>
        </w:tc>
        <w:tc>
          <w:tcPr>
            <w:tcW w:w="1486" w:type="dxa"/>
            <w:noWrap/>
            <w:hideMark/>
          </w:tcPr>
          <w:p w14:paraId="0264C728" w14:textId="77777777" w:rsidR="003B60D9" w:rsidRPr="00333552" w:rsidRDefault="003B60D9" w:rsidP="0085768C">
            <w:pPr>
              <w:jc w:val="center"/>
              <w:rPr>
                <w:rFonts w:ascii="Times New Roman" w:hAnsi="Times New Roman"/>
              </w:rPr>
            </w:pPr>
            <w:r w:rsidRPr="00333552">
              <w:rPr>
                <w:rFonts w:ascii="Times New Roman" w:hAnsi="Times New Roman"/>
              </w:rPr>
              <w:t>3.27 J</w:t>
            </w:r>
          </w:p>
        </w:tc>
        <w:tc>
          <w:tcPr>
            <w:tcW w:w="1520" w:type="dxa"/>
            <w:noWrap/>
            <w:hideMark/>
          </w:tcPr>
          <w:p w14:paraId="6F390852" w14:textId="77777777" w:rsidR="003B60D9" w:rsidRPr="00333552" w:rsidRDefault="003B60D9" w:rsidP="0085768C">
            <w:pPr>
              <w:jc w:val="center"/>
              <w:rPr>
                <w:rFonts w:ascii="Times New Roman" w:hAnsi="Times New Roman"/>
              </w:rPr>
            </w:pPr>
            <w:r w:rsidRPr="00333552">
              <w:rPr>
                <w:rFonts w:ascii="Times New Roman" w:hAnsi="Times New Roman"/>
              </w:rPr>
              <w:t>70.12</w:t>
            </w:r>
          </w:p>
        </w:tc>
      </w:tr>
      <w:tr w:rsidR="003B60D9" w:rsidRPr="00333552" w14:paraId="5B77E5AA" w14:textId="77777777" w:rsidTr="0085768C">
        <w:trPr>
          <w:trHeight w:val="216"/>
        </w:trPr>
        <w:tc>
          <w:tcPr>
            <w:tcW w:w="1732" w:type="dxa"/>
            <w:vMerge w:val="restart"/>
            <w:hideMark/>
          </w:tcPr>
          <w:p w14:paraId="166439F1" w14:textId="77777777" w:rsidR="003B60D9" w:rsidRPr="00333552" w:rsidRDefault="003B60D9" w:rsidP="00333552">
            <w:pPr>
              <w:rPr>
                <w:rFonts w:ascii="Times New Roman" w:hAnsi="Times New Roman"/>
              </w:rPr>
            </w:pPr>
            <w:r w:rsidRPr="00333552">
              <w:rPr>
                <w:rFonts w:ascii="Times New Roman" w:hAnsi="Times New Roman"/>
              </w:rPr>
              <w:t>Upstream of Beaver Creek</w:t>
            </w:r>
          </w:p>
        </w:tc>
        <w:tc>
          <w:tcPr>
            <w:tcW w:w="694" w:type="dxa"/>
            <w:vMerge w:val="restart"/>
            <w:noWrap/>
            <w:hideMark/>
          </w:tcPr>
          <w:p w14:paraId="1E0F83A2" w14:textId="77777777" w:rsidR="003B60D9" w:rsidRPr="00333552" w:rsidRDefault="003B60D9" w:rsidP="00333552">
            <w:pPr>
              <w:rPr>
                <w:rFonts w:ascii="Times New Roman" w:hAnsi="Times New Roman"/>
              </w:rPr>
            </w:pPr>
            <w:r w:rsidRPr="00333552">
              <w:rPr>
                <w:rFonts w:ascii="Times New Roman" w:hAnsi="Times New Roman"/>
              </w:rPr>
              <w:t>10.1</w:t>
            </w:r>
          </w:p>
        </w:tc>
        <w:tc>
          <w:tcPr>
            <w:tcW w:w="1100" w:type="dxa"/>
            <w:noWrap/>
            <w:hideMark/>
          </w:tcPr>
          <w:p w14:paraId="5439905A" w14:textId="419BCFB8" w:rsidR="003B60D9" w:rsidRPr="00333552" w:rsidRDefault="003B60D9" w:rsidP="00333552">
            <w:pPr>
              <w:rPr>
                <w:rFonts w:ascii="Times New Roman" w:hAnsi="Times New Roman"/>
              </w:rPr>
            </w:pPr>
            <w:r w:rsidRPr="00333552">
              <w:rPr>
                <w:rFonts w:ascii="Times New Roman" w:hAnsi="Times New Roman"/>
              </w:rPr>
              <w:t>4/30/2019</w:t>
            </w:r>
          </w:p>
        </w:tc>
        <w:tc>
          <w:tcPr>
            <w:tcW w:w="1424" w:type="dxa"/>
            <w:noWrap/>
            <w:hideMark/>
          </w:tcPr>
          <w:p w14:paraId="3F63B6DE" w14:textId="77777777" w:rsidR="003B60D9" w:rsidRPr="00333552" w:rsidRDefault="003B60D9" w:rsidP="0085768C">
            <w:pPr>
              <w:jc w:val="center"/>
              <w:rPr>
                <w:rFonts w:ascii="Times New Roman" w:hAnsi="Times New Roman"/>
              </w:rPr>
            </w:pPr>
            <w:r w:rsidRPr="00333552">
              <w:rPr>
                <w:rFonts w:ascii="Times New Roman" w:hAnsi="Times New Roman"/>
              </w:rPr>
              <w:t>Mainstem</w:t>
            </w:r>
          </w:p>
        </w:tc>
        <w:tc>
          <w:tcPr>
            <w:tcW w:w="1620" w:type="dxa"/>
            <w:noWrap/>
            <w:hideMark/>
          </w:tcPr>
          <w:p w14:paraId="6F6B4B3F" w14:textId="77777777" w:rsidR="003B60D9" w:rsidRPr="00333552" w:rsidRDefault="003B60D9" w:rsidP="0085768C">
            <w:pPr>
              <w:jc w:val="center"/>
              <w:rPr>
                <w:rFonts w:ascii="Times New Roman" w:hAnsi="Times New Roman"/>
              </w:rPr>
            </w:pPr>
            <w:r w:rsidRPr="00333552">
              <w:rPr>
                <w:rFonts w:ascii="Times New Roman" w:hAnsi="Times New Roman"/>
              </w:rPr>
              <w:t>34.23</w:t>
            </w:r>
          </w:p>
        </w:tc>
        <w:tc>
          <w:tcPr>
            <w:tcW w:w="1440" w:type="dxa"/>
            <w:noWrap/>
            <w:hideMark/>
          </w:tcPr>
          <w:p w14:paraId="02329F9C" w14:textId="77777777" w:rsidR="003B60D9" w:rsidRPr="00333552" w:rsidRDefault="003B60D9" w:rsidP="0085768C">
            <w:pPr>
              <w:jc w:val="center"/>
              <w:rPr>
                <w:rFonts w:ascii="Times New Roman" w:hAnsi="Times New Roman"/>
              </w:rPr>
            </w:pPr>
            <w:r w:rsidRPr="00333552">
              <w:rPr>
                <w:rFonts w:ascii="Times New Roman" w:hAnsi="Times New Roman"/>
              </w:rPr>
              <w:t>0.66 J</w:t>
            </w:r>
          </w:p>
        </w:tc>
        <w:tc>
          <w:tcPr>
            <w:tcW w:w="1530" w:type="dxa"/>
            <w:noWrap/>
            <w:hideMark/>
          </w:tcPr>
          <w:p w14:paraId="6B21D08D" w14:textId="77777777" w:rsidR="003B60D9" w:rsidRPr="00333552" w:rsidRDefault="003B60D9" w:rsidP="0085768C">
            <w:pPr>
              <w:jc w:val="center"/>
              <w:rPr>
                <w:rFonts w:ascii="Times New Roman" w:hAnsi="Times New Roman"/>
              </w:rPr>
            </w:pPr>
            <w:r w:rsidRPr="00333552">
              <w:rPr>
                <w:rFonts w:ascii="Times New Roman" w:hAnsi="Times New Roman"/>
              </w:rPr>
              <w:t>4.59</w:t>
            </w:r>
          </w:p>
        </w:tc>
        <w:tc>
          <w:tcPr>
            <w:tcW w:w="1486" w:type="dxa"/>
            <w:shd w:val="clear" w:color="auto" w:fill="C7E6A4"/>
            <w:noWrap/>
            <w:hideMark/>
          </w:tcPr>
          <w:p w14:paraId="0B4AA9DD" w14:textId="75D83D95" w:rsidR="003B60D9" w:rsidRPr="00333552" w:rsidRDefault="003B60D9" w:rsidP="0085768C">
            <w:pPr>
              <w:jc w:val="center"/>
              <w:rPr>
                <w:rFonts w:ascii="Times New Roman" w:hAnsi="Times New Roman"/>
              </w:rPr>
            </w:pPr>
            <w:r w:rsidRPr="00333552">
              <w:rPr>
                <w:rFonts w:ascii="Times New Roman" w:hAnsi="Times New Roman"/>
              </w:rPr>
              <w:t>67.1</w:t>
            </w:r>
          </w:p>
        </w:tc>
        <w:tc>
          <w:tcPr>
            <w:tcW w:w="1520" w:type="dxa"/>
            <w:noWrap/>
            <w:hideMark/>
          </w:tcPr>
          <w:p w14:paraId="4A633869" w14:textId="77777777" w:rsidR="003B60D9" w:rsidRPr="00333552" w:rsidRDefault="003B60D9" w:rsidP="0085768C">
            <w:pPr>
              <w:jc w:val="center"/>
              <w:rPr>
                <w:rFonts w:ascii="Times New Roman" w:hAnsi="Times New Roman"/>
              </w:rPr>
            </w:pPr>
            <w:r w:rsidRPr="00333552">
              <w:rPr>
                <w:rFonts w:ascii="Times New Roman" w:hAnsi="Times New Roman"/>
              </w:rPr>
              <w:t>41.62</w:t>
            </w:r>
          </w:p>
        </w:tc>
      </w:tr>
      <w:tr w:rsidR="003B60D9" w:rsidRPr="00333552" w14:paraId="30AF23EC" w14:textId="77777777" w:rsidTr="00925B4D">
        <w:trPr>
          <w:trHeight w:val="216"/>
        </w:trPr>
        <w:tc>
          <w:tcPr>
            <w:tcW w:w="1732" w:type="dxa"/>
            <w:vMerge/>
            <w:hideMark/>
          </w:tcPr>
          <w:p w14:paraId="21B29C93" w14:textId="77777777" w:rsidR="003B60D9" w:rsidRPr="00333552" w:rsidRDefault="003B60D9">
            <w:pPr>
              <w:rPr>
                <w:rFonts w:ascii="Times New Roman" w:hAnsi="Times New Roman"/>
              </w:rPr>
            </w:pPr>
          </w:p>
        </w:tc>
        <w:tc>
          <w:tcPr>
            <w:tcW w:w="694" w:type="dxa"/>
            <w:vMerge/>
            <w:hideMark/>
          </w:tcPr>
          <w:p w14:paraId="5C2D89DE" w14:textId="77777777" w:rsidR="003B60D9" w:rsidRPr="00333552" w:rsidRDefault="003B60D9">
            <w:pPr>
              <w:rPr>
                <w:rFonts w:ascii="Times New Roman" w:hAnsi="Times New Roman"/>
              </w:rPr>
            </w:pPr>
          </w:p>
        </w:tc>
        <w:tc>
          <w:tcPr>
            <w:tcW w:w="1100" w:type="dxa"/>
            <w:noWrap/>
            <w:hideMark/>
          </w:tcPr>
          <w:p w14:paraId="5A0EFB04" w14:textId="74FB4EC3" w:rsidR="003B60D9" w:rsidRPr="00333552" w:rsidRDefault="003B60D9" w:rsidP="00333552">
            <w:pPr>
              <w:rPr>
                <w:rFonts w:ascii="Times New Roman" w:hAnsi="Times New Roman"/>
              </w:rPr>
            </w:pPr>
            <w:r w:rsidRPr="00333552">
              <w:rPr>
                <w:rFonts w:ascii="Times New Roman" w:hAnsi="Times New Roman"/>
              </w:rPr>
              <w:t>7/30/2019</w:t>
            </w:r>
          </w:p>
        </w:tc>
        <w:tc>
          <w:tcPr>
            <w:tcW w:w="1424" w:type="dxa"/>
            <w:noWrap/>
            <w:hideMark/>
          </w:tcPr>
          <w:p w14:paraId="0BC09B7A" w14:textId="77777777" w:rsidR="003B60D9" w:rsidRPr="00333552" w:rsidRDefault="003B60D9" w:rsidP="0085768C">
            <w:pPr>
              <w:jc w:val="center"/>
              <w:rPr>
                <w:rFonts w:ascii="Times New Roman" w:hAnsi="Times New Roman"/>
              </w:rPr>
            </w:pPr>
            <w:r w:rsidRPr="00333552">
              <w:rPr>
                <w:rFonts w:ascii="Times New Roman" w:hAnsi="Times New Roman"/>
              </w:rPr>
              <w:t>Mainstem</w:t>
            </w:r>
          </w:p>
        </w:tc>
        <w:tc>
          <w:tcPr>
            <w:tcW w:w="1620" w:type="dxa"/>
            <w:noWrap/>
            <w:hideMark/>
          </w:tcPr>
          <w:p w14:paraId="771954AF" w14:textId="77777777" w:rsidR="003B60D9" w:rsidRPr="00333552" w:rsidRDefault="003B60D9" w:rsidP="0085768C">
            <w:pPr>
              <w:jc w:val="center"/>
              <w:rPr>
                <w:rFonts w:ascii="Times New Roman" w:hAnsi="Times New Roman"/>
              </w:rPr>
            </w:pPr>
            <w:r w:rsidRPr="00333552">
              <w:rPr>
                <w:rFonts w:ascii="Times New Roman" w:hAnsi="Times New Roman"/>
              </w:rPr>
              <w:t>33.62</w:t>
            </w:r>
          </w:p>
        </w:tc>
        <w:tc>
          <w:tcPr>
            <w:tcW w:w="1440" w:type="dxa"/>
            <w:noWrap/>
            <w:hideMark/>
          </w:tcPr>
          <w:p w14:paraId="21D2B4B6" w14:textId="77777777" w:rsidR="003B60D9" w:rsidRPr="00333552" w:rsidRDefault="003B60D9" w:rsidP="0085768C">
            <w:pPr>
              <w:jc w:val="center"/>
              <w:rPr>
                <w:rFonts w:ascii="Times New Roman" w:hAnsi="Times New Roman"/>
              </w:rPr>
            </w:pPr>
            <w:r w:rsidRPr="00333552">
              <w:rPr>
                <w:rFonts w:ascii="Times New Roman" w:hAnsi="Times New Roman"/>
              </w:rPr>
              <w:t>0.497 J</w:t>
            </w:r>
          </w:p>
        </w:tc>
        <w:tc>
          <w:tcPr>
            <w:tcW w:w="1530" w:type="dxa"/>
            <w:noWrap/>
            <w:hideMark/>
          </w:tcPr>
          <w:p w14:paraId="2B6B7CC4" w14:textId="77777777" w:rsidR="003B60D9" w:rsidRPr="00333552" w:rsidRDefault="003B60D9" w:rsidP="0085768C">
            <w:pPr>
              <w:jc w:val="center"/>
              <w:rPr>
                <w:rFonts w:ascii="Times New Roman" w:hAnsi="Times New Roman"/>
              </w:rPr>
            </w:pPr>
            <w:r w:rsidRPr="00333552">
              <w:rPr>
                <w:rFonts w:ascii="Times New Roman" w:hAnsi="Times New Roman"/>
              </w:rPr>
              <w:t>4.52</w:t>
            </w:r>
          </w:p>
        </w:tc>
        <w:tc>
          <w:tcPr>
            <w:tcW w:w="1486" w:type="dxa"/>
            <w:noWrap/>
            <w:hideMark/>
          </w:tcPr>
          <w:p w14:paraId="559E2C17" w14:textId="03BF7AA3" w:rsidR="003B60D9" w:rsidRPr="00333552" w:rsidRDefault="003B60D9" w:rsidP="0085768C">
            <w:pPr>
              <w:jc w:val="center"/>
              <w:rPr>
                <w:rFonts w:ascii="Times New Roman" w:hAnsi="Times New Roman"/>
              </w:rPr>
            </w:pPr>
            <w:r w:rsidRPr="00333552">
              <w:rPr>
                <w:rFonts w:ascii="Times New Roman" w:hAnsi="Times New Roman"/>
              </w:rPr>
              <w:t>10.7</w:t>
            </w:r>
          </w:p>
        </w:tc>
        <w:tc>
          <w:tcPr>
            <w:tcW w:w="1520" w:type="dxa"/>
            <w:noWrap/>
            <w:hideMark/>
          </w:tcPr>
          <w:p w14:paraId="300E53BC" w14:textId="77777777" w:rsidR="003B60D9" w:rsidRPr="00333552" w:rsidRDefault="003B60D9" w:rsidP="0085768C">
            <w:pPr>
              <w:jc w:val="center"/>
              <w:rPr>
                <w:rFonts w:ascii="Times New Roman" w:hAnsi="Times New Roman"/>
              </w:rPr>
            </w:pPr>
            <w:r w:rsidRPr="00333552">
              <w:rPr>
                <w:rFonts w:ascii="Times New Roman" w:hAnsi="Times New Roman"/>
              </w:rPr>
              <w:t>40.99</w:t>
            </w:r>
          </w:p>
        </w:tc>
      </w:tr>
      <w:tr w:rsidR="003B60D9" w:rsidRPr="00333552" w14:paraId="06B7C456" w14:textId="77777777" w:rsidTr="00925B4D">
        <w:trPr>
          <w:trHeight w:val="216"/>
        </w:trPr>
        <w:tc>
          <w:tcPr>
            <w:tcW w:w="1732" w:type="dxa"/>
            <w:vMerge/>
            <w:hideMark/>
          </w:tcPr>
          <w:p w14:paraId="4A01D94B" w14:textId="77777777" w:rsidR="003B60D9" w:rsidRPr="00333552" w:rsidRDefault="003B60D9">
            <w:pPr>
              <w:rPr>
                <w:rFonts w:ascii="Times New Roman" w:hAnsi="Times New Roman"/>
              </w:rPr>
            </w:pPr>
          </w:p>
        </w:tc>
        <w:tc>
          <w:tcPr>
            <w:tcW w:w="694" w:type="dxa"/>
            <w:vMerge/>
            <w:hideMark/>
          </w:tcPr>
          <w:p w14:paraId="43F9F3CE" w14:textId="77777777" w:rsidR="003B60D9" w:rsidRPr="00333552" w:rsidRDefault="003B60D9">
            <w:pPr>
              <w:rPr>
                <w:rFonts w:ascii="Times New Roman" w:hAnsi="Times New Roman"/>
              </w:rPr>
            </w:pPr>
          </w:p>
        </w:tc>
        <w:tc>
          <w:tcPr>
            <w:tcW w:w="1100" w:type="dxa"/>
            <w:noWrap/>
            <w:hideMark/>
          </w:tcPr>
          <w:p w14:paraId="670AEC57" w14:textId="4E68D148" w:rsidR="003B60D9" w:rsidRPr="00333552" w:rsidRDefault="003B60D9" w:rsidP="00333552">
            <w:pPr>
              <w:rPr>
                <w:rFonts w:ascii="Times New Roman" w:hAnsi="Times New Roman"/>
              </w:rPr>
            </w:pPr>
            <w:r w:rsidRPr="00333552">
              <w:rPr>
                <w:rFonts w:ascii="Times New Roman" w:hAnsi="Times New Roman"/>
              </w:rPr>
              <w:t>7/21/2020</w:t>
            </w:r>
          </w:p>
        </w:tc>
        <w:tc>
          <w:tcPr>
            <w:tcW w:w="1424" w:type="dxa"/>
            <w:noWrap/>
            <w:hideMark/>
          </w:tcPr>
          <w:p w14:paraId="2919C2E3" w14:textId="77777777" w:rsidR="003B60D9" w:rsidRPr="00333552" w:rsidRDefault="003B60D9" w:rsidP="0085768C">
            <w:pPr>
              <w:jc w:val="center"/>
              <w:rPr>
                <w:rFonts w:ascii="Times New Roman" w:hAnsi="Times New Roman"/>
              </w:rPr>
            </w:pPr>
            <w:r w:rsidRPr="00333552">
              <w:rPr>
                <w:rFonts w:ascii="Times New Roman" w:hAnsi="Times New Roman"/>
              </w:rPr>
              <w:t>Mainstem</w:t>
            </w:r>
          </w:p>
        </w:tc>
        <w:tc>
          <w:tcPr>
            <w:tcW w:w="1620" w:type="dxa"/>
            <w:noWrap/>
            <w:hideMark/>
          </w:tcPr>
          <w:p w14:paraId="5C564CEA" w14:textId="77777777" w:rsidR="003B60D9" w:rsidRPr="00333552" w:rsidRDefault="003B60D9" w:rsidP="0085768C">
            <w:pPr>
              <w:jc w:val="center"/>
              <w:rPr>
                <w:rFonts w:ascii="Times New Roman" w:hAnsi="Times New Roman"/>
              </w:rPr>
            </w:pPr>
            <w:r w:rsidRPr="00333552">
              <w:rPr>
                <w:rFonts w:ascii="Times New Roman" w:hAnsi="Times New Roman"/>
              </w:rPr>
              <w:t>31.16</w:t>
            </w:r>
          </w:p>
        </w:tc>
        <w:tc>
          <w:tcPr>
            <w:tcW w:w="1440" w:type="dxa"/>
            <w:noWrap/>
            <w:hideMark/>
          </w:tcPr>
          <w:p w14:paraId="75D18DAA" w14:textId="77777777" w:rsidR="003B60D9" w:rsidRPr="00333552" w:rsidRDefault="003B60D9" w:rsidP="0085768C">
            <w:pPr>
              <w:jc w:val="center"/>
              <w:rPr>
                <w:rFonts w:ascii="Times New Roman" w:hAnsi="Times New Roman"/>
              </w:rPr>
            </w:pPr>
            <w:r w:rsidRPr="00333552">
              <w:rPr>
                <w:rFonts w:ascii="Times New Roman" w:hAnsi="Times New Roman"/>
              </w:rPr>
              <w:t>0.5 U</w:t>
            </w:r>
          </w:p>
        </w:tc>
        <w:tc>
          <w:tcPr>
            <w:tcW w:w="1530" w:type="dxa"/>
            <w:noWrap/>
            <w:hideMark/>
          </w:tcPr>
          <w:p w14:paraId="033498BD" w14:textId="77777777" w:rsidR="003B60D9" w:rsidRPr="00333552" w:rsidRDefault="003B60D9" w:rsidP="0085768C">
            <w:pPr>
              <w:jc w:val="center"/>
              <w:rPr>
                <w:rFonts w:ascii="Times New Roman" w:hAnsi="Times New Roman"/>
              </w:rPr>
            </w:pPr>
            <w:r w:rsidRPr="00333552">
              <w:rPr>
                <w:rFonts w:ascii="Times New Roman" w:hAnsi="Times New Roman"/>
              </w:rPr>
              <w:t>4.24</w:t>
            </w:r>
          </w:p>
        </w:tc>
        <w:tc>
          <w:tcPr>
            <w:tcW w:w="1486" w:type="dxa"/>
            <w:noWrap/>
            <w:hideMark/>
          </w:tcPr>
          <w:p w14:paraId="13D44662" w14:textId="77777777" w:rsidR="003B60D9" w:rsidRPr="00333552" w:rsidRDefault="003B60D9" w:rsidP="0085768C">
            <w:pPr>
              <w:jc w:val="center"/>
              <w:rPr>
                <w:rFonts w:ascii="Times New Roman" w:hAnsi="Times New Roman"/>
              </w:rPr>
            </w:pPr>
            <w:r w:rsidRPr="00333552">
              <w:rPr>
                <w:rFonts w:ascii="Times New Roman" w:hAnsi="Times New Roman"/>
              </w:rPr>
              <w:t>5 U</w:t>
            </w:r>
          </w:p>
        </w:tc>
        <w:tc>
          <w:tcPr>
            <w:tcW w:w="1520" w:type="dxa"/>
            <w:noWrap/>
            <w:hideMark/>
          </w:tcPr>
          <w:p w14:paraId="519CC82A" w14:textId="77777777" w:rsidR="003B60D9" w:rsidRPr="00333552" w:rsidRDefault="003B60D9" w:rsidP="0085768C">
            <w:pPr>
              <w:jc w:val="center"/>
              <w:rPr>
                <w:rFonts w:ascii="Times New Roman" w:hAnsi="Times New Roman"/>
              </w:rPr>
            </w:pPr>
            <w:r w:rsidRPr="00333552">
              <w:rPr>
                <w:rFonts w:ascii="Times New Roman" w:hAnsi="Times New Roman"/>
              </w:rPr>
              <w:t>38.43</w:t>
            </w:r>
          </w:p>
        </w:tc>
      </w:tr>
      <w:tr w:rsidR="003B60D9" w:rsidRPr="00333552" w14:paraId="4C2A37AD" w14:textId="77777777" w:rsidTr="0085768C">
        <w:trPr>
          <w:trHeight w:val="216"/>
        </w:trPr>
        <w:tc>
          <w:tcPr>
            <w:tcW w:w="1732" w:type="dxa"/>
            <w:vMerge w:val="restart"/>
            <w:hideMark/>
          </w:tcPr>
          <w:p w14:paraId="52F3B8E2" w14:textId="77777777" w:rsidR="003B60D9" w:rsidRPr="00333552" w:rsidRDefault="003B60D9" w:rsidP="00333552">
            <w:pPr>
              <w:rPr>
                <w:rFonts w:ascii="Times New Roman" w:hAnsi="Times New Roman"/>
              </w:rPr>
            </w:pPr>
            <w:r w:rsidRPr="00333552">
              <w:rPr>
                <w:rFonts w:ascii="Times New Roman" w:hAnsi="Times New Roman"/>
              </w:rPr>
              <w:t>Pillars</w:t>
            </w:r>
          </w:p>
        </w:tc>
        <w:tc>
          <w:tcPr>
            <w:tcW w:w="694" w:type="dxa"/>
            <w:vMerge w:val="restart"/>
            <w:noWrap/>
            <w:hideMark/>
          </w:tcPr>
          <w:p w14:paraId="6B08A54B" w14:textId="77777777" w:rsidR="003B60D9" w:rsidRPr="00333552" w:rsidRDefault="003B60D9" w:rsidP="00333552">
            <w:pPr>
              <w:rPr>
                <w:rFonts w:ascii="Times New Roman" w:hAnsi="Times New Roman"/>
              </w:rPr>
            </w:pPr>
            <w:r w:rsidRPr="00333552">
              <w:rPr>
                <w:rFonts w:ascii="Times New Roman" w:hAnsi="Times New Roman"/>
              </w:rPr>
              <w:t>12.5</w:t>
            </w:r>
          </w:p>
        </w:tc>
        <w:tc>
          <w:tcPr>
            <w:tcW w:w="1100" w:type="dxa"/>
            <w:noWrap/>
            <w:hideMark/>
          </w:tcPr>
          <w:p w14:paraId="45BA1D5D" w14:textId="579FAC48" w:rsidR="003B60D9" w:rsidRPr="00333552" w:rsidRDefault="003B60D9" w:rsidP="00333552">
            <w:pPr>
              <w:rPr>
                <w:rFonts w:ascii="Times New Roman" w:hAnsi="Times New Roman"/>
              </w:rPr>
            </w:pPr>
            <w:r w:rsidRPr="00333552">
              <w:rPr>
                <w:rFonts w:ascii="Times New Roman" w:hAnsi="Times New Roman"/>
              </w:rPr>
              <w:t>4/30/2019</w:t>
            </w:r>
          </w:p>
        </w:tc>
        <w:tc>
          <w:tcPr>
            <w:tcW w:w="1424" w:type="dxa"/>
            <w:noWrap/>
            <w:hideMark/>
          </w:tcPr>
          <w:p w14:paraId="10056103" w14:textId="77777777" w:rsidR="003B60D9" w:rsidRPr="00333552" w:rsidRDefault="003B60D9" w:rsidP="0085768C">
            <w:pPr>
              <w:jc w:val="center"/>
              <w:rPr>
                <w:rFonts w:ascii="Times New Roman" w:hAnsi="Times New Roman"/>
              </w:rPr>
            </w:pPr>
            <w:r w:rsidRPr="00333552">
              <w:rPr>
                <w:rFonts w:ascii="Times New Roman" w:hAnsi="Times New Roman"/>
              </w:rPr>
              <w:t>Mainstem</w:t>
            </w:r>
          </w:p>
        </w:tc>
        <w:tc>
          <w:tcPr>
            <w:tcW w:w="1620" w:type="dxa"/>
            <w:noWrap/>
            <w:hideMark/>
          </w:tcPr>
          <w:p w14:paraId="39677CF8" w14:textId="77777777" w:rsidR="003B60D9" w:rsidRPr="00333552" w:rsidRDefault="003B60D9" w:rsidP="0085768C">
            <w:pPr>
              <w:jc w:val="center"/>
              <w:rPr>
                <w:rFonts w:ascii="Times New Roman" w:hAnsi="Times New Roman"/>
              </w:rPr>
            </w:pPr>
            <w:r w:rsidRPr="00333552">
              <w:rPr>
                <w:rFonts w:ascii="Times New Roman" w:hAnsi="Times New Roman"/>
              </w:rPr>
              <w:t>33.90</w:t>
            </w:r>
          </w:p>
        </w:tc>
        <w:tc>
          <w:tcPr>
            <w:tcW w:w="1440" w:type="dxa"/>
            <w:noWrap/>
            <w:hideMark/>
          </w:tcPr>
          <w:p w14:paraId="5231F781" w14:textId="77777777" w:rsidR="003B60D9" w:rsidRPr="00333552" w:rsidRDefault="003B60D9" w:rsidP="0085768C">
            <w:pPr>
              <w:jc w:val="center"/>
              <w:rPr>
                <w:rFonts w:ascii="Times New Roman" w:hAnsi="Times New Roman"/>
              </w:rPr>
            </w:pPr>
            <w:r w:rsidRPr="00333552">
              <w:rPr>
                <w:rFonts w:ascii="Times New Roman" w:hAnsi="Times New Roman"/>
              </w:rPr>
              <w:t>0.681 J</w:t>
            </w:r>
          </w:p>
        </w:tc>
        <w:tc>
          <w:tcPr>
            <w:tcW w:w="1530" w:type="dxa"/>
            <w:noWrap/>
            <w:hideMark/>
          </w:tcPr>
          <w:p w14:paraId="61F0FFA8" w14:textId="77777777" w:rsidR="003B60D9" w:rsidRPr="00333552" w:rsidRDefault="003B60D9" w:rsidP="0085768C">
            <w:pPr>
              <w:jc w:val="center"/>
              <w:rPr>
                <w:rFonts w:ascii="Times New Roman" w:hAnsi="Times New Roman"/>
              </w:rPr>
            </w:pPr>
            <w:r w:rsidRPr="00333552">
              <w:rPr>
                <w:rFonts w:ascii="Times New Roman" w:hAnsi="Times New Roman"/>
              </w:rPr>
              <w:t>4.55</w:t>
            </w:r>
          </w:p>
        </w:tc>
        <w:tc>
          <w:tcPr>
            <w:tcW w:w="1486" w:type="dxa"/>
            <w:shd w:val="clear" w:color="auto" w:fill="C7E6A4"/>
            <w:noWrap/>
            <w:hideMark/>
          </w:tcPr>
          <w:p w14:paraId="758CAA2B" w14:textId="63D07C48" w:rsidR="003B60D9" w:rsidRPr="00333552" w:rsidRDefault="003B60D9" w:rsidP="0085768C">
            <w:pPr>
              <w:jc w:val="center"/>
              <w:rPr>
                <w:rFonts w:ascii="Times New Roman" w:hAnsi="Times New Roman"/>
              </w:rPr>
            </w:pPr>
            <w:r w:rsidRPr="00333552">
              <w:rPr>
                <w:rFonts w:ascii="Times New Roman" w:hAnsi="Times New Roman"/>
              </w:rPr>
              <w:t>86</w:t>
            </w:r>
          </w:p>
        </w:tc>
        <w:tc>
          <w:tcPr>
            <w:tcW w:w="1520" w:type="dxa"/>
            <w:noWrap/>
            <w:hideMark/>
          </w:tcPr>
          <w:p w14:paraId="3069212B" w14:textId="77777777" w:rsidR="003B60D9" w:rsidRPr="00333552" w:rsidRDefault="003B60D9" w:rsidP="0085768C">
            <w:pPr>
              <w:jc w:val="center"/>
              <w:rPr>
                <w:rFonts w:ascii="Times New Roman" w:hAnsi="Times New Roman"/>
              </w:rPr>
            </w:pPr>
            <w:r w:rsidRPr="00333552">
              <w:rPr>
                <w:rFonts w:ascii="Times New Roman" w:hAnsi="Times New Roman"/>
              </w:rPr>
              <w:t>41.28</w:t>
            </w:r>
          </w:p>
        </w:tc>
      </w:tr>
      <w:tr w:rsidR="003B60D9" w:rsidRPr="00333552" w14:paraId="4FE523DC" w14:textId="77777777" w:rsidTr="00925B4D">
        <w:trPr>
          <w:trHeight w:val="216"/>
        </w:trPr>
        <w:tc>
          <w:tcPr>
            <w:tcW w:w="1732" w:type="dxa"/>
            <w:vMerge/>
            <w:hideMark/>
          </w:tcPr>
          <w:p w14:paraId="0AA6C583" w14:textId="77777777" w:rsidR="003B60D9" w:rsidRPr="00333552" w:rsidRDefault="003B60D9">
            <w:pPr>
              <w:rPr>
                <w:rFonts w:ascii="Times New Roman" w:hAnsi="Times New Roman"/>
              </w:rPr>
            </w:pPr>
          </w:p>
        </w:tc>
        <w:tc>
          <w:tcPr>
            <w:tcW w:w="694" w:type="dxa"/>
            <w:vMerge/>
            <w:hideMark/>
          </w:tcPr>
          <w:p w14:paraId="3AF3E804" w14:textId="77777777" w:rsidR="003B60D9" w:rsidRPr="00333552" w:rsidRDefault="003B60D9">
            <w:pPr>
              <w:rPr>
                <w:rFonts w:ascii="Times New Roman" w:hAnsi="Times New Roman"/>
              </w:rPr>
            </w:pPr>
          </w:p>
        </w:tc>
        <w:tc>
          <w:tcPr>
            <w:tcW w:w="1100" w:type="dxa"/>
            <w:noWrap/>
            <w:hideMark/>
          </w:tcPr>
          <w:p w14:paraId="3A18A87C" w14:textId="77526B6F" w:rsidR="003B60D9" w:rsidRPr="00333552" w:rsidRDefault="003B60D9" w:rsidP="00333552">
            <w:pPr>
              <w:rPr>
                <w:rFonts w:ascii="Times New Roman" w:hAnsi="Times New Roman"/>
              </w:rPr>
            </w:pPr>
            <w:r w:rsidRPr="00333552">
              <w:rPr>
                <w:rFonts w:ascii="Times New Roman" w:hAnsi="Times New Roman"/>
              </w:rPr>
              <w:t>7/30/2019</w:t>
            </w:r>
          </w:p>
        </w:tc>
        <w:tc>
          <w:tcPr>
            <w:tcW w:w="1424" w:type="dxa"/>
            <w:noWrap/>
            <w:hideMark/>
          </w:tcPr>
          <w:p w14:paraId="5F047E61" w14:textId="77777777" w:rsidR="003B60D9" w:rsidRPr="00333552" w:rsidRDefault="003B60D9" w:rsidP="0085768C">
            <w:pPr>
              <w:jc w:val="center"/>
              <w:rPr>
                <w:rFonts w:ascii="Times New Roman" w:hAnsi="Times New Roman"/>
              </w:rPr>
            </w:pPr>
            <w:r w:rsidRPr="00333552">
              <w:rPr>
                <w:rFonts w:ascii="Times New Roman" w:hAnsi="Times New Roman"/>
              </w:rPr>
              <w:t>Mainstem</w:t>
            </w:r>
          </w:p>
        </w:tc>
        <w:tc>
          <w:tcPr>
            <w:tcW w:w="1620" w:type="dxa"/>
            <w:noWrap/>
            <w:hideMark/>
          </w:tcPr>
          <w:p w14:paraId="4A712734" w14:textId="77777777" w:rsidR="003B60D9" w:rsidRPr="00333552" w:rsidRDefault="003B60D9" w:rsidP="0085768C">
            <w:pPr>
              <w:jc w:val="center"/>
              <w:rPr>
                <w:rFonts w:ascii="Times New Roman" w:hAnsi="Times New Roman"/>
              </w:rPr>
            </w:pPr>
            <w:r w:rsidRPr="00333552">
              <w:rPr>
                <w:rFonts w:ascii="Times New Roman" w:hAnsi="Times New Roman"/>
              </w:rPr>
              <w:t>33.58</w:t>
            </w:r>
          </w:p>
        </w:tc>
        <w:tc>
          <w:tcPr>
            <w:tcW w:w="1440" w:type="dxa"/>
            <w:noWrap/>
            <w:hideMark/>
          </w:tcPr>
          <w:p w14:paraId="71F9D92B" w14:textId="77777777" w:rsidR="003B60D9" w:rsidRPr="00333552" w:rsidRDefault="003B60D9" w:rsidP="0085768C">
            <w:pPr>
              <w:jc w:val="center"/>
              <w:rPr>
                <w:rFonts w:ascii="Times New Roman" w:hAnsi="Times New Roman"/>
              </w:rPr>
            </w:pPr>
            <w:r w:rsidRPr="00333552">
              <w:rPr>
                <w:rFonts w:ascii="Times New Roman" w:hAnsi="Times New Roman"/>
              </w:rPr>
              <w:t>0.452 J</w:t>
            </w:r>
          </w:p>
        </w:tc>
        <w:tc>
          <w:tcPr>
            <w:tcW w:w="1530" w:type="dxa"/>
            <w:noWrap/>
            <w:hideMark/>
          </w:tcPr>
          <w:p w14:paraId="190D3A50" w14:textId="77777777" w:rsidR="003B60D9" w:rsidRPr="00333552" w:rsidRDefault="003B60D9" w:rsidP="0085768C">
            <w:pPr>
              <w:jc w:val="center"/>
              <w:rPr>
                <w:rFonts w:ascii="Times New Roman" w:hAnsi="Times New Roman"/>
              </w:rPr>
            </w:pPr>
            <w:r w:rsidRPr="00333552">
              <w:rPr>
                <w:rFonts w:ascii="Times New Roman" w:hAnsi="Times New Roman"/>
              </w:rPr>
              <w:t>4.52</w:t>
            </w:r>
          </w:p>
        </w:tc>
        <w:tc>
          <w:tcPr>
            <w:tcW w:w="1486" w:type="dxa"/>
            <w:noWrap/>
            <w:hideMark/>
          </w:tcPr>
          <w:p w14:paraId="2B82D3EC" w14:textId="77777777" w:rsidR="003B60D9" w:rsidRPr="00333552" w:rsidRDefault="003B60D9" w:rsidP="0085768C">
            <w:pPr>
              <w:jc w:val="center"/>
              <w:rPr>
                <w:rFonts w:ascii="Times New Roman" w:hAnsi="Times New Roman"/>
              </w:rPr>
            </w:pPr>
            <w:r w:rsidRPr="00333552">
              <w:rPr>
                <w:rFonts w:ascii="Times New Roman" w:hAnsi="Times New Roman"/>
              </w:rPr>
              <w:t>8.14 J</w:t>
            </w:r>
          </w:p>
        </w:tc>
        <w:tc>
          <w:tcPr>
            <w:tcW w:w="1520" w:type="dxa"/>
            <w:noWrap/>
            <w:hideMark/>
          </w:tcPr>
          <w:p w14:paraId="5508DBCD" w14:textId="77777777" w:rsidR="003B60D9" w:rsidRPr="00333552" w:rsidRDefault="003B60D9" w:rsidP="0085768C">
            <w:pPr>
              <w:jc w:val="center"/>
              <w:rPr>
                <w:rFonts w:ascii="Times New Roman" w:hAnsi="Times New Roman"/>
              </w:rPr>
            </w:pPr>
            <w:r w:rsidRPr="00333552">
              <w:rPr>
                <w:rFonts w:ascii="Times New Roman" w:hAnsi="Times New Roman"/>
              </w:rPr>
              <w:t>40.94</w:t>
            </w:r>
          </w:p>
        </w:tc>
      </w:tr>
      <w:tr w:rsidR="003B60D9" w:rsidRPr="00333552" w14:paraId="4C8EB6DC" w14:textId="77777777" w:rsidTr="00925B4D">
        <w:trPr>
          <w:trHeight w:val="216"/>
        </w:trPr>
        <w:tc>
          <w:tcPr>
            <w:tcW w:w="1732" w:type="dxa"/>
            <w:vMerge/>
            <w:hideMark/>
          </w:tcPr>
          <w:p w14:paraId="249D8757" w14:textId="77777777" w:rsidR="003B60D9" w:rsidRPr="00333552" w:rsidRDefault="003B60D9">
            <w:pPr>
              <w:rPr>
                <w:rFonts w:ascii="Times New Roman" w:hAnsi="Times New Roman"/>
              </w:rPr>
            </w:pPr>
          </w:p>
        </w:tc>
        <w:tc>
          <w:tcPr>
            <w:tcW w:w="694" w:type="dxa"/>
            <w:vMerge/>
            <w:hideMark/>
          </w:tcPr>
          <w:p w14:paraId="4A5DD4F8" w14:textId="77777777" w:rsidR="003B60D9" w:rsidRPr="00333552" w:rsidRDefault="003B60D9">
            <w:pPr>
              <w:rPr>
                <w:rFonts w:ascii="Times New Roman" w:hAnsi="Times New Roman"/>
              </w:rPr>
            </w:pPr>
          </w:p>
        </w:tc>
        <w:tc>
          <w:tcPr>
            <w:tcW w:w="1100" w:type="dxa"/>
            <w:noWrap/>
            <w:hideMark/>
          </w:tcPr>
          <w:p w14:paraId="0CC0090F" w14:textId="3932C361" w:rsidR="003B60D9" w:rsidRPr="00333552" w:rsidRDefault="003B60D9" w:rsidP="00333552">
            <w:pPr>
              <w:rPr>
                <w:rFonts w:ascii="Times New Roman" w:hAnsi="Times New Roman"/>
              </w:rPr>
            </w:pPr>
            <w:r w:rsidRPr="00333552">
              <w:rPr>
                <w:rFonts w:ascii="Times New Roman" w:hAnsi="Times New Roman"/>
              </w:rPr>
              <w:t>7/21/2020</w:t>
            </w:r>
          </w:p>
        </w:tc>
        <w:tc>
          <w:tcPr>
            <w:tcW w:w="1424" w:type="dxa"/>
            <w:noWrap/>
            <w:hideMark/>
          </w:tcPr>
          <w:p w14:paraId="3E284B8E" w14:textId="77777777" w:rsidR="003B60D9" w:rsidRPr="00333552" w:rsidRDefault="003B60D9" w:rsidP="0085768C">
            <w:pPr>
              <w:jc w:val="center"/>
              <w:rPr>
                <w:rFonts w:ascii="Times New Roman" w:hAnsi="Times New Roman"/>
              </w:rPr>
            </w:pPr>
            <w:r w:rsidRPr="00333552">
              <w:rPr>
                <w:rFonts w:ascii="Times New Roman" w:hAnsi="Times New Roman"/>
              </w:rPr>
              <w:t>Mainstem</w:t>
            </w:r>
          </w:p>
        </w:tc>
        <w:tc>
          <w:tcPr>
            <w:tcW w:w="1620" w:type="dxa"/>
            <w:noWrap/>
            <w:hideMark/>
          </w:tcPr>
          <w:p w14:paraId="2AE76EE3" w14:textId="77777777" w:rsidR="003B60D9" w:rsidRPr="00333552" w:rsidRDefault="003B60D9" w:rsidP="0085768C">
            <w:pPr>
              <w:jc w:val="center"/>
              <w:rPr>
                <w:rFonts w:ascii="Times New Roman" w:hAnsi="Times New Roman"/>
              </w:rPr>
            </w:pPr>
            <w:r w:rsidRPr="00333552">
              <w:rPr>
                <w:rFonts w:ascii="Times New Roman" w:hAnsi="Times New Roman"/>
              </w:rPr>
              <w:t>30.83</w:t>
            </w:r>
          </w:p>
        </w:tc>
        <w:tc>
          <w:tcPr>
            <w:tcW w:w="1440" w:type="dxa"/>
            <w:noWrap/>
            <w:hideMark/>
          </w:tcPr>
          <w:p w14:paraId="0B95CE50" w14:textId="77777777" w:rsidR="003B60D9" w:rsidRPr="00333552" w:rsidRDefault="003B60D9" w:rsidP="0085768C">
            <w:pPr>
              <w:jc w:val="center"/>
              <w:rPr>
                <w:rFonts w:ascii="Times New Roman" w:hAnsi="Times New Roman"/>
              </w:rPr>
            </w:pPr>
            <w:r w:rsidRPr="00333552">
              <w:rPr>
                <w:rFonts w:ascii="Times New Roman" w:hAnsi="Times New Roman"/>
              </w:rPr>
              <w:t>0.5 U</w:t>
            </w:r>
          </w:p>
        </w:tc>
        <w:tc>
          <w:tcPr>
            <w:tcW w:w="1530" w:type="dxa"/>
            <w:noWrap/>
            <w:hideMark/>
          </w:tcPr>
          <w:p w14:paraId="0D18905B" w14:textId="77777777" w:rsidR="003B60D9" w:rsidRPr="00333552" w:rsidRDefault="003B60D9" w:rsidP="0085768C">
            <w:pPr>
              <w:jc w:val="center"/>
              <w:rPr>
                <w:rFonts w:ascii="Times New Roman" w:hAnsi="Times New Roman"/>
              </w:rPr>
            </w:pPr>
            <w:r w:rsidRPr="00333552">
              <w:rPr>
                <w:rFonts w:ascii="Times New Roman" w:hAnsi="Times New Roman"/>
              </w:rPr>
              <w:t>4.20</w:t>
            </w:r>
          </w:p>
        </w:tc>
        <w:tc>
          <w:tcPr>
            <w:tcW w:w="1486" w:type="dxa"/>
            <w:noWrap/>
            <w:hideMark/>
          </w:tcPr>
          <w:p w14:paraId="0266BCDE" w14:textId="77777777" w:rsidR="003B60D9" w:rsidRPr="00333552" w:rsidRDefault="003B60D9" w:rsidP="0085768C">
            <w:pPr>
              <w:jc w:val="center"/>
              <w:rPr>
                <w:rFonts w:ascii="Times New Roman" w:hAnsi="Times New Roman"/>
              </w:rPr>
            </w:pPr>
            <w:r w:rsidRPr="00333552">
              <w:rPr>
                <w:rFonts w:ascii="Times New Roman" w:hAnsi="Times New Roman"/>
              </w:rPr>
              <w:t>5 U</w:t>
            </w:r>
          </w:p>
        </w:tc>
        <w:tc>
          <w:tcPr>
            <w:tcW w:w="1520" w:type="dxa"/>
            <w:noWrap/>
            <w:hideMark/>
          </w:tcPr>
          <w:p w14:paraId="3A6840E7" w14:textId="77777777" w:rsidR="003B60D9" w:rsidRPr="00333552" w:rsidRDefault="003B60D9" w:rsidP="0085768C">
            <w:pPr>
              <w:jc w:val="center"/>
              <w:rPr>
                <w:rFonts w:ascii="Times New Roman" w:hAnsi="Times New Roman"/>
              </w:rPr>
            </w:pPr>
            <w:r w:rsidRPr="00333552">
              <w:rPr>
                <w:rFonts w:ascii="Times New Roman" w:hAnsi="Times New Roman"/>
              </w:rPr>
              <w:t>38.08</w:t>
            </w:r>
          </w:p>
        </w:tc>
      </w:tr>
      <w:tr w:rsidR="003B60D9" w:rsidRPr="00333552" w14:paraId="3FC45F19" w14:textId="77777777" w:rsidTr="00925B4D">
        <w:trPr>
          <w:trHeight w:val="216"/>
        </w:trPr>
        <w:tc>
          <w:tcPr>
            <w:tcW w:w="1732" w:type="dxa"/>
            <w:vMerge w:val="restart"/>
            <w:hideMark/>
          </w:tcPr>
          <w:p w14:paraId="1A09F7B5" w14:textId="77777777" w:rsidR="003B60D9" w:rsidRPr="00333552" w:rsidRDefault="003B60D9" w:rsidP="00333552">
            <w:pPr>
              <w:rPr>
                <w:rFonts w:ascii="Times New Roman" w:hAnsi="Times New Roman"/>
              </w:rPr>
            </w:pPr>
            <w:r w:rsidRPr="00333552">
              <w:rPr>
                <w:rFonts w:ascii="Times New Roman" w:hAnsi="Times New Roman"/>
              </w:rPr>
              <w:t>Poachers Cove</w:t>
            </w:r>
          </w:p>
        </w:tc>
        <w:tc>
          <w:tcPr>
            <w:tcW w:w="694" w:type="dxa"/>
            <w:vMerge w:val="restart"/>
            <w:noWrap/>
            <w:hideMark/>
          </w:tcPr>
          <w:p w14:paraId="0B708FCF" w14:textId="77777777" w:rsidR="003B60D9" w:rsidRPr="00333552" w:rsidRDefault="003B60D9" w:rsidP="00333552">
            <w:pPr>
              <w:rPr>
                <w:rFonts w:ascii="Times New Roman" w:hAnsi="Times New Roman"/>
              </w:rPr>
            </w:pPr>
            <w:r w:rsidRPr="00333552">
              <w:rPr>
                <w:rFonts w:ascii="Times New Roman" w:hAnsi="Times New Roman"/>
              </w:rPr>
              <w:t>18</w:t>
            </w:r>
          </w:p>
        </w:tc>
        <w:tc>
          <w:tcPr>
            <w:tcW w:w="1100" w:type="dxa"/>
            <w:noWrap/>
            <w:hideMark/>
          </w:tcPr>
          <w:p w14:paraId="78499C63" w14:textId="62F1952C" w:rsidR="003B60D9" w:rsidRPr="00333552" w:rsidRDefault="003B60D9" w:rsidP="00333552">
            <w:pPr>
              <w:rPr>
                <w:rFonts w:ascii="Times New Roman" w:hAnsi="Times New Roman"/>
              </w:rPr>
            </w:pPr>
            <w:r w:rsidRPr="00333552">
              <w:rPr>
                <w:rFonts w:ascii="Times New Roman" w:hAnsi="Times New Roman"/>
              </w:rPr>
              <w:t>4/30/2019</w:t>
            </w:r>
          </w:p>
        </w:tc>
        <w:tc>
          <w:tcPr>
            <w:tcW w:w="1424" w:type="dxa"/>
            <w:noWrap/>
            <w:hideMark/>
          </w:tcPr>
          <w:p w14:paraId="3B0177E7" w14:textId="77777777" w:rsidR="003B60D9" w:rsidRPr="00333552" w:rsidRDefault="003B60D9" w:rsidP="0085768C">
            <w:pPr>
              <w:jc w:val="center"/>
              <w:rPr>
                <w:rFonts w:ascii="Times New Roman" w:hAnsi="Times New Roman"/>
              </w:rPr>
            </w:pPr>
            <w:r w:rsidRPr="00333552">
              <w:rPr>
                <w:rFonts w:ascii="Times New Roman" w:hAnsi="Times New Roman"/>
              </w:rPr>
              <w:t>Mainstem</w:t>
            </w:r>
          </w:p>
        </w:tc>
        <w:tc>
          <w:tcPr>
            <w:tcW w:w="1620" w:type="dxa"/>
            <w:noWrap/>
            <w:hideMark/>
          </w:tcPr>
          <w:p w14:paraId="4261AF29" w14:textId="77777777" w:rsidR="003B60D9" w:rsidRPr="00333552" w:rsidRDefault="003B60D9" w:rsidP="0085768C">
            <w:pPr>
              <w:jc w:val="center"/>
              <w:rPr>
                <w:rFonts w:ascii="Times New Roman" w:hAnsi="Times New Roman"/>
              </w:rPr>
            </w:pPr>
            <w:r w:rsidRPr="00333552">
              <w:rPr>
                <w:rFonts w:ascii="Times New Roman" w:hAnsi="Times New Roman"/>
              </w:rPr>
              <w:t>34.53</w:t>
            </w:r>
          </w:p>
        </w:tc>
        <w:tc>
          <w:tcPr>
            <w:tcW w:w="1440" w:type="dxa"/>
            <w:noWrap/>
            <w:hideMark/>
          </w:tcPr>
          <w:p w14:paraId="3889945B" w14:textId="77777777" w:rsidR="003B60D9" w:rsidRPr="00333552" w:rsidRDefault="003B60D9" w:rsidP="0085768C">
            <w:pPr>
              <w:jc w:val="center"/>
              <w:rPr>
                <w:rFonts w:ascii="Times New Roman" w:hAnsi="Times New Roman"/>
              </w:rPr>
            </w:pPr>
            <w:r w:rsidRPr="00333552">
              <w:rPr>
                <w:rFonts w:ascii="Times New Roman" w:hAnsi="Times New Roman"/>
              </w:rPr>
              <w:t>0.47 J</w:t>
            </w:r>
          </w:p>
        </w:tc>
        <w:tc>
          <w:tcPr>
            <w:tcW w:w="1530" w:type="dxa"/>
            <w:noWrap/>
            <w:hideMark/>
          </w:tcPr>
          <w:p w14:paraId="110D4672" w14:textId="77777777" w:rsidR="003B60D9" w:rsidRPr="00333552" w:rsidRDefault="003B60D9" w:rsidP="0085768C">
            <w:pPr>
              <w:jc w:val="center"/>
              <w:rPr>
                <w:rFonts w:ascii="Times New Roman" w:hAnsi="Times New Roman"/>
              </w:rPr>
            </w:pPr>
            <w:r w:rsidRPr="00333552">
              <w:rPr>
                <w:rFonts w:ascii="Times New Roman" w:hAnsi="Times New Roman"/>
              </w:rPr>
              <w:t>4.62</w:t>
            </w:r>
          </w:p>
        </w:tc>
        <w:tc>
          <w:tcPr>
            <w:tcW w:w="1486" w:type="dxa"/>
            <w:noWrap/>
            <w:hideMark/>
          </w:tcPr>
          <w:p w14:paraId="45543FA8" w14:textId="77777777" w:rsidR="003B60D9" w:rsidRPr="00333552" w:rsidRDefault="003B60D9" w:rsidP="0085768C">
            <w:pPr>
              <w:jc w:val="center"/>
              <w:rPr>
                <w:rFonts w:ascii="Times New Roman" w:hAnsi="Times New Roman"/>
              </w:rPr>
            </w:pPr>
            <w:r w:rsidRPr="00333552">
              <w:rPr>
                <w:rFonts w:ascii="Times New Roman" w:hAnsi="Times New Roman"/>
              </w:rPr>
              <w:t>5 U</w:t>
            </w:r>
          </w:p>
        </w:tc>
        <w:tc>
          <w:tcPr>
            <w:tcW w:w="1520" w:type="dxa"/>
            <w:noWrap/>
            <w:hideMark/>
          </w:tcPr>
          <w:p w14:paraId="4C1AEB5E" w14:textId="77777777" w:rsidR="003B60D9" w:rsidRPr="00333552" w:rsidRDefault="003B60D9" w:rsidP="0085768C">
            <w:pPr>
              <w:jc w:val="center"/>
              <w:rPr>
                <w:rFonts w:ascii="Times New Roman" w:hAnsi="Times New Roman"/>
              </w:rPr>
            </w:pPr>
            <w:r w:rsidRPr="00333552">
              <w:rPr>
                <w:rFonts w:ascii="Times New Roman" w:hAnsi="Times New Roman"/>
              </w:rPr>
              <w:t>41.92</w:t>
            </w:r>
          </w:p>
        </w:tc>
      </w:tr>
      <w:tr w:rsidR="003B60D9" w:rsidRPr="00333552" w14:paraId="087997EE" w14:textId="77777777" w:rsidTr="00925B4D">
        <w:trPr>
          <w:trHeight w:val="216"/>
        </w:trPr>
        <w:tc>
          <w:tcPr>
            <w:tcW w:w="1732" w:type="dxa"/>
            <w:vMerge/>
            <w:hideMark/>
          </w:tcPr>
          <w:p w14:paraId="6B8115C6" w14:textId="77777777" w:rsidR="003B60D9" w:rsidRPr="00333552" w:rsidRDefault="003B60D9">
            <w:pPr>
              <w:rPr>
                <w:rFonts w:ascii="Times New Roman" w:hAnsi="Times New Roman"/>
              </w:rPr>
            </w:pPr>
          </w:p>
        </w:tc>
        <w:tc>
          <w:tcPr>
            <w:tcW w:w="694" w:type="dxa"/>
            <w:vMerge/>
            <w:hideMark/>
          </w:tcPr>
          <w:p w14:paraId="522D4903" w14:textId="77777777" w:rsidR="003B60D9" w:rsidRPr="00333552" w:rsidRDefault="003B60D9">
            <w:pPr>
              <w:rPr>
                <w:rFonts w:ascii="Times New Roman" w:hAnsi="Times New Roman"/>
              </w:rPr>
            </w:pPr>
          </w:p>
        </w:tc>
        <w:tc>
          <w:tcPr>
            <w:tcW w:w="1100" w:type="dxa"/>
            <w:noWrap/>
            <w:hideMark/>
          </w:tcPr>
          <w:p w14:paraId="2E56CA23" w14:textId="0A7AB146" w:rsidR="003B60D9" w:rsidRPr="00333552" w:rsidRDefault="003B60D9" w:rsidP="00333552">
            <w:pPr>
              <w:rPr>
                <w:rFonts w:ascii="Times New Roman" w:hAnsi="Times New Roman"/>
              </w:rPr>
            </w:pPr>
            <w:r w:rsidRPr="00333552">
              <w:rPr>
                <w:rFonts w:ascii="Times New Roman" w:hAnsi="Times New Roman"/>
              </w:rPr>
              <w:t>7/30/2019</w:t>
            </w:r>
          </w:p>
        </w:tc>
        <w:tc>
          <w:tcPr>
            <w:tcW w:w="1424" w:type="dxa"/>
            <w:noWrap/>
            <w:hideMark/>
          </w:tcPr>
          <w:p w14:paraId="52957695" w14:textId="77777777" w:rsidR="003B60D9" w:rsidRPr="00333552" w:rsidRDefault="003B60D9" w:rsidP="0085768C">
            <w:pPr>
              <w:jc w:val="center"/>
              <w:rPr>
                <w:rFonts w:ascii="Times New Roman" w:hAnsi="Times New Roman"/>
              </w:rPr>
            </w:pPr>
            <w:r w:rsidRPr="00333552">
              <w:rPr>
                <w:rFonts w:ascii="Times New Roman" w:hAnsi="Times New Roman"/>
              </w:rPr>
              <w:t>Mainstem</w:t>
            </w:r>
          </w:p>
        </w:tc>
        <w:tc>
          <w:tcPr>
            <w:tcW w:w="1620" w:type="dxa"/>
            <w:noWrap/>
            <w:hideMark/>
          </w:tcPr>
          <w:p w14:paraId="4AF3121D" w14:textId="77777777" w:rsidR="003B60D9" w:rsidRPr="00333552" w:rsidRDefault="003B60D9" w:rsidP="0085768C">
            <w:pPr>
              <w:jc w:val="center"/>
              <w:rPr>
                <w:rFonts w:ascii="Times New Roman" w:hAnsi="Times New Roman"/>
              </w:rPr>
            </w:pPr>
            <w:r w:rsidRPr="00333552">
              <w:rPr>
                <w:rFonts w:ascii="Times New Roman" w:hAnsi="Times New Roman"/>
              </w:rPr>
              <w:t>33.87</w:t>
            </w:r>
          </w:p>
        </w:tc>
        <w:tc>
          <w:tcPr>
            <w:tcW w:w="1440" w:type="dxa"/>
            <w:noWrap/>
            <w:hideMark/>
          </w:tcPr>
          <w:p w14:paraId="6A0AB029" w14:textId="77777777" w:rsidR="003B60D9" w:rsidRPr="00333552" w:rsidRDefault="003B60D9" w:rsidP="0085768C">
            <w:pPr>
              <w:jc w:val="center"/>
              <w:rPr>
                <w:rFonts w:ascii="Times New Roman" w:hAnsi="Times New Roman"/>
              </w:rPr>
            </w:pPr>
            <w:r w:rsidRPr="00333552">
              <w:rPr>
                <w:rFonts w:ascii="Times New Roman" w:hAnsi="Times New Roman"/>
              </w:rPr>
              <w:t>0.42 J</w:t>
            </w:r>
          </w:p>
        </w:tc>
        <w:tc>
          <w:tcPr>
            <w:tcW w:w="1530" w:type="dxa"/>
            <w:noWrap/>
            <w:hideMark/>
          </w:tcPr>
          <w:p w14:paraId="3714F5A1" w14:textId="77777777" w:rsidR="003B60D9" w:rsidRPr="00333552" w:rsidRDefault="003B60D9" w:rsidP="0085768C">
            <w:pPr>
              <w:jc w:val="center"/>
              <w:rPr>
                <w:rFonts w:ascii="Times New Roman" w:hAnsi="Times New Roman"/>
              </w:rPr>
            </w:pPr>
            <w:r w:rsidRPr="00333552">
              <w:rPr>
                <w:rFonts w:ascii="Times New Roman" w:hAnsi="Times New Roman"/>
              </w:rPr>
              <w:t>4.55</w:t>
            </w:r>
          </w:p>
        </w:tc>
        <w:tc>
          <w:tcPr>
            <w:tcW w:w="1486" w:type="dxa"/>
            <w:noWrap/>
            <w:hideMark/>
          </w:tcPr>
          <w:p w14:paraId="3A1FE812" w14:textId="77777777" w:rsidR="003B60D9" w:rsidRPr="00333552" w:rsidRDefault="003B60D9" w:rsidP="0085768C">
            <w:pPr>
              <w:jc w:val="center"/>
              <w:rPr>
                <w:rFonts w:ascii="Times New Roman" w:hAnsi="Times New Roman"/>
              </w:rPr>
            </w:pPr>
            <w:r w:rsidRPr="00333552">
              <w:rPr>
                <w:rFonts w:ascii="Times New Roman" w:hAnsi="Times New Roman"/>
              </w:rPr>
              <w:t>5 U</w:t>
            </w:r>
          </w:p>
        </w:tc>
        <w:tc>
          <w:tcPr>
            <w:tcW w:w="1520" w:type="dxa"/>
            <w:noWrap/>
            <w:hideMark/>
          </w:tcPr>
          <w:p w14:paraId="7516D86C" w14:textId="77777777" w:rsidR="003B60D9" w:rsidRPr="00333552" w:rsidRDefault="003B60D9" w:rsidP="0085768C">
            <w:pPr>
              <w:jc w:val="center"/>
              <w:rPr>
                <w:rFonts w:ascii="Times New Roman" w:hAnsi="Times New Roman"/>
              </w:rPr>
            </w:pPr>
            <w:r w:rsidRPr="00333552">
              <w:rPr>
                <w:rFonts w:ascii="Times New Roman" w:hAnsi="Times New Roman"/>
              </w:rPr>
              <w:t>41.25</w:t>
            </w:r>
          </w:p>
        </w:tc>
      </w:tr>
      <w:tr w:rsidR="003B60D9" w:rsidRPr="00333552" w14:paraId="18734F95" w14:textId="77777777" w:rsidTr="00925B4D">
        <w:trPr>
          <w:trHeight w:val="216"/>
        </w:trPr>
        <w:tc>
          <w:tcPr>
            <w:tcW w:w="1732" w:type="dxa"/>
            <w:vMerge/>
            <w:hideMark/>
          </w:tcPr>
          <w:p w14:paraId="3BC64021" w14:textId="77777777" w:rsidR="003B60D9" w:rsidRPr="00333552" w:rsidRDefault="003B60D9">
            <w:pPr>
              <w:rPr>
                <w:rFonts w:ascii="Times New Roman" w:hAnsi="Times New Roman"/>
              </w:rPr>
            </w:pPr>
          </w:p>
        </w:tc>
        <w:tc>
          <w:tcPr>
            <w:tcW w:w="694" w:type="dxa"/>
            <w:vMerge/>
            <w:hideMark/>
          </w:tcPr>
          <w:p w14:paraId="3F971472" w14:textId="77777777" w:rsidR="003B60D9" w:rsidRPr="00333552" w:rsidRDefault="003B60D9">
            <w:pPr>
              <w:rPr>
                <w:rFonts w:ascii="Times New Roman" w:hAnsi="Times New Roman"/>
              </w:rPr>
            </w:pPr>
          </w:p>
        </w:tc>
        <w:tc>
          <w:tcPr>
            <w:tcW w:w="1100" w:type="dxa"/>
            <w:noWrap/>
            <w:hideMark/>
          </w:tcPr>
          <w:p w14:paraId="21F826D1" w14:textId="446FDFEA" w:rsidR="003B60D9" w:rsidRPr="00333552" w:rsidRDefault="003B60D9" w:rsidP="00333552">
            <w:pPr>
              <w:rPr>
                <w:rFonts w:ascii="Times New Roman" w:hAnsi="Times New Roman"/>
              </w:rPr>
            </w:pPr>
            <w:r w:rsidRPr="00333552">
              <w:rPr>
                <w:rFonts w:ascii="Times New Roman" w:hAnsi="Times New Roman"/>
              </w:rPr>
              <w:t>7/21/2020</w:t>
            </w:r>
          </w:p>
        </w:tc>
        <w:tc>
          <w:tcPr>
            <w:tcW w:w="1424" w:type="dxa"/>
            <w:noWrap/>
            <w:hideMark/>
          </w:tcPr>
          <w:p w14:paraId="47F5EBC1" w14:textId="77777777" w:rsidR="003B60D9" w:rsidRPr="00333552" w:rsidRDefault="003B60D9" w:rsidP="0085768C">
            <w:pPr>
              <w:jc w:val="center"/>
              <w:rPr>
                <w:rFonts w:ascii="Times New Roman" w:hAnsi="Times New Roman"/>
              </w:rPr>
            </w:pPr>
            <w:r w:rsidRPr="00333552">
              <w:rPr>
                <w:rFonts w:ascii="Times New Roman" w:hAnsi="Times New Roman"/>
              </w:rPr>
              <w:t>Mainstem</w:t>
            </w:r>
          </w:p>
        </w:tc>
        <w:tc>
          <w:tcPr>
            <w:tcW w:w="1620" w:type="dxa"/>
            <w:noWrap/>
            <w:hideMark/>
          </w:tcPr>
          <w:p w14:paraId="40621E0F" w14:textId="77777777" w:rsidR="003B60D9" w:rsidRPr="00333552" w:rsidRDefault="003B60D9" w:rsidP="0085768C">
            <w:pPr>
              <w:jc w:val="center"/>
              <w:rPr>
                <w:rFonts w:ascii="Times New Roman" w:hAnsi="Times New Roman"/>
              </w:rPr>
            </w:pPr>
            <w:r w:rsidRPr="00333552">
              <w:rPr>
                <w:rFonts w:ascii="Times New Roman" w:hAnsi="Times New Roman"/>
              </w:rPr>
              <w:t>29.96</w:t>
            </w:r>
          </w:p>
        </w:tc>
        <w:tc>
          <w:tcPr>
            <w:tcW w:w="1440" w:type="dxa"/>
            <w:noWrap/>
            <w:hideMark/>
          </w:tcPr>
          <w:p w14:paraId="0F280237" w14:textId="77777777" w:rsidR="003B60D9" w:rsidRPr="00333552" w:rsidRDefault="003B60D9" w:rsidP="0085768C">
            <w:pPr>
              <w:jc w:val="center"/>
              <w:rPr>
                <w:rFonts w:ascii="Times New Roman" w:hAnsi="Times New Roman"/>
              </w:rPr>
            </w:pPr>
            <w:r w:rsidRPr="00333552">
              <w:rPr>
                <w:rFonts w:ascii="Times New Roman" w:hAnsi="Times New Roman"/>
              </w:rPr>
              <w:t>0.5 U</w:t>
            </w:r>
          </w:p>
        </w:tc>
        <w:tc>
          <w:tcPr>
            <w:tcW w:w="1530" w:type="dxa"/>
            <w:noWrap/>
            <w:hideMark/>
          </w:tcPr>
          <w:p w14:paraId="0CE9A684" w14:textId="77777777" w:rsidR="003B60D9" w:rsidRPr="00333552" w:rsidRDefault="003B60D9" w:rsidP="0085768C">
            <w:pPr>
              <w:jc w:val="center"/>
              <w:rPr>
                <w:rFonts w:ascii="Times New Roman" w:hAnsi="Times New Roman"/>
              </w:rPr>
            </w:pPr>
            <w:r w:rsidRPr="00333552">
              <w:rPr>
                <w:rFonts w:ascii="Times New Roman" w:hAnsi="Times New Roman"/>
              </w:rPr>
              <w:t>4.10</w:t>
            </w:r>
          </w:p>
        </w:tc>
        <w:tc>
          <w:tcPr>
            <w:tcW w:w="1486" w:type="dxa"/>
            <w:noWrap/>
            <w:hideMark/>
          </w:tcPr>
          <w:p w14:paraId="7AA5C1B5" w14:textId="77777777" w:rsidR="003B60D9" w:rsidRPr="00333552" w:rsidRDefault="003B60D9" w:rsidP="0085768C">
            <w:pPr>
              <w:jc w:val="center"/>
              <w:rPr>
                <w:rFonts w:ascii="Times New Roman" w:hAnsi="Times New Roman"/>
              </w:rPr>
            </w:pPr>
            <w:r w:rsidRPr="00333552">
              <w:rPr>
                <w:rFonts w:ascii="Times New Roman" w:hAnsi="Times New Roman"/>
              </w:rPr>
              <w:t>5 U</w:t>
            </w:r>
          </w:p>
        </w:tc>
        <w:tc>
          <w:tcPr>
            <w:tcW w:w="1520" w:type="dxa"/>
            <w:noWrap/>
            <w:hideMark/>
          </w:tcPr>
          <w:p w14:paraId="44053FF4" w14:textId="77777777" w:rsidR="003B60D9" w:rsidRPr="00333552" w:rsidRDefault="003B60D9" w:rsidP="0085768C">
            <w:pPr>
              <w:jc w:val="center"/>
              <w:rPr>
                <w:rFonts w:ascii="Times New Roman" w:hAnsi="Times New Roman"/>
              </w:rPr>
            </w:pPr>
            <w:r w:rsidRPr="00333552">
              <w:rPr>
                <w:rFonts w:ascii="Times New Roman" w:hAnsi="Times New Roman"/>
              </w:rPr>
              <w:t>37.17</w:t>
            </w:r>
          </w:p>
        </w:tc>
      </w:tr>
      <w:tr w:rsidR="003B60D9" w:rsidRPr="00333552" w14:paraId="7FB2498C" w14:textId="77777777" w:rsidTr="0085768C">
        <w:trPr>
          <w:trHeight w:val="216"/>
        </w:trPr>
        <w:tc>
          <w:tcPr>
            <w:tcW w:w="1732" w:type="dxa"/>
            <w:vMerge w:val="restart"/>
            <w:hideMark/>
          </w:tcPr>
          <w:p w14:paraId="1AC0B5BD" w14:textId="77777777" w:rsidR="003B60D9" w:rsidRPr="00333552" w:rsidRDefault="003B60D9" w:rsidP="00333552">
            <w:pPr>
              <w:rPr>
                <w:rFonts w:ascii="Times New Roman" w:hAnsi="Times New Roman"/>
              </w:rPr>
            </w:pPr>
            <w:r w:rsidRPr="00333552">
              <w:rPr>
                <w:rFonts w:ascii="Times New Roman" w:hAnsi="Times New Roman"/>
              </w:rPr>
              <w:t>Slikok Creek</w:t>
            </w:r>
          </w:p>
        </w:tc>
        <w:tc>
          <w:tcPr>
            <w:tcW w:w="694" w:type="dxa"/>
            <w:vMerge w:val="restart"/>
            <w:noWrap/>
            <w:hideMark/>
          </w:tcPr>
          <w:p w14:paraId="6E08C662" w14:textId="77777777" w:rsidR="003B60D9" w:rsidRPr="00333552" w:rsidRDefault="003B60D9" w:rsidP="00333552">
            <w:pPr>
              <w:rPr>
                <w:rFonts w:ascii="Times New Roman" w:hAnsi="Times New Roman"/>
              </w:rPr>
            </w:pPr>
            <w:r w:rsidRPr="00333552">
              <w:rPr>
                <w:rFonts w:ascii="Times New Roman" w:hAnsi="Times New Roman"/>
              </w:rPr>
              <w:t> </w:t>
            </w:r>
          </w:p>
        </w:tc>
        <w:tc>
          <w:tcPr>
            <w:tcW w:w="1100" w:type="dxa"/>
            <w:noWrap/>
            <w:hideMark/>
          </w:tcPr>
          <w:p w14:paraId="61AF9CAE" w14:textId="4DFB21CB" w:rsidR="003B60D9" w:rsidRPr="00333552" w:rsidRDefault="003B60D9" w:rsidP="00333552">
            <w:pPr>
              <w:rPr>
                <w:rFonts w:ascii="Times New Roman" w:hAnsi="Times New Roman"/>
              </w:rPr>
            </w:pPr>
            <w:r w:rsidRPr="00333552">
              <w:rPr>
                <w:rFonts w:ascii="Times New Roman" w:hAnsi="Times New Roman"/>
              </w:rPr>
              <w:t>4/30/2019</w:t>
            </w:r>
          </w:p>
        </w:tc>
        <w:tc>
          <w:tcPr>
            <w:tcW w:w="1424" w:type="dxa"/>
            <w:noWrap/>
            <w:hideMark/>
          </w:tcPr>
          <w:p w14:paraId="291A9B73" w14:textId="77777777" w:rsidR="003B60D9" w:rsidRPr="00333552" w:rsidRDefault="003B60D9" w:rsidP="0085768C">
            <w:pPr>
              <w:jc w:val="center"/>
              <w:rPr>
                <w:rFonts w:ascii="Times New Roman" w:hAnsi="Times New Roman"/>
              </w:rPr>
            </w:pPr>
            <w:r w:rsidRPr="00333552">
              <w:rPr>
                <w:rFonts w:ascii="Times New Roman" w:hAnsi="Times New Roman"/>
              </w:rPr>
              <w:t>Tributary</w:t>
            </w:r>
          </w:p>
        </w:tc>
        <w:tc>
          <w:tcPr>
            <w:tcW w:w="1620" w:type="dxa"/>
            <w:noWrap/>
            <w:hideMark/>
          </w:tcPr>
          <w:p w14:paraId="7CCA5541" w14:textId="77777777" w:rsidR="003B60D9" w:rsidRPr="00333552" w:rsidRDefault="003B60D9" w:rsidP="0085768C">
            <w:pPr>
              <w:jc w:val="center"/>
              <w:rPr>
                <w:rFonts w:ascii="Times New Roman" w:hAnsi="Times New Roman"/>
              </w:rPr>
            </w:pPr>
            <w:r w:rsidRPr="00333552">
              <w:rPr>
                <w:rFonts w:ascii="Times New Roman" w:hAnsi="Times New Roman"/>
              </w:rPr>
              <w:t>38.45 (38.74)</w:t>
            </w:r>
          </w:p>
        </w:tc>
        <w:tc>
          <w:tcPr>
            <w:tcW w:w="1440" w:type="dxa"/>
            <w:noWrap/>
            <w:hideMark/>
          </w:tcPr>
          <w:p w14:paraId="79358D94" w14:textId="77777777" w:rsidR="003B60D9" w:rsidRPr="00333552" w:rsidRDefault="003B60D9" w:rsidP="0085768C">
            <w:pPr>
              <w:jc w:val="center"/>
              <w:rPr>
                <w:rFonts w:ascii="Times New Roman" w:hAnsi="Times New Roman"/>
              </w:rPr>
            </w:pPr>
            <w:r w:rsidRPr="00333552">
              <w:rPr>
                <w:rFonts w:ascii="Times New Roman" w:hAnsi="Times New Roman"/>
              </w:rPr>
              <w:t>0.783 J (0.5 U)</w:t>
            </w:r>
          </w:p>
        </w:tc>
        <w:tc>
          <w:tcPr>
            <w:tcW w:w="1530" w:type="dxa"/>
            <w:noWrap/>
            <w:hideMark/>
          </w:tcPr>
          <w:p w14:paraId="1685676C" w14:textId="77777777" w:rsidR="003B60D9" w:rsidRPr="00333552" w:rsidRDefault="003B60D9" w:rsidP="0085768C">
            <w:pPr>
              <w:jc w:val="center"/>
              <w:rPr>
                <w:rFonts w:ascii="Times New Roman" w:hAnsi="Times New Roman"/>
              </w:rPr>
            </w:pPr>
            <w:r w:rsidRPr="00333552">
              <w:rPr>
                <w:rFonts w:ascii="Times New Roman" w:hAnsi="Times New Roman"/>
              </w:rPr>
              <w:t>5.07 (5.1)</w:t>
            </w:r>
          </w:p>
        </w:tc>
        <w:tc>
          <w:tcPr>
            <w:tcW w:w="1486" w:type="dxa"/>
            <w:shd w:val="clear" w:color="auto" w:fill="C7E6A4"/>
            <w:noWrap/>
            <w:hideMark/>
          </w:tcPr>
          <w:p w14:paraId="16DD4911" w14:textId="77777777" w:rsidR="003B60D9" w:rsidRPr="00333552" w:rsidRDefault="003B60D9" w:rsidP="0085768C">
            <w:pPr>
              <w:jc w:val="center"/>
              <w:rPr>
                <w:rFonts w:ascii="Times New Roman" w:hAnsi="Times New Roman"/>
              </w:rPr>
            </w:pPr>
            <w:r w:rsidRPr="00333552">
              <w:rPr>
                <w:rFonts w:ascii="Times New Roman" w:hAnsi="Times New Roman"/>
              </w:rPr>
              <w:t>74.4  (5 U)</w:t>
            </w:r>
          </w:p>
        </w:tc>
        <w:tc>
          <w:tcPr>
            <w:tcW w:w="1520" w:type="dxa"/>
            <w:noWrap/>
            <w:hideMark/>
          </w:tcPr>
          <w:p w14:paraId="4248D8CF" w14:textId="77777777" w:rsidR="003B60D9" w:rsidRPr="00333552" w:rsidRDefault="003B60D9" w:rsidP="0085768C">
            <w:pPr>
              <w:jc w:val="center"/>
              <w:rPr>
                <w:rFonts w:ascii="Times New Roman" w:hAnsi="Times New Roman"/>
              </w:rPr>
            </w:pPr>
            <w:r w:rsidRPr="00333552">
              <w:rPr>
                <w:rFonts w:ascii="Times New Roman" w:hAnsi="Times New Roman"/>
              </w:rPr>
              <w:t>45.93 (46.22)</w:t>
            </w:r>
          </w:p>
        </w:tc>
      </w:tr>
      <w:tr w:rsidR="003B60D9" w:rsidRPr="00333552" w14:paraId="45065F5A" w14:textId="77777777" w:rsidTr="00925B4D">
        <w:trPr>
          <w:trHeight w:val="216"/>
        </w:trPr>
        <w:tc>
          <w:tcPr>
            <w:tcW w:w="1732" w:type="dxa"/>
            <w:vMerge/>
            <w:hideMark/>
          </w:tcPr>
          <w:p w14:paraId="75BC8395" w14:textId="77777777" w:rsidR="003B60D9" w:rsidRPr="00333552" w:rsidRDefault="003B60D9">
            <w:pPr>
              <w:rPr>
                <w:rFonts w:ascii="Times New Roman" w:hAnsi="Times New Roman"/>
              </w:rPr>
            </w:pPr>
          </w:p>
        </w:tc>
        <w:tc>
          <w:tcPr>
            <w:tcW w:w="694" w:type="dxa"/>
            <w:vMerge/>
            <w:hideMark/>
          </w:tcPr>
          <w:p w14:paraId="5C10D18E" w14:textId="77777777" w:rsidR="003B60D9" w:rsidRPr="00333552" w:rsidRDefault="003B60D9">
            <w:pPr>
              <w:rPr>
                <w:rFonts w:ascii="Times New Roman" w:hAnsi="Times New Roman"/>
              </w:rPr>
            </w:pPr>
          </w:p>
        </w:tc>
        <w:tc>
          <w:tcPr>
            <w:tcW w:w="1100" w:type="dxa"/>
            <w:noWrap/>
            <w:hideMark/>
          </w:tcPr>
          <w:p w14:paraId="0C441A1E" w14:textId="2A189E55" w:rsidR="003B60D9" w:rsidRPr="00333552" w:rsidRDefault="003B60D9" w:rsidP="00333552">
            <w:pPr>
              <w:rPr>
                <w:rFonts w:ascii="Times New Roman" w:hAnsi="Times New Roman"/>
              </w:rPr>
            </w:pPr>
            <w:r w:rsidRPr="00333552">
              <w:rPr>
                <w:rFonts w:ascii="Times New Roman" w:hAnsi="Times New Roman"/>
              </w:rPr>
              <w:t>7/30/2019</w:t>
            </w:r>
          </w:p>
        </w:tc>
        <w:tc>
          <w:tcPr>
            <w:tcW w:w="1424" w:type="dxa"/>
            <w:noWrap/>
            <w:hideMark/>
          </w:tcPr>
          <w:p w14:paraId="2BAAA919" w14:textId="77777777" w:rsidR="003B60D9" w:rsidRPr="00333552" w:rsidRDefault="003B60D9" w:rsidP="0085768C">
            <w:pPr>
              <w:jc w:val="center"/>
              <w:rPr>
                <w:rFonts w:ascii="Times New Roman" w:hAnsi="Times New Roman"/>
              </w:rPr>
            </w:pPr>
            <w:r w:rsidRPr="00333552">
              <w:rPr>
                <w:rFonts w:ascii="Times New Roman" w:hAnsi="Times New Roman"/>
              </w:rPr>
              <w:t>Tributary</w:t>
            </w:r>
          </w:p>
        </w:tc>
        <w:tc>
          <w:tcPr>
            <w:tcW w:w="1620" w:type="dxa"/>
            <w:noWrap/>
            <w:hideMark/>
          </w:tcPr>
          <w:p w14:paraId="4D25E066" w14:textId="77777777" w:rsidR="003B60D9" w:rsidRPr="00333552" w:rsidRDefault="003B60D9" w:rsidP="0085768C">
            <w:pPr>
              <w:jc w:val="center"/>
              <w:rPr>
                <w:rFonts w:ascii="Times New Roman" w:hAnsi="Times New Roman"/>
              </w:rPr>
            </w:pPr>
            <w:r w:rsidRPr="00333552">
              <w:rPr>
                <w:rFonts w:ascii="Times New Roman" w:hAnsi="Times New Roman"/>
              </w:rPr>
              <w:t>73.58</w:t>
            </w:r>
          </w:p>
        </w:tc>
        <w:tc>
          <w:tcPr>
            <w:tcW w:w="1440" w:type="dxa"/>
            <w:noWrap/>
            <w:hideMark/>
          </w:tcPr>
          <w:p w14:paraId="411E8B5C" w14:textId="77777777" w:rsidR="003B60D9" w:rsidRPr="00333552" w:rsidRDefault="003B60D9" w:rsidP="0085768C">
            <w:pPr>
              <w:jc w:val="center"/>
              <w:rPr>
                <w:rFonts w:ascii="Times New Roman" w:hAnsi="Times New Roman"/>
              </w:rPr>
            </w:pPr>
            <w:r w:rsidRPr="00333552">
              <w:rPr>
                <w:rFonts w:ascii="Times New Roman" w:hAnsi="Times New Roman"/>
              </w:rPr>
              <w:t>0.684 J</w:t>
            </w:r>
          </w:p>
        </w:tc>
        <w:tc>
          <w:tcPr>
            <w:tcW w:w="1530" w:type="dxa"/>
            <w:noWrap/>
            <w:hideMark/>
          </w:tcPr>
          <w:p w14:paraId="4BD52E40" w14:textId="77777777" w:rsidR="003B60D9" w:rsidRPr="00333552" w:rsidRDefault="003B60D9" w:rsidP="0085768C">
            <w:pPr>
              <w:jc w:val="center"/>
              <w:rPr>
                <w:rFonts w:ascii="Times New Roman" w:hAnsi="Times New Roman"/>
              </w:rPr>
            </w:pPr>
            <w:r w:rsidRPr="00333552">
              <w:rPr>
                <w:rFonts w:ascii="Times New Roman" w:hAnsi="Times New Roman"/>
              </w:rPr>
              <w:t>8.83</w:t>
            </w:r>
          </w:p>
        </w:tc>
        <w:tc>
          <w:tcPr>
            <w:tcW w:w="1486" w:type="dxa"/>
            <w:noWrap/>
            <w:hideMark/>
          </w:tcPr>
          <w:p w14:paraId="4C5C2152" w14:textId="77777777" w:rsidR="003B60D9" w:rsidRPr="00333552" w:rsidRDefault="003B60D9" w:rsidP="0085768C">
            <w:pPr>
              <w:jc w:val="center"/>
              <w:rPr>
                <w:rFonts w:ascii="Times New Roman" w:hAnsi="Times New Roman"/>
              </w:rPr>
            </w:pPr>
            <w:r w:rsidRPr="00333552">
              <w:rPr>
                <w:rFonts w:ascii="Times New Roman" w:hAnsi="Times New Roman"/>
              </w:rPr>
              <w:t>4.01 J</w:t>
            </w:r>
          </w:p>
        </w:tc>
        <w:tc>
          <w:tcPr>
            <w:tcW w:w="1520" w:type="dxa"/>
            <w:noWrap/>
            <w:hideMark/>
          </w:tcPr>
          <w:p w14:paraId="057718FD" w14:textId="77777777" w:rsidR="003B60D9" w:rsidRPr="00333552" w:rsidRDefault="003B60D9" w:rsidP="0085768C">
            <w:pPr>
              <w:jc w:val="center"/>
              <w:rPr>
                <w:rFonts w:ascii="Times New Roman" w:hAnsi="Times New Roman"/>
              </w:rPr>
            </w:pPr>
            <w:r w:rsidRPr="00333552">
              <w:rPr>
                <w:rFonts w:ascii="Times New Roman" w:hAnsi="Times New Roman"/>
              </w:rPr>
              <w:t>79.60</w:t>
            </w:r>
          </w:p>
        </w:tc>
      </w:tr>
      <w:tr w:rsidR="003B60D9" w:rsidRPr="00333552" w14:paraId="04BE8743" w14:textId="77777777" w:rsidTr="00925B4D">
        <w:trPr>
          <w:trHeight w:val="216"/>
        </w:trPr>
        <w:tc>
          <w:tcPr>
            <w:tcW w:w="1732" w:type="dxa"/>
            <w:vMerge/>
            <w:hideMark/>
          </w:tcPr>
          <w:p w14:paraId="2084D770" w14:textId="77777777" w:rsidR="003B60D9" w:rsidRPr="00333552" w:rsidRDefault="003B60D9">
            <w:pPr>
              <w:rPr>
                <w:rFonts w:ascii="Times New Roman" w:hAnsi="Times New Roman"/>
              </w:rPr>
            </w:pPr>
          </w:p>
        </w:tc>
        <w:tc>
          <w:tcPr>
            <w:tcW w:w="694" w:type="dxa"/>
            <w:vMerge/>
            <w:hideMark/>
          </w:tcPr>
          <w:p w14:paraId="2349B211" w14:textId="77777777" w:rsidR="003B60D9" w:rsidRPr="00333552" w:rsidRDefault="003B60D9">
            <w:pPr>
              <w:rPr>
                <w:rFonts w:ascii="Times New Roman" w:hAnsi="Times New Roman"/>
              </w:rPr>
            </w:pPr>
          </w:p>
        </w:tc>
        <w:tc>
          <w:tcPr>
            <w:tcW w:w="1100" w:type="dxa"/>
            <w:noWrap/>
            <w:hideMark/>
          </w:tcPr>
          <w:p w14:paraId="5D40E980" w14:textId="5B2236FB" w:rsidR="003B60D9" w:rsidRPr="00333552" w:rsidRDefault="003B60D9" w:rsidP="00333552">
            <w:pPr>
              <w:rPr>
                <w:rFonts w:ascii="Times New Roman" w:hAnsi="Times New Roman"/>
              </w:rPr>
            </w:pPr>
            <w:r w:rsidRPr="00333552">
              <w:rPr>
                <w:rFonts w:ascii="Times New Roman" w:hAnsi="Times New Roman"/>
              </w:rPr>
              <w:t>7/21/2020</w:t>
            </w:r>
          </w:p>
        </w:tc>
        <w:tc>
          <w:tcPr>
            <w:tcW w:w="1424" w:type="dxa"/>
            <w:noWrap/>
            <w:hideMark/>
          </w:tcPr>
          <w:p w14:paraId="1E4ABD9A" w14:textId="77777777" w:rsidR="003B60D9" w:rsidRPr="00333552" w:rsidRDefault="003B60D9" w:rsidP="0085768C">
            <w:pPr>
              <w:jc w:val="center"/>
              <w:rPr>
                <w:rFonts w:ascii="Times New Roman" w:hAnsi="Times New Roman"/>
              </w:rPr>
            </w:pPr>
            <w:r w:rsidRPr="00333552">
              <w:rPr>
                <w:rFonts w:ascii="Times New Roman" w:hAnsi="Times New Roman"/>
              </w:rPr>
              <w:t>Tributary</w:t>
            </w:r>
          </w:p>
        </w:tc>
        <w:tc>
          <w:tcPr>
            <w:tcW w:w="1620" w:type="dxa"/>
            <w:noWrap/>
            <w:hideMark/>
          </w:tcPr>
          <w:p w14:paraId="34587837" w14:textId="77777777" w:rsidR="003B60D9" w:rsidRPr="00333552" w:rsidRDefault="003B60D9" w:rsidP="0085768C">
            <w:pPr>
              <w:jc w:val="center"/>
              <w:rPr>
                <w:rFonts w:ascii="Times New Roman" w:hAnsi="Times New Roman"/>
              </w:rPr>
            </w:pPr>
            <w:r w:rsidRPr="00333552">
              <w:rPr>
                <w:rFonts w:ascii="Times New Roman" w:hAnsi="Times New Roman"/>
              </w:rPr>
              <w:t>62.29</w:t>
            </w:r>
          </w:p>
        </w:tc>
        <w:tc>
          <w:tcPr>
            <w:tcW w:w="1440" w:type="dxa"/>
            <w:noWrap/>
            <w:hideMark/>
          </w:tcPr>
          <w:p w14:paraId="4108A375" w14:textId="77777777" w:rsidR="003B60D9" w:rsidRPr="00333552" w:rsidRDefault="003B60D9" w:rsidP="0085768C">
            <w:pPr>
              <w:jc w:val="center"/>
              <w:rPr>
                <w:rFonts w:ascii="Times New Roman" w:hAnsi="Times New Roman"/>
              </w:rPr>
            </w:pPr>
            <w:r w:rsidRPr="00333552">
              <w:rPr>
                <w:rFonts w:ascii="Times New Roman" w:hAnsi="Times New Roman"/>
              </w:rPr>
              <w:t>0.5 J</w:t>
            </w:r>
          </w:p>
        </w:tc>
        <w:tc>
          <w:tcPr>
            <w:tcW w:w="1530" w:type="dxa"/>
            <w:noWrap/>
            <w:hideMark/>
          </w:tcPr>
          <w:p w14:paraId="0373924E" w14:textId="77777777" w:rsidR="003B60D9" w:rsidRPr="00333552" w:rsidRDefault="003B60D9" w:rsidP="0085768C">
            <w:pPr>
              <w:jc w:val="center"/>
              <w:rPr>
                <w:rFonts w:ascii="Times New Roman" w:hAnsi="Times New Roman"/>
              </w:rPr>
            </w:pPr>
            <w:r w:rsidRPr="00333552">
              <w:rPr>
                <w:rFonts w:ascii="Times New Roman" w:hAnsi="Times New Roman"/>
              </w:rPr>
              <w:t>7.66</w:t>
            </w:r>
          </w:p>
        </w:tc>
        <w:tc>
          <w:tcPr>
            <w:tcW w:w="1486" w:type="dxa"/>
            <w:noWrap/>
            <w:hideMark/>
          </w:tcPr>
          <w:p w14:paraId="03C062CD" w14:textId="77777777" w:rsidR="003B60D9" w:rsidRPr="00333552" w:rsidRDefault="003B60D9" w:rsidP="0085768C">
            <w:pPr>
              <w:jc w:val="center"/>
              <w:rPr>
                <w:rFonts w:ascii="Times New Roman" w:hAnsi="Times New Roman"/>
              </w:rPr>
            </w:pPr>
            <w:r w:rsidRPr="00333552">
              <w:rPr>
                <w:rFonts w:ascii="Times New Roman" w:hAnsi="Times New Roman"/>
              </w:rPr>
              <w:t>5 U</w:t>
            </w:r>
          </w:p>
        </w:tc>
        <w:tc>
          <w:tcPr>
            <w:tcW w:w="1520" w:type="dxa"/>
            <w:noWrap/>
            <w:hideMark/>
          </w:tcPr>
          <w:p w14:paraId="069B0940" w14:textId="77777777" w:rsidR="003B60D9" w:rsidRPr="00333552" w:rsidRDefault="003B60D9" w:rsidP="0085768C">
            <w:pPr>
              <w:jc w:val="center"/>
              <w:rPr>
                <w:rFonts w:ascii="Times New Roman" w:hAnsi="Times New Roman"/>
              </w:rPr>
            </w:pPr>
            <w:r w:rsidRPr="00333552">
              <w:rPr>
                <w:rFonts w:ascii="Times New Roman" w:hAnsi="Times New Roman"/>
              </w:rPr>
              <w:t>69.12</w:t>
            </w:r>
          </w:p>
        </w:tc>
      </w:tr>
      <w:tr w:rsidR="003B60D9" w:rsidRPr="00333552" w14:paraId="0DDEDAE1" w14:textId="77777777" w:rsidTr="0085768C">
        <w:trPr>
          <w:trHeight w:val="216"/>
        </w:trPr>
        <w:tc>
          <w:tcPr>
            <w:tcW w:w="1732" w:type="dxa"/>
            <w:vMerge w:val="restart"/>
            <w:hideMark/>
          </w:tcPr>
          <w:p w14:paraId="1C57D2DC" w14:textId="77777777" w:rsidR="003B60D9" w:rsidRPr="00333552" w:rsidRDefault="003B60D9" w:rsidP="00333552">
            <w:pPr>
              <w:rPr>
                <w:rFonts w:ascii="Times New Roman" w:hAnsi="Times New Roman"/>
              </w:rPr>
            </w:pPr>
            <w:r w:rsidRPr="00333552">
              <w:rPr>
                <w:rFonts w:ascii="Times New Roman" w:hAnsi="Times New Roman"/>
              </w:rPr>
              <w:t>Soldotna Bridge</w:t>
            </w:r>
          </w:p>
        </w:tc>
        <w:tc>
          <w:tcPr>
            <w:tcW w:w="694" w:type="dxa"/>
            <w:vMerge w:val="restart"/>
            <w:noWrap/>
            <w:hideMark/>
          </w:tcPr>
          <w:p w14:paraId="7040FA44" w14:textId="77777777" w:rsidR="003B60D9" w:rsidRPr="00333552" w:rsidRDefault="003B60D9" w:rsidP="00333552">
            <w:pPr>
              <w:rPr>
                <w:rFonts w:ascii="Times New Roman" w:hAnsi="Times New Roman"/>
              </w:rPr>
            </w:pPr>
            <w:r w:rsidRPr="00333552">
              <w:rPr>
                <w:rFonts w:ascii="Times New Roman" w:hAnsi="Times New Roman"/>
              </w:rPr>
              <w:t>21</w:t>
            </w:r>
          </w:p>
        </w:tc>
        <w:tc>
          <w:tcPr>
            <w:tcW w:w="1100" w:type="dxa"/>
            <w:noWrap/>
            <w:hideMark/>
          </w:tcPr>
          <w:p w14:paraId="07CDF353" w14:textId="15D8410F" w:rsidR="003B60D9" w:rsidRPr="00333552" w:rsidRDefault="003B60D9" w:rsidP="00333552">
            <w:pPr>
              <w:rPr>
                <w:rFonts w:ascii="Times New Roman" w:hAnsi="Times New Roman"/>
              </w:rPr>
            </w:pPr>
            <w:r w:rsidRPr="00333552">
              <w:rPr>
                <w:rFonts w:ascii="Times New Roman" w:hAnsi="Times New Roman"/>
              </w:rPr>
              <w:t>4/30/2019</w:t>
            </w:r>
          </w:p>
        </w:tc>
        <w:tc>
          <w:tcPr>
            <w:tcW w:w="1424" w:type="dxa"/>
            <w:noWrap/>
            <w:hideMark/>
          </w:tcPr>
          <w:p w14:paraId="02FC6AEF" w14:textId="77777777" w:rsidR="003B60D9" w:rsidRPr="00333552" w:rsidRDefault="003B60D9" w:rsidP="0085768C">
            <w:pPr>
              <w:jc w:val="center"/>
              <w:rPr>
                <w:rFonts w:ascii="Times New Roman" w:hAnsi="Times New Roman"/>
              </w:rPr>
            </w:pPr>
            <w:r w:rsidRPr="00333552">
              <w:rPr>
                <w:rFonts w:ascii="Times New Roman" w:hAnsi="Times New Roman"/>
              </w:rPr>
              <w:t>Mainstem</w:t>
            </w:r>
          </w:p>
        </w:tc>
        <w:tc>
          <w:tcPr>
            <w:tcW w:w="1620" w:type="dxa"/>
            <w:noWrap/>
            <w:hideMark/>
          </w:tcPr>
          <w:p w14:paraId="289EF3A5" w14:textId="77777777" w:rsidR="003B60D9" w:rsidRPr="00333552" w:rsidRDefault="003B60D9" w:rsidP="0085768C">
            <w:pPr>
              <w:jc w:val="center"/>
              <w:rPr>
                <w:rFonts w:ascii="Times New Roman" w:hAnsi="Times New Roman"/>
              </w:rPr>
            </w:pPr>
            <w:r w:rsidRPr="00333552">
              <w:rPr>
                <w:rFonts w:ascii="Times New Roman" w:hAnsi="Times New Roman"/>
              </w:rPr>
              <w:t>33.49</w:t>
            </w:r>
          </w:p>
        </w:tc>
        <w:tc>
          <w:tcPr>
            <w:tcW w:w="1440" w:type="dxa"/>
            <w:noWrap/>
            <w:hideMark/>
          </w:tcPr>
          <w:p w14:paraId="74F5C9D9" w14:textId="77777777" w:rsidR="003B60D9" w:rsidRPr="00333552" w:rsidRDefault="003B60D9" w:rsidP="0085768C">
            <w:pPr>
              <w:jc w:val="center"/>
              <w:rPr>
                <w:rFonts w:ascii="Times New Roman" w:hAnsi="Times New Roman"/>
              </w:rPr>
            </w:pPr>
            <w:r w:rsidRPr="00333552">
              <w:rPr>
                <w:rFonts w:ascii="Times New Roman" w:hAnsi="Times New Roman"/>
              </w:rPr>
              <w:t>0.716 J</w:t>
            </w:r>
          </w:p>
        </w:tc>
        <w:tc>
          <w:tcPr>
            <w:tcW w:w="1530" w:type="dxa"/>
            <w:noWrap/>
            <w:hideMark/>
          </w:tcPr>
          <w:p w14:paraId="144D7090" w14:textId="77777777" w:rsidR="003B60D9" w:rsidRPr="00333552" w:rsidRDefault="003B60D9" w:rsidP="0085768C">
            <w:pPr>
              <w:jc w:val="center"/>
              <w:rPr>
                <w:rFonts w:ascii="Times New Roman" w:hAnsi="Times New Roman"/>
              </w:rPr>
            </w:pPr>
            <w:r w:rsidRPr="00333552">
              <w:rPr>
                <w:rFonts w:ascii="Times New Roman" w:hAnsi="Times New Roman"/>
              </w:rPr>
              <w:t>4.50</w:t>
            </w:r>
          </w:p>
        </w:tc>
        <w:tc>
          <w:tcPr>
            <w:tcW w:w="1486" w:type="dxa"/>
            <w:shd w:val="clear" w:color="auto" w:fill="C7E6A4"/>
            <w:noWrap/>
            <w:hideMark/>
          </w:tcPr>
          <w:p w14:paraId="79E3F8FC" w14:textId="503CB16B" w:rsidR="003B60D9" w:rsidRPr="00333552" w:rsidRDefault="003B60D9" w:rsidP="0085768C">
            <w:pPr>
              <w:jc w:val="center"/>
              <w:rPr>
                <w:rFonts w:ascii="Times New Roman" w:hAnsi="Times New Roman"/>
              </w:rPr>
            </w:pPr>
            <w:r w:rsidRPr="00333552">
              <w:rPr>
                <w:rFonts w:ascii="Times New Roman" w:hAnsi="Times New Roman"/>
              </w:rPr>
              <w:t>56.4</w:t>
            </w:r>
          </w:p>
        </w:tc>
        <w:tc>
          <w:tcPr>
            <w:tcW w:w="1520" w:type="dxa"/>
            <w:noWrap/>
            <w:hideMark/>
          </w:tcPr>
          <w:p w14:paraId="39D3CFFC" w14:textId="77777777" w:rsidR="003B60D9" w:rsidRPr="00333552" w:rsidRDefault="003B60D9" w:rsidP="0085768C">
            <w:pPr>
              <w:jc w:val="center"/>
              <w:rPr>
                <w:rFonts w:ascii="Times New Roman" w:hAnsi="Times New Roman"/>
              </w:rPr>
            </w:pPr>
            <w:r w:rsidRPr="00333552">
              <w:rPr>
                <w:rFonts w:ascii="Times New Roman" w:hAnsi="Times New Roman"/>
              </w:rPr>
              <w:t>40.85</w:t>
            </w:r>
          </w:p>
        </w:tc>
      </w:tr>
      <w:tr w:rsidR="003B60D9" w:rsidRPr="00333552" w14:paraId="7CB1694C" w14:textId="77777777" w:rsidTr="00925B4D">
        <w:trPr>
          <w:trHeight w:val="216"/>
        </w:trPr>
        <w:tc>
          <w:tcPr>
            <w:tcW w:w="1732" w:type="dxa"/>
            <w:vMerge/>
            <w:hideMark/>
          </w:tcPr>
          <w:p w14:paraId="397FA588" w14:textId="77777777" w:rsidR="003B60D9" w:rsidRPr="00333552" w:rsidRDefault="003B60D9">
            <w:pPr>
              <w:rPr>
                <w:rFonts w:ascii="Times New Roman" w:hAnsi="Times New Roman"/>
              </w:rPr>
            </w:pPr>
          </w:p>
        </w:tc>
        <w:tc>
          <w:tcPr>
            <w:tcW w:w="694" w:type="dxa"/>
            <w:vMerge/>
            <w:hideMark/>
          </w:tcPr>
          <w:p w14:paraId="70FE2A4B" w14:textId="77777777" w:rsidR="003B60D9" w:rsidRPr="00333552" w:rsidRDefault="003B60D9">
            <w:pPr>
              <w:rPr>
                <w:rFonts w:ascii="Times New Roman" w:hAnsi="Times New Roman"/>
              </w:rPr>
            </w:pPr>
          </w:p>
        </w:tc>
        <w:tc>
          <w:tcPr>
            <w:tcW w:w="1100" w:type="dxa"/>
            <w:noWrap/>
            <w:hideMark/>
          </w:tcPr>
          <w:p w14:paraId="61A981EB" w14:textId="7699FA06" w:rsidR="003B60D9" w:rsidRPr="00333552" w:rsidRDefault="003B60D9" w:rsidP="00333552">
            <w:pPr>
              <w:rPr>
                <w:rFonts w:ascii="Times New Roman" w:hAnsi="Times New Roman"/>
              </w:rPr>
            </w:pPr>
            <w:r w:rsidRPr="00333552">
              <w:rPr>
                <w:rFonts w:ascii="Times New Roman" w:hAnsi="Times New Roman"/>
              </w:rPr>
              <w:t>7/30/2019</w:t>
            </w:r>
          </w:p>
        </w:tc>
        <w:tc>
          <w:tcPr>
            <w:tcW w:w="1424" w:type="dxa"/>
            <w:noWrap/>
            <w:hideMark/>
          </w:tcPr>
          <w:p w14:paraId="3EEA0C2F" w14:textId="77777777" w:rsidR="003B60D9" w:rsidRPr="00333552" w:rsidRDefault="003B60D9" w:rsidP="0085768C">
            <w:pPr>
              <w:jc w:val="center"/>
              <w:rPr>
                <w:rFonts w:ascii="Times New Roman" w:hAnsi="Times New Roman"/>
              </w:rPr>
            </w:pPr>
            <w:r w:rsidRPr="00333552">
              <w:rPr>
                <w:rFonts w:ascii="Times New Roman" w:hAnsi="Times New Roman"/>
              </w:rPr>
              <w:t>Mainstem</w:t>
            </w:r>
          </w:p>
        </w:tc>
        <w:tc>
          <w:tcPr>
            <w:tcW w:w="1620" w:type="dxa"/>
            <w:noWrap/>
            <w:hideMark/>
          </w:tcPr>
          <w:p w14:paraId="33E22B8F" w14:textId="77777777" w:rsidR="003B60D9" w:rsidRPr="00333552" w:rsidRDefault="003B60D9" w:rsidP="0085768C">
            <w:pPr>
              <w:jc w:val="center"/>
              <w:rPr>
                <w:rFonts w:ascii="Times New Roman" w:hAnsi="Times New Roman"/>
              </w:rPr>
            </w:pPr>
            <w:r w:rsidRPr="00333552">
              <w:rPr>
                <w:rFonts w:ascii="Times New Roman" w:hAnsi="Times New Roman"/>
              </w:rPr>
              <w:t>33.58</w:t>
            </w:r>
          </w:p>
        </w:tc>
        <w:tc>
          <w:tcPr>
            <w:tcW w:w="1440" w:type="dxa"/>
            <w:noWrap/>
            <w:hideMark/>
          </w:tcPr>
          <w:p w14:paraId="06ADE78B" w14:textId="77777777" w:rsidR="003B60D9" w:rsidRPr="00333552" w:rsidRDefault="003B60D9" w:rsidP="0085768C">
            <w:pPr>
              <w:jc w:val="center"/>
              <w:rPr>
                <w:rFonts w:ascii="Times New Roman" w:hAnsi="Times New Roman"/>
              </w:rPr>
            </w:pPr>
            <w:r w:rsidRPr="00333552">
              <w:rPr>
                <w:rFonts w:ascii="Times New Roman" w:hAnsi="Times New Roman"/>
              </w:rPr>
              <w:t>0.493 J</w:t>
            </w:r>
          </w:p>
        </w:tc>
        <w:tc>
          <w:tcPr>
            <w:tcW w:w="1530" w:type="dxa"/>
            <w:noWrap/>
            <w:hideMark/>
          </w:tcPr>
          <w:p w14:paraId="589863C3" w14:textId="77777777" w:rsidR="003B60D9" w:rsidRPr="00333552" w:rsidRDefault="003B60D9" w:rsidP="0085768C">
            <w:pPr>
              <w:jc w:val="center"/>
              <w:rPr>
                <w:rFonts w:ascii="Times New Roman" w:hAnsi="Times New Roman"/>
              </w:rPr>
            </w:pPr>
            <w:r w:rsidRPr="00333552">
              <w:rPr>
                <w:rFonts w:ascii="Times New Roman" w:hAnsi="Times New Roman"/>
              </w:rPr>
              <w:t>4.52</w:t>
            </w:r>
          </w:p>
        </w:tc>
        <w:tc>
          <w:tcPr>
            <w:tcW w:w="1486" w:type="dxa"/>
            <w:noWrap/>
            <w:hideMark/>
          </w:tcPr>
          <w:p w14:paraId="69380661" w14:textId="77777777" w:rsidR="003B60D9" w:rsidRPr="00333552" w:rsidRDefault="003B60D9" w:rsidP="0085768C">
            <w:pPr>
              <w:jc w:val="center"/>
              <w:rPr>
                <w:rFonts w:ascii="Times New Roman" w:hAnsi="Times New Roman"/>
              </w:rPr>
            </w:pPr>
            <w:r w:rsidRPr="00333552">
              <w:rPr>
                <w:rFonts w:ascii="Times New Roman" w:hAnsi="Times New Roman"/>
              </w:rPr>
              <w:t>5 U</w:t>
            </w:r>
          </w:p>
        </w:tc>
        <w:tc>
          <w:tcPr>
            <w:tcW w:w="1520" w:type="dxa"/>
            <w:noWrap/>
            <w:hideMark/>
          </w:tcPr>
          <w:p w14:paraId="2559AF93" w14:textId="77777777" w:rsidR="003B60D9" w:rsidRPr="00333552" w:rsidRDefault="003B60D9" w:rsidP="0085768C">
            <w:pPr>
              <w:jc w:val="center"/>
              <w:rPr>
                <w:rFonts w:ascii="Times New Roman" w:hAnsi="Times New Roman"/>
              </w:rPr>
            </w:pPr>
            <w:r w:rsidRPr="00333552">
              <w:rPr>
                <w:rFonts w:ascii="Times New Roman" w:hAnsi="Times New Roman"/>
              </w:rPr>
              <w:t>40.94</w:t>
            </w:r>
          </w:p>
        </w:tc>
      </w:tr>
      <w:tr w:rsidR="003B60D9" w:rsidRPr="00333552" w14:paraId="62CE3D9E" w14:textId="77777777" w:rsidTr="00925B4D">
        <w:trPr>
          <w:trHeight w:val="216"/>
        </w:trPr>
        <w:tc>
          <w:tcPr>
            <w:tcW w:w="1732" w:type="dxa"/>
            <w:vMerge/>
            <w:hideMark/>
          </w:tcPr>
          <w:p w14:paraId="3D219314" w14:textId="77777777" w:rsidR="003B60D9" w:rsidRPr="00333552" w:rsidRDefault="003B60D9">
            <w:pPr>
              <w:rPr>
                <w:rFonts w:ascii="Times New Roman" w:hAnsi="Times New Roman"/>
              </w:rPr>
            </w:pPr>
          </w:p>
        </w:tc>
        <w:tc>
          <w:tcPr>
            <w:tcW w:w="694" w:type="dxa"/>
            <w:vMerge/>
            <w:hideMark/>
          </w:tcPr>
          <w:p w14:paraId="4C143384" w14:textId="77777777" w:rsidR="003B60D9" w:rsidRPr="00333552" w:rsidRDefault="003B60D9">
            <w:pPr>
              <w:rPr>
                <w:rFonts w:ascii="Times New Roman" w:hAnsi="Times New Roman"/>
              </w:rPr>
            </w:pPr>
          </w:p>
        </w:tc>
        <w:tc>
          <w:tcPr>
            <w:tcW w:w="1100" w:type="dxa"/>
            <w:noWrap/>
            <w:hideMark/>
          </w:tcPr>
          <w:p w14:paraId="3E093335" w14:textId="5047EA6B" w:rsidR="003B60D9" w:rsidRPr="00333552" w:rsidRDefault="003B60D9" w:rsidP="00333552">
            <w:pPr>
              <w:rPr>
                <w:rFonts w:ascii="Times New Roman" w:hAnsi="Times New Roman"/>
              </w:rPr>
            </w:pPr>
            <w:r w:rsidRPr="00333552">
              <w:rPr>
                <w:rFonts w:ascii="Times New Roman" w:hAnsi="Times New Roman"/>
              </w:rPr>
              <w:t>7/21/2020</w:t>
            </w:r>
          </w:p>
        </w:tc>
        <w:tc>
          <w:tcPr>
            <w:tcW w:w="1424" w:type="dxa"/>
            <w:noWrap/>
            <w:hideMark/>
          </w:tcPr>
          <w:p w14:paraId="01FE5372" w14:textId="77777777" w:rsidR="003B60D9" w:rsidRPr="00333552" w:rsidRDefault="003B60D9" w:rsidP="0085768C">
            <w:pPr>
              <w:jc w:val="center"/>
              <w:rPr>
                <w:rFonts w:ascii="Times New Roman" w:hAnsi="Times New Roman"/>
              </w:rPr>
            </w:pPr>
            <w:r w:rsidRPr="00333552">
              <w:rPr>
                <w:rFonts w:ascii="Times New Roman" w:hAnsi="Times New Roman"/>
              </w:rPr>
              <w:t>Mainstem</w:t>
            </w:r>
          </w:p>
        </w:tc>
        <w:tc>
          <w:tcPr>
            <w:tcW w:w="1620" w:type="dxa"/>
            <w:noWrap/>
            <w:hideMark/>
          </w:tcPr>
          <w:p w14:paraId="14D3F211" w14:textId="77777777" w:rsidR="003B60D9" w:rsidRPr="00333552" w:rsidRDefault="003B60D9" w:rsidP="0085768C">
            <w:pPr>
              <w:jc w:val="center"/>
              <w:rPr>
                <w:rFonts w:ascii="Times New Roman" w:hAnsi="Times New Roman"/>
              </w:rPr>
            </w:pPr>
            <w:r w:rsidRPr="00333552">
              <w:rPr>
                <w:rFonts w:ascii="Times New Roman" w:hAnsi="Times New Roman"/>
              </w:rPr>
              <w:t>30.33</w:t>
            </w:r>
          </w:p>
        </w:tc>
        <w:tc>
          <w:tcPr>
            <w:tcW w:w="1440" w:type="dxa"/>
            <w:noWrap/>
            <w:hideMark/>
          </w:tcPr>
          <w:p w14:paraId="21FA2BC1" w14:textId="77777777" w:rsidR="003B60D9" w:rsidRPr="00333552" w:rsidRDefault="003B60D9" w:rsidP="0085768C">
            <w:pPr>
              <w:jc w:val="center"/>
              <w:rPr>
                <w:rFonts w:ascii="Times New Roman" w:hAnsi="Times New Roman"/>
              </w:rPr>
            </w:pPr>
            <w:r w:rsidRPr="00333552">
              <w:rPr>
                <w:rFonts w:ascii="Times New Roman" w:hAnsi="Times New Roman"/>
              </w:rPr>
              <w:t>0.348 J</w:t>
            </w:r>
          </w:p>
        </w:tc>
        <w:tc>
          <w:tcPr>
            <w:tcW w:w="1530" w:type="dxa"/>
            <w:noWrap/>
            <w:hideMark/>
          </w:tcPr>
          <w:p w14:paraId="156D50B9" w14:textId="77777777" w:rsidR="003B60D9" w:rsidRPr="00333552" w:rsidRDefault="003B60D9" w:rsidP="0085768C">
            <w:pPr>
              <w:jc w:val="center"/>
              <w:rPr>
                <w:rFonts w:ascii="Times New Roman" w:hAnsi="Times New Roman"/>
              </w:rPr>
            </w:pPr>
            <w:r w:rsidRPr="00333552">
              <w:rPr>
                <w:rFonts w:ascii="Times New Roman" w:hAnsi="Times New Roman"/>
              </w:rPr>
              <w:t>4.14</w:t>
            </w:r>
          </w:p>
        </w:tc>
        <w:tc>
          <w:tcPr>
            <w:tcW w:w="1486" w:type="dxa"/>
            <w:noWrap/>
            <w:hideMark/>
          </w:tcPr>
          <w:p w14:paraId="1DBE993C" w14:textId="77777777" w:rsidR="003B60D9" w:rsidRPr="00333552" w:rsidRDefault="003B60D9" w:rsidP="0085768C">
            <w:pPr>
              <w:jc w:val="center"/>
              <w:rPr>
                <w:rFonts w:ascii="Times New Roman" w:hAnsi="Times New Roman"/>
              </w:rPr>
            </w:pPr>
            <w:r w:rsidRPr="00333552">
              <w:rPr>
                <w:rFonts w:ascii="Times New Roman" w:hAnsi="Times New Roman"/>
              </w:rPr>
              <w:t>5 U</w:t>
            </w:r>
          </w:p>
        </w:tc>
        <w:tc>
          <w:tcPr>
            <w:tcW w:w="1520" w:type="dxa"/>
            <w:noWrap/>
            <w:hideMark/>
          </w:tcPr>
          <w:p w14:paraId="340945F9" w14:textId="77777777" w:rsidR="003B60D9" w:rsidRPr="00333552" w:rsidRDefault="003B60D9" w:rsidP="0085768C">
            <w:pPr>
              <w:jc w:val="center"/>
              <w:rPr>
                <w:rFonts w:ascii="Times New Roman" w:hAnsi="Times New Roman"/>
              </w:rPr>
            </w:pPr>
            <w:r w:rsidRPr="00333552">
              <w:rPr>
                <w:rFonts w:ascii="Times New Roman" w:hAnsi="Times New Roman"/>
              </w:rPr>
              <w:t>37.57</w:t>
            </w:r>
          </w:p>
        </w:tc>
      </w:tr>
      <w:tr w:rsidR="0085768C" w:rsidRPr="00333552" w14:paraId="4BC2464E" w14:textId="77777777" w:rsidTr="0085768C">
        <w:trPr>
          <w:trHeight w:val="216"/>
        </w:trPr>
        <w:tc>
          <w:tcPr>
            <w:tcW w:w="12546" w:type="dxa"/>
            <w:gridSpan w:val="9"/>
            <w:shd w:val="clear" w:color="auto" w:fill="C7E6A4"/>
          </w:tcPr>
          <w:p w14:paraId="2A48F3EB" w14:textId="5EC9F4C2" w:rsidR="0085768C" w:rsidRPr="00333552" w:rsidRDefault="0085768C" w:rsidP="00333552">
            <w:pPr>
              <w:rPr>
                <w:rFonts w:ascii="Times New Roman" w:hAnsi="Times New Roman"/>
              </w:rPr>
            </w:pPr>
            <w:r w:rsidRPr="00333552">
              <w:rPr>
                <w:rFonts w:ascii="Times New Roman" w:hAnsi="Times New Roman"/>
                <w:b/>
                <w:bCs/>
              </w:rPr>
              <w:t>Copper, zinc exceedances based on water quality criteria for aquatic life for fresh water (chronic exposure) established by Alaska Department of Environmental Conservation</w:t>
            </w:r>
          </w:p>
        </w:tc>
      </w:tr>
      <w:tr w:rsidR="003B60D9" w:rsidRPr="00333552" w14:paraId="28149153" w14:textId="77777777" w:rsidTr="00925B4D">
        <w:trPr>
          <w:trHeight w:val="216"/>
        </w:trPr>
        <w:tc>
          <w:tcPr>
            <w:tcW w:w="12546" w:type="dxa"/>
            <w:gridSpan w:val="9"/>
          </w:tcPr>
          <w:p w14:paraId="756E6B3A" w14:textId="1798D671" w:rsidR="003B60D9" w:rsidRPr="00333552" w:rsidRDefault="003B60D9" w:rsidP="00333552">
            <w:pPr>
              <w:rPr>
                <w:rFonts w:ascii="Times New Roman" w:hAnsi="Times New Roman"/>
              </w:rPr>
            </w:pPr>
            <w:r w:rsidRPr="00333552">
              <w:rPr>
                <w:rFonts w:ascii="Times New Roman" w:hAnsi="Times New Roman"/>
              </w:rPr>
              <w:t>CCC</w:t>
            </w:r>
            <w:r>
              <w:rPr>
                <w:rFonts w:ascii="Times New Roman" w:hAnsi="Times New Roman"/>
              </w:rPr>
              <w:t xml:space="preserve"> </w:t>
            </w:r>
            <w:r w:rsidRPr="00333552">
              <w:rPr>
                <w:rFonts w:ascii="Times New Roman" w:hAnsi="Times New Roman"/>
              </w:rPr>
              <w:t>= criterion continuous concentration (freshwater)</w:t>
            </w:r>
            <w:r w:rsidRPr="00333552">
              <w:rPr>
                <w:rFonts w:ascii="Times New Roman" w:hAnsi="Times New Roman"/>
              </w:rPr>
              <w:br/>
              <w:t>()</w:t>
            </w:r>
            <w:r>
              <w:rPr>
                <w:rFonts w:ascii="Times New Roman" w:hAnsi="Times New Roman"/>
              </w:rPr>
              <w:t xml:space="preserve"> </w:t>
            </w:r>
            <w:r w:rsidRPr="00333552">
              <w:rPr>
                <w:rFonts w:ascii="Times New Roman" w:hAnsi="Times New Roman"/>
              </w:rPr>
              <w:t>= duplicate sample</w:t>
            </w:r>
            <w:r w:rsidRPr="00333552">
              <w:rPr>
                <w:rFonts w:ascii="Times New Roman" w:hAnsi="Times New Roman"/>
              </w:rPr>
              <w:br/>
              <w:t>J</w:t>
            </w:r>
            <w:r>
              <w:rPr>
                <w:rFonts w:ascii="Times New Roman" w:hAnsi="Times New Roman"/>
              </w:rPr>
              <w:t xml:space="preserve"> </w:t>
            </w:r>
            <w:r w:rsidRPr="00333552">
              <w:rPr>
                <w:rFonts w:ascii="Times New Roman" w:hAnsi="Times New Roman"/>
              </w:rPr>
              <w:t>= quantitation is an estimate</w:t>
            </w:r>
            <w:r w:rsidRPr="00333552">
              <w:rPr>
                <w:rFonts w:ascii="Times New Roman" w:hAnsi="Times New Roman"/>
              </w:rPr>
              <w:br/>
              <w:t>U</w:t>
            </w:r>
            <w:r>
              <w:rPr>
                <w:rFonts w:ascii="Times New Roman" w:hAnsi="Times New Roman"/>
              </w:rPr>
              <w:t xml:space="preserve"> </w:t>
            </w:r>
            <w:r w:rsidRPr="00333552">
              <w:rPr>
                <w:rFonts w:ascii="Times New Roman" w:hAnsi="Times New Roman"/>
              </w:rPr>
              <w:t>= analyte was analyzed for but not detected</w:t>
            </w:r>
          </w:p>
        </w:tc>
      </w:tr>
    </w:tbl>
    <w:p w14:paraId="75CA4D71" w14:textId="16764710" w:rsidR="00BA487E" w:rsidRDefault="00BA487E" w:rsidP="00BA487E">
      <w:pPr>
        <w:rPr>
          <w:rFonts w:ascii="Times New Roman" w:hAnsi="Times New Roman"/>
        </w:rPr>
      </w:pPr>
    </w:p>
    <w:p w14:paraId="19FFD643" w14:textId="77777777" w:rsidR="007F7E7A" w:rsidRDefault="007F7E7A" w:rsidP="00542C3D">
      <w:pPr>
        <w:pStyle w:val="Caption"/>
        <w:rPr>
          <w:sz w:val="24"/>
          <w:szCs w:val="24"/>
        </w:rPr>
      </w:pPr>
    </w:p>
    <w:p w14:paraId="48CD24D8" w14:textId="7FD7EF2F" w:rsidR="00542C3D" w:rsidRDefault="00542C3D" w:rsidP="00542C3D">
      <w:pPr>
        <w:pStyle w:val="Caption"/>
        <w:rPr>
          <w:rFonts w:ascii="Times New Roman" w:hAnsi="Times New Roman"/>
        </w:rPr>
      </w:pPr>
      <w:bookmarkStart w:id="215" w:name="_Toc57627885"/>
      <w:r w:rsidRPr="005758E6">
        <w:rPr>
          <w:sz w:val="24"/>
          <w:szCs w:val="24"/>
        </w:rPr>
        <w:t xml:space="preserve">Table </w:t>
      </w:r>
      <w:r w:rsidRPr="005758E6">
        <w:rPr>
          <w:sz w:val="24"/>
          <w:szCs w:val="24"/>
        </w:rPr>
        <w:fldChar w:fldCharType="begin"/>
      </w:r>
      <w:r w:rsidRPr="005758E6">
        <w:rPr>
          <w:sz w:val="24"/>
          <w:szCs w:val="24"/>
        </w:rPr>
        <w:instrText xml:space="preserve"> SEQ Table \* ARABIC </w:instrText>
      </w:r>
      <w:r w:rsidRPr="005758E6">
        <w:rPr>
          <w:sz w:val="24"/>
          <w:szCs w:val="24"/>
        </w:rPr>
        <w:fldChar w:fldCharType="separate"/>
      </w:r>
      <w:r>
        <w:rPr>
          <w:noProof/>
          <w:sz w:val="24"/>
          <w:szCs w:val="24"/>
        </w:rPr>
        <w:t>2</w:t>
      </w:r>
      <w:r w:rsidRPr="005758E6">
        <w:rPr>
          <w:sz w:val="24"/>
          <w:szCs w:val="24"/>
        </w:rPr>
        <w:fldChar w:fldCharType="end"/>
      </w:r>
      <w:r>
        <w:rPr>
          <w:sz w:val="24"/>
          <w:szCs w:val="24"/>
        </w:rPr>
        <w:t xml:space="preserve"> (pAGE 2 OF 2)</w:t>
      </w:r>
      <w:r w:rsidRPr="005758E6">
        <w:rPr>
          <w:sz w:val="24"/>
          <w:szCs w:val="24"/>
        </w:rPr>
        <w:t xml:space="preserve">. Copper levels and hardness-dependent standards for sampling events on Kenai River mainstem </w:t>
      </w:r>
      <w:r>
        <w:rPr>
          <w:sz w:val="24"/>
          <w:szCs w:val="24"/>
        </w:rPr>
        <w:t>AND TRIBUTARIES ON APRIL 30, 2019, JULY 30, 2019, AND JULY 21, 2020 DURING BIANNUAL KRBWQM SAMPLING EVENTS.</w:t>
      </w:r>
      <w:bookmarkEnd w:id="215"/>
    </w:p>
    <w:p w14:paraId="0B9634B6" w14:textId="43006DC7" w:rsidR="00333552" w:rsidRDefault="00333552" w:rsidP="00BA487E">
      <w:pPr>
        <w:rPr>
          <w:rFonts w:ascii="Times New Roman" w:hAnsi="Times New Roman"/>
        </w:rPr>
      </w:pPr>
    </w:p>
    <w:tbl>
      <w:tblPr>
        <w:tblStyle w:val="TableGrid"/>
        <w:tblW w:w="0" w:type="auto"/>
        <w:tblInd w:w="108" w:type="dxa"/>
        <w:tblLook w:val="04A0" w:firstRow="1" w:lastRow="0" w:firstColumn="1" w:lastColumn="0" w:noHBand="0" w:noVBand="1"/>
      </w:tblPr>
      <w:tblGrid>
        <w:gridCol w:w="1763"/>
        <w:gridCol w:w="705"/>
        <w:gridCol w:w="1118"/>
        <w:gridCol w:w="1448"/>
        <w:gridCol w:w="1647"/>
        <w:gridCol w:w="1464"/>
        <w:gridCol w:w="1556"/>
        <w:gridCol w:w="1511"/>
        <w:gridCol w:w="1550"/>
      </w:tblGrid>
      <w:tr w:rsidR="00542C3D" w:rsidRPr="00333552" w14:paraId="705A8F7F" w14:textId="77777777" w:rsidTr="00925B4D">
        <w:trPr>
          <w:trHeight w:val="217"/>
        </w:trPr>
        <w:tc>
          <w:tcPr>
            <w:tcW w:w="1763" w:type="dxa"/>
            <w:hideMark/>
          </w:tcPr>
          <w:p w14:paraId="53AB4D8A" w14:textId="77777777" w:rsidR="00542C3D" w:rsidRPr="00542C3D" w:rsidRDefault="00542C3D" w:rsidP="007F7E7A">
            <w:pPr>
              <w:rPr>
                <w:rFonts w:ascii="Times New Roman" w:hAnsi="Times New Roman"/>
                <w:b/>
                <w:bCs/>
              </w:rPr>
            </w:pPr>
            <w:r w:rsidRPr="00542C3D">
              <w:rPr>
                <w:rFonts w:ascii="Times New Roman" w:hAnsi="Times New Roman"/>
                <w:b/>
                <w:bCs/>
              </w:rPr>
              <w:t> </w:t>
            </w:r>
          </w:p>
        </w:tc>
        <w:tc>
          <w:tcPr>
            <w:tcW w:w="705" w:type="dxa"/>
            <w:hideMark/>
          </w:tcPr>
          <w:p w14:paraId="6DCA84A4" w14:textId="77777777" w:rsidR="00542C3D" w:rsidRPr="00542C3D" w:rsidRDefault="00542C3D" w:rsidP="007F7E7A">
            <w:pPr>
              <w:rPr>
                <w:rFonts w:ascii="Times New Roman" w:hAnsi="Times New Roman"/>
                <w:b/>
                <w:bCs/>
              </w:rPr>
            </w:pPr>
            <w:r w:rsidRPr="00542C3D">
              <w:rPr>
                <w:rFonts w:ascii="Times New Roman" w:hAnsi="Times New Roman"/>
                <w:b/>
                <w:bCs/>
              </w:rPr>
              <w:t> </w:t>
            </w:r>
          </w:p>
        </w:tc>
        <w:tc>
          <w:tcPr>
            <w:tcW w:w="1118" w:type="dxa"/>
            <w:hideMark/>
          </w:tcPr>
          <w:p w14:paraId="0D4F7BCC" w14:textId="77777777" w:rsidR="00542C3D" w:rsidRPr="00542C3D" w:rsidRDefault="00542C3D" w:rsidP="007F7E7A">
            <w:pPr>
              <w:rPr>
                <w:rFonts w:ascii="Times New Roman" w:hAnsi="Times New Roman"/>
              </w:rPr>
            </w:pPr>
            <w:r w:rsidRPr="00542C3D">
              <w:rPr>
                <w:rFonts w:ascii="Times New Roman" w:hAnsi="Times New Roman"/>
              </w:rPr>
              <w:t> </w:t>
            </w:r>
          </w:p>
        </w:tc>
        <w:tc>
          <w:tcPr>
            <w:tcW w:w="1448" w:type="dxa"/>
            <w:hideMark/>
          </w:tcPr>
          <w:p w14:paraId="3D4CEA18" w14:textId="77777777" w:rsidR="00542C3D" w:rsidRPr="00542C3D" w:rsidRDefault="00542C3D" w:rsidP="007F7E7A">
            <w:pPr>
              <w:rPr>
                <w:rFonts w:ascii="Times New Roman" w:hAnsi="Times New Roman"/>
                <w:b/>
                <w:bCs/>
              </w:rPr>
            </w:pPr>
            <w:r w:rsidRPr="00542C3D">
              <w:rPr>
                <w:rFonts w:ascii="Times New Roman" w:hAnsi="Times New Roman"/>
                <w:b/>
                <w:bCs/>
              </w:rPr>
              <w:t> </w:t>
            </w:r>
          </w:p>
        </w:tc>
        <w:tc>
          <w:tcPr>
            <w:tcW w:w="1647" w:type="dxa"/>
            <w:hideMark/>
          </w:tcPr>
          <w:p w14:paraId="4ABD8245" w14:textId="77777777" w:rsidR="00542C3D" w:rsidRPr="00542C3D" w:rsidRDefault="00542C3D" w:rsidP="007F7E7A">
            <w:pPr>
              <w:rPr>
                <w:rFonts w:ascii="Times New Roman" w:hAnsi="Times New Roman"/>
                <w:b/>
                <w:bCs/>
              </w:rPr>
            </w:pPr>
            <w:r w:rsidRPr="00542C3D">
              <w:rPr>
                <w:rFonts w:ascii="Times New Roman" w:hAnsi="Times New Roman"/>
                <w:b/>
                <w:bCs/>
              </w:rPr>
              <w:t> </w:t>
            </w:r>
          </w:p>
        </w:tc>
        <w:tc>
          <w:tcPr>
            <w:tcW w:w="3020" w:type="dxa"/>
            <w:gridSpan w:val="2"/>
            <w:hideMark/>
          </w:tcPr>
          <w:p w14:paraId="633B6BF4" w14:textId="77777777" w:rsidR="00542C3D" w:rsidRPr="00542C3D" w:rsidRDefault="00542C3D" w:rsidP="007F7E7A">
            <w:pPr>
              <w:rPr>
                <w:rFonts w:ascii="Times New Roman" w:hAnsi="Times New Roman"/>
                <w:b/>
                <w:bCs/>
              </w:rPr>
            </w:pPr>
            <w:r w:rsidRPr="00542C3D">
              <w:rPr>
                <w:rFonts w:ascii="Times New Roman" w:hAnsi="Times New Roman"/>
                <w:b/>
                <w:bCs/>
              </w:rPr>
              <w:t>Copper</w:t>
            </w:r>
          </w:p>
        </w:tc>
        <w:tc>
          <w:tcPr>
            <w:tcW w:w="3061" w:type="dxa"/>
            <w:gridSpan w:val="2"/>
            <w:hideMark/>
          </w:tcPr>
          <w:p w14:paraId="79A95624" w14:textId="77777777" w:rsidR="00542C3D" w:rsidRPr="00542C3D" w:rsidRDefault="00542C3D" w:rsidP="007F7E7A">
            <w:pPr>
              <w:rPr>
                <w:rFonts w:ascii="Times New Roman" w:hAnsi="Times New Roman"/>
                <w:b/>
                <w:bCs/>
              </w:rPr>
            </w:pPr>
            <w:r w:rsidRPr="00542C3D">
              <w:rPr>
                <w:rFonts w:ascii="Times New Roman" w:hAnsi="Times New Roman"/>
                <w:b/>
                <w:bCs/>
              </w:rPr>
              <w:t>Zinc</w:t>
            </w:r>
          </w:p>
        </w:tc>
      </w:tr>
      <w:tr w:rsidR="00542C3D" w:rsidRPr="00333552" w14:paraId="2AFC0455" w14:textId="77777777" w:rsidTr="00925B4D">
        <w:trPr>
          <w:trHeight w:val="544"/>
        </w:trPr>
        <w:tc>
          <w:tcPr>
            <w:tcW w:w="1763" w:type="dxa"/>
            <w:hideMark/>
          </w:tcPr>
          <w:p w14:paraId="5D3FF50B" w14:textId="77777777" w:rsidR="00542C3D" w:rsidRPr="00542C3D" w:rsidRDefault="00542C3D" w:rsidP="007F7E7A">
            <w:pPr>
              <w:rPr>
                <w:rFonts w:ascii="Times New Roman" w:hAnsi="Times New Roman"/>
                <w:b/>
                <w:bCs/>
              </w:rPr>
            </w:pPr>
            <w:r w:rsidRPr="00542C3D">
              <w:rPr>
                <w:rFonts w:ascii="Times New Roman" w:hAnsi="Times New Roman"/>
                <w:b/>
                <w:bCs/>
              </w:rPr>
              <w:t>Site name</w:t>
            </w:r>
          </w:p>
        </w:tc>
        <w:tc>
          <w:tcPr>
            <w:tcW w:w="705" w:type="dxa"/>
            <w:hideMark/>
          </w:tcPr>
          <w:p w14:paraId="79A89536" w14:textId="77777777" w:rsidR="00542C3D" w:rsidRPr="00542C3D" w:rsidRDefault="00542C3D" w:rsidP="007F7E7A">
            <w:pPr>
              <w:rPr>
                <w:rFonts w:ascii="Times New Roman" w:hAnsi="Times New Roman"/>
                <w:b/>
                <w:bCs/>
              </w:rPr>
            </w:pPr>
            <w:r w:rsidRPr="00542C3D">
              <w:rPr>
                <w:rFonts w:ascii="Times New Roman" w:hAnsi="Times New Roman"/>
                <w:b/>
                <w:bCs/>
              </w:rPr>
              <w:t>River mile</w:t>
            </w:r>
          </w:p>
        </w:tc>
        <w:tc>
          <w:tcPr>
            <w:tcW w:w="1118" w:type="dxa"/>
            <w:hideMark/>
          </w:tcPr>
          <w:p w14:paraId="5371403D" w14:textId="77777777" w:rsidR="00542C3D" w:rsidRPr="00542C3D" w:rsidRDefault="00542C3D" w:rsidP="007F7E7A">
            <w:pPr>
              <w:rPr>
                <w:rFonts w:ascii="Times New Roman" w:hAnsi="Times New Roman"/>
                <w:b/>
                <w:bCs/>
              </w:rPr>
            </w:pPr>
            <w:r w:rsidRPr="00542C3D">
              <w:rPr>
                <w:rFonts w:ascii="Times New Roman" w:hAnsi="Times New Roman"/>
                <w:b/>
                <w:bCs/>
              </w:rPr>
              <w:t>Date</w:t>
            </w:r>
          </w:p>
        </w:tc>
        <w:tc>
          <w:tcPr>
            <w:tcW w:w="1448" w:type="dxa"/>
            <w:hideMark/>
          </w:tcPr>
          <w:p w14:paraId="3ABA354F" w14:textId="77777777" w:rsidR="00542C3D" w:rsidRPr="00542C3D" w:rsidRDefault="00542C3D" w:rsidP="007F7E7A">
            <w:pPr>
              <w:rPr>
                <w:rFonts w:ascii="Times New Roman" w:hAnsi="Times New Roman"/>
                <w:b/>
                <w:bCs/>
              </w:rPr>
            </w:pPr>
            <w:r w:rsidRPr="00542C3D">
              <w:rPr>
                <w:rFonts w:ascii="Times New Roman" w:hAnsi="Times New Roman"/>
                <w:b/>
                <w:bCs/>
              </w:rPr>
              <w:t>Location on Kenai River</w:t>
            </w:r>
          </w:p>
        </w:tc>
        <w:tc>
          <w:tcPr>
            <w:tcW w:w="1647" w:type="dxa"/>
            <w:hideMark/>
          </w:tcPr>
          <w:p w14:paraId="149BE6AD" w14:textId="77777777" w:rsidR="00542C3D" w:rsidRPr="00542C3D" w:rsidRDefault="00542C3D" w:rsidP="007F7E7A">
            <w:pPr>
              <w:rPr>
                <w:rFonts w:ascii="Times New Roman" w:hAnsi="Times New Roman"/>
                <w:b/>
                <w:bCs/>
              </w:rPr>
            </w:pPr>
            <w:r w:rsidRPr="00542C3D">
              <w:rPr>
                <w:rFonts w:ascii="Times New Roman" w:hAnsi="Times New Roman"/>
                <w:b/>
                <w:bCs/>
              </w:rPr>
              <w:t>Hardness (mg/L)</w:t>
            </w:r>
          </w:p>
        </w:tc>
        <w:tc>
          <w:tcPr>
            <w:tcW w:w="1464" w:type="dxa"/>
            <w:hideMark/>
          </w:tcPr>
          <w:p w14:paraId="3BED3F8F" w14:textId="77777777" w:rsidR="00542C3D" w:rsidRPr="00542C3D" w:rsidRDefault="00542C3D" w:rsidP="007F7E7A">
            <w:pPr>
              <w:rPr>
                <w:rFonts w:ascii="Times New Roman" w:hAnsi="Times New Roman"/>
                <w:b/>
                <w:bCs/>
              </w:rPr>
            </w:pPr>
            <w:r w:rsidRPr="00542C3D">
              <w:rPr>
                <w:rFonts w:ascii="Times New Roman" w:hAnsi="Times New Roman"/>
                <w:b/>
                <w:bCs/>
              </w:rPr>
              <w:t>Result (ug/L)</w:t>
            </w:r>
          </w:p>
        </w:tc>
        <w:tc>
          <w:tcPr>
            <w:tcW w:w="1556" w:type="dxa"/>
            <w:hideMark/>
          </w:tcPr>
          <w:p w14:paraId="17AC1A15" w14:textId="77777777" w:rsidR="00542C3D" w:rsidRPr="00542C3D" w:rsidRDefault="00542C3D" w:rsidP="007F7E7A">
            <w:pPr>
              <w:rPr>
                <w:rFonts w:ascii="Times New Roman" w:hAnsi="Times New Roman"/>
                <w:b/>
                <w:bCs/>
              </w:rPr>
            </w:pPr>
            <w:r w:rsidRPr="00542C3D">
              <w:rPr>
                <w:rFonts w:ascii="Times New Roman" w:hAnsi="Times New Roman"/>
                <w:b/>
                <w:bCs/>
              </w:rPr>
              <w:t>Standard: CCC (ug/L)</w:t>
            </w:r>
          </w:p>
        </w:tc>
        <w:tc>
          <w:tcPr>
            <w:tcW w:w="1511" w:type="dxa"/>
            <w:hideMark/>
          </w:tcPr>
          <w:p w14:paraId="407155E5" w14:textId="77777777" w:rsidR="00542C3D" w:rsidRPr="00542C3D" w:rsidRDefault="00542C3D" w:rsidP="007F7E7A">
            <w:pPr>
              <w:rPr>
                <w:rFonts w:ascii="Times New Roman" w:hAnsi="Times New Roman"/>
                <w:b/>
                <w:bCs/>
              </w:rPr>
            </w:pPr>
            <w:r w:rsidRPr="00542C3D">
              <w:rPr>
                <w:rFonts w:ascii="Times New Roman" w:hAnsi="Times New Roman"/>
                <w:b/>
                <w:bCs/>
              </w:rPr>
              <w:t>Result (ug/L)</w:t>
            </w:r>
          </w:p>
        </w:tc>
        <w:tc>
          <w:tcPr>
            <w:tcW w:w="1550" w:type="dxa"/>
            <w:hideMark/>
          </w:tcPr>
          <w:p w14:paraId="56F909DB" w14:textId="77777777" w:rsidR="00542C3D" w:rsidRPr="00542C3D" w:rsidRDefault="00542C3D" w:rsidP="007F7E7A">
            <w:pPr>
              <w:rPr>
                <w:rFonts w:ascii="Times New Roman" w:hAnsi="Times New Roman"/>
                <w:b/>
                <w:bCs/>
              </w:rPr>
            </w:pPr>
            <w:r w:rsidRPr="00542C3D">
              <w:rPr>
                <w:rFonts w:ascii="Times New Roman" w:hAnsi="Times New Roman"/>
                <w:b/>
                <w:bCs/>
              </w:rPr>
              <w:t>Standard: CCC (ug/L)</w:t>
            </w:r>
          </w:p>
        </w:tc>
      </w:tr>
      <w:tr w:rsidR="003B60D9" w:rsidRPr="00333552" w14:paraId="7FB30164" w14:textId="77777777" w:rsidTr="0085768C">
        <w:trPr>
          <w:trHeight w:val="251"/>
        </w:trPr>
        <w:tc>
          <w:tcPr>
            <w:tcW w:w="1763" w:type="dxa"/>
            <w:vMerge w:val="restart"/>
          </w:tcPr>
          <w:p w14:paraId="356B9DB3" w14:textId="0B593A89" w:rsidR="003B60D9" w:rsidRPr="00542C3D" w:rsidRDefault="003B60D9" w:rsidP="003B60D9">
            <w:pPr>
              <w:rPr>
                <w:rFonts w:ascii="Times New Roman" w:hAnsi="Times New Roman"/>
                <w:b/>
                <w:bCs/>
              </w:rPr>
            </w:pPr>
            <w:r w:rsidRPr="00333552">
              <w:rPr>
                <w:rFonts w:ascii="Times New Roman" w:hAnsi="Times New Roman"/>
              </w:rPr>
              <w:t>Soldotna Creek</w:t>
            </w:r>
          </w:p>
        </w:tc>
        <w:tc>
          <w:tcPr>
            <w:tcW w:w="705" w:type="dxa"/>
            <w:vMerge w:val="restart"/>
          </w:tcPr>
          <w:p w14:paraId="7C8DB45D" w14:textId="79274AB2" w:rsidR="003B60D9" w:rsidRPr="00542C3D" w:rsidRDefault="003B60D9" w:rsidP="003B60D9">
            <w:pPr>
              <w:rPr>
                <w:rFonts w:ascii="Times New Roman" w:hAnsi="Times New Roman"/>
                <w:b/>
                <w:bCs/>
              </w:rPr>
            </w:pPr>
            <w:r w:rsidRPr="00333552">
              <w:rPr>
                <w:rFonts w:ascii="Times New Roman" w:hAnsi="Times New Roman"/>
              </w:rPr>
              <w:t> </w:t>
            </w:r>
          </w:p>
        </w:tc>
        <w:tc>
          <w:tcPr>
            <w:tcW w:w="1118" w:type="dxa"/>
          </w:tcPr>
          <w:p w14:paraId="634D59E8" w14:textId="73697FF4" w:rsidR="003B60D9" w:rsidRPr="00542C3D" w:rsidRDefault="003B60D9" w:rsidP="0085768C">
            <w:pPr>
              <w:jc w:val="center"/>
              <w:rPr>
                <w:rFonts w:ascii="Times New Roman" w:hAnsi="Times New Roman"/>
                <w:b/>
                <w:bCs/>
              </w:rPr>
            </w:pPr>
            <w:r w:rsidRPr="00333552">
              <w:rPr>
                <w:rFonts w:ascii="Times New Roman" w:hAnsi="Times New Roman"/>
              </w:rPr>
              <w:t>4/30/2019</w:t>
            </w:r>
          </w:p>
        </w:tc>
        <w:tc>
          <w:tcPr>
            <w:tcW w:w="1448" w:type="dxa"/>
          </w:tcPr>
          <w:p w14:paraId="297EF884" w14:textId="315EA60F" w:rsidR="003B60D9" w:rsidRPr="00542C3D" w:rsidRDefault="003B60D9" w:rsidP="0085768C">
            <w:pPr>
              <w:jc w:val="center"/>
              <w:rPr>
                <w:rFonts w:ascii="Times New Roman" w:hAnsi="Times New Roman"/>
                <w:b/>
                <w:bCs/>
              </w:rPr>
            </w:pPr>
            <w:r w:rsidRPr="00333552">
              <w:rPr>
                <w:rFonts w:ascii="Times New Roman" w:hAnsi="Times New Roman"/>
              </w:rPr>
              <w:t>Tributary</w:t>
            </w:r>
          </w:p>
        </w:tc>
        <w:tc>
          <w:tcPr>
            <w:tcW w:w="1647" w:type="dxa"/>
          </w:tcPr>
          <w:p w14:paraId="0710B4A0" w14:textId="17154F04" w:rsidR="003B60D9" w:rsidRPr="00542C3D" w:rsidRDefault="003B60D9" w:rsidP="0085768C">
            <w:pPr>
              <w:jc w:val="center"/>
              <w:rPr>
                <w:rFonts w:ascii="Times New Roman" w:hAnsi="Times New Roman"/>
                <w:b/>
                <w:bCs/>
              </w:rPr>
            </w:pPr>
            <w:r w:rsidRPr="00333552">
              <w:rPr>
                <w:rFonts w:ascii="Times New Roman" w:hAnsi="Times New Roman"/>
              </w:rPr>
              <w:t>58.94</w:t>
            </w:r>
          </w:p>
        </w:tc>
        <w:tc>
          <w:tcPr>
            <w:tcW w:w="1464" w:type="dxa"/>
          </w:tcPr>
          <w:p w14:paraId="26EE1B58" w14:textId="2784FD75" w:rsidR="003B60D9" w:rsidRPr="00542C3D" w:rsidRDefault="003B60D9" w:rsidP="0085768C">
            <w:pPr>
              <w:jc w:val="center"/>
              <w:rPr>
                <w:rFonts w:ascii="Times New Roman" w:hAnsi="Times New Roman"/>
                <w:b/>
                <w:bCs/>
              </w:rPr>
            </w:pPr>
            <w:r w:rsidRPr="00333552">
              <w:rPr>
                <w:rFonts w:ascii="Times New Roman" w:hAnsi="Times New Roman"/>
              </w:rPr>
              <w:t>0.597 J</w:t>
            </w:r>
          </w:p>
        </w:tc>
        <w:tc>
          <w:tcPr>
            <w:tcW w:w="1556" w:type="dxa"/>
          </w:tcPr>
          <w:p w14:paraId="179BC1CF" w14:textId="33FC4367" w:rsidR="003B60D9" w:rsidRPr="00542C3D" w:rsidRDefault="003B60D9" w:rsidP="0085768C">
            <w:pPr>
              <w:jc w:val="center"/>
              <w:rPr>
                <w:rFonts w:ascii="Times New Roman" w:hAnsi="Times New Roman"/>
                <w:b/>
                <w:bCs/>
              </w:rPr>
            </w:pPr>
            <w:r w:rsidRPr="00333552">
              <w:rPr>
                <w:rFonts w:ascii="Times New Roman" w:hAnsi="Times New Roman"/>
              </w:rPr>
              <w:t>7.30</w:t>
            </w:r>
          </w:p>
        </w:tc>
        <w:tc>
          <w:tcPr>
            <w:tcW w:w="1511" w:type="dxa"/>
            <w:shd w:val="clear" w:color="auto" w:fill="C7E6A4"/>
          </w:tcPr>
          <w:p w14:paraId="4D66D693" w14:textId="00861A01" w:rsidR="003B60D9" w:rsidRPr="00542C3D" w:rsidRDefault="003B60D9" w:rsidP="0085768C">
            <w:pPr>
              <w:jc w:val="center"/>
              <w:rPr>
                <w:rFonts w:ascii="Times New Roman" w:hAnsi="Times New Roman"/>
                <w:b/>
                <w:bCs/>
              </w:rPr>
            </w:pPr>
            <w:r w:rsidRPr="00333552">
              <w:rPr>
                <w:rFonts w:ascii="Times New Roman" w:hAnsi="Times New Roman"/>
              </w:rPr>
              <w:t>137</w:t>
            </w:r>
          </w:p>
        </w:tc>
        <w:tc>
          <w:tcPr>
            <w:tcW w:w="1550" w:type="dxa"/>
          </w:tcPr>
          <w:p w14:paraId="7D429DF7" w14:textId="300BD48F" w:rsidR="003B60D9" w:rsidRPr="00542C3D" w:rsidRDefault="003B60D9" w:rsidP="0085768C">
            <w:pPr>
              <w:jc w:val="center"/>
              <w:rPr>
                <w:rFonts w:ascii="Times New Roman" w:hAnsi="Times New Roman"/>
                <w:b/>
                <w:bCs/>
              </w:rPr>
            </w:pPr>
            <w:r w:rsidRPr="00333552">
              <w:rPr>
                <w:rFonts w:ascii="Times New Roman" w:hAnsi="Times New Roman"/>
              </w:rPr>
              <w:t>65.96</w:t>
            </w:r>
          </w:p>
        </w:tc>
      </w:tr>
      <w:tr w:rsidR="003B60D9" w:rsidRPr="00333552" w14:paraId="7C1EE884" w14:textId="77777777" w:rsidTr="00925B4D">
        <w:trPr>
          <w:trHeight w:val="251"/>
        </w:trPr>
        <w:tc>
          <w:tcPr>
            <w:tcW w:w="1763" w:type="dxa"/>
            <w:vMerge/>
          </w:tcPr>
          <w:p w14:paraId="628B3C52" w14:textId="77777777" w:rsidR="003B60D9" w:rsidRPr="00542C3D" w:rsidRDefault="003B60D9" w:rsidP="003B60D9">
            <w:pPr>
              <w:rPr>
                <w:rFonts w:ascii="Times New Roman" w:hAnsi="Times New Roman"/>
                <w:b/>
                <w:bCs/>
              </w:rPr>
            </w:pPr>
          </w:p>
        </w:tc>
        <w:tc>
          <w:tcPr>
            <w:tcW w:w="705" w:type="dxa"/>
            <w:vMerge/>
          </w:tcPr>
          <w:p w14:paraId="129602F6" w14:textId="77777777" w:rsidR="003B60D9" w:rsidRPr="00542C3D" w:rsidRDefault="003B60D9" w:rsidP="003B60D9">
            <w:pPr>
              <w:rPr>
                <w:rFonts w:ascii="Times New Roman" w:hAnsi="Times New Roman"/>
                <w:b/>
                <w:bCs/>
              </w:rPr>
            </w:pPr>
          </w:p>
        </w:tc>
        <w:tc>
          <w:tcPr>
            <w:tcW w:w="1118" w:type="dxa"/>
          </w:tcPr>
          <w:p w14:paraId="1FFC63CC" w14:textId="50E63EE6" w:rsidR="003B60D9" w:rsidRPr="00542C3D" w:rsidRDefault="003B60D9" w:rsidP="0085768C">
            <w:pPr>
              <w:jc w:val="center"/>
              <w:rPr>
                <w:rFonts w:ascii="Times New Roman" w:hAnsi="Times New Roman"/>
                <w:b/>
                <w:bCs/>
              </w:rPr>
            </w:pPr>
            <w:r w:rsidRPr="00333552">
              <w:rPr>
                <w:rFonts w:ascii="Times New Roman" w:hAnsi="Times New Roman"/>
              </w:rPr>
              <w:t>7/30/2019</w:t>
            </w:r>
          </w:p>
        </w:tc>
        <w:tc>
          <w:tcPr>
            <w:tcW w:w="1448" w:type="dxa"/>
          </w:tcPr>
          <w:p w14:paraId="308D4714" w14:textId="2C07EC4D" w:rsidR="003B60D9" w:rsidRPr="00542C3D" w:rsidRDefault="003B60D9" w:rsidP="0085768C">
            <w:pPr>
              <w:jc w:val="center"/>
              <w:rPr>
                <w:rFonts w:ascii="Times New Roman" w:hAnsi="Times New Roman"/>
                <w:b/>
                <w:bCs/>
              </w:rPr>
            </w:pPr>
            <w:r w:rsidRPr="00333552">
              <w:rPr>
                <w:rFonts w:ascii="Times New Roman" w:hAnsi="Times New Roman"/>
              </w:rPr>
              <w:t>Tributary</w:t>
            </w:r>
          </w:p>
        </w:tc>
        <w:tc>
          <w:tcPr>
            <w:tcW w:w="1647" w:type="dxa"/>
          </w:tcPr>
          <w:p w14:paraId="36EC860F" w14:textId="47010B48" w:rsidR="003B60D9" w:rsidRPr="00542C3D" w:rsidRDefault="003B60D9" w:rsidP="0085768C">
            <w:pPr>
              <w:jc w:val="center"/>
              <w:rPr>
                <w:rFonts w:ascii="Times New Roman" w:hAnsi="Times New Roman"/>
                <w:b/>
                <w:bCs/>
              </w:rPr>
            </w:pPr>
            <w:r w:rsidRPr="00333552">
              <w:rPr>
                <w:rFonts w:ascii="Times New Roman" w:hAnsi="Times New Roman"/>
              </w:rPr>
              <w:t>81.39</w:t>
            </w:r>
          </w:p>
        </w:tc>
        <w:tc>
          <w:tcPr>
            <w:tcW w:w="1464" w:type="dxa"/>
          </w:tcPr>
          <w:p w14:paraId="2ADFC557" w14:textId="0E1AA3AC" w:rsidR="003B60D9" w:rsidRPr="00542C3D" w:rsidRDefault="003B60D9" w:rsidP="0085768C">
            <w:pPr>
              <w:jc w:val="center"/>
              <w:rPr>
                <w:rFonts w:ascii="Times New Roman" w:hAnsi="Times New Roman"/>
                <w:b/>
                <w:bCs/>
              </w:rPr>
            </w:pPr>
            <w:r w:rsidRPr="00333552">
              <w:rPr>
                <w:rFonts w:ascii="Times New Roman" w:hAnsi="Times New Roman"/>
              </w:rPr>
              <w:t>0.424 J</w:t>
            </w:r>
          </w:p>
        </w:tc>
        <w:tc>
          <w:tcPr>
            <w:tcW w:w="1556" w:type="dxa"/>
          </w:tcPr>
          <w:p w14:paraId="65A276EA" w14:textId="2F05C125" w:rsidR="003B60D9" w:rsidRPr="00542C3D" w:rsidRDefault="003B60D9" w:rsidP="0085768C">
            <w:pPr>
              <w:jc w:val="center"/>
              <w:rPr>
                <w:rFonts w:ascii="Times New Roman" w:hAnsi="Times New Roman"/>
                <w:b/>
                <w:bCs/>
              </w:rPr>
            </w:pPr>
            <w:r w:rsidRPr="00333552">
              <w:rPr>
                <w:rFonts w:ascii="Times New Roman" w:hAnsi="Times New Roman"/>
              </w:rPr>
              <w:t>9.62</w:t>
            </w:r>
          </w:p>
        </w:tc>
        <w:tc>
          <w:tcPr>
            <w:tcW w:w="1511" w:type="dxa"/>
          </w:tcPr>
          <w:p w14:paraId="24B8E6D2" w14:textId="0ACF831C" w:rsidR="003B60D9" w:rsidRPr="00542C3D" w:rsidRDefault="003B60D9" w:rsidP="0085768C">
            <w:pPr>
              <w:jc w:val="center"/>
              <w:rPr>
                <w:rFonts w:ascii="Times New Roman" w:hAnsi="Times New Roman"/>
                <w:b/>
                <w:bCs/>
              </w:rPr>
            </w:pPr>
            <w:r w:rsidRPr="00333552">
              <w:rPr>
                <w:rFonts w:ascii="Times New Roman" w:hAnsi="Times New Roman"/>
              </w:rPr>
              <w:t>5 U</w:t>
            </w:r>
          </w:p>
        </w:tc>
        <w:tc>
          <w:tcPr>
            <w:tcW w:w="1550" w:type="dxa"/>
          </w:tcPr>
          <w:p w14:paraId="647BCAC6" w14:textId="55E57468" w:rsidR="003B60D9" w:rsidRPr="00542C3D" w:rsidRDefault="003B60D9" w:rsidP="0085768C">
            <w:pPr>
              <w:jc w:val="center"/>
              <w:rPr>
                <w:rFonts w:ascii="Times New Roman" w:hAnsi="Times New Roman"/>
                <w:b/>
                <w:bCs/>
              </w:rPr>
            </w:pPr>
            <w:r w:rsidRPr="00333552">
              <w:rPr>
                <w:rFonts w:ascii="Times New Roman" w:hAnsi="Times New Roman"/>
              </w:rPr>
              <w:t>86.70</w:t>
            </w:r>
          </w:p>
        </w:tc>
      </w:tr>
      <w:tr w:rsidR="003B60D9" w:rsidRPr="00333552" w14:paraId="09CE003C" w14:textId="77777777" w:rsidTr="00925B4D">
        <w:trPr>
          <w:trHeight w:val="260"/>
        </w:trPr>
        <w:tc>
          <w:tcPr>
            <w:tcW w:w="1763" w:type="dxa"/>
            <w:vMerge/>
          </w:tcPr>
          <w:p w14:paraId="7B096C7E" w14:textId="77777777" w:rsidR="003B60D9" w:rsidRPr="00542C3D" w:rsidRDefault="003B60D9" w:rsidP="003B60D9">
            <w:pPr>
              <w:rPr>
                <w:rFonts w:ascii="Times New Roman" w:hAnsi="Times New Roman"/>
                <w:b/>
                <w:bCs/>
              </w:rPr>
            </w:pPr>
          </w:p>
        </w:tc>
        <w:tc>
          <w:tcPr>
            <w:tcW w:w="705" w:type="dxa"/>
            <w:vMerge/>
          </w:tcPr>
          <w:p w14:paraId="33940D31" w14:textId="77777777" w:rsidR="003B60D9" w:rsidRPr="00542C3D" w:rsidRDefault="003B60D9" w:rsidP="003B60D9">
            <w:pPr>
              <w:rPr>
                <w:rFonts w:ascii="Times New Roman" w:hAnsi="Times New Roman"/>
                <w:b/>
                <w:bCs/>
              </w:rPr>
            </w:pPr>
          </w:p>
        </w:tc>
        <w:tc>
          <w:tcPr>
            <w:tcW w:w="1118" w:type="dxa"/>
          </w:tcPr>
          <w:p w14:paraId="51CAEE89" w14:textId="5EAF8C33" w:rsidR="003B60D9" w:rsidRPr="00542C3D" w:rsidRDefault="003B60D9" w:rsidP="0085768C">
            <w:pPr>
              <w:jc w:val="center"/>
              <w:rPr>
                <w:rFonts w:ascii="Times New Roman" w:hAnsi="Times New Roman"/>
                <w:b/>
                <w:bCs/>
              </w:rPr>
            </w:pPr>
            <w:r w:rsidRPr="00333552">
              <w:rPr>
                <w:rFonts w:ascii="Times New Roman" w:hAnsi="Times New Roman"/>
              </w:rPr>
              <w:t>7/21/2020</w:t>
            </w:r>
          </w:p>
        </w:tc>
        <w:tc>
          <w:tcPr>
            <w:tcW w:w="1448" w:type="dxa"/>
          </w:tcPr>
          <w:p w14:paraId="712DE086" w14:textId="0FA2793D" w:rsidR="003B60D9" w:rsidRPr="00542C3D" w:rsidRDefault="003B60D9" w:rsidP="0085768C">
            <w:pPr>
              <w:jc w:val="center"/>
              <w:rPr>
                <w:rFonts w:ascii="Times New Roman" w:hAnsi="Times New Roman"/>
                <w:b/>
                <w:bCs/>
              </w:rPr>
            </w:pPr>
            <w:r w:rsidRPr="00333552">
              <w:rPr>
                <w:rFonts w:ascii="Times New Roman" w:hAnsi="Times New Roman"/>
              </w:rPr>
              <w:t>Tributary</w:t>
            </w:r>
          </w:p>
        </w:tc>
        <w:tc>
          <w:tcPr>
            <w:tcW w:w="1647" w:type="dxa"/>
          </w:tcPr>
          <w:p w14:paraId="080B5DF5" w14:textId="6711E489" w:rsidR="003B60D9" w:rsidRPr="00542C3D" w:rsidRDefault="003B60D9" w:rsidP="0085768C">
            <w:pPr>
              <w:jc w:val="center"/>
              <w:rPr>
                <w:rFonts w:ascii="Times New Roman" w:hAnsi="Times New Roman"/>
                <w:b/>
                <w:bCs/>
              </w:rPr>
            </w:pPr>
            <w:r w:rsidRPr="00333552">
              <w:rPr>
                <w:rFonts w:ascii="Times New Roman" w:hAnsi="Times New Roman"/>
              </w:rPr>
              <w:t>77.10</w:t>
            </w:r>
          </w:p>
        </w:tc>
        <w:tc>
          <w:tcPr>
            <w:tcW w:w="1464" w:type="dxa"/>
          </w:tcPr>
          <w:p w14:paraId="37203B6C" w14:textId="347951A2" w:rsidR="003B60D9" w:rsidRPr="00542C3D" w:rsidRDefault="003B60D9" w:rsidP="0085768C">
            <w:pPr>
              <w:jc w:val="center"/>
              <w:rPr>
                <w:rFonts w:ascii="Times New Roman" w:hAnsi="Times New Roman"/>
                <w:b/>
                <w:bCs/>
              </w:rPr>
            </w:pPr>
            <w:r w:rsidRPr="00333552">
              <w:rPr>
                <w:rFonts w:ascii="Times New Roman" w:hAnsi="Times New Roman"/>
              </w:rPr>
              <w:t>0.5 U</w:t>
            </w:r>
          </w:p>
        </w:tc>
        <w:tc>
          <w:tcPr>
            <w:tcW w:w="1556" w:type="dxa"/>
          </w:tcPr>
          <w:p w14:paraId="6A9479A5" w14:textId="2D3D82FA" w:rsidR="003B60D9" w:rsidRPr="00542C3D" w:rsidRDefault="003B60D9" w:rsidP="0085768C">
            <w:pPr>
              <w:jc w:val="center"/>
              <w:rPr>
                <w:rFonts w:ascii="Times New Roman" w:hAnsi="Times New Roman"/>
                <w:b/>
                <w:bCs/>
              </w:rPr>
            </w:pPr>
            <w:r w:rsidRPr="00333552">
              <w:rPr>
                <w:rFonts w:ascii="Times New Roman" w:hAnsi="Times New Roman"/>
              </w:rPr>
              <w:t>9.19</w:t>
            </w:r>
          </w:p>
        </w:tc>
        <w:tc>
          <w:tcPr>
            <w:tcW w:w="1511" w:type="dxa"/>
          </w:tcPr>
          <w:p w14:paraId="5D0B9FDB" w14:textId="2BD68378" w:rsidR="003B60D9" w:rsidRPr="00542C3D" w:rsidRDefault="003B60D9" w:rsidP="0085768C">
            <w:pPr>
              <w:jc w:val="center"/>
              <w:rPr>
                <w:rFonts w:ascii="Times New Roman" w:hAnsi="Times New Roman"/>
                <w:b/>
                <w:bCs/>
              </w:rPr>
            </w:pPr>
            <w:r w:rsidRPr="00333552">
              <w:rPr>
                <w:rFonts w:ascii="Times New Roman" w:hAnsi="Times New Roman"/>
              </w:rPr>
              <w:t>5.52 J</w:t>
            </w:r>
          </w:p>
        </w:tc>
        <w:tc>
          <w:tcPr>
            <w:tcW w:w="1550" w:type="dxa"/>
          </w:tcPr>
          <w:p w14:paraId="22008A7F" w14:textId="5F7E537B" w:rsidR="003B60D9" w:rsidRPr="00542C3D" w:rsidRDefault="003B60D9" w:rsidP="0085768C">
            <w:pPr>
              <w:jc w:val="center"/>
              <w:rPr>
                <w:rFonts w:ascii="Times New Roman" w:hAnsi="Times New Roman"/>
                <w:b/>
                <w:bCs/>
              </w:rPr>
            </w:pPr>
            <w:r w:rsidRPr="00333552">
              <w:rPr>
                <w:rFonts w:ascii="Times New Roman" w:hAnsi="Times New Roman"/>
              </w:rPr>
              <w:t>82.81</w:t>
            </w:r>
          </w:p>
        </w:tc>
      </w:tr>
      <w:tr w:rsidR="003B60D9" w:rsidRPr="00333552" w14:paraId="38647EFA" w14:textId="77777777" w:rsidTr="0085768C">
        <w:trPr>
          <w:trHeight w:val="150"/>
        </w:trPr>
        <w:tc>
          <w:tcPr>
            <w:tcW w:w="1763" w:type="dxa"/>
            <w:vMerge w:val="restart"/>
            <w:hideMark/>
          </w:tcPr>
          <w:p w14:paraId="46AB41AE" w14:textId="77777777" w:rsidR="003B60D9" w:rsidRPr="00333552" w:rsidRDefault="003B60D9" w:rsidP="003B60D9">
            <w:pPr>
              <w:rPr>
                <w:rFonts w:ascii="Times New Roman" w:hAnsi="Times New Roman"/>
              </w:rPr>
            </w:pPr>
            <w:r w:rsidRPr="00333552">
              <w:rPr>
                <w:rFonts w:ascii="Times New Roman" w:hAnsi="Times New Roman"/>
              </w:rPr>
              <w:t>Swiftwater Park</w:t>
            </w:r>
          </w:p>
        </w:tc>
        <w:tc>
          <w:tcPr>
            <w:tcW w:w="705" w:type="dxa"/>
            <w:vMerge w:val="restart"/>
            <w:noWrap/>
            <w:hideMark/>
          </w:tcPr>
          <w:p w14:paraId="330398BD" w14:textId="77777777" w:rsidR="003B60D9" w:rsidRPr="00333552" w:rsidRDefault="003B60D9" w:rsidP="003B60D9">
            <w:pPr>
              <w:rPr>
                <w:rFonts w:ascii="Times New Roman" w:hAnsi="Times New Roman"/>
              </w:rPr>
            </w:pPr>
            <w:r w:rsidRPr="00333552">
              <w:rPr>
                <w:rFonts w:ascii="Times New Roman" w:hAnsi="Times New Roman"/>
              </w:rPr>
              <w:t>23</w:t>
            </w:r>
          </w:p>
        </w:tc>
        <w:tc>
          <w:tcPr>
            <w:tcW w:w="1118" w:type="dxa"/>
            <w:noWrap/>
            <w:hideMark/>
          </w:tcPr>
          <w:p w14:paraId="2C074D0C" w14:textId="77777777" w:rsidR="003B60D9" w:rsidRPr="00333552" w:rsidRDefault="003B60D9" w:rsidP="0085768C">
            <w:pPr>
              <w:jc w:val="center"/>
              <w:rPr>
                <w:rFonts w:ascii="Times New Roman" w:hAnsi="Times New Roman"/>
              </w:rPr>
            </w:pPr>
            <w:r w:rsidRPr="00333552">
              <w:rPr>
                <w:rFonts w:ascii="Times New Roman" w:hAnsi="Times New Roman"/>
              </w:rPr>
              <w:t>4/30/2019</w:t>
            </w:r>
          </w:p>
        </w:tc>
        <w:tc>
          <w:tcPr>
            <w:tcW w:w="1448" w:type="dxa"/>
            <w:noWrap/>
            <w:hideMark/>
          </w:tcPr>
          <w:p w14:paraId="2F239CA7" w14:textId="77777777" w:rsidR="003B60D9" w:rsidRPr="00333552" w:rsidRDefault="003B60D9" w:rsidP="0085768C">
            <w:pPr>
              <w:jc w:val="center"/>
              <w:rPr>
                <w:rFonts w:ascii="Times New Roman" w:hAnsi="Times New Roman"/>
              </w:rPr>
            </w:pPr>
            <w:r w:rsidRPr="00333552">
              <w:rPr>
                <w:rFonts w:ascii="Times New Roman" w:hAnsi="Times New Roman"/>
              </w:rPr>
              <w:t>Mainstem</w:t>
            </w:r>
          </w:p>
        </w:tc>
        <w:tc>
          <w:tcPr>
            <w:tcW w:w="1647" w:type="dxa"/>
            <w:noWrap/>
            <w:hideMark/>
          </w:tcPr>
          <w:p w14:paraId="043D7D9A" w14:textId="77777777" w:rsidR="003B60D9" w:rsidRPr="00333552" w:rsidRDefault="003B60D9" w:rsidP="0085768C">
            <w:pPr>
              <w:jc w:val="center"/>
              <w:rPr>
                <w:rFonts w:ascii="Times New Roman" w:hAnsi="Times New Roman"/>
              </w:rPr>
            </w:pPr>
            <w:r w:rsidRPr="00333552">
              <w:rPr>
                <w:rFonts w:ascii="Times New Roman" w:hAnsi="Times New Roman"/>
              </w:rPr>
              <w:t>34.11</w:t>
            </w:r>
          </w:p>
        </w:tc>
        <w:tc>
          <w:tcPr>
            <w:tcW w:w="1464" w:type="dxa"/>
            <w:noWrap/>
            <w:hideMark/>
          </w:tcPr>
          <w:p w14:paraId="460822A2" w14:textId="77777777" w:rsidR="003B60D9" w:rsidRPr="00333552" w:rsidRDefault="003B60D9" w:rsidP="0085768C">
            <w:pPr>
              <w:jc w:val="center"/>
              <w:rPr>
                <w:rFonts w:ascii="Times New Roman" w:hAnsi="Times New Roman"/>
              </w:rPr>
            </w:pPr>
            <w:r w:rsidRPr="00333552">
              <w:rPr>
                <w:rFonts w:ascii="Times New Roman" w:hAnsi="Times New Roman"/>
              </w:rPr>
              <w:t>0.462 J</w:t>
            </w:r>
          </w:p>
        </w:tc>
        <w:tc>
          <w:tcPr>
            <w:tcW w:w="1556" w:type="dxa"/>
            <w:noWrap/>
            <w:hideMark/>
          </w:tcPr>
          <w:p w14:paraId="412588B4" w14:textId="77777777" w:rsidR="003B60D9" w:rsidRPr="00333552" w:rsidRDefault="003B60D9" w:rsidP="0085768C">
            <w:pPr>
              <w:jc w:val="center"/>
              <w:rPr>
                <w:rFonts w:ascii="Times New Roman" w:hAnsi="Times New Roman"/>
              </w:rPr>
            </w:pPr>
            <w:r w:rsidRPr="00333552">
              <w:rPr>
                <w:rFonts w:ascii="Times New Roman" w:hAnsi="Times New Roman"/>
              </w:rPr>
              <w:t>4.58</w:t>
            </w:r>
          </w:p>
        </w:tc>
        <w:tc>
          <w:tcPr>
            <w:tcW w:w="1511" w:type="dxa"/>
            <w:shd w:val="clear" w:color="auto" w:fill="C7E6A4"/>
            <w:noWrap/>
            <w:hideMark/>
          </w:tcPr>
          <w:p w14:paraId="57FA31CA" w14:textId="33A04626" w:rsidR="003B60D9" w:rsidRPr="00333552" w:rsidRDefault="003B60D9" w:rsidP="0085768C">
            <w:pPr>
              <w:jc w:val="center"/>
              <w:rPr>
                <w:rFonts w:ascii="Times New Roman" w:hAnsi="Times New Roman"/>
              </w:rPr>
            </w:pPr>
            <w:r w:rsidRPr="00333552">
              <w:rPr>
                <w:rFonts w:ascii="Times New Roman" w:hAnsi="Times New Roman"/>
              </w:rPr>
              <w:t>59.6</w:t>
            </w:r>
          </w:p>
        </w:tc>
        <w:tc>
          <w:tcPr>
            <w:tcW w:w="1550" w:type="dxa"/>
            <w:noWrap/>
            <w:hideMark/>
          </w:tcPr>
          <w:p w14:paraId="3454E867" w14:textId="77777777" w:rsidR="003B60D9" w:rsidRPr="00333552" w:rsidRDefault="003B60D9" w:rsidP="0085768C">
            <w:pPr>
              <w:jc w:val="center"/>
              <w:rPr>
                <w:rFonts w:ascii="Times New Roman" w:hAnsi="Times New Roman"/>
              </w:rPr>
            </w:pPr>
            <w:r w:rsidRPr="00333552">
              <w:rPr>
                <w:rFonts w:ascii="Times New Roman" w:hAnsi="Times New Roman"/>
              </w:rPr>
              <w:t>41.49</w:t>
            </w:r>
          </w:p>
        </w:tc>
      </w:tr>
      <w:tr w:rsidR="003B60D9" w:rsidRPr="00333552" w14:paraId="1C472F43" w14:textId="77777777" w:rsidTr="00925B4D">
        <w:trPr>
          <w:trHeight w:val="150"/>
        </w:trPr>
        <w:tc>
          <w:tcPr>
            <w:tcW w:w="1763" w:type="dxa"/>
            <w:vMerge/>
            <w:hideMark/>
          </w:tcPr>
          <w:p w14:paraId="02680235" w14:textId="77777777" w:rsidR="003B60D9" w:rsidRPr="00333552" w:rsidRDefault="003B60D9" w:rsidP="003B60D9">
            <w:pPr>
              <w:rPr>
                <w:rFonts w:ascii="Times New Roman" w:hAnsi="Times New Roman"/>
              </w:rPr>
            </w:pPr>
          </w:p>
        </w:tc>
        <w:tc>
          <w:tcPr>
            <w:tcW w:w="705" w:type="dxa"/>
            <w:vMerge/>
            <w:hideMark/>
          </w:tcPr>
          <w:p w14:paraId="6B29665F" w14:textId="77777777" w:rsidR="003B60D9" w:rsidRPr="00333552" w:rsidRDefault="003B60D9" w:rsidP="003B60D9">
            <w:pPr>
              <w:rPr>
                <w:rFonts w:ascii="Times New Roman" w:hAnsi="Times New Roman"/>
              </w:rPr>
            </w:pPr>
          </w:p>
        </w:tc>
        <w:tc>
          <w:tcPr>
            <w:tcW w:w="1118" w:type="dxa"/>
            <w:noWrap/>
            <w:hideMark/>
          </w:tcPr>
          <w:p w14:paraId="2E49306B" w14:textId="77777777" w:rsidR="003B60D9" w:rsidRPr="00333552" w:rsidRDefault="003B60D9" w:rsidP="0085768C">
            <w:pPr>
              <w:jc w:val="center"/>
              <w:rPr>
                <w:rFonts w:ascii="Times New Roman" w:hAnsi="Times New Roman"/>
              </w:rPr>
            </w:pPr>
            <w:r w:rsidRPr="00333552">
              <w:rPr>
                <w:rFonts w:ascii="Times New Roman" w:hAnsi="Times New Roman"/>
              </w:rPr>
              <w:t>7/30/2019</w:t>
            </w:r>
          </w:p>
        </w:tc>
        <w:tc>
          <w:tcPr>
            <w:tcW w:w="1448" w:type="dxa"/>
            <w:noWrap/>
            <w:hideMark/>
          </w:tcPr>
          <w:p w14:paraId="48D344A0" w14:textId="77777777" w:rsidR="003B60D9" w:rsidRPr="00333552" w:rsidRDefault="003B60D9" w:rsidP="0085768C">
            <w:pPr>
              <w:jc w:val="center"/>
              <w:rPr>
                <w:rFonts w:ascii="Times New Roman" w:hAnsi="Times New Roman"/>
              </w:rPr>
            </w:pPr>
            <w:r w:rsidRPr="00333552">
              <w:rPr>
                <w:rFonts w:ascii="Times New Roman" w:hAnsi="Times New Roman"/>
              </w:rPr>
              <w:t>Mainstem</w:t>
            </w:r>
          </w:p>
        </w:tc>
        <w:tc>
          <w:tcPr>
            <w:tcW w:w="1647" w:type="dxa"/>
            <w:noWrap/>
            <w:hideMark/>
          </w:tcPr>
          <w:p w14:paraId="6BFC7A1A" w14:textId="77777777" w:rsidR="003B60D9" w:rsidRPr="00333552" w:rsidRDefault="003B60D9" w:rsidP="0085768C">
            <w:pPr>
              <w:jc w:val="center"/>
              <w:rPr>
                <w:rFonts w:ascii="Times New Roman" w:hAnsi="Times New Roman"/>
              </w:rPr>
            </w:pPr>
            <w:r w:rsidRPr="00333552">
              <w:rPr>
                <w:rFonts w:ascii="Times New Roman" w:hAnsi="Times New Roman"/>
              </w:rPr>
              <w:t>33.33</w:t>
            </w:r>
          </w:p>
        </w:tc>
        <w:tc>
          <w:tcPr>
            <w:tcW w:w="1464" w:type="dxa"/>
            <w:noWrap/>
            <w:hideMark/>
          </w:tcPr>
          <w:p w14:paraId="4FE51854" w14:textId="77777777" w:rsidR="003B60D9" w:rsidRPr="00333552" w:rsidRDefault="003B60D9" w:rsidP="0085768C">
            <w:pPr>
              <w:jc w:val="center"/>
              <w:rPr>
                <w:rFonts w:ascii="Times New Roman" w:hAnsi="Times New Roman"/>
              </w:rPr>
            </w:pPr>
            <w:r w:rsidRPr="00333552">
              <w:rPr>
                <w:rFonts w:ascii="Times New Roman" w:hAnsi="Times New Roman"/>
              </w:rPr>
              <w:t>0.398 J</w:t>
            </w:r>
          </w:p>
        </w:tc>
        <w:tc>
          <w:tcPr>
            <w:tcW w:w="1556" w:type="dxa"/>
            <w:noWrap/>
            <w:hideMark/>
          </w:tcPr>
          <w:p w14:paraId="22E3231D" w14:textId="77777777" w:rsidR="003B60D9" w:rsidRPr="00333552" w:rsidRDefault="003B60D9" w:rsidP="0085768C">
            <w:pPr>
              <w:jc w:val="center"/>
              <w:rPr>
                <w:rFonts w:ascii="Times New Roman" w:hAnsi="Times New Roman"/>
              </w:rPr>
            </w:pPr>
            <w:r w:rsidRPr="00333552">
              <w:rPr>
                <w:rFonts w:ascii="Times New Roman" w:hAnsi="Times New Roman"/>
              </w:rPr>
              <w:t>4.49</w:t>
            </w:r>
          </w:p>
        </w:tc>
        <w:tc>
          <w:tcPr>
            <w:tcW w:w="1511" w:type="dxa"/>
            <w:noWrap/>
            <w:hideMark/>
          </w:tcPr>
          <w:p w14:paraId="7EC6C5C8" w14:textId="77777777" w:rsidR="003B60D9" w:rsidRPr="00333552" w:rsidRDefault="003B60D9" w:rsidP="0085768C">
            <w:pPr>
              <w:jc w:val="center"/>
              <w:rPr>
                <w:rFonts w:ascii="Times New Roman" w:hAnsi="Times New Roman"/>
              </w:rPr>
            </w:pPr>
            <w:r w:rsidRPr="00333552">
              <w:rPr>
                <w:rFonts w:ascii="Times New Roman" w:hAnsi="Times New Roman"/>
              </w:rPr>
              <w:t>3.49 J</w:t>
            </w:r>
          </w:p>
        </w:tc>
        <w:tc>
          <w:tcPr>
            <w:tcW w:w="1550" w:type="dxa"/>
            <w:noWrap/>
            <w:hideMark/>
          </w:tcPr>
          <w:p w14:paraId="2A9E76FA" w14:textId="77777777" w:rsidR="003B60D9" w:rsidRPr="00333552" w:rsidRDefault="003B60D9" w:rsidP="0085768C">
            <w:pPr>
              <w:jc w:val="center"/>
              <w:rPr>
                <w:rFonts w:ascii="Times New Roman" w:hAnsi="Times New Roman"/>
              </w:rPr>
            </w:pPr>
            <w:r w:rsidRPr="00333552">
              <w:rPr>
                <w:rFonts w:ascii="Times New Roman" w:hAnsi="Times New Roman"/>
              </w:rPr>
              <w:t>40.69</w:t>
            </w:r>
          </w:p>
        </w:tc>
      </w:tr>
      <w:tr w:rsidR="003B60D9" w:rsidRPr="00333552" w14:paraId="0F224E21" w14:textId="77777777" w:rsidTr="00925B4D">
        <w:trPr>
          <w:trHeight w:val="150"/>
        </w:trPr>
        <w:tc>
          <w:tcPr>
            <w:tcW w:w="1763" w:type="dxa"/>
            <w:vMerge/>
            <w:hideMark/>
          </w:tcPr>
          <w:p w14:paraId="71ECDA07" w14:textId="77777777" w:rsidR="003B60D9" w:rsidRPr="00333552" w:rsidRDefault="003B60D9" w:rsidP="003B60D9">
            <w:pPr>
              <w:rPr>
                <w:rFonts w:ascii="Times New Roman" w:hAnsi="Times New Roman"/>
              </w:rPr>
            </w:pPr>
          </w:p>
        </w:tc>
        <w:tc>
          <w:tcPr>
            <w:tcW w:w="705" w:type="dxa"/>
            <w:vMerge/>
            <w:hideMark/>
          </w:tcPr>
          <w:p w14:paraId="267543B1" w14:textId="77777777" w:rsidR="003B60D9" w:rsidRPr="00333552" w:rsidRDefault="003B60D9" w:rsidP="003B60D9">
            <w:pPr>
              <w:rPr>
                <w:rFonts w:ascii="Times New Roman" w:hAnsi="Times New Roman"/>
              </w:rPr>
            </w:pPr>
          </w:p>
        </w:tc>
        <w:tc>
          <w:tcPr>
            <w:tcW w:w="1118" w:type="dxa"/>
            <w:noWrap/>
            <w:hideMark/>
          </w:tcPr>
          <w:p w14:paraId="7BB2AE98" w14:textId="77777777" w:rsidR="003B60D9" w:rsidRPr="00333552" w:rsidRDefault="003B60D9" w:rsidP="0085768C">
            <w:pPr>
              <w:jc w:val="center"/>
              <w:rPr>
                <w:rFonts w:ascii="Times New Roman" w:hAnsi="Times New Roman"/>
              </w:rPr>
            </w:pPr>
            <w:r w:rsidRPr="00333552">
              <w:rPr>
                <w:rFonts w:ascii="Times New Roman" w:hAnsi="Times New Roman"/>
              </w:rPr>
              <w:t>7/21/2020</w:t>
            </w:r>
          </w:p>
        </w:tc>
        <w:tc>
          <w:tcPr>
            <w:tcW w:w="1448" w:type="dxa"/>
            <w:noWrap/>
            <w:hideMark/>
          </w:tcPr>
          <w:p w14:paraId="10E1007F" w14:textId="77777777" w:rsidR="003B60D9" w:rsidRPr="00333552" w:rsidRDefault="003B60D9" w:rsidP="0085768C">
            <w:pPr>
              <w:jc w:val="center"/>
              <w:rPr>
                <w:rFonts w:ascii="Times New Roman" w:hAnsi="Times New Roman"/>
              </w:rPr>
            </w:pPr>
            <w:r w:rsidRPr="00333552">
              <w:rPr>
                <w:rFonts w:ascii="Times New Roman" w:hAnsi="Times New Roman"/>
              </w:rPr>
              <w:t>Mainstem</w:t>
            </w:r>
          </w:p>
        </w:tc>
        <w:tc>
          <w:tcPr>
            <w:tcW w:w="1647" w:type="dxa"/>
            <w:noWrap/>
            <w:hideMark/>
          </w:tcPr>
          <w:p w14:paraId="22DCC49B" w14:textId="77777777" w:rsidR="003B60D9" w:rsidRPr="00333552" w:rsidRDefault="003B60D9" w:rsidP="0085768C">
            <w:pPr>
              <w:jc w:val="center"/>
              <w:rPr>
                <w:rFonts w:ascii="Times New Roman" w:hAnsi="Times New Roman"/>
              </w:rPr>
            </w:pPr>
            <w:r w:rsidRPr="00333552">
              <w:rPr>
                <w:rFonts w:ascii="Times New Roman" w:hAnsi="Times New Roman"/>
              </w:rPr>
              <w:t>30.08</w:t>
            </w:r>
          </w:p>
        </w:tc>
        <w:tc>
          <w:tcPr>
            <w:tcW w:w="1464" w:type="dxa"/>
            <w:noWrap/>
            <w:hideMark/>
          </w:tcPr>
          <w:p w14:paraId="0A6F3831" w14:textId="77777777" w:rsidR="003B60D9" w:rsidRPr="00333552" w:rsidRDefault="003B60D9" w:rsidP="0085768C">
            <w:pPr>
              <w:jc w:val="center"/>
              <w:rPr>
                <w:rFonts w:ascii="Times New Roman" w:hAnsi="Times New Roman"/>
              </w:rPr>
            </w:pPr>
            <w:r w:rsidRPr="00333552">
              <w:rPr>
                <w:rFonts w:ascii="Times New Roman" w:hAnsi="Times New Roman"/>
              </w:rPr>
              <w:t>0.359 J</w:t>
            </w:r>
          </w:p>
        </w:tc>
        <w:tc>
          <w:tcPr>
            <w:tcW w:w="1556" w:type="dxa"/>
            <w:noWrap/>
            <w:hideMark/>
          </w:tcPr>
          <w:p w14:paraId="67CB6705" w14:textId="77777777" w:rsidR="003B60D9" w:rsidRPr="00333552" w:rsidRDefault="003B60D9" w:rsidP="0085768C">
            <w:pPr>
              <w:jc w:val="center"/>
              <w:rPr>
                <w:rFonts w:ascii="Times New Roman" w:hAnsi="Times New Roman"/>
              </w:rPr>
            </w:pPr>
            <w:r w:rsidRPr="00333552">
              <w:rPr>
                <w:rFonts w:ascii="Times New Roman" w:hAnsi="Times New Roman"/>
              </w:rPr>
              <w:t>4.11</w:t>
            </w:r>
          </w:p>
        </w:tc>
        <w:tc>
          <w:tcPr>
            <w:tcW w:w="1511" w:type="dxa"/>
            <w:noWrap/>
            <w:hideMark/>
          </w:tcPr>
          <w:p w14:paraId="013C2601" w14:textId="77777777" w:rsidR="003B60D9" w:rsidRPr="00333552" w:rsidRDefault="003B60D9" w:rsidP="0085768C">
            <w:pPr>
              <w:jc w:val="center"/>
              <w:rPr>
                <w:rFonts w:ascii="Times New Roman" w:hAnsi="Times New Roman"/>
              </w:rPr>
            </w:pPr>
            <w:r w:rsidRPr="00333552">
              <w:rPr>
                <w:rFonts w:ascii="Times New Roman" w:hAnsi="Times New Roman"/>
              </w:rPr>
              <w:t>5 U</w:t>
            </w:r>
          </w:p>
        </w:tc>
        <w:tc>
          <w:tcPr>
            <w:tcW w:w="1550" w:type="dxa"/>
            <w:noWrap/>
            <w:hideMark/>
          </w:tcPr>
          <w:p w14:paraId="7B8A9926" w14:textId="77777777" w:rsidR="003B60D9" w:rsidRPr="00333552" w:rsidRDefault="003B60D9" w:rsidP="0085768C">
            <w:pPr>
              <w:jc w:val="center"/>
              <w:rPr>
                <w:rFonts w:ascii="Times New Roman" w:hAnsi="Times New Roman"/>
              </w:rPr>
            </w:pPr>
            <w:r w:rsidRPr="00333552">
              <w:rPr>
                <w:rFonts w:ascii="Times New Roman" w:hAnsi="Times New Roman"/>
              </w:rPr>
              <w:t>37.30</w:t>
            </w:r>
          </w:p>
        </w:tc>
      </w:tr>
      <w:tr w:rsidR="003B60D9" w:rsidRPr="00333552" w14:paraId="4BA5199C" w14:textId="77777777" w:rsidTr="00925B4D">
        <w:trPr>
          <w:trHeight w:val="150"/>
        </w:trPr>
        <w:tc>
          <w:tcPr>
            <w:tcW w:w="1763" w:type="dxa"/>
            <w:vMerge w:val="restart"/>
            <w:hideMark/>
          </w:tcPr>
          <w:p w14:paraId="321C08A7" w14:textId="77777777" w:rsidR="003B60D9" w:rsidRPr="00333552" w:rsidRDefault="003B60D9" w:rsidP="003B60D9">
            <w:pPr>
              <w:rPr>
                <w:rFonts w:ascii="Times New Roman" w:hAnsi="Times New Roman"/>
              </w:rPr>
            </w:pPr>
            <w:r w:rsidRPr="00333552">
              <w:rPr>
                <w:rFonts w:ascii="Times New Roman" w:hAnsi="Times New Roman"/>
              </w:rPr>
              <w:t>Funny River</w:t>
            </w:r>
          </w:p>
        </w:tc>
        <w:tc>
          <w:tcPr>
            <w:tcW w:w="705" w:type="dxa"/>
            <w:vMerge w:val="restart"/>
            <w:noWrap/>
            <w:hideMark/>
          </w:tcPr>
          <w:p w14:paraId="7884BF23" w14:textId="77777777" w:rsidR="003B60D9" w:rsidRPr="00333552" w:rsidRDefault="003B60D9" w:rsidP="003B60D9">
            <w:pPr>
              <w:rPr>
                <w:rFonts w:ascii="Times New Roman" w:hAnsi="Times New Roman"/>
              </w:rPr>
            </w:pPr>
            <w:r w:rsidRPr="00333552">
              <w:rPr>
                <w:rFonts w:ascii="Times New Roman" w:hAnsi="Times New Roman"/>
              </w:rPr>
              <w:t> </w:t>
            </w:r>
          </w:p>
        </w:tc>
        <w:tc>
          <w:tcPr>
            <w:tcW w:w="1118" w:type="dxa"/>
            <w:noWrap/>
            <w:hideMark/>
          </w:tcPr>
          <w:p w14:paraId="17A5A511" w14:textId="77777777" w:rsidR="003B60D9" w:rsidRPr="00333552" w:rsidRDefault="003B60D9" w:rsidP="0085768C">
            <w:pPr>
              <w:jc w:val="center"/>
              <w:rPr>
                <w:rFonts w:ascii="Times New Roman" w:hAnsi="Times New Roman"/>
              </w:rPr>
            </w:pPr>
            <w:r w:rsidRPr="00333552">
              <w:rPr>
                <w:rFonts w:ascii="Times New Roman" w:hAnsi="Times New Roman"/>
              </w:rPr>
              <w:t>4/30/2019</w:t>
            </w:r>
          </w:p>
        </w:tc>
        <w:tc>
          <w:tcPr>
            <w:tcW w:w="1448" w:type="dxa"/>
            <w:noWrap/>
            <w:hideMark/>
          </w:tcPr>
          <w:p w14:paraId="48BA40B0" w14:textId="77777777" w:rsidR="003B60D9" w:rsidRPr="00333552" w:rsidRDefault="003B60D9" w:rsidP="0085768C">
            <w:pPr>
              <w:jc w:val="center"/>
              <w:rPr>
                <w:rFonts w:ascii="Times New Roman" w:hAnsi="Times New Roman"/>
              </w:rPr>
            </w:pPr>
            <w:r w:rsidRPr="00333552">
              <w:rPr>
                <w:rFonts w:ascii="Times New Roman" w:hAnsi="Times New Roman"/>
              </w:rPr>
              <w:t>Tributary</w:t>
            </w:r>
          </w:p>
        </w:tc>
        <w:tc>
          <w:tcPr>
            <w:tcW w:w="1647" w:type="dxa"/>
            <w:noWrap/>
            <w:hideMark/>
          </w:tcPr>
          <w:p w14:paraId="2C506CAA" w14:textId="77777777" w:rsidR="003B60D9" w:rsidRPr="00333552" w:rsidRDefault="003B60D9" w:rsidP="0085768C">
            <w:pPr>
              <w:jc w:val="center"/>
              <w:rPr>
                <w:rFonts w:ascii="Times New Roman" w:hAnsi="Times New Roman"/>
              </w:rPr>
            </w:pPr>
            <w:r w:rsidRPr="00333552">
              <w:rPr>
                <w:rFonts w:ascii="Times New Roman" w:hAnsi="Times New Roman"/>
              </w:rPr>
              <w:t>34.41</w:t>
            </w:r>
          </w:p>
        </w:tc>
        <w:tc>
          <w:tcPr>
            <w:tcW w:w="1464" w:type="dxa"/>
            <w:noWrap/>
            <w:hideMark/>
          </w:tcPr>
          <w:p w14:paraId="24658F99" w14:textId="77777777" w:rsidR="003B60D9" w:rsidRPr="00333552" w:rsidRDefault="003B60D9" w:rsidP="0085768C">
            <w:pPr>
              <w:jc w:val="center"/>
              <w:rPr>
                <w:rFonts w:ascii="Times New Roman" w:hAnsi="Times New Roman"/>
              </w:rPr>
            </w:pPr>
            <w:r w:rsidRPr="00333552">
              <w:rPr>
                <w:rFonts w:ascii="Times New Roman" w:hAnsi="Times New Roman"/>
              </w:rPr>
              <w:t>0.363 J</w:t>
            </w:r>
          </w:p>
        </w:tc>
        <w:tc>
          <w:tcPr>
            <w:tcW w:w="1556" w:type="dxa"/>
            <w:noWrap/>
            <w:hideMark/>
          </w:tcPr>
          <w:p w14:paraId="6742B240" w14:textId="77777777" w:rsidR="003B60D9" w:rsidRPr="00333552" w:rsidRDefault="003B60D9" w:rsidP="0085768C">
            <w:pPr>
              <w:jc w:val="center"/>
              <w:rPr>
                <w:rFonts w:ascii="Times New Roman" w:hAnsi="Times New Roman"/>
              </w:rPr>
            </w:pPr>
            <w:r w:rsidRPr="00333552">
              <w:rPr>
                <w:rFonts w:ascii="Times New Roman" w:hAnsi="Times New Roman"/>
              </w:rPr>
              <w:t>4.61</w:t>
            </w:r>
          </w:p>
        </w:tc>
        <w:tc>
          <w:tcPr>
            <w:tcW w:w="1511" w:type="dxa"/>
            <w:noWrap/>
            <w:hideMark/>
          </w:tcPr>
          <w:p w14:paraId="04BD4102" w14:textId="77777777" w:rsidR="003B60D9" w:rsidRPr="00333552" w:rsidRDefault="003B60D9" w:rsidP="0085768C">
            <w:pPr>
              <w:jc w:val="center"/>
              <w:rPr>
                <w:rFonts w:ascii="Times New Roman" w:hAnsi="Times New Roman"/>
              </w:rPr>
            </w:pPr>
            <w:r w:rsidRPr="00333552">
              <w:rPr>
                <w:rFonts w:ascii="Times New Roman" w:hAnsi="Times New Roman"/>
              </w:rPr>
              <w:t>5 U</w:t>
            </w:r>
          </w:p>
        </w:tc>
        <w:tc>
          <w:tcPr>
            <w:tcW w:w="1550" w:type="dxa"/>
            <w:noWrap/>
            <w:hideMark/>
          </w:tcPr>
          <w:p w14:paraId="6B739196" w14:textId="77777777" w:rsidR="003B60D9" w:rsidRPr="00333552" w:rsidRDefault="003B60D9" w:rsidP="0085768C">
            <w:pPr>
              <w:jc w:val="center"/>
              <w:rPr>
                <w:rFonts w:ascii="Times New Roman" w:hAnsi="Times New Roman"/>
              </w:rPr>
            </w:pPr>
            <w:r w:rsidRPr="00333552">
              <w:rPr>
                <w:rFonts w:ascii="Times New Roman" w:hAnsi="Times New Roman"/>
              </w:rPr>
              <w:t>41.80</w:t>
            </w:r>
          </w:p>
        </w:tc>
      </w:tr>
      <w:tr w:rsidR="003B60D9" w:rsidRPr="00333552" w14:paraId="5885CF88" w14:textId="77777777" w:rsidTr="00925B4D">
        <w:trPr>
          <w:trHeight w:val="150"/>
        </w:trPr>
        <w:tc>
          <w:tcPr>
            <w:tcW w:w="1763" w:type="dxa"/>
            <w:vMerge/>
            <w:hideMark/>
          </w:tcPr>
          <w:p w14:paraId="17D441BA" w14:textId="77777777" w:rsidR="003B60D9" w:rsidRPr="00333552" w:rsidRDefault="003B60D9" w:rsidP="003B60D9">
            <w:pPr>
              <w:rPr>
                <w:rFonts w:ascii="Times New Roman" w:hAnsi="Times New Roman"/>
              </w:rPr>
            </w:pPr>
          </w:p>
        </w:tc>
        <w:tc>
          <w:tcPr>
            <w:tcW w:w="705" w:type="dxa"/>
            <w:vMerge/>
            <w:hideMark/>
          </w:tcPr>
          <w:p w14:paraId="44EA3E0F" w14:textId="77777777" w:rsidR="003B60D9" w:rsidRPr="00333552" w:rsidRDefault="003B60D9" w:rsidP="003B60D9">
            <w:pPr>
              <w:rPr>
                <w:rFonts w:ascii="Times New Roman" w:hAnsi="Times New Roman"/>
              </w:rPr>
            </w:pPr>
          </w:p>
        </w:tc>
        <w:tc>
          <w:tcPr>
            <w:tcW w:w="1118" w:type="dxa"/>
            <w:noWrap/>
            <w:hideMark/>
          </w:tcPr>
          <w:p w14:paraId="695B95D8" w14:textId="77777777" w:rsidR="003B60D9" w:rsidRPr="00333552" w:rsidRDefault="003B60D9" w:rsidP="0085768C">
            <w:pPr>
              <w:jc w:val="center"/>
              <w:rPr>
                <w:rFonts w:ascii="Times New Roman" w:hAnsi="Times New Roman"/>
              </w:rPr>
            </w:pPr>
            <w:r w:rsidRPr="00333552">
              <w:rPr>
                <w:rFonts w:ascii="Times New Roman" w:hAnsi="Times New Roman"/>
              </w:rPr>
              <w:t>7/30/2019</w:t>
            </w:r>
          </w:p>
        </w:tc>
        <w:tc>
          <w:tcPr>
            <w:tcW w:w="1448" w:type="dxa"/>
            <w:noWrap/>
            <w:hideMark/>
          </w:tcPr>
          <w:p w14:paraId="79907BD9" w14:textId="77777777" w:rsidR="003B60D9" w:rsidRPr="00333552" w:rsidRDefault="003B60D9" w:rsidP="0085768C">
            <w:pPr>
              <w:jc w:val="center"/>
              <w:rPr>
                <w:rFonts w:ascii="Times New Roman" w:hAnsi="Times New Roman"/>
              </w:rPr>
            </w:pPr>
            <w:r w:rsidRPr="00333552">
              <w:rPr>
                <w:rFonts w:ascii="Times New Roman" w:hAnsi="Times New Roman"/>
              </w:rPr>
              <w:t>Tributary</w:t>
            </w:r>
          </w:p>
        </w:tc>
        <w:tc>
          <w:tcPr>
            <w:tcW w:w="1647" w:type="dxa"/>
            <w:noWrap/>
            <w:hideMark/>
          </w:tcPr>
          <w:p w14:paraId="36EC21C1" w14:textId="77777777" w:rsidR="003B60D9" w:rsidRPr="00333552" w:rsidRDefault="003B60D9" w:rsidP="0085768C">
            <w:pPr>
              <w:jc w:val="center"/>
              <w:rPr>
                <w:rFonts w:ascii="Times New Roman" w:hAnsi="Times New Roman"/>
              </w:rPr>
            </w:pPr>
            <w:r w:rsidRPr="00333552">
              <w:rPr>
                <w:rFonts w:ascii="Times New Roman" w:hAnsi="Times New Roman"/>
              </w:rPr>
              <w:t>42.01</w:t>
            </w:r>
          </w:p>
        </w:tc>
        <w:tc>
          <w:tcPr>
            <w:tcW w:w="1464" w:type="dxa"/>
            <w:noWrap/>
            <w:hideMark/>
          </w:tcPr>
          <w:p w14:paraId="1BD7AE93" w14:textId="77777777" w:rsidR="003B60D9" w:rsidRPr="00333552" w:rsidRDefault="003B60D9" w:rsidP="0085768C">
            <w:pPr>
              <w:jc w:val="center"/>
              <w:rPr>
                <w:rFonts w:ascii="Times New Roman" w:hAnsi="Times New Roman"/>
              </w:rPr>
            </w:pPr>
            <w:r w:rsidRPr="00333552">
              <w:rPr>
                <w:rFonts w:ascii="Times New Roman" w:hAnsi="Times New Roman"/>
              </w:rPr>
              <w:t>0.514 J</w:t>
            </w:r>
          </w:p>
        </w:tc>
        <w:tc>
          <w:tcPr>
            <w:tcW w:w="1556" w:type="dxa"/>
            <w:noWrap/>
            <w:hideMark/>
          </w:tcPr>
          <w:p w14:paraId="3C50FF7D" w14:textId="77777777" w:rsidR="003B60D9" w:rsidRPr="00333552" w:rsidRDefault="003B60D9" w:rsidP="0085768C">
            <w:pPr>
              <w:jc w:val="center"/>
              <w:rPr>
                <w:rFonts w:ascii="Times New Roman" w:hAnsi="Times New Roman"/>
              </w:rPr>
            </w:pPr>
            <w:r w:rsidRPr="00333552">
              <w:rPr>
                <w:rFonts w:ascii="Times New Roman" w:hAnsi="Times New Roman"/>
              </w:rPr>
              <w:t>5.47</w:t>
            </w:r>
          </w:p>
        </w:tc>
        <w:tc>
          <w:tcPr>
            <w:tcW w:w="1511" w:type="dxa"/>
            <w:noWrap/>
            <w:hideMark/>
          </w:tcPr>
          <w:p w14:paraId="0A664032" w14:textId="77777777" w:rsidR="003B60D9" w:rsidRPr="00333552" w:rsidRDefault="003B60D9" w:rsidP="0085768C">
            <w:pPr>
              <w:jc w:val="center"/>
              <w:rPr>
                <w:rFonts w:ascii="Times New Roman" w:hAnsi="Times New Roman"/>
              </w:rPr>
            </w:pPr>
            <w:r w:rsidRPr="00333552">
              <w:rPr>
                <w:rFonts w:ascii="Times New Roman" w:hAnsi="Times New Roman"/>
              </w:rPr>
              <w:t>5.63 J</w:t>
            </w:r>
          </w:p>
        </w:tc>
        <w:tc>
          <w:tcPr>
            <w:tcW w:w="1550" w:type="dxa"/>
            <w:noWrap/>
            <w:hideMark/>
          </w:tcPr>
          <w:p w14:paraId="0FB97337" w14:textId="77777777" w:rsidR="003B60D9" w:rsidRPr="00333552" w:rsidRDefault="003B60D9" w:rsidP="0085768C">
            <w:pPr>
              <w:jc w:val="center"/>
              <w:rPr>
                <w:rFonts w:ascii="Times New Roman" w:hAnsi="Times New Roman"/>
              </w:rPr>
            </w:pPr>
            <w:r w:rsidRPr="00333552">
              <w:rPr>
                <w:rFonts w:ascii="Times New Roman" w:hAnsi="Times New Roman"/>
              </w:rPr>
              <w:t>49.50</w:t>
            </w:r>
          </w:p>
        </w:tc>
      </w:tr>
      <w:tr w:rsidR="003B60D9" w:rsidRPr="00333552" w14:paraId="7913C674" w14:textId="77777777" w:rsidTr="00925B4D">
        <w:trPr>
          <w:trHeight w:val="150"/>
        </w:trPr>
        <w:tc>
          <w:tcPr>
            <w:tcW w:w="1763" w:type="dxa"/>
            <w:vMerge/>
            <w:hideMark/>
          </w:tcPr>
          <w:p w14:paraId="20778A58" w14:textId="77777777" w:rsidR="003B60D9" w:rsidRPr="00333552" w:rsidRDefault="003B60D9" w:rsidP="003B60D9">
            <w:pPr>
              <w:rPr>
                <w:rFonts w:ascii="Times New Roman" w:hAnsi="Times New Roman"/>
              </w:rPr>
            </w:pPr>
          </w:p>
        </w:tc>
        <w:tc>
          <w:tcPr>
            <w:tcW w:w="705" w:type="dxa"/>
            <w:vMerge/>
            <w:hideMark/>
          </w:tcPr>
          <w:p w14:paraId="25032810" w14:textId="77777777" w:rsidR="003B60D9" w:rsidRPr="00333552" w:rsidRDefault="003B60D9" w:rsidP="003B60D9">
            <w:pPr>
              <w:rPr>
                <w:rFonts w:ascii="Times New Roman" w:hAnsi="Times New Roman"/>
              </w:rPr>
            </w:pPr>
          </w:p>
        </w:tc>
        <w:tc>
          <w:tcPr>
            <w:tcW w:w="1118" w:type="dxa"/>
            <w:noWrap/>
            <w:hideMark/>
          </w:tcPr>
          <w:p w14:paraId="0524BC57" w14:textId="77777777" w:rsidR="003B60D9" w:rsidRPr="00333552" w:rsidRDefault="003B60D9" w:rsidP="0085768C">
            <w:pPr>
              <w:jc w:val="center"/>
              <w:rPr>
                <w:rFonts w:ascii="Times New Roman" w:hAnsi="Times New Roman"/>
              </w:rPr>
            </w:pPr>
            <w:r w:rsidRPr="00333552">
              <w:rPr>
                <w:rFonts w:ascii="Times New Roman" w:hAnsi="Times New Roman"/>
              </w:rPr>
              <w:t>7/21/2020</w:t>
            </w:r>
          </w:p>
        </w:tc>
        <w:tc>
          <w:tcPr>
            <w:tcW w:w="1448" w:type="dxa"/>
            <w:noWrap/>
            <w:hideMark/>
          </w:tcPr>
          <w:p w14:paraId="6D5A16DE" w14:textId="77777777" w:rsidR="003B60D9" w:rsidRPr="00333552" w:rsidRDefault="003B60D9" w:rsidP="0085768C">
            <w:pPr>
              <w:jc w:val="center"/>
              <w:rPr>
                <w:rFonts w:ascii="Times New Roman" w:hAnsi="Times New Roman"/>
              </w:rPr>
            </w:pPr>
            <w:r w:rsidRPr="00333552">
              <w:rPr>
                <w:rFonts w:ascii="Times New Roman" w:hAnsi="Times New Roman"/>
              </w:rPr>
              <w:t>Tributary</w:t>
            </w:r>
          </w:p>
        </w:tc>
        <w:tc>
          <w:tcPr>
            <w:tcW w:w="1647" w:type="dxa"/>
            <w:noWrap/>
            <w:hideMark/>
          </w:tcPr>
          <w:p w14:paraId="342C2481" w14:textId="77777777" w:rsidR="003B60D9" w:rsidRPr="00333552" w:rsidRDefault="003B60D9" w:rsidP="0085768C">
            <w:pPr>
              <w:jc w:val="center"/>
              <w:rPr>
                <w:rFonts w:ascii="Times New Roman" w:hAnsi="Times New Roman"/>
              </w:rPr>
            </w:pPr>
            <w:r w:rsidRPr="00333552">
              <w:rPr>
                <w:rFonts w:ascii="Times New Roman" w:hAnsi="Times New Roman"/>
              </w:rPr>
              <w:t>38.13</w:t>
            </w:r>
          </w:p>
        </w:tc>
        <w:tc>
          <w:tcPr>
            <w:tcW w:w="1464" w:type="dxa"/>
            <w:noWrap/>
            <w:hideMark/>
          </w:tcPr>
          <w:p w14:paraId="1C814B65" w14:textId="77777777" w:rsidR="003B60D9" w:rsidRPr="00333552" w:rsidRDefault="003B60D9" w:rsidP="0085768C">
            <w:pPr>
              <w:jc w:val="center"/>
              <w:rPr>
                <w:rFonts w:ascii="Times New Roman" w:hAnsi="Times New Roman"/>
              </w:rPr>
            </w:pPr>
            <w:r w:rsidRPr="00333552">
              <w:rPr>
                <w:rFonts w:ascii="Times New Roman" w:hAnsi="Times New Roman"/>
              </w:rPr>
              <w:t>0.495 J</w:t>
            </w:r>
          </w:p>
        </w:tc>
        <w:tc>
          <w:tcPr>
            <w:tcW w:w="1556" w:type="dxa"/>
            <w:noWrap/>
            <w:hideMark/>
          </w:tcPr>
          <w:p w14:paraId="27363610" w14:textId="77777777" w:rsidR="003B60D9" w:rsidRPr="00333552" w:rsidRDefault="003B60D9" w:rsidP="0085768C">
            <w:pPr>
              <w:jc w:val="center"/>
              <w:rPr>
                <w:rFonts w:ascii="Times New Roman" w:hAnsi="Times New Roman"/>
              </w:rPr>
            </w:pPr>
            <w:r w:rsidRPr="00333552">
              <w:rPr>
                <w:rFonts w:ascii="Times New Roman" w:hAnsi="Times New Roman"/>
              </w:rPr>
              <w:t>5.03</w:t>
            </w:r>
          </w:p>
        </w:tc>
        <w:tc>
          <w:tcPr>
            <w:tcW w:w="1511" w:type="dxa"/>
            <w:noWrap/>
            <w:hideMark/>
          </w:tcPr>
          <w:p w14:paraId="65C4CB84" w14:textId="77777777" w:rsidR="003B60D9" w:rsidRPr="00333552" w:rsidRDefault="003B60D9" w:rsidP="0085768C">
            <w:pPr>
              <w:jc w:val="center"/>
              <w:rPr>
                <w:rFonts w:ascii="Times New Roman" w:hAnsi="Times New Roman"/>
              </w:rPr>
            </w:pPr>
            <w:r w:rsidRPr="00333552">
              <w:rPr>
                <w:rFonts w:ascii="Times New Roman" w:hAnsi="Times New Roman"/>
              </w:rPr>
              <w:t>3.53 J</w:t>
            </w:r>
          </w:p>
        </w:tc>
        <w:tc>
          <w:tcPr>
            <w:tcW w:w="1550" w:type="dxa"/>
            <w:noWrap/>
            <w:hideMark/>
          </w:tcPr>
          <w:p w14:paraId="49C080A3" w14:textId="77777777" w:rsidR="003B60D9" w:rsidRPr="00333552" w:rsidRDefault="003B60D9" w:rsidP="0085768C">
            <w:pPr>
              <w:jc w:val="center"/>
              <w:rPr>
                <w:rFonts w:ascii="Times New Roman" w:hAnsi="Times New Roman"/>
              </w:rPr>
            </w:pPr>
            <w:r w:rsidRPr="00333552">
              <w:rPr>
                <w:rFonts w:ascii="Times New Roman" w:hAnsi="Times New Roman"/>
              </w:rPr>
              <w:t>45.60</w:t>
            </w:r>
          </w:p>
        </w:tc>
      </w:tr>
      <w:tr w:rsidR="003B60D9" w:rsidRPr="00333552" w14:paraId="578FDDE4" w14:textId="77777777" w:rsidTr="0085768C">
        <w:trPr>
          <w:trHeight w:val="439"/>
        </w:trPr>
        <w:tc>
          <w:tcPr>
            <w:tcW w:w="12762" w:type="dxa"/>
            <w:gridSpan w:val="9"/>
            <w:shd w:val="clear" w:color="auto" w:fill="C7E6A4"/>
            <w:hideMark/>
          </w:tcPr>
          <w:p w14:paraId="06B136CC" w14:textId="77777777" w:rsidR="003B60D9" w:rsidRPr="00333552" w:rsidRDefault="003B60D9" w:rsidP="003B60D9">
            <w:pPr>
              <w:rPr>
                <w:rFonts w:ascii="Times New Roman" w:hAnsi="Times New Roman"/>
                <w:b/>
                <w:bCs/>
              </w:rPr>
            </w:pPr>
            <w:r w:rsidRPr="00333552">
              <w:rPr>
                <w:rFonts w:ascii="Times New Roman" w:hAnsi="Times New Roman"/>
                <w:b/>
                <w:bCs/>
              </w:rPr>
              <w:t>Copper, zinc exceedances based on water quality criteria for aquatic life for fresh water (chronic exposure) established by Alaska Department of Environmental Conservation</w:t>
            </w:r>
          </w:p>
        </w:tc>
      </w:tr>
      <w:tr w:rsidR="003B60D9" w:rsidRPr="00333552" w14:paraId="4ED68BF5" w14:textId="77777777" w:rsidTr="00925B4D">
        <w:trPr>
          <w:trHeight w:val="230"/>
        </w:trPr>
        <w:tc>
          <w:tcPr>
            <w:tcW w:w="12762" w:type="dxa"/>
            <w:gridSpan w:val="9"/>
            <w:vMerge w:val="restart"/>
            <w:hideMark/>
          </w:tcPr>
          <w:p w14:paraId="45404CFE" w14:textId="7126B50A" w:rsidR="003B60D9" w:rsidRPr="00333552" w:rsidRDefault="003B60D9" w:rsidP="003B60D9">
            <w:pPr>
              <w:rPr>
                <w:rFonts w:ascii="Times New Roman" w:hAnsi="Times New Roman"/>
              </w:rPr>
            </w:pPr>
            <w:r w:rsidRPr="00333552">
              <w:rPr>
                <w:rFonts w:ascii="Times New Roman" w:hAnsi="Times New Roman"/>
              </w:rPr>
              <w:t>CCC</w:t>
            </w:r>
            <w:r>
              <w:rPr>
                <w:rFonts w:ascii="Times New Roman" w:hAnsi="Times New Roman"/>
              </w:rPr>
              <w:t xml:space="preserve"> </w:t>
            </w:r>
            <w:r w:rsidRPr="00333552">
              <w:rPr>
                <w:rFonts w:ascii="Times New Roman" w:hAnsi="Times New Roman"/>
              </w:rPr>
              <w:t>= criterion continuous concentration (freshwater)</w:t>
            </w:r>
            <w:r w:rsidRPr="00333552">
              <w:rPr>
                <w:rFonts w:ascii="Times New Roman" w:hAnsi="Times New Roman"/>
              </w:rPr>
              <w:br/>
              <w:t>()</w:t>
            </w:r>
            <w:r>
              <w:rPr>
                <w:rFonts w:ascii="Times New Roman" w:hAnsi="Times New Roman"/>
              </w:rPr>
              <w:t xml:space="preserve"> </w:t>
            </w:r>
            <w:r w:rsidRPr="00333552">
              <w:rPr>
                <w:rFonts w:ascii="Times New Roman" w:hAnsi="Times New Roman"/>
              </w:rPr>
              <w:t>= duplicate sample</w:t>
            </w:r>
            <w:r w:rsidRPr="00333552">
              <w:rPr>
                <w:rFonts w:ascii="Times New Roman" w:hAnsi="Times New Roman"/>
              </w:rPr>
              <w:br/>
              <w:t>J</w:t>
            </w:r>
            <w:r>
              <w:rPr>
                <w:rFonts w:ascii="Times New Roman" w:hAnsi="Times New Roman"/>
              </w:rPr>
              <w:t xml:space="preserve"> </w:t>
            </w:r>
            <w:r w:rsidRPr="00333552">
              <w:rPr>
                <w:rFonts w:ascii="Times New Roman" w:hAnsi="Times New Roman"/>
              </w:rPr>
              <w:t>= quantitation is an estimate</w:t>
            </w:r>
            <w:r w:rsidRPr="00333552">
              <w:rPr>
                <w:rFonts w:ascii="Times New Roman" w:hAnsi="Times New Roman"/>
              </w:rPr>
              <w:br/>
              <w:t>U</w:t>
            </w:r>
            <w:r>
              <w:rPr>
                <w:rFonts w:ascii="Times New Roman" w:hAnsi="Times New Roman"/>
              </w:rPr>
              <w:t xml:space="preserve"> </w:t>
            </w:r>
            <w:r w:rsidRPr="00333552">
              <w:rPr>
                <w:rFonts w:ascii="Times New Roman" w:hAnsi="Times New Roman"/>
              </w:rPr>
              <w:t>= analyte was analyzed for but not detected</w:t>
            </w:r>
          </w:p>
        </w:tc>
      </w:tr>
      <w:tr w:rsidR="003B60D9" w:rsidRPr="00333552" w14:paraId="575E861D" w14:textId="77777777" w:rsidTr="00925B4D">
        <w:trPr>
          <w:trHeight w:val="323"/>
        </w:trPr>
        <w:tc>
          <w:tcPr>
            <w:tcW w:w="12762" w:type="dxa"/>
            <w:gridSpan w:val="9"/>
            <w:vMerge/>
            <w:hideMark/>
          </w:tcPr>
          <w:p w14:paraId="17C40E1F" w14:textId="77777777" w:rsidR="003B60D9" w:rsidRPr="00333552" w:rsidRDefault="003B60D9" w:rsidP="003B60D9">
            <w:pPr>
              <w:rPr>
                <w:rFonts w:ascii="Times New Roman" w:hAnsi="Times New Roman"/>
              </w:rPr>
            </w:pPr>
          </w:p>
        </w:tc>
      </w:tr>
      <w:tr w:rsidR="003B60D9" w:rsidRPr="00333552" w14:paraId="5C8F1627" w14:textId="77777777" w:rsidTr="00925B4D">
        <w:trPr>
          <w:trHeight w:val="323"/>
        </w:trPr>
        <w:tc>
          <w:tcPr>
            <w:tcW w:w="12762" w:type="dxa"/>
            <w:gridSpan w:val="9"/>
            <w:vMerge/>
            <w:hideMark/>
          </w:tcPr>
          <w:p w14:paraId="604BF1FB" w14:textId="77777777" w:rsidR="003B60D9" w:rsidRPr="00333552" w:rsidRDefault="003B60D9" w:rsidP="003B60D9">
            <w:pPr>
              <w:rPr>
                <w:rFonts w:ascii="Times New Roman" w:hAnsi="Times New Roman"/>
              </w:rPr>
            </w:pPr>
          </w:p>
        </w:tc>
      </w:tr>
      <w:tr w:rsidR="003B60D9" w:rsidRPr="00333552" w14:paraId="75213D1F" w14:textId="77777777" w:rsidTr="00925B4D">
        <w:trPr>
          <w:trHeight w:val="323"/>
        </w:trPr>
        <w:tc>
          <w:tcPr>
            <w:tcW w:w="12762" w:type="dxa"/>
            <w:gridSpan w:val="9"/>
            <w:vMerge/>
            <w:hideMark/>
          </w:tcPr>
          <w:p w14:paraId="7851CC8D" w14:textId="77777777" w:rsidR="003B60D9" w:rsidRPr="00333552" w:rsidRDefault="003B60D9" w:rsidP="003B60D9">
            <w:pPr>
              <w:rPr>
                <w:rFonts w:ascii="Times New Roman" w:hAnsi="Times New Roman"/>
              </w:rPr>
            </w:pPr>
          </w:p>
        </w:tc>
      </w:tr>
    </w:tbl>
    <w:p w14:paraId="4FD78458" w14:textId="77777777" w:rsidR="00973F51" w:rsidRDefault="00973F51" w:rsidP="00BA487E">
      <w:pPr>
        <w:rPr>
          <w:rFonts w:ascii="Times New Roman" w:hAnsi="Times New Roman"/>
        </w:rPr>
      </w:pPr>
    </w:p>
    <w:p w14:paraId="15BE4419" w14:textId="1DD43E02" w:rsidR="00333552" w:rsidRDefault="00333552" w:rsidP="00BA487E">
      <w:pPr>
        <w:rPr>
          <w:rFonts w:ascii="Times New Roman" w:hAnsi="Times New Roman"/>
        </w:rPr>
      </w:pPr>
    </w:p>
    <w:p w14:paraId="725B914A" w14:textId="77777777" w:rsidR="00333552" w:rsidRDefault="00333552" w:rsidP="00BA487E">
      <w:pPr>
        <w:rPr>
          <w:rFonts w:ascii="Times New Roman" w:hAnsi="Times New Roman"/>
        </w:rPr>
      </w:pPr>
    </w:p>
    <w:p w14:paraId="6D09D777" w14:textId="77777777" w:rsidR="00781AF0" w:rsidRDefault="00781AF0" w:rsidP="00781AF0">
      <w:pPr>
        <w:rPr>
          <w:sz w:val="24"/>
          <w:szCs w:val="24"/>
          <w:lang w:eastAsia="en-US"/>
        </w:rPr>
      </w:pPr>
    </w:p>
    <w:p w14:paraId="2D9BF455" w14:textId="22FDC339" w:rsidR="005467B2" w:rsidRDefault="005467B2" w:rsidP="00781AF0">
      <w:pPr>
        <w:rPr>
          <w:b/>
          <w:sz w:val="24"/>
          <w:szCs w:val="24"/>
          <w:lang w:eastAsia="en-US"/>
        </w:rPr>
      </w:pPr>
    </w:p>
    <w:p w14:paraId="7C372C2F" w14:textId="1A2CDCB9" w:rsidR="003B60D9" w:rsidRDefault="003B60D9" w:rsidP="00781AF0">
      <w:pPr>
        <w:rPr>
          <w:b/>
          <w:sz w:val="24"/>
          <w:szCs w:val="24"/>
          <w:lang w:eastAsia="en-US"/>
        </w:rPr>
      </w:pPr>
    </w:p>
    <w:p w14:paraId="461C56BC" w14:textId="4A33C3D8" w:rsidR="003B60D9" w:rsidRDefault="003B60D9" w:rsidP="00781AF0">
      <w:pPr>
        <w:rPr>
          <w:b/>
          <w:sz w:val="24"/>
          <w:szCs w:val="24"/>
          <w:lang w:eastAsia="en-US"/>
        </w:rPr>
      </w:pPr>
    </w:p>
    <w:p w14:paraId="3EED22DD" w14:textId="5A5F1285" w:rsidR="003B60D9" w:rsidRDefault="003B60D9" w:rsidP="00781AF0">
      <w:pPr>
        <w:rPr>
          <w:b/>
          <w:sz w:val="24"/>
          <w:szCs w:val="24"/>
          <w:lang w:eastAsia="en-US"/>
        </w:rPr>
      </w:pPr>
    </w:p>
    <w:p w14:paraId="0C5654DB" w14:textId="08830973" w:rsidR="003B60D9" w:rsidRDefault="003B60D9" w:rsidP="00781AF0">
      <w:pPr>
        <w:rPr>
          <w:b/>
          <w:sz w:val="24"/>
          <w:szCs w:val="24"/>
          <w:lang w:eastAsia="en-US"/>
        </w:rPr>
      </w:pPr>
    </w:p>
    <w:p w14:paraId="260E329B" w14:textId="6A5CEF20" w:rsidR="003B60D9" w:rsidRDefault="003B60D9" w:rsidP="00781AF0">
      <w:pPr>
        <w:rPr>
          <w:b/>
          <w:sz w:val="24"/>
          <w:szCs w:val="24"/>
          <w:lang w:eastAsia="en-US"/>
        </w:rPr>
      </w:pPr>
    </w:p>
    <w:p w14:paraId="0A4E9278" w14:textId="0E1C15ED" w:rsidR="003B60D9" w:rsidRDefault="003B60D9" w:rsidP="00781AF0">
      <w:pPr>
        <w:rPr>
          <w:b/>
          <w:sz w:val="24"/>
          <w:szCs w:val="24"/>
          <w:lang w:eastAsia="en-US"/>
        </w:rPr>
      </w:pPr>
    </w:p>
    <w:p w14:paraId="6681E6D8" w14:textId="4DC3FAC0" w:rsidR="003B60D9" w:rsidRDefault="003B60D9" w:rsidP="00781AF0">
      <w:pPr>
        <w:rPr>
          <w:b/>
          <w:sz w:val="24"/>
          <w:szCs w:val="24"/>
          <w:lang w:eastAsia="en-US"/>
        </w:rPr>
      </w:pPr>
    </w:p>
    <w:p w14:paraId="727783DE" w14:textId="63345EB8" w:rsidR="003B60D9" w:rsidRDefault="003B60D9" w:rsidP="00781AF0">
      <w:pPr>
        <w:rPr>
          <w:b/>
          <w:sz w:val="24"/>
          <w:szCs w:val="24"/>
          <w:lang w:eastAsia="en-US"/>
        </w:rPr>
      </w:pPr>
    </w:p>
    <w:p w14:paraId="6B22B60C" w14:textId="5B192E4D" w:rsidR="003B60D9" w:rsidRDefault="003B60D9" w:rsidP="00781AF0">
      <w:pPr>
        <w:rPr>
          <w:b/>
          <w:sz w:val="24"/>
          <w:szCs w:val="24"/>
          <w:lang w:eastAsia="en-US"/>
        </w:rPr>
      </w:pPr>
    </w:p>
    <w:p w14:paraId="2F5C2B83" w14:textId="71FC6EC0" w:rsidR="001411CE" w:rsidRDefault="001411CE" w:rsidP="00C822F8">
      <w:pPr>
        <w:pStyle w:val="Caption"/>
        <w:rPr>
          <w:sz w:val="24"/>
          <w:szCs w:val="24"/>
        </w:rPr>
      </w:pPr>
    </w:p>
    <w:p w14:paraId="7DFE1CF9" w14:textId="7A20CC07" w:rsidR="001411CE" w:rsidRDefault="00C822F8" w:rsidP="00C822F8">
      <w:pPr>
        <w:pStyle w:val="Caption"/>
        <w:rPr>
          <w:sz w:val="24"/>
          <w:szCs w:val="24"/>
        </w:rPr>
      </w:pPr>
      <w:bookmarkStart w:id="216" w:name="_Toc57627887"/>
      <w:r w:rsidRPr="00C822F8">
        <w:rPr>
          <w:sz w:val="24"/>
          <w:szCs w:val="24"/>
        </w:rPr>
        <w:lastRenderedPageBreak/>
        <w:t xml:space="preserve">Table </w:t>
      </w:r>
      <w:r w:rsidR="0085768C">
        <w:rPr>
          <w:sz w:val="24"/>
          <w:szCs w:val="24"/>
        </w:rPr>
        <w:t>3</w:t>
      </w:r>
      <w:r w:rsidR="00675477">
        <w:rPr>
          <w:sz w:val="24"/>
          <w:szCs w:val="24"/>
        </w:rPr>
        <w:t xml:space="preserve"> (Page 1 of 2)</w:t>
      </w:r>
      <w:r w:rsidRPr="00C822F8">
        <w:rPr>
          <w:sz w:val="24"/>
          <w:szCs w:val="24"/>
        </w:rPr>
        <w:t>. Copper</w:t>
      </w:r>
      <w:r w:rsidR="0085768C">
        <w:rPr>
          <w:sz w:val="24"/>
          <w:szCs w:val="24"/>
        </w:rPr>
        <w:t xml:space="preserve"> and zinc</w:t>
      </w:r>
      <w:r w:rsidRPr="00C822F8">
        <w:rPr>
          <w:sz w:val="24"/>
          <w:szCs w:val="24"/>
        </w:rPr>
        <w:t xml:space="preserve"> levels and freshwater hardness-dependent </w:t>
      </w:r>
      <w:r w:rsidR="00C0627B">
        <w:rPr>
          <w:sz w:val="24"/>
          <w:szCs w:val="24"/>
        </w:rPr>
        <w:t xml:space="preserve">toxicity </w:t>
      </w:r>
      <w:r w:rsidRPr="00C822F8">
        <w:rPr>
          <w:sz w:val="24"/>
          <w:szCs w:val="24"/>
        </w:rPr>
        <w:t>standards for sampling ev</w:t>
      </w:r>
      <w:r w:rsidR="00C0627B">
        <w:rPr>
          <w:sz w:val="24"/>
          <w:szCs w:val="24"/>
        </w:rPr>
        <w:t>ents on Kenai River mainstem</w:t>
      </w:r>
      <w:r w:rsidR="0085768C">
        <w:rPr>
          <w:sz w:val="24"/>
          <w:szCs w:val="24"/>
        </w:rPr>
        <w:t xml:space="preserve"> </w:t>
      </w:r>
      <w:del w:id="217" w:author="Benjamin Meyer" w:date="2020-11-30T11:58:00Z">
        <w:r w:rsidR="0085768C" w:rsidDel="0085768C">
          <w:rPr>
            <w:sz w:val="24"/>
            <w:szCs w:val="24"/>
          </w:rPr>
          <w:delText>tributaries on May 22, 2019</w:delText>
        </w:r>
        <w:r w:rsidRPr="00C822F8" w:rsidDel="0085768C">
          <w:rPr>
            <w:sz w:val="24"/>
            <w:szCs w:val="24"/>
          </w:rPr>
          <w:delText xml:space="preserve"> July 24, 2019 </w:delText>
        </w:r>
      </w:del>
      <w:r w:rsidRPr="00C822F8">
        <w:rPr>
          <w:sz w:val="24"/>
          <w:szCs w:val="24"/>
        </w:rPr>
        <w:t>during copper and zinc-specific sampling events. Hardness was calculated using levels of calcium and magnesium found during the KRBWQM sampling</w:t>
      </w:r>
      <w:bookmarkEnd w:id="216"/>
      <w:r w:rsidRPr="00C822F8">
        <w:rPr>
          <w:sz w:val="24"/>
          <w:szCs w:val="24"/>
        </w:rPr>
        <w:t xml:space="preserve"> </w:t>
      </w:r>
    </w:p>
    <w:p w14:paraId="18AA7B3D" w14:textId="77777777" w:rsidR="00C822F8" w:rsidRPr="00C822F8" w:rsidRDefault="00C822F8" w:rsidP="00C822F8">
      <w:pPr>
        <w:pStyle w:val="Caption"/>
        <w:rPr>
          <w:b w:val="0"/>
          <w:sz w:val="24"/>
          <w:szCs w:val="24"/>
          <w:lang w:eastAsia="en-US"/>
        </w:rPr>
      </w:pPr>
      <w:r w:rsidRPr="00C822F8">
        <w:rPr>
          <w:sz w:val="24"/>
          <w:szCs w:val="24"/>
        </w:rPr>
        <w:t>events at corresponding locations (Table 1).</w:t>
      </w:r>
    </w:p>
    <w:tbl>
      <w:tblPr>
        <w:tblW w:w="12889" w:type="dxa"/>
        <w:tblInd w:w="108" w:type="dxa"/>
        <w:tblLook w:val="04A0" w:firstRow="1" w:lastRow="0" w:firstColumn="1" w:lastColumn="0" w:noHBand="0" w:noVBand="1"/>
      </w:tblPr>
      <w:tblGrid>
        <w:gridCol w:w="1724"/>
        <w:gridCol w:w="726"/>
        <w:gridCol w:w="1179"/>
        <w:gridCol w:w="1452"/>
        <w:gridCol w:w="1724"/>
        <w:gridCol w:w="1724"/>
        <w:gridCol w:w="1271"/>
        <w:gridCol w:w="1543"/>
        <w:gridCol w:w="1546"/>
      </w:tblGrid>
      <w:tr w:rsidR="00C0627B" w:rsidRPr="00C0627B" w14:paraId="23630119" w14:textId="77777777" w:rsidTr="00675477">
        <w:trPr>
          <w:trHeight w:val="277"/>
        </w:trPr>
        <w:tc>
          <w:tcPr>
            <w:tcW w:w="17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E67796" w14:textId="77777777" w:rsidR="00C0627B" w:rsidRPr="00C0627B" w:rsidRDefault="00C0627B" w:rsidP="00C0627B">
            <w:pPr>
              <w:widowControl/>
              <w:jc w:val="center"/>
              <w:rPr>
                <w:rFonts w:ascii="Calibri" w:eastAsia="Times New Roman" w:hAnsi="Calibri" w:cs="Calibri"/>
                <w:b/>
                <w:bCs/>
                <w:color w:val="000000"/>
                <w:kern w:val="0"/>
                <w:sz w:val="22"/>
                <w:szCs w:val="22"/>
                <w:lang w:eastAsia="en-US"/>
              </w:rPr>
            </w:pPr>
            <w:r w:rsidRPr="00C0627B">
              <w:rPr>
                <w:rFonts w:ascii="Calibri" w:eastAsia="Times New Roman" w:hAnsi="Calibri" w:cs="Calibri"/>
                <w:b/>
                <w:bCs/>
                <w:color w:val="000000"/>
                <w:kern w:val="0"/>
                <w:sz w:val="22"/>
                <w:szCs w:val="22"/>
                <w:lang w:eastAsia="en-US"/>
              </w:rPr>
              <w:t> </w:t>
            </w:r>
          </w:p>
        </w:tc>
        <w:tc>
          <w:tcPr>
            <w:tcW w:w="7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86A37D" w14:textId="77777777" w:rsidR="00C0627B" w:rsidRPr="00C0627B" w:rsidRDefault="00C0627B" w:rsidP="00C0627B">
            <w:pPr>
              <w:widowControl/>
              <w:jc w:val="center"/>
              <w:rPr>
                <w:rFonts w:ascii="Calibri" w:eastAsia="Times New Roman" w:hAnsi="Calibri" w:cs="Calibri"/>
                <w:b/>
                <w:bCs/>
                <w:color w:val="000000"/>
                <w:kern w:val="0"/>
                <w:sz w:val="22"/>
                <w:szCs w:val="22"/>
                <w:lang w:eastAsia="en-US"/>
              </w:rPr>
            </w:pPr>
            <w:r w:rsidRPr="00C0627B">
              <w:rPr>
                <w:rFonts w:ascii="Calibri" w:eastAsia="Times New Roman" w:hAnsi="Calibri" w:cs="Calibri"/>
                <w:b/>
                <w:bCs/>
                <w:color w:val="000000"/>
                <w:kern w:val="0"/>
                <w:sz w:val="22"/>
                <w:szCs w:val="22"/>
                <w:lang w:eastAsia="en-US"/>
              </w:rPr>
              <w:t> </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3ABEC3" w14:textId="77777777" w:rsidR="00C0627B" w:rsidRPr="00C0627B" w:rsidRDefault="00C0627B" w:rsidP="00C0627B">
            <w:pPr>
              <w:widowControl/>
              <w:jc w:val="center"/>
              <w:rPr>
                <w:rFonts w:ascii="Times New Roman" w:eastAsia="Times New Roman" w:hAnsi="Times New Roman"/>
                <w:color w:val="000000"/>
                <w:kern w:val="0"/>
                <w:sz w:val="22"/>
                <w:szCs w:val="22"/>
                <w:lang w:eastAsia="en-US"/>
              </w:rPr>
            </w:pPr>
            <w:r w:rsidRPr="00C0627B">
              <w:rPr>
                <w:rFonts w:ascii="Times New Roman" w:eastAsia="Times New Roman" w:hAnsi="Times New Roman"/>
                <w:color w:val="000000"/>
                <w:kern w:val="0"/>
                <w:sz w:val="22"/>
                <w:szCs w:val="22"/>
                <w:lang w:eastAsia="en-US"/>
              </w:rPr>
              <w:t> </w:t>
            </w:r>
          </w:p>
        </w:tc>
        <w:tc>
          <w:tcPr>
            <w:tcW w:w="14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B51C33" w14:textId="77777777" w:rsidR="00C0627B" w:rsidRPr="00C0627B" w:rsidRDefault="00C0627B" w:rsidP="00C0627B">
            <w:pPr>
              <w:widowControl/>
              <w:jc w:val="center"/>
              <w:rPr>
                <w:rFonts w:ascii="Times New Roman" w:eastAsia="Times New Roman" w:hAnsi="Times New Roman"/>
                <w:b/>
                <w:bCs/>
                <w:color w:val="000000"/>
                <w:kern w:val="0"/>
                <w:sz w:val="22"/>
                <w:szCs w:val="22"/>
                <w:lang w:eastAsia="en-US"/>
              </w:rPr>
            </w:pPr>
            <w:r w:rsidRPr="00C0627B">
              <w:rPr>
                <w:rFonts w:ascii="Times New Roman" w:eastAsia="Times New Roman" w:hAnsi="Times New Roman"/>
                <w:b/>
                <w:bCs/>
                <w:color w:val="000000"/>
                <w:kern w:val="0"/>
                <w:sz w:val="22"/>
                <w:szCs w:val="22"/>
                <w:lang w:eastAsia="en-US"/>
              </w:rPr>
              <w:t> </w:t>
            </w:r>
          </w:p>
        </w:tc>
        <w:tc>
          <w:tcPr>
            <w:tcW w:w="17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07B6CE" w14:textId="77777777" w:rsidR="00C0627B" w:rsidRPr="00C0627B" w:rsidRDefault="00C0627B" w:rsidP="00C0627B">
            <w:pPr>
              <w:widowControl/>
              <w:jc w:val="center"/>
              <w:rPr>
                <w:rFonts w:ascii="Times New Roman" w:eastAsia="Times New Roman" w:hAnsi="Times New Roman"/>
                <w:b/>
                <w:bCs/>
                <w:color w:val="000000"/>
                <w:kern w:val="0"/>
                <w:sz w:val="22"/>
                <w:szCs w:val="22"/>
                <w:lang w:eastAsia="en-US"/>
              </w:rPr>
            </w:pPr>
            <w:r w:rsidRPr="00C0627B">
              <w:rPr>
                <w:rFonts w:ascii="Times New Roman" w:eastAsia="Times New Roman" w:hAnsi="Times New Roman"/>
                <w:b/>
                <w:bCs/>
                <w:color w:val="000000"/>
                <w:kern w:val="0"/>
                <w:sz w:val="22"/>
                <w:szCs w:val="22"/>
                <w:lang w:eastAsia="en-US"/>
              </w:rPr>
              <w:t> </w:t>
            </w:r>
          </w:p>
        </w:tc>
        <w:tc>
          <w:tcPr>
            <w:tcW w:w="2995"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3FCD45A" w14:textId="77777777" w:rsidR="00C0627B" w:rsidRPr="00C0627B" w:rsidRDefault="00C0627B" w:rsidP="00C0627B">
            <w:pPr>
              <w:widowControl/>
              <w:rPr>
                <w:rFonts w:ascii="Times New Roman" w:eastAsia="Times New Roman" w:hAnsi="Times New Roman"/>
                <w:b/>
                <w:bCs/>
                <w:color w:val="000000"/>
                <w:kern w:val="0"/>
                <w:lang w:eastAsia="en-US"/>
              </w:rPr>
            </w:pPr>
            <w:r w:rsidRPr="00C0627B">
              <w:rPr>
                <w:rFonts w:ascii="Times New Roman" w:eastAsia="Times New Roman" w:hAnsi="Times New Roman"/>
                <w:b/>
                <w:bCs/>
                <w:color w:val="000000"/>
                <w:kern w:val="0"/>
                <w:lang w:eastAsia="en-US"/>
              </w:rPr>
              <w:t>Copper</w:t>
            </w:r>
          </w:p>
        </w:tc>
        <w:tc>
          <w:tcPr>
            <w:tcW w:w="308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56B6088" w14:textId="77777777" w:rsidR="00C0627B" w:rsidRPr="00C0627B" w:rsidRDefault="00C0627B" w:rsidP="00C0627B">
            <w:pPr>
              <w:widowControl/>
              <w:rPr>
                <w:rFonts w:ascii="Times New Roman" w:eastAsia="Times New Roman" w:hAnsi="Times New Roman"/>
                <w:b/>
                <w:bCs/>
                <w:color w:val="000000"/>
                <w:kern w:val="0"/>
                <w:lang w:eastAsia="en-US"/>
              </w:rPr>
            </w:pPr>
            <w:r w:rsidRPr="00C0627B">
              <w:rPr>
                <w:rFonts w:ascii="Times New Roman" w:eastAsia="Times New Roman" w:hAnsi="Times New Roman"/>
                <w:b/>
                <w:bCs/>
                <w:color w:val="000000"/>
                <w:kern w:val="0"/>
                <w:lang w:eastAsia="en-US"/>
              </w:rPr>
              <w:t>Zinc</w:t>
            </w:r>
          </w:p>
        </w:tc>
      </w:tr>
      <w:tr w:rsidR="00C0627B" w:rsidRPr="00C0627B" w14:paraId="0B3309AF" w14:textId="77777777" w:rsidTr="00675477">
        <w:trPr>
          <w:trHeight w:val="455"/>
        </w:trPr>
        <w:tc>
          <w:tcPr>
            <w:tcW w:w="17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2DDEB2" w14:textId="77777777" w:rsidR="00C0627B" w:rsidRPr="00C0627B" w:rsidRDefault="00C0627B" w:rsidP="00C0627B">
            <w:pPr>
              <w:widowControl/>
              <w:rPr>
                <w:rFonts w:ascii="Times New Roman" w:eastAsia="Times New Roman" w:hAnsi="Times New Roman"/>
                <w:b/>
                <w:bCs/>
                <w:color w:val="000000"/>
                <w:kern w:val="0"/>
                <w:lang w:eastAsia="en-US"/>
              </w:rPr>
            </w:pPr>
            <w:r w:rsidRPr="00C0627B">
              <w:rPr>
                <w:rFonts w:ascii="Times New Roman" w:eastAsia="Times New Roman" w:hAnsi="Times New Roman"/>
                <w:b/>
                <w:bCs/>
                <w:color w:val="000000"/>
                <w:kern w:val="0"/>
                <w:lang w:eastAsia="en-US"/>
              </w:rPr>
              <w:t>Site name</w:t>
            </w:r>
          </w:p>
        </w:tc>
        <w:tc>
          <w:tcPr>
            <w:tcW w:w="7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C51880" w14:textId="77777777" w:rsidR="00C0627B" w:rsidRPr="00C0627B" w:rsidRDefault="00C0627B" w:rsidP="00C0627B">
            <w:pPr>
              <w:widowControl/>
              <w:jc w:val="center"/>
              <w:rPr>
                <w:rFonts w:ascii="Times New Roman" w:eastAsia="Times New Roman" w:hAnsi="Times New Roman"/>
                <w:b/>
                <w:bCs/>
                <w:color w:val="000000"/>
                <w:kern w:val="0"/>
                <w:lang w:eastAsia="en-US"/>
              </w:rPr>
            </w:pPr>
            <w:r w:rsidRPr="00C0627B">
              <w:rPr>
                <w:rFonts w:ascii="Times New Roman" w:eastAsia="Times New Roman" w:hAnsi="Times New Roman"/>
                <w:b/>
                <w:bCs/>
                <w:color w:val="000000"/>
                <w:kern w:val="0"/>
                <w:lang w:eastAsia="en-US"/>
              </w:rPr>
              <w:t>River mile</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49A510" w14:textId="77777777" w:rsidR="00C0627B" w:rsidRPr="00C0627B" w:rsidRDefault="00C0627B" w:rsidP="00C0627B">
            <w:pPr>
              <w:widowControl/>
              <w:jc w:val="center"/>
              <w:rPr>
                <w:rFonts w:ascii="Times New Roman" w:eastAsia="Times New Roman" w:hAnsi="Times New Roman"/>
                <w:b/>
                <w:bCs/>
                <w:color w:val="000000"/>
                <w:kern w:val="0"/>
                <w:lang w:eastAsia="en-US"/>
              </w:rPr>
            </w:pPr>
            <w:r w:rsidRPr="00C0627B">
              <w:rPr>
                <w:rFonts w:ascii="Times New Roman" w:eastAsia="Times New Roman" w:hAnsi="Times New Roman"/>
                <w:b/>
                <w:bCs/>
                <w:color w:val="000000"/>
                <w:kern w:val="0"/>
                <w:lang w:eastAsia="en-US"/>
              </w:rPr>
              <w:t>Date</w:t>
            </w:r>
          </w:p>
        </w:tc>
        <w:tc>
          <w:tcPr>
            <w:tcW w:w="14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4E4A5B" w14:textId="77777777" w:rsidR="00C0627B" w:rsidRPr="00C0627B" w:rsidRDefault="00C0627B" w:rsidP="00C0627B">
            <w:pPr>
              <w:widowControl/>
              <w:jc w:val="center"/>
              <w:rPr>
                <w:rFonts w:ascii="Times New Roman" w:eastAsia="Times New Roman" w:hAnsi="Times New Roman"/>
                <w:b/>
                <w:bCs/>
                <w:color w:val="000000"/>
                <w:kern w:val="0"/>
                <w:lang w:eastAsia="en-US"/>
              </w:rPr>
            </w:pPr>
            <w:r w:rsidRPr="00C0627B">
              <w:rPr>
                <w:rFonts w:ascii="Times New Roman" w:eastAsia="Times New Roman" w:hAnsi="Times New Roman"/>
                <w:b/>
                <w:bCs/>
                <w:color w:val="000000"/>
                <w:kern w:val="0"/>
                <w:lang w:eastAsia="en-US"/>
              </w:rPr>
              <w:t>Location on Kenai River</w:t>
            </w:r>
          </w:p>
        </w:tc>
        <w:tc>
          <w:tcPr>
            <w:tcW w:w="17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8752FC" w14:textId="77777777" w:rsidR="00C0627B" w:rsidRPr="00C0627B" w:rsidRDefault="00C0627B" w:rsidP="00C0627B">
            <w:pPr>
              <w:widowControl/>
              <w:jc w:val="center"/>
              <w:rPr>
                <w:rFonts w:ascii="Times New Roman" w:eastAsia="Times New Roman" w:hAnsi="Times New Roman"/>
                <w:b/>
                <w:bCs/>
                <w:color w:val="000000"/>
                <w:kern w:val="0"/>
                <w:lang w:eastAsia="en-US"/>
              </w:rPr>
            </w:pPr>
            <w:r w:rsidRPr="00C0627B">
              <w:rPr>
                <w:rFonts w:ascii="Times New Roman" w:eastAsia="Times New Roman" w:hAnsi="Times New Roman"/>
                <w:b/>
                <w:bCs/>
                <w:color w:val="000000"/>
                <w:kern w:val="0"/>
                <w:lang w:eastAsia="en-US"/>
              </w:rPr>
              <w:t>Hardness (mg/L)</w:t>
            </w:r>
          </w:p>
        </w:tc>
        <w:tc>
          <w:tcPr>
            <w:tcW w:w="17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8763CA" w14:textId="77777777" w:rsidR="00C0627B" w:rsidRPr="00C0627B" w:rsidRDefault="00C0627B" w:rsidP="00C0627B">
            <w:pPr>
              <w:widowControl/>
              <w:jc w:val="center"/>
              <w:rPr>
                <w:rFonts w:ascii="Times New Roman" w:eastAsia="Times New Roman" w:hAnsi="Times New Roman"/>
                <w:b/>
                <w:bCs/>
                <w:color w:val="000000"/>
                <w:kern w:val="0"/>
                <w:lang w:eastAsia="en-US"/>
              </w:rPr>
            </w:pPr>
            <w:r w:rsidRPr="00C0627B">
              <w:rPr>
                <w:rFonts w:ascii="Times New Roman" w:eastAsia="Times New Roman" w:hAnsi="Times New Roman"/>
                <w:b/>
                <w:bCs/>
                <w:color w:val="000000"/>
                <w:kern w:val="0"/>
                <w:lang w:eastAsia="en-US"/>
              </w:rPr>
              <w:t>Result (ug/L)</w:t>
            </w:r>
          </w:p>
        </w:tc>
        <w:tc>
          <w:tcPr>
            <w:tcW w:w="12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0C18D7" w14:textId="77777777" w:rsidR="00C0627B" w:rsidRPr="00C0627B" w:rsidRDefault="00C0627B" w:rsidP="00C0627B">
            <w:pPr>
              <w:widowControl/>
              <w:jc w:val="center"/>
              <w:rPr>
                <w:rFonts w:ascii="Times New Roman" w:eastAsia="Times New Roman" w:hAnsi="Times New Roman"/>
                <w:b/>
                <w:bCs/>
                <w:color w:val="000000"/>
                <w:kern w:val="0"/>
                <w:lang w:eastAsia="en-US"/>
              </w:rPr>
            </w:pPr>
            <w:r w:rsidRPr="00C0627B">
              <w:rPr>
                <w:rFonts w:ascii="Times New Roman" w:eastAsia="Times New Roman" w:hAnsi="Times New Roman"/>
                <w:b/>
                <w:bCs/>
                <w:color w:val="000000"/>
                <w:kern w:val="0"/>
                <w:lang w:eastAsia="en-US"/>
              </w:rPr>
              <w:t>Standard: CCC (ug/L)</w:t>
            </w:r>
          </w:p>
        </w:tc>
        <w:tc>
          <w:tcPr>
            <w:tcW w:w="15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21F5DB" w14:textId="77777777" w:rsidR="00C0627B" w:rsidRPr="00C0627B" w:rsidRDefault="00C0627B" w:rsidP="00C0627B">
            <w:pPr>
              <w:widowControl/>
              <w:jc w:val="center"/>
              <w:rPr>
                <w:rFonts w:ascii="Times New Roman" w:eastAsia="Times New Roman" w:hAnsi="Times New Roman"/>
                <w:b/>
                <w:bCs/>
                <w:color w:val="000000"/>
                <w:kern w:val="0"/>
                <w:lang w:eastAsia="en-US"/>
              </w:rPr>
            </w:pPr>
            <w:r w:rsidRPr="00C0627B">
              <w:rPr>
                <w:rFonts w:ascii="Times New Roman" w:eastAsia="Times New Roman" w:hAnsi="Times New Roman"/>
                <w:b/>
                <w:bCs/>
                <w:color w:val="000000"/>
                <w:kern w:val="0"/>
                <w:lang w:eastAsia="en-US"/>
              </w:rPr>
              <w:t>Result (ug/L)</w:t>
            </w:r>
          </w:p>
        </w:tc>
        <w:tc>
          <w:tcPr>
            <w:tcW w:w="15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E18EDF" w14:textId="77777777" w:rsidR="00C0627B" w:rsidRPr="00C0627B" w:rsidRDefault="00C0627B" w:rsidP="00C0627B">
            <w:pPr>
              <w:widowControl/>
              <w:jc w:val="center"/>
              <w:rPr>
                <w:rFonts w:ascii="Times New Roman" w:eastAsia="Times New Roman" w:hAnsi="Times New Roman"/>
                <w:b/>
                <w:bCs/>
                <w:color w:val="000000"/>
                <w:kern w:val="0"/>
                <w:lang w:eastAsia="en-US"/>
              </w:rPr>
            </w:pPr>
            <w:r w:rsidRPr="00C0627B">
              <w:rPr>
                <w:rFonts w:ascii="Times New Roman" w:eastAsia="Times New Roman" w:hAnsi="Times New Roman"/>
                <w:b/>
                <w:bCs/>
                <w:color w:val="000000"/>
                <w:kern w:val="0"/>
                <w:lang w:eastAsia="en-US"/>
              </w:rPr>
              <w:t>Standard: CCC (ug/L)</w:t>
            </w:r>
          </w:p>
        </w:tc>
      </w:tr>
      <w:tr w:rsidR="00C0627B" w:rsidRPr="00C0627B" w14:paraId="67C9C181" w14:textId="77777777" w:rsidTr="00675477">
        <w:trPr>
          <w:trHeight w:val="192"/>
        </w:trPr>
        <w:tc>
          <w:tcPr>
            <w:tcW w:w="172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73E0A" w14:textId="77777777" w:rsidR="00C0627B" w:rsidRPr="00C0627B" w:rsidRDefault="00C0627B" w:rsidP="00C0627B">
            <w:pPr>
              <w:widowControl/>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No Name Creek</w:t>
            </w:r>
          </w:p>
        </w:tc>
        <w:tc>
          <w:tcPr>
            <w:tcW w:w="72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E3D9B3"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 </w:t>
            </w:r>
          </w:p>
        </w:tc>
        <w:tc>
          <w:tcPr>
            <w:tcW w:w="11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23A096"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5/22/2019</w:t>
            </w:r>
          </w:p>
        </w:tc>
        <w:tc>
          <w:tcPr>
            <w:tcW w:w="14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D47E60"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Tributary</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00E14B"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32.59</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CFF1D4"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0.53 J (3.27)</w:t>
            </w:r>
          </w:p>
        </w:tc>
        <w:tc>
          <w:tcPr>
            <w:tcW w:w="1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7D4E53"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4.40</w:t>
            </w:r>
          </w:p>
        </w:tc>
        <w:tc>
          <w:tcPr>
            <w:tcW w:w="1543" w:type="dxa"/>
            <w:tcBorders>
              <w:top w:val="single" w:sz="4" w:space="0" w:color="auto"/>
              <w:left w:val="single" w:sz="4" w:space="0" w:color="auto"/>
              <w:bottom w:val="single" w:sz="4" w:space="0" w:color="auto"/>
              <w:right w:val="single" w:sz="4" w:space="0" w:color="auto"/>
            </w:tcBorders>
            <w:shd w:val="clear" w:color="auto" w:fill="C7E6A4"/>
            <w:noWrap/>
            <w:vAlign w:val="center"/>
            <w:hideMark/>
          </w:tcPr>
          <w:p w14:paraId="623286D0"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98.1 (159)</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6AD066"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39.92</w:t>
            </w:r>
          </w:p>
        </w:tc>
      </w:tr>
      <w:tr w:rsidR="00C0627B" w:rsidRPr="00C0627B" w14:paraId="2A41D5F6" w14:textId="77777777" w:rsidTr="00675477">
        <w:trPr>
          <w:trHeight w:val="192"/>
        </w:trPr>
        <w:tc>
          <w:tcPr>
            <w:tcW w:w="1724" w:type="dxa"/>
            <w:vMerge/>
            <w:tcBorders>
              <w:top w:val="single" w:sz="4" w:space="0" w:color="auto"/>
              <w:left w:val="single" w:sz="4" w:space="0" w:color="auto"/>
              <w:bottom w:val="single" w:sz="4" w:space="0" w:color="auto"/>
              <w:right w:val="single" w:sz="4" w:space="0" w:color="auto"/>
            </w:tcBorders>
            <w:vAlign w:val="center"/>
            <w:hideMark/>
          </w:tcPr>
          <w:p w14:paraId="421153A5" w14:textId="77777777" w:rsidR="00C0627B" w:rsidRPr="00C0627B" w:rsidRDefault="00C0627B" w:rsidP="00C0627B">
            <w:pPr>
              <w:widowControl/>
              <w:rPr>
                <w:rFonts w:ascii="Times New Roman" w:eastAsia="Times New Roman" w:hAnsi="Times New Roman"/>
                <w:color w:val="000000"/>
                <w:kern w:val="0"/>
                <w:lang w:eastAsia="en-US"/>
              </w:rPr>
            </w:pPr>
          </w:p>
        </w:tc>
        <w:tc>
          <w:tcPr>
            <w:tcW w:w="726" w:type="dxa"/>
            <w:vMerge/>
            <w:tcBorders>
              <w:top w:val="single" w:sz="4" w:space="0" w:color="auto"/>
              <w:left w:val="single" w:sz="4" w:space="0" w:color="auto"/>
              <w:bottom w:val="single" w:sz="4" w:space="0" w:color="auto"/>
              <w:right w:val="single" w:sz="4" w:space="0" w:color="auto"/>
            </w:tcBorders>
            <w:vAlign w:val="center"/>
            <w:hideMark/>
          </w:tcPr>
          <w:p w14:paraId="2DC2BC5B" w14:textId="77777777" w:rsidR="00C0627B" w:rsidRPr="00C0627B" w:rsidRDefault="00C0627B" w:rsidP="00C0627B">
            <w:pPr>
              <w:widowControl/>
              <w:rPr>
                <w:rFonts w:ascii="Times New Roman" w:eastAsia="Times New Roman" w:hAnsi="Times New Roman"/>
                <w:color w:val="000000"/>
                <w:kern w:val="0"/>
                <w:lang w:eastAsia="en-US"/>
              </w:rPr>
            </w:pPr>
          </w:p>
        </w:tc>
        <w:tc>
          <w:tcPr>
            <w:tcW w:w="11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C0B99D"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7/24/2019</w:t>
            </w:r>
          </w:p>
        </w:tc>
        <w:tc>
          <w:tcPr>
            <w:tcW w:w="14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9D8B9C"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Tributary</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01B5C3"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50.85</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A6EEBA"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0.39 J (0.61 J)</w:t>
            </w:r>
          </w:p>
        </w:tc>
        <w:tc>
          <w:tcPr>
            <w:tcW w:w="1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213D32"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6.44</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358905"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5.12J (5.77J)</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66732"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58.20</w:t>
            </w:r>
          </w:p>
        </w:tc>
      </w:tr>
      <w:tr w:rsidR="00C0627B" w:rsidRPr="00C0627B" w14:paraId="495679A3" w14:textId="77777777" w:rsidTr="00675477">
        <w:trPr>
          <w:trHeight w:val="192"/>
        </w:trPr>
        <w:tc>
          <w:tcPr>
            <w:tcW w:w="1724" w:type="dxa"/>
            <w:vMerge/>
            <w:tcBorders>
              <w:top w:val="single" w:sz="4" w:space="0" w:color="auto"/>
              <w:left w:val="single" w:sz="4" w:space="0" w:color="auto"/>
              <w:bottom w:val="single" w:sz="4" w:space="0" w:color="auto"/>
              <w:right w:val="single" w:sz="4" w:space="0" w:color="auto"/>
            </w:tcBorders>
            <w:vAlign w:val="center"/>
            <w:hideMark/>
          </w:tcPr>
          <w:p w14:paraId="3ABA0E51" w14:textId="77777777" w:rsidR="00C0627B" w:rsidRPr="00C0627B" w:rsidRDefault="00C0627B" w:rsidP="00C0627B">
            <w:pPr>
              <w:widowControl/>
              <w:rPr>
                <w:rFonts w:ascii="Times New Roman" w:eastAsia="Times New Roman" w:hAnsi="Times New Roman"/>
                <w:color w:val="000000"/>
                <w:kern w:val="0"/>
                <w:lang w:eastAsia="en-US"/>
              </w:rPr>
            </w:pPr>
          </w:p>
        </w:tc>
        <w:tc>
          <w:tcPr>
            <w:tcW w:w="726" w:type="dxa"/>
            <w:vMerge/>
            <w:tcBorders>
              <w:top w:val="single" w:sz="4" w:space="0" w:color="auto"/>
              <w:left w:val="single" w:sz="4" w:space="0" w:color="auto"/>
              <w:bottom w:val="single" w:sz="4" w:space="0" w:color="auto"/>
              <w:right w:val="single" w:sz="4" w:space="0" w:color="auto"/>
            </w:tcBorders>
            <w:vAlign w:val="center"/>
            <w:hideMark/>
          </w:tcPr>
          <w:p w14:paraId="0EC40C00" w14:textId="77777777" w:rsidR="00C0627B" w:rsidRPr="00C0627B" w:rsidRDefault="00C0627B" w:rsidP="00C0627B">
            <w:pPr>
              <w:widowControl/>
              <w:rPr>
                <w:rFonts w:ascii="Times New Roman" w:eastAsia="Times New Roman" w:hAnsi="Times New Roman"/>
                <w:color w:val="000000"/>
                <w:kern w:val="0"/>
                <w:lang w:eastAsia="en-US"/>
              </w:rPr>
            </w:pPr>
          </w:p>
        </w:tc>
        <w:tc>
          <w:tcPr>
            <w:tcW w:w="11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0D15EC"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5/20/2020</w:t>
            </w:r>
          </w:p>
        </w:tc>
        <w:tc>
          <w:tcPr>
            <w:tcW w:w="14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0EC1DF"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Tributary</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305843"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15.58 (15.33)</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B6CA6B"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0.606 J (0.497 J)</w:t>
            </w:r>
          </w:p>
        </w:tc>
        <w:tc>
          <w:tcPr>
            <w:tcW w:w="1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806108"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2.34 (2.31)</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175AFA"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10.9 (7.05 J)</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0A1864"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21.36 (21.07)</w:t>
            </w:r>
          </w:p>
        </w:tc>
      </w:tr>
      <w:tr w:rsidR="00C0627B" w:rsidRPr="00C0627B" w14:paraId="4BA927CA" w14:textId="77777777" w:rsidTr="00675477">
        <w:trPr>
          <w:trHeight w:val="192"/>
        </w:trPr>
        <w:tc>
          <w:tcPr>
            <w:tcW w:w="1724" w:type="dxa"/>
            <w:vMerge/>
            <w:tcBorders>
              <w:top w:val="single" w:sz="4" w:space="0" w:color="auto"/>
              <w:left w:val="single" w:sz="4" w:space="0" w:color="auto"/>
              <w:bottom w:val="single" w:sz="4" w:space="0" w:color="auto"/>
              <w:right w:val="single" w:sz="4" w:space="0" w:color="auto"/>
            </w:tcBorders>
            <w:vAlign w:val="center"/>
            <w:hideMark/>
          </w:tcPr>
          <w:p w14:paraId="15853CBB" w14:textId="77777777" w:rsidR="00C0627B" w:rsidRPr="00C0627B" w:rsidRDefault="00C0627B" w:rsidP="00C0627B">
            <w:pPr>
              <w:widowControl/>
              <w:rPr>
                <w:rFonts w:ascii="Times New Roman" w:eastAsia="Times New Roman" w:hAnsi="Times New Roman"/>
                <w:color w:val="000000"/>
                <w:kern w:val="0"/>
                <w:lang w:eastAsia="en-US"/>
              </w:rPr>
            </w:pPr>
          </w:p>
        </w:tc>
        <w:tc>
          <w:tcPr>
            <w:tcW w:w="726" w:type="dxa"/>
            <w:vMerge/>
            <w:tcBorders>
              <w:top w:val="single" w:sz="4" w:space="0" w:color="auto"/>
              <w:left w:val="single" w:sz="4" w:space="0" w:color="auto"/>
              <w:bottom w:val="single" w:sz="4" w:space="0" w:color="auto"/>
              <w:right w:val="single" w:sz="4" w:space="0" w:color="auto"/>
            </w:tcBorders>
            <w:vAlign w:val="center"/>
            <w:hideMark/>
          </w:tcPr>
          <w:p w14:paraId="33779598" w14:textId="77777777" w:rsidR="00C0627B" w:rsidRPr="00C0627B" w:rsidRDefault="00C0627B" w:rsidP="00C0627B">
            <w:pPr>
              <w:widowControl/>
              <w:rPr>
                <w:rFonts w:ascii="Times New Roman" w:eastAsia="Times New Roman" w:hAnsi="Times New Roman"/>
                <w:color w:val="000000"/>
                <w:kern w:val="0"/>
                <w:lang w:eastAsia="en-US"/>
              </w:rPr>
            </w:pPr>
          </w:p>
        </w:tc>
        <w:tc>
          <w:tcPr>
            <w:tcW w:w="11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B2C2E3"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7/22/2020</w:t>
            </w:r>
          </w:p>
        </w:tc>
        <w:tc>
          <w:tcPr>
            <w:tcW w:w="14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EB29B3"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Tributary</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AB8A72"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82.32</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EB3021"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1.04</w:t>
            </w:r>
          </w:p>
        </w:tc>
        <w:tc>
          <w:tcPr>
            <w:tcW w:w="1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A20701"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9.71</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F380DD"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3.46 J</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A36D69"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87.53</w:t>
            </w:r>
          </w:p>
        </w:tc>
      </w:tr>
      <w:tr w:rsidR="00C0627B" w:rsidRPr="00C0627B" w14:paraId="63932249" w14:textId="77777777" w:rsidTr="00675477">
        <w:trPr>
          <w:trHeight w:val="192"/>
        </w:trPr>
        <w:tc>
          <w:tcPr>
            <w:tcW w:w="172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6857A3" w14:textId="77777777" w:rsidR="00C0627B" w:rsidRPr="00C0627B" w:rsidRDefault="00C0627B" w:rsidP="00C0627B">
            <w:pPr>
              <w:widowControl/>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Beaver Creek</w:t>
            </w:r>
          </w:p>
        </w:tc>
        <w:tc>
          <w:tcPr>
            <w:tcW w:w="72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F6C73B"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 </w:t>
            </w:r>
          </w:p>
        </w:tc>
        <w:tc>
          <w:tcPr>
            <w:tcW w:w="11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45F30E"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5/22/2019</w:t>
            </w:r>
          </w:p>
        </w:tc>
        <w:tc>
          <w:tcPr>
            <w:tcW w:w="14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8A4B01"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Tributary</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6C6D48"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43.06</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A9502E"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0.5 U</w:t>
            </w:r>
          </w:p>
        </w:tc>
        <w:tc>
          <w:tcPr>
            <w:tcW w:w="1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75B346"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5.58</w:t>
            </w:r>
          </w:p>
        </w:tc>
        <w:tc>
          <w:tcPr>
            <w:tcW w:w="1543" w:type="dxa"/>
            <w:tcBorders>
              <w:top w:val="single" w:sz="4" w:space="0" w:color="auto"/>
              <w:left w:val="single" w:sz="4" w:space="0" w:color="auto"/>
              <w:bottom w:val="single" w:sz="4" w:space="0" w:color="auto"/>
              <w:right w:val="single" w:sz="4" w:space="0" w:color="auto"/>
            </w:tcBorders>
            <w:shd w:val="clear" w:color="auto" w:fill="C7E6A4"/>
            <w:noWrap/>
            <w:vAlign w:val="center"/>
            <w:hideMark/>
          </w:tcPr>
          <w:p w14:paraId="566B77F8"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77.80</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E64287"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50.55</w:t>
            </w:r>
          </w:p>
        </w:tc>
      </w:tr>
      <w:tr w:rsidR="00C0627B" w:rsidRPr="00C0627B" w14:paraId="1FEF9113" w14:textId="77777777" w:rsidTr="00675477">
        <w:trPr>
          <w:trHeight w:val="192"/>
        </w:trPr>
        <w:tc>
          <w:tcPr>
            <w:tcW w:w="1724" w:type="dxa"/>
            <w:vMerge/>
            <w:tcBorders>
              <w:top w:val="single" w:sz="4" w:space="0" w:color="auto"/>
              <w:left w:val="single" w:sz="4" w:space="0" w:color="auto"/>
              <w:bottom w:val="single" w:sz="4" w:space="0" w:color="auto"/>
              <w:right w:val="single" w:sz="4" w:space="0" w:color="auto"/>
            </w:tcBorders>
            <w:vAlign w:val="center"/>
            <w:hideMark/>
          </w:tcPr>
          <w:p w14:paraId="1E97446E" w14:textId="77777777" w:rsidR="00C0627B" w:rsidRPr="00C0627B" w:rsidRDefault="00C0627B" w:rsidP="00C0627B">
            <w:pPr>
              <w:widowControl/>
              <w:rPr>
                <w:rFonts w:ascii="Times New Roman" w:eastAsia="Times New Roman" w:hAnsi="Times New Roman"/>
                <w:color w:val="000000"/>
                <w:kern w:val="0"/>
                <w:lang w:eastAsia="en-US"/>
              </w:rPr>
            </w:pPr>
          </w:p>
        </w:tc>
        <w:tc>
          <w:tcPr>
            <w:tcW w:w="726" w:type="dxa"/>
            <w:vMerge/>
            <w:tcBorders>
              <w:top w:val="single" w:sz="4" w:space="0" w:color="auto"/>
              <w:left w:val="single" w:sz="4" w:space="0" w:color="auto"/>
              <w:bottom w:val="single" w:sz="4" w:space="0" w:color="auto"/>
              <w:right w:val="single" w:sz="4" w:space="0" w:color="auto"/>
            </w:tcBorders>
            <w:vAlign w:val="center"/>
            <w:hideMark/>
          </w:tcPr>
          <w:p w14:paraId="2C28F7BE" w14:textId="77777777" w:rsidR="00C0627B" w:rsidRPr="00C0627B" w:rsidRDefault="00C0627B" w:rsidP="00C0627B">
            <w:pPr>
              <w:widowControl/>
              <w:rPr>
                <w:rFonts w:ascii="Times New Roman" w:eastAsia="Times New Roman" w:hAnsi="Times New Roman"/>
                <w:color w:val="000000"/>
                <w:kern w:val="0"/>
                <w:lang w:eastAsia="en-US"/>
              </w:rPr>
            </w:pPr>
          </w:p>
        </w:tc>
        <w:tc>
          <w:tcPr>
            <w:tcW w:w="11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B50E50"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7/24/2019</w:t>
            </w:r>
          </w:p>
        </w:tc>
        <w:tc>
          <w:tcPr>
            <w:tcW w:w="14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F2E82E"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Tributary</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C213BC"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73.65</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7C0A22"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1.07</w:t>
            </w:r>
          </w:p>
        </w:tc>
        <w:tc>
          <w:tcPr>
            <w:tcW w:w="1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9D9756"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8.83</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C3A80A"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64.40</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1273C1"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79.66</w:t>
            </w:r>
          </w:p>
        </w:tc>
      </w:tr>
      <w:tr w:rsidR="00C0627B" w:rsidRPr="00C0627B" w14:paraId="7908134D" w14:textId="77777777" w:rsidTr="00675477">
        <w:trPr>
          <w:trHeight w:val="192"/>
        </w:trPr>
        <w:tc>
          <w:tcPr>
            <w:tcW w:w="1724" w:type="dxa"/>
            <w:vMerge/>
            <w:tcBorders>
              <w:top w:val="single" w:sz="4" w:space="0" w:color="auto"/>
              <w:left w:val="single" w:sz="4" w:space="0" w:color="auto"/>
              <w:bottom w:val="single" w:sz="4" w:space="0" w:color="auto"/>
              <w:right w:val="single" w:sz="4" w:space="0" w:color="auto"/>
            </w:tcBorders>
            <w:vAlign w:val="center"/>
            <w:hideMark/>
          </w:tcPr>
          <w:p w14:paraId="449D5733" w14:textId="77777777" w:rsidR="00C0627B" w:rsidRPr="00C0627B" w:rsidRDefault="00C0627B" w:rsidP="00C0627B">
            <w:pPr>
              <w:widowControl/>
              <w:rPr>
                <w:rFonts w:ascii="Times New Roman" w:eastAsia="Times New Roman" w:hAnsi="Times New Roman"/>
                <w:color w:val="000000"/>
                <w:kern w:val="0"/>
                <w:lang w:eastAsia="en-US"/>
              </w:rPr>
            </w:pPr>
          </w:p>
        </w:tc>
        <w:tc>
          <w:tcPr>
            <w:tcW w:w="726" w:type="dxa"/>
            <w:vMerge/>
            <w:tcBorders>
              <w:top w:val="single" w:sz="4" w:space="0" w:color="auto"/>
              <w:left w:val="single" w:sz="4" w:space="0" w:color="auto"/>
              <w:bottom w:val="single" w:sz="4" w:space="0" w:color="auto"/>
              <w:right w:val="single" w:sz="4" w:space="0" w:color="auto"/>
            </w:tcBorders>
            <w:vAlign w:val="center"/>
            <w:hideMark/>
          </w:tcPr>
          <w:p w14:paraId="63271C70" w14:textId="77777777" w:rsidR="00C0627B" w:rsidRPr="00C0627B" w:rsidRDefault="00C0627B" w:rsidP="00C0627B">
            <w:pPr>
              <w:widowControl/>
              <w:rPr>
                <w:rFonts w:ascii="Times New Roman" w:eastAsia="Times New Roman" w:hAnsi="Times New Roman"/>
                <w:color w:val="000000"/>
                <w:kern w:val="0"/>
                <w:lang w:eastAsia="en-US"/>
              </w:rPr>
            </w:pPr>
          </w:p>
        </w:tc>
        <w:tc>
          <w:tcPr>
            <w:tcW w:w="11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AD784"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5/20/2020</w:t>
            </w:r>
          </w:p>
        </w:tc>
        <w:tc>
          <w:tcPr>
            <w:tcW w:w="14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AAD331"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Tributary</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7502E7"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15.7 (15.87)</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D1464"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0.5 U (0.5 U)</w:t>
            </w:r>
          </w:p>
        </w:tc>
        <w:tc>
          <w:tcPr>
            <w:tcW w:w="1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03E3D7"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2.36 (2.38)</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48B30D"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 U (5 U)</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09F4FA"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21.5 (21.7)</w:t>
            </w:r>
          </w:p>
        </w:tc>
      </w:tr>
      <w:tr w:rsidR="00C0627B" w:rsidRPr="00C0627B" w14:paraId="5AE12876" w14:textId="77777777" w:rsidTr="00675477">
        <w:trPr>
          <w:trHeight w:val="192"/>
        </w:trPr>
        <w:tc>
          <w:tcPr>
            <w:tcW w:w="1724" w:type="dxa"/>
            <w:vMerge/>
            <w:tcBorders>
              <w:top w:val="single" w:sz="4" w:space="0" w:color="auto"/>
              <w:left w:val="single" w:sz="4" w:space="0" w:color="auto"/>
              <w:bottom w:val="single" w:sz="4" w:space="0" w:color="auto"/>
              <w:right w:val="single" w:sz="4" w:space="0" w:color="auto"/>
            </w:tcBorders>
            <w:vAlign w:val="center"/>
            <w:hideMark/>
          </w:tcPr>
          <w:p w14:paraId="45D9742C" w14:textId="77777777" w:rsidR="00C0627B" w:rsidRPr="00C0627B" w:rsidRDefault="00C0627B" w:rsidP="00C0627B">
            <w:pPr>
              <w:widowControl/>
              <w:rPr>
                <w:rFonts w:ascii="Times New Roman" w:eastAsia="Times New Roman" w:hAnsi="Times New Roman"/>
                <w:color w:val="000000"/>
                <w:kern w:val="0"/>
                <w:lang w:eastAsia="en-US"/>
              </w:rPr>
            </w:pPr>
          </w:p>
        </w:tc>
        <w:tc>
          <w:tcPr>
            <w:tcW w:w="726" w:type="dxa"/>
            <w:vMerge/>
            <w:tcBorders>
              <w:top w:val="single" w:sz="4" w:space="0" w:color="auto"/>
              <w:left w:val="single" w:sz="4" w:space="0" w:color="auto"/>
              <w:bottom w:val="single" w:sz="4" w:space="0" w:color="auto"/>
              <w:right w:val="single" w:sz="4" w:space="0" w:color="auto"/>
            </w:tcBorders>
            <w:vAlign w:val="center"/>
            <w:hideMark/>
          </w:tcPr>
          <w:p w14:paraId="424A97EC" w14:textId="77777777" w:rsidR="00C0627B" w:rsidRPr="00C0627B" w:rsidRDefault="00C0627B" w:rsidP="00C0627B">
            <w:pPr>
              <w:widowControl/>
              <w:rPr>
                <w:rFonts w:ascii="Times New Roman" w:eastAsia="Times New Roman" w:hAnsi="Times New Roman"/>
                <w:color w:val="000000"/>
                <w:kern w:val="0"/>
                <w:lang w:eastAsia="en-US"/>
              </w:rPr>
            </w:pPr>
          </w:p>
        </w:tc>
        <w:tc>
          <w:tcPr>
            <w:tcW w:w="11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B30DB4"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7/22/2020</w:t>
            </w:r>
          </w:p>
        </w:tc>
        <w:tc>
          <w:tcPr>
            <w:tcW w:w="14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218B7A"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Tributary</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F0C667"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56.16 (55.17)</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F8134A"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0.5 U (0.5 U)</w:t>
            </w:r>
          </w:p>
        </w:tc>
        <w:tc>
          <w:tcPr>
            <w:tcW w:w="1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08EEB9"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7.01 (6.9)</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BB1E2D"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 U (5 U)</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817E90"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63.31 (62.36)</w:t>
            </w:r>
          </w:p>
        </w:tc>
      </w:tr>
      <w:tr w:rsidR="00C0627B" w:rsidRPr="00C0627B" w14:paraId="5C6076E0" w14:textId="77777777" w:rsidTr="00675477">
        <w:trPr>
          <w:trHeight w:val="192"/>
        </w:trPr>
        <w:tc>
          <w:tcPr>
            <w:tcW w:w="172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DA2205" w14:textId="77777777" w:rsidR="00C0627B" w:rsidRPr="00C0627B" w:rsidRDefault="00C0627B" w:rsidP="00C0627B">
            <w:pPr>
              <w:widowControl/>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Slikok Creek-Kenai River Confluence</w:t>
            </w:r>
          </w:p>
        </w:tc>
        <w:tc>
          <w:tcPr>
            <w:tcW w:w="72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57C38D"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19.00</w:t>
            </w:r>
          </w:p>
        </w:tc>
        <w:tc>
          <w:tcPr>
            <w:tcW w:w="11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F5D8BB"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5/22/2019</w:t>
            </w:r>
          </w:p>
        </w:tc>
        <w:tc>
          <w:tcPr>
            <w:tcW w:w="14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8855FA"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Mainstem</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571BB5"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NA</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CEB7F6"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0.42 J</w:t>
            </w:r>
          </w:p>
        </w:tc>
        <w:tc>
          <w:tcPr>
            <w:tcW w:w="1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741D99"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NA</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A0707E"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5U</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08598D"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NA</w:t>
            </w:r>
          </w:p>
        </w:tc>
      </w:tr>
      <w:tr w:rsidR="00C0627B" w:rsidRPr="00C0627B" w14:paraId="1B65370F" w14:textId="77777777" w:rsidTr="00675477">
        <w:trPr>
          <w:trHeight w:val="192"/>
        </w:trPr>
        <w:tc>
          <w:tcPr>
            <w:tcW w:w="1724" w:type="dxa"/>
            <w:vMerge/>
            <w:tcBorders>
              <w:top w:val="single" w:sz="4" w:space="0" w:color="auto"/>
              <w:left w:val="single" w:sz="4" w:space="0" w:color="auto"/>
              <w:bottom w:val="single" w:sz="4" w:space="0" w:color="auto"/>
              <w:right w:val="single" w:sz="4" w:space="0" w:color="auto"/>
            </w:tcBorders>
            <w:vAlign w:val="center"/>
            <w:hideMark/>
          </w:tcPr>
          <w:p w14:paraId="7BBD4491" w14:textId="77777777" w:rsidR="00C0627B" w:rsidRPr="00C0627B" w:rsidRDefault="00C0627B" w:rsidP="00C0627B">
            <w:pPr>
              <w:widowControl/>
              <w:rPr>
                <w:rFonts w:ascii="Times New Roman" w:eastAsia="Times New Roman" w:hAnsi="Times New Roman"/>
                <w:color w:val="000000"/>
                <w:kern w:val="0"/>
                <w:lang w:eastAsia="en-US"/>
              </w:rPr>
            </w:pPr>
          </w:p>
        </w:tc>
        <w:tc>
          <w:tcPr>
            <w:tcW w:w="726" w:type="dxa"/>
            <w:vMerge/>
            <w:tcBorders>
              <w:top w:val="single" w:sz="4" w:space="0" w:color="auto"/>
              <w:left w:val="single" w:sz="4" w:space="0" w:color="auto"/>
              <w:bottom w:val="single" w:sz="4" w:space="0" w:color="auto"/>
              <w:right w:val="single" w:sz="4" w:space="0" w:color="auto"/>
            </w:tcBorders>
            <w:vAlign w:val="center"/>
            <w:hideMark/>
          </w:tcPr>
          <w:p w14:paraId="26FC5CAC" w14:textId="77777777" w:rsidR="00C0627B" w:rsidRPr="00C0627B" w:rsidRDefault="00C0627B" w:rsidP="00C0627B">
            <w:pPr>
              <w:widowControl/>
              <w:rPr>
                <w:rFonts w:ascii="Times New Roman" w:eastAsia="Times New Roman" w:hAnsi="Times New Roman"/>
                <w:color w:val="000000"/>
                <w:kern w:val="0"/>
                <w:lang w:eastAsia="en-US"/>
              </w:rPr>
            </w:pPr>
          </w:p>
        </w:tc>
        <w:tc>
          <w:tcPr>
            <w:tcW w:w="11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7BFED6"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7/24/2019</w:t>
            </w:r>
          </w:p>
        </w:tc>
        <w:tc>
          <w:tcPr>
            <w:tcW w:w="14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EC351A"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Mainstem</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BE0CBA"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NA</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FAECBA"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8.16</w:t>
            </w:r>
          </w:p>
        </w:tc>
        <w:tc>
          <w:tcPr>
            <w:tcW w:w="1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58550B"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NA</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C346B0"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3.55J</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7B908D"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NA</w:t>
            </w:r>
          </w:p>
        </w:tc>
      </w:tr>
      <w:tr w:rsidR="00C0627B" w:rsidRPr="00C0627B" w14:paraId="360303B2" w14:textId="77777777" w:rsidTr="00675477">
        <w:trPr>
          <w:trHeight w:val="192"/>
        </w:trPr>
        <w:tc>
          <w:tcPr>
            <w:tcW w:w="1724" w:type="dxa"/>
            <w:vMerge/>
            <w:tcBorders>
              <w:top w:val="single" w:sz="4" w:space="0" w:color="auto"/>
              <w:left w:val="single" w:sz="4" w:space="0" w:color="auto"/>
              <w:bottom w:val="single" w:sz="4" w:space="0" w:color="auto"/>
              <w:right w:val="single" w:sz="4" w:space="0" w:color="auto"/>
            </w:tcBorders>
            <w:vAlign w:val="center"/>
            <w:hideMark/>
          </w:tcPr>
          <w:p w14:paraId="14FDF904" w14:textId="77777777" w:rsidR="00C0627B" w:rsidRPr="00C0627B" w:rsidRDefault="00C0627B" w:rsidP="00C0627B">
            <w:pPr>
              <w:widowControl/>
              <w:rPr>
                <w:rFonts w:ascii="Times New Roman" w:eastAsia="Times New Roman" w:hAnsi="Times New Roman"/>
                <w:color w:val="000000"/>
                <w:kern w:val="0"/>
                <w:lang w:eastAsia="en-US"/>
              </w:rPr>
            </w:pPr>
          </w:p>
        </w:tc>
        <w:tc>
          <w:tcPr>
            <w:tcW w:w="726" w:type="dxa"/>
            <w:vMerge/>
            <w:tcBorders>
              <w:top w:val="single" w:sz="4" w:space="0" w:color="auto"/>
              <w:left w:val="single" w:sz="4" w:space="0" w:color="auto"/>
              <w:bottom w:val="single" w:sz="4" w:space="0" w:color="auto"/>
              <w:right w:val="single" w:sz="4" w:space="0" w:color="auto"/>
            </w:tcBorders>
            <w:vAlign w:val="center"/>
            <w:hideMark/>
          </w:tcPr>
          <w:p w14:paraId="6E46DBA0" w14:textId="77777777" w:rsidR="00C0627B" w:rsidRPr="00C0627B" w:rsidRDefault="00C0627B" w:rsidP="00C0627B">
            <w:pPr>
              <w:widowControl/>
              <w:rPr>
                <w:rFonts w:ascii="Times New Roman" w:eastAsia="Times New Roman" w:hAnsi="Times New Roman"/>
                <w:color w:val="000000"/>
                <w:kern w:val="0"/>
                <w:lang w:eastAsia="en-US"/>
              </w:rPr>
            </w:pPr>
          </w:p>
        </w:tc>
        <w:tc>
          <w:tcPr>
            <w:tcW w:w="11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648CC6"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5/20/2020</w:t>
            </w:r>
          </w:p>
        </w:tc>
        <w:tc>
          <w:tcPr>
            <w:tcW w:w="14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796750"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Mainstem</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7D4AAB"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28.31 (27.75)</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A65D75"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0.387 J (0.372 J)</w:t>
            </w:r>
          </w:p>
        </w:tc>
        <w:tc>
          <w:tcPr>
            <w:tcW w:w="1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5C3B74"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3.9 (3.84)</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61A4FC"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 U (5 U)</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033B34"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35.43 (34.84)</w:t>
            </w:r>
          </w:p>
        </w:tc>
      </w:tr>
      <w:tr w:rsidR="00C0627B" w:rsidRPr="00C0627B" w14:paraId="1208CC6D" w14:textId="77777777" w:rsidTr="00675477">
        <w:trPr>
          <w:trHeight w:val="192"/>
        </w:trPr>
        <w:tc>
          <w:tcPr>
            <w:tcW w:w="1724" w:type="dxa"/>
            <w:vMerge/>
            <w:tcBorders>
              <w:top w:val="single" w:sz="4" w:space="0" w:color="auto"/>
              <w:left w:val="single" w:sz="4" w:space="0" w:color="auto"/>
              <w:bottom w:val="single" w:sz="4" w:space="0" w:color="auto"/>
              <w:right w:val="single" w:sz="4" w:space="0" w:color="auto"/>
            </w:tcBorders>
            <w:vAlign w:val="center"/>
            <w:hideMark/>
          </w:tcPr>
          <w:p w14:paraId="2CB19A48" w14:textId="77777777" w:rsidR="00C0627B" w:rsidRPr="00C0627B" w:rsidRDefault="00C0627B" w:rsidP="00C0627B">
            <w:pPr>
              <w:widowControl/>
              <w:rPr>
                <w:rFonts w:ascii="Times New Roman" w:eastAsia="Times New Roman" w:hAnsi="Times New Roman"/>
                <w:color w:val="000000"/>
                <w:kern w:val="0"/>
                <w:lang w:eastAsia="en-US"/>
              </w:rPr>
            </w:pPr>
          </w:p>
        </w:tc>
        <w:tc>
          <w:tcPr>
            <w:tcW w:w="726" w:type="dxa"/>
            <w:vMerge/>
            <w:tcBorders>
              <w:top w:val="single" w:sz="4" w:space="0" w:color="auto"/>
              <w:left w:val="single" w:sz="4" w:space="0" w:color="auto"/>
              <w:bottom w:val="single" w:sz="4" w:space="0" w:color="auto"/>
              <w:right w:val="single" w:sz="4" w:space="0" w:color="auto"/>
            </w:tcBorders>
            <w:vAlign w:val="center"/>
            <w:hideMark/>
          </w:tcPr>
          <w:p w14:paraId="34789519" w14:textId="77777777" w:rsidR="00C0627B" w:rsidRPr="00C0627B" w:rsidRDefault="00C0627B" w:rsidP="00C0627B">
            <w:pPr>
              <w:widowControl/>
              <w:rPr>
                <w:rFonts w:ascii="Times New Roman" w:eastAsia="Times New Roman" w:hAnsi="Times New Roman"/>
                <w:color w:val="000000"/>
                <w:kern w:val="0"/>
                <w:lang w:eastAsia="en-US"/>
              </w:rPr>
            </w:pPr>
          </w:p>
        </w:tc>
        <w:tc>
          <w:tcPr>
            <w:tcW w:w="11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FCAADD"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7/22/2020</w:t>
            </w:r>
          </w:p>
        </w:tc>
        <w:tc>
          <w:tcPr>
            <w:tcW w:w="14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339E67"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Mainstem</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509F25"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50.1 (45.09)</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64474"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0.515 J (0.5 U)</w:t>
            </w:r>
          </w:p>
        </w:tc>
        <w:tc>
          <w:tcPr>
            <w:tcW w:w="1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ACF347"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6.36 (5.81)</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FDBC2B"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 U (5 U)</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87B24"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57.47 (52.56)</w:t>
            </w:r>
          </w:p>
        </w:tc>
      </w:tr>
      <w:tr w:rsidR="00C0627B" w:rsidRPr="00C0627B" w14:paraId="2021E154" w14:textId="77777777" w:rsidTr="00675477">
        <w:trPr>
          <w:trHeight w:val="192"/>
        </w:trPr>
        <w:tc>
          <w:tcPr>
            <w:tcW w:w="172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973BD9" w14:textId="77777777" w:rsidR="00C0627B" w:rsidRPr="00C0627B" w:rsidRDefault="00C0627B" w:rsidP="00C0627B">
            <w:pPr>
              <w:widowControl/>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Slikok Creek</w:t>
            </w:r>
          </w:p>
        </w:tc>
        <w:tc>
          <w:tcPr>
            <w:tcW w:w="72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DFF443"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 </w:t>
            </w:r>
          </w:p>
        </w:tc>
        <w:tc>
          <w:tcPr>
            <w:tcW w:w="11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AA6EB5"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5/22/2019</w:t>
            </w:r>
          </w:p>
        </w:tc>
        <w:tc>
          <w:tcPr>
            <w:tcW w:w="14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65CA5B"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Tributary</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10CC2A"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38.45</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754F8F"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0.5 U</w:t>
            </w:r>
          </w:p>
        </w:tc>
        <w:tc>
          <w:tcPr>
            <w:tcW w:w="1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79F4CC"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5.07</w:t>
            </w:r>
          </w:p>
        </w:tc>
        <w:tc>
          <w:tcPr>
            <w:tcW w:w="1543" w:type="dxa"/>
            <w:tcBorders>
              <w:top w:val="single" w:sz="4" w:space="0" w:color="auto"/>
              <w:left w:val="single" w:sz="4" w:space="0" w:color="auto"/>
              <w:bottom w:val="single" w:sz="4" w:space="0" w:color="auto"/>
              <w:right w:val="single" w:sz="4" w:space="0" w:color="auto"/>
            </w:tcBorders>
            <w:shd w:val="clear" w:color="auto" w:fill="C7E6A4"/>
            <w:noWrap/>
            <w:vAlign w:val="center"/>
            <w:hideMark/>
          </w:tcPr>
          <w:p w14:paraId="00B0F368"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67.60</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76803A"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46.22</w:t>
            </w:r>
          </w:p>
        </w:tc>
      </w:tr>
      <w:tr w:rsidR="00C0627B" w:rsidRPr="00C0627B" w14:paraId="0B24806B" w14:textId="77777777" w:rsidTr="00675477">
        <w:trPr>
          <w:trHeight w:val="192"/>
        </w:trPr>
        <w:tc>
          <w:tcPr>
            <w:tcW w:w="1724" w:type="dxa"/>
            <w:vMerge/>
            <w:tcBorders>
              <w:top w:val="single" w:sz="4" w:space="0" w:color="auto"/>
              <w:left w:val="single" w:sz="4" w:space="0" w:color="auto"/>
              <w:bottom w:val="single" w:sz="4" w:space="0" w:color="auto"/>
              <w:right w:val="single" w:sz="4" w:space="0" w:color="auto"/>
            </w:tcBorders>
            <w:vAlign w:val="center"/>
            <w:hideMark/>
          </w:tcPr>
          <w:p w14:paraId="4ECE1198" w14:textId="77777777" w:rsidR="00C0627B" w:rsidRPr="00C0627B" w:rsidRDefault="00C0627B" w:rsidP="00C0627B">
            <w:pPr>
              <w:widowControl/>
              <w:rPr>
                <w:rFonts w:ascii="Times New Roman" w:eastAsia="Times New Roman" w:hAnsi="Times New Roman"/>
                <w:color w:val="000000"/>
                <w:kern w:val="0"/>
                <w:lang w:eastAsia="en-US"/>
              </w:rPr>
            </w:pPr>
          </w:p>
        </w:tc>
        <w:tc>
          <w:tcPr>
            <w:tcW w:w="726" w:type="dxa"/>
            <w:vMerge/>
            <w:tcBorders>
              <w:top w:val="single" w:sz="4" w:space="0" w:color="auto"/>
              <w:left w:val="single" w:sz="4" w:space="0" w:color="auto"/>
              <w:bottom w:val="single" w:sz="4" w:space="0" w:color="auto"/>
              <w:right w:val="single" w:sz="4" w:space="0" w:color="auto"/>
            </w:tcBorders>
            <w:vAlign w:val="center"/>
            <w:hideMark/>
          </w:tcPr>
          <w:p w14:paraId="5285CDA5" w14:textId="77777777" w:rsidR="00C0627B" w:rsidRPr="00C0627B" w:rsidRDefault="00C0627B" w:rsidP="00C0627B">
            <w:pPr>
              <w:widowControl/>
              <w:rPr>
                <w:rFonts w:ascii="Times New Roman" w:eastAsia="Times New Roman" w:hAnsi="Times New Roman"/>
                <w:color w:val="000000"/>
                <w:kern w:val="0"/>
                <w:lang w:eastAsia="en-US"/>
              </w:rPr>
            </w:pPr>
          </w:p>
        </w:tc>
        <w:tc>
          <w:tcPr>
            <w:tcW w:w="11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2F17CB"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7/24/2019</w:t>
            </w:r>
          </w:p>
        </w:tc>
        <w:tc>
          <w:tcPr>
            <w:tcW w:w="14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B0B352"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Tributary</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DC0BE7"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73.58</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C1A930"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0.53 J</w:t>
            </w:r>
          </w:p>
        </w:tc>
        <w:tc>
          <w:tcPr>
            <w:tcW w:w="1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844B1D"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8.83</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42659D"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5U</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0F5DA"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79.60</w:t>
            </w:r>
          </w:p>
        </w:tc>
      </w:tr>
      <w:tr w:rsidR="00C0627B" w:rsidRPr="00C0627B" w14:paraId="1D3A7C39" w14:textId="77777777" w:rsidTr="00675477">
        <w:trPr>
          <w:trHeight w:val="192"/>
        </w:trPr>
        <w:tc>
          <w:tcPr>
            <w:tcW w:w="1724" w:type="dxa"/>
            <w:vMerge/>
            <w:tcBorders>
              <w:top w:val="single" w:sz="4" w:space="0" w:color="auto"/>
              <w:left w:val="single" w:sz="4" w:space="0" w:color="auto"/>
              <w:bottom w:val="single" w:sz="4" w:space="0" w:color="auto"/>
              <w:right w:val="single" w:sz="4" w:space="0" w:color="auto"/>
            </w:tcBorders>
            <w:vAlign w:val="center"/>
            <w:hideMark/>
          </w:tcPr>
          <w:p w14:paraId="125F42A5" w14:textId="77777777" w:rsidR="00C0627B" w:rsidRPr="00C0627B" w:rsidRDefault="00C0627B" w:rsidP="00C0627B">
            <w:pPr>
              <w:widowControl/>
              <w:rPr>
                <w:rFonts w:ascii="Times New Roman" w:eastAsia="Times New Roman" w:hAnsi="Times New Roman"/>
                <w:color w:val="000000"/>
                <w:kern w:val="0"/>
                <w:lang w:eastAsia="en-US"/>
              </w:rPr>
            </w:pPr>
          </w:p>
        </w:tc>
        <w:tc>
          <w:tcPr>
            <w:tcW w:w="726" w:type="dxa"/>
            <w:vMerge/>
            <w:tcBorders>
              <w:top w:val="single" w:sz="4" w:space="0" w:color="auto"/>
              <w:left w:val="single" w:sz="4" w:space="0" w:color="auto"/>
              <w:bottom w:val="single" w:sz="4" w:space="0" w:color="auto"/>
              <w:right w:val="single" w:sz="4" w:space="0" w:color="auto"/>
            </w:tcBorders>
            <w:vAlign w:val="center"/>
            <w:hideMark/>
          </w:tcPr>
          <w:p w14:paraId="6B8C6923" w14:textId="77777777" w:rsidR="00C0627B" w:rsidRPr="00C0627B" w:rsidRDefault="00C0627B" w:rsidP="00C0627B">
            <w:pPr>
              <w:widowControl/>
              <w:rPr>
                <w:rFonts w:ascii="Times New Roman" w:eastAsia="Times New Roman" w:hAnsi="Times New Roman"/>
                <w:color w:val="000000"/>
                <w:kern w:val="0"/>
                <w:lang w:eastAsia="en-US"/>
              </w:rPr>
            </w:pPr>
          </w:p>
        </w:tc>
        <w:tc>
          <w:tcPr>
            <w:tcW w:w="11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AA6293"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5/20/2020</w:t>
            </w:r>
          </w:p>
        </w:tc>
        <w:tc>
          <w:tcPr>
            <w:tcW w:w="14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944273"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Tributary</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C5ED3A"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20.19 (19.47)</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2A8D6F"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0.431 J (0.5 U)</w:t>
            </w:r>
          </w:p>
        </w:tc>
        <w:tc>
          <w:tcPr>
            <w:tcW w:w="1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809A1E"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2.92 (2.83)</w:t>
            </w:r>
          </w:p>
        </w:tc>
        <w:tc>
          <w:tcPr>
            <w:tcW w:w="1543" w:type="dxa"/>
            <w:tcBorders>
              <w:top w:val="single" w:sz="4" w:space="0" w:color="auto"/>
              <w:left w:val="single" w:sz="4" w:space="0" w:color="auto"/>
              <w:bottom w:val="single" w:sz="4" w:space="0" w:color="auto"/>
              <w:right w:val="single" w:sz="4" w:space="0" w:color="auto"/>
            </w:tcBorders>
            <w:shd w:val="clear" w:color="auto" w:fill="C7E6A4"/>
            <w:noWrap/>
            <w:vAlign w:val="center"/>
            <w:hideMark/>
          </w:tcPr>
          <w:p w14:paraId="54A52C9E"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69.9 (9.09 J)</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D7A52"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26.61 (25.8)</w:t>
            </w:r>
          </w:p>
        </w:tc>
      </w:tr>
      <w:tr w:rsidR="00C0627B" w:rsidRPr="00C0627B" w14:paraId="3F83F56A" w14:textId="77777777" w:rsidTr="00675477">
        <w:trPr>
          <w:trHeight w:val="192"/>
        </w:trPr>
        <w:tc>
          <w:tcPr>
            <w:tcW w:w="1724" w:type="dxa"/>
            <w:vMerge/>
            <w:tcBorders>
              <w:top w:val="single" w:sz="4" w:space="0" w:color="auto"/>
              <w:left w:val="single" w:sz="4" w:space="0" w:color="auto"/>
              <w:bottom w:val="single" w:sz="4" w:space="0" w:color="auto"/>
              <w:right w:val="single" w:sz="4" w:space="0" w:color="auto"/>
            </w:tcBorders>
            <w:vAlign w:val="center"/>
            <w:hideMark/>
          </w:tcPr>
          <w:p w14:paraId="67BC67C7" w14:textId="77777777" w:rsidR="00C0627B" w:rsidRPr="00C0627B" w:rsidRDefault="00C0627B" w:rsidP="00C0627B">
            <w:pPr>
              <w:widowControl/>
              <w:rPr>
                <w:rFonts w:ascii="Times New Roman" w:eastAsia="Times New Roman" w:hAnsi="Times New Roman"/>
                <w:color w:val="000000"/>
                <w:kern w:val="0"/>
                <w:lang w:eastAsia="en-US"/>
              </w:rPr>
            </w:pPr>
          </w:p>
        </w:tc>
        <w:tc>
          <w:tcPr>
            <w:tcW w:w="726" w:type="dxa"/>
            <w:vMerge/>
            <w:tcBorders>
              <w:top w:val="single" w:sz="4" w:space="0" w:color="auto"/>
              <w:left w:val="single" w:sz="4" w:space="0" w:color="auto"/>
              <w:bottom w:val="single" w:sz="4" w:space="0" w:color="auto"/>
              <w:right w:val="single" w:sz="4" w:space="0" w:color="auto"/>
            </w:tcBorders>
            <w:vAlign w:val="center"/>
            <w:hideMark/>
          </w:tcPr>
          <w:p w14:paraId="41E62BAA" w14:textId="77777777" w:rsidR="00C0627B" w:rsidRPr="00C0627B" w:rsidRDefault="00C0627B" w:rsidP="00C0627B">
            <w:pPr>
              <w:widowControl/>
              <w:rPr>
                <w:rFonts w:ascii="Times New Roman" w:eastAsia="Times New Roman" w:hAnsi="Times New Roman"/>
                <w:color w:val="000000"/>
                <w:kern w:val="0"/>
                <w:lang w:eastAsia="en-US"/>
              </w:rPr>
            </w:pPr>
          </w:p>
        </w:tc>
        <w:tc>
          <w:tcPr>
            <w:tcW w:w="11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25E197"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7/22/2020</w:t>
            </w:r>
          </w:p>
        </w:tc>
        <w:tc>
          <w:tcPr>
            <w:tcW w:w="14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4C269C"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Tributary</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7216D3"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49.82</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E26290"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0.5 U</w:t>
            </w:r>
          </w:p>
        </w:tc>
        <w:tc>
          <w:tcPr>
            <w:tcW w:w="1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EBF3D9"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6.33</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F694E3"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 U</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BAA621"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57.20</w:t>
            </w:r>
          </w:p>
        </w:tc>
      </w:tr>
      <w:tr w:rsidR="00C0627B" w:rsidRPr="00C0627B" w14:paraId="44BB25CE" w14:textId="77777777" w:rsidTr="00675477">
        <w:trPr>
          <w:trHeight w:val="192"/>
        </w:trPr>
        <w:tc>
          <w:tcPr>
            <w:tcW w:w="172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6AAA8A" w14:textId="77777777" w:rsidR="00C0627B" w:rsidRPr="00C0627B" w:rsidRDefault="00C0627B" w:rsidP="00C0627B">
            <w:pPr>
              <w:widowControl/>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Soldotna Creek</w:t>
            </w:r>
          </w:p>
        </w:tc>
        <w:tc>
          <w:tcPr>
            <w:tcW w:w="72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1D5177"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 </w:t>
            </w:r>
          </w:p>
        </w:tc>
        <w:tc>
          <w:tcPr>
            <w:tcW w:w="11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CB1A32"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5/22/2019</w:t>
            </w:r>
          </w:p>
        </w:tc>
        <w:tc>
          <w:tcPr>
            <w:tcW w:w="14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B8D372"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Tributary</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9489BE"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58.94</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7502E1"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0.5 U</w:t>
            </w:r>
          </w:p>
        </w:tc>
        <w:tc>
          <w:tcPr>
            <w:tcW w:w="1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FC6F2B"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7.30</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41A102"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48.50</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CAA224"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65.96</w:t>
            </w:r>
          </w:p>
        </w:tc>
      </w:tr>
      <w:tr w:rsidR="00C0627B" w:rsidRPr="00C0627B" w14:paraId="450F6148" w14:textId="77777777" w:rsidTr="00675477">
        <w:trPr>
          <w:trHeight w:val="192"/>
        </w:trPr>
        <w:tc>
          <w:tcPr>
            <w:tcW w:w="1724" w:type="dxa"/>
            <w:vMerge/>
            <w:tcBorders>
              <w:top w:val="single" w:sz="4" w:space="0" w:color="auto"/>
              <w:left w:val="single" w:sz="4" w:space="0" w:color="auto"/>
              <w:bottom w:val="single" w:sz="4" w:space="0" w:color="auto"/>
              <w:right w:val="single" w:sz="4" w:space="0" w:color="auto"/>
            </w:tcBorders>
            <w:vAlign w:val="center"/>
            <w:hideMark/>
          </w:tcPr>
          <w:p w14:paraId="5AA62ACC" w14:textId="77777777" w:rsidR="00C0627B" w:rsidRPr="00C0627B" w:rsidRDefault="00C0627B" w:rsidP="00C0627B">
            <w:pPr>
              <w:widowControl/>
              <w:rPr>
                <w:rFonts w:ascii="Times New Roman" w:eastAsia="Times New Roman" w:hAnsi="Times New Roman"/>
                <w:color w:val="000000"/>
                <w:kern w:val="0"/>
                <w:lang w:eastAsia="en-US"/>
              </w:rPr>
            </w:pPr>
          </w:p>
        </w:tc>
        <w:tc>
          <w:tcPr>
            <w:tcW w:w="726" w:type="dxa"/>
            <w:vMerge/>
            <w:tcBorders>
              <w:top w:val="single" w:sz="4" w:space="0" w:color="auto"/>
              <w:left w:val="single" w:sz="4" w:space="0" w:color="auto"/>
              <w:bottom w:val="single" w:sz="4" w:space="0" w:color="auto"/>
              <w:right w:val="single" w:sz="4" w:space="0" w:color="auto"/>
            </w:tcBorders>
            <w:vAlign w:val="center"/>
            <w:hideMark/>
          </w:tcPr>
          <w:p w14:paraId="33C4C195" w14:textId="77777777" w:rsidR="00C0627B" w:rsidRPr="00C0627B" w:rsidRDefault="00C0627B" w:rsidP="00C0627B">
            <w:pPr>
              <w:widowControl/>
              <w:rPr>
                <w:rFonts w:ascii="Times New Roman" w:eastAsia="Times New Roman" w:hAnsi="Times New Roman"/>
                <w:color w:val="000000"/>
                <w:kern w:val="0"/>
                <w:lang w:eastAsia="en-US"/>
              </w:rPr>
            </w:pPr>
          </w:p>
        </w:tc>
        <w:tc>
          <w:tcPr>
            <w:tcW w:w="11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433311"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7/24/2019</w:t>
            </w:r>
          </w:p>
        </w:tc>
        <w:tc>
          <w:tcPr>
            <w:tcW w:w="14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0AE706"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Tributary</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4D8E79"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81.39</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5F81C3"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0.81 J</w:t>
            </w:r>
          </w:p>
        </w:tc>
        <w:tc>
          <w:tcPr>
            <w:tcW w:w="1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01EC75"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9.62</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D91D73"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5U</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4B6932"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86.70</w:t>
            </w:r>
          </w:p>
        </w:tc>
      </w:tr>
      <w:tr w:rsidR="00C0627B" w:rsidRPr="00C0627B" w14:paraId="7EF91A47" w14:textId="77777777" w:rsidTr="00675477">
        <w:trPr>
          <w:trHeight w:val="192"/>
        </w:trPr>
        <w:tc>
          <w:tcPr>
            <w:tcW w:w="1724" w:type="dxa"/>
            <w:vMerge/>
            <w:tcBorders>
              <w:top w:val="single" w:sz="4" w:space="0" w:color="auto"/>
              <w:left w:val="single" w:sz="4" w:space="0" w:color="auto"/>
              <w:bottom w:val="single" w:sz="4" w:space="0" w:color="auto"/>
              <w:right w:val="single" w:sz="4" w:space="0" w:color="auto"/>
            </w:tcBorders>
            <w:vAlign w:val="center"/>
            <w:hideMark/>
          </w:tcPr>
          <w:p w14:paraId="7A13E7E1" w14:textId="77777777" w:rsidR="00C0627B" w:rsidRPr="00C0627B" w:rsidRDefault="00C0627B" w:rsidP="00C0627B">
            <w:pPr>
              <w:widowControl/>
              <w:rPr>
                <w:rFonts w:ascii="Times New Roman" w:eastAsia="Times New Roman" w:hAnsi="Times New Roman"/>
                <w:color w:val="000000"/>
                <w:kern w:val="0"/>
                <w:lang w:eastAsia="en-US"/>
              </w:rPr>
            </w:pPr>
          </w:p>
        </w:tc>
        <w:tc>
          <w:tcPr>
            <w:tcW w:w="726" w:type="dxa"/>
            <w:vMerge/>
            <w:tcBorders>
              <w:top w:val="single" w:sz="4" w:space="0" w:color="auto"/>
              <w:left w:val="single" w:sz="4" w:space="0" w:color="auto"/>
              <w:bottom w:val="single" w:sz="4" w:space="0" w:color="auto"/>
              <w:right w:val="single" w:sz="4" w:space="0" w:color="auto"/>
            </w:tcBorders>
            <w:vAlign w:val="center"/>
            <w:hideMark/>
          </w:tcPr>
          <w:p w14:paraId="68B3A2F0" w14:textId="77777777" w:rsidR="00C0627B" w:rsidRPr="00C0627B" w:rsidRDefault="00C0627B" w:rsidP="00C0627B">
            <w:pPr>
              <w:widowControl/>
              <w:rPr>
                <w:rFonts w:ascii="Times New Roman" w:eastAsia="Times New Roman" w:hAnsi="Times New Roman"/>
                <w:color w:val="000000"/>
                <w:kern w:val="0"/>
                <w:lang w:eastAsia="en-US"/>
              </w:rPr>
            </w:pPr>
          </w:p>
        </w:tc>
        <w:tc>
          <w:tcPr>
            <w:tcW w:w="11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7EC94C"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5/20/2020</w:t>
            </w:r>
          </w:p>
        </w:tc>
        <w:tc>
          <w:tcPr>
            <w:tcW w:w="14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FD48F7"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Tributary</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E51C33"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38.91 (39.08)</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779CBB"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0.5 U (0.5 U)</w:t>
            </w:r>
          </w:p>
        </w:tc>
        <w:tc>
          <w:tcPr>
            <w:tcW w:w="1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C4815C"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5.12 (5.14)</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A36E94"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 U (5 U)</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D5FA88"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46.39 (46.56)</w:t>
            </w:r>
          </w:p>
        </w:tc>
      </w:tr>
      <w:tr w:rsidR="00C0627B" w:rsidRPr="00C0627B" w14:paraId="569064D1" w14:textId="77777777" w:rsidTr="00675477">
        <w:trPr>
          <w:trHeight w:val="192"/>
        </w:trPr>
        <w:tc>
          <w:tcPr>
            <w:tcW w:w="1724" w:type="dxa"/>
            <w:vMerge/>
            <w:tcBorders>
              <w:top w:val="single" w:sz="4" w:space="0" w:color="auto"/>
              <w:left w:val="single" w:sz="4" w:space="0" w:color="auto"/>
              <w:bottom w:val="single" w:sz="4" w:space="0" w:color="auto"/>
              <w:right w:val="single" w:sz="4" w:space="0" w:color="auto"/>
            </w:tcBorders>
            <w:vAlign w:val="center"/>
            <w:hideMark/>
          </w:tcPr>
          <w:p w14:paraId="35722522" w14:textId="77777777" w:rsidR="00C0627B" w:rsidRPr="00C0627B" w:rsidRDefault="00C0627B" w:rsidP="00C0627B">
            <w:pPr>
              <w:widowControl/>
              <w:rPr>
                <w:rFonts w:ascii="Times New Roman" w:eastAsia="Times New Roman" w:hAnsi="Times New Roman"/>
                <w:color w:val="000000"/>
                <w:kern w:val="0"/>
                <w:lang w:eastAsia="en-US"/>
              </w:rPr>
            </w:pPr>
          </w:p>
        </w:tc>
        <w:tc>
          <w:tcPr>
            <w:tcW w:w="726" w:type="dxa"/>
            <w:vMerge/>
            <w:tcBorders>
              <w:top w:val="single" w:sz="4" w:space="0" w:color="auto"/>
              <w:left w:val="single" w:sz="4" w:space="0" w:color="auto"/>
              <w:bottom w:val="single" w:sz="4" w:space="0" w:color="auto"/>
              <w:right w:val="single" w:sz="4" w:space="0" w:color="auto"/>
            </w:tcBorders>
            <w:vAlign w:val="center"/>
            <w:hideMark/>
          </w:tcPr>
          <w:p w14:paraId="77074F42" w14:textId="77777777" w:rsidR="00C0627B" w:rsidRPr="00C0627B" w:rsidRDefault="00C0627B" w:rsidP="00C0627B">
            <w:pPr>
              <w:widowControl/>
              <w:rPr>
                <w:rFonts w:ascii="Times New Roman" w:eastAsia="Times New Roman" w:hAnsi="Times New Roman"/>
                <w:color w:val="000000"/>
                <w:kern w:val="0"/>
                <w:lang w:eastAsia="en-US"/>
              </w:rPr>
            </w:pPr>
          </w:p>
        </w:tc>
        <w:tc>
          <w:tcPr>
            <w:tcW w:w="11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882DF"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7/22/2020</w:t>
            </w:r>
          </w:p>
        </w:tc>
        <w:tc>
          <w:tcPr>
            <w:tcW w:w="14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41946F"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Tributary</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E81DB3"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49.78</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C8186B"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0.5 U</w:t>
            </w:r>
          </w:p>
        </w:tc>
        <w:tc>
          <w:tcPr>
            <w:tcW w:w="1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5DAA26"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6.32</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552F3A"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 U</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01791E"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57.16</w:t>
            </w:r>
          </w:p>
        </w:tc>
      </w:tr>
      <w:tr w:rsidR="00675477" w:rsidRPr="00C0627B" w14:paraId="60354D85" w14:textId="77777777" w:rsidTr="00675477">
        <w:trPr>
          <w:trHeight w:val="560"/>
        </w:trPr>
        <w:tc>
          <w:tcPr>
            <w:tcW w:w="12889" w:type="dxa"/>
            <w:gridSpan w:val="9"/>
            <w:tcBorders>
              <w:top w:val="single" w:sz="4" w:space="0" w:color="auto"/>
              <w:left w:val="single" w:sz="4" w:space="0" w:color="auto"/>
              <w:bottom w:val="single" w:sz="4" w:space="0" w:color="auto"/>
              <w:right w:val="single" w:sz="4" w:space="0" w:color="auto"/>
            </w:tcBorders>
            <w:shd w:val="clear" w:color="000000" w:fill="E2EFDA"/>
            <w:vAlign w:val="center"/>
            <w:hideMark/>
          </w:tcPr>
          <w:p w14:paraId="5DFA239E" w14:textId="77777777" w:rsidR="00675477" w:rsidRPr="00C0627B" w:rsidRDefault="00675477" w:rsidP="00BD56A8">
            <w:pPr>
              <w:widowControl/>
              <w:jc w:val="center"/>
              <w:rPr>
                <w:rFonts w:ascii="Times New Roman" w:eastAsia="Times New Roman" w:hAnsi="Times New Roman"/>
                <w:b/>
                <w:bCs/>
                <w:color w:val="000000"/>
                <w:kern w:val="0"/>
                <w:lang w:eastAsia="en-US"/>
              </w:rPr>
            </w:pPr>
            <w:r w:rsidRPr="00C0627B">
              <w:rPr>
                <w:rFonts w:ascii="Times New Roman" w:eastAsia="Times New Roman" w:hAnsi="Times New Roman"/>
                <w:b/>
                <w:bCs/>
                <w:color w:val="000000"/>
                <w:kern w:val="0"/>
                <w:lang w:eastAsia="en-US"/>
              </w:rPr>
              <w:t>Copper, zinc exceedances based on water quality criteria for aquatic life for fresh water (chronic exposure) established by Alaska Department of Environmental Conservation</w:t>
            </w:r>
          </w:p>
        </w:tc>
      </w:tr>
      <w:tr w:rsidR="00675477" w:rsidRPr="00C0627B" w14:paraId="2F34D577" w14:textId="77777777" w:rsidTr="00675477">
        <w:trPr>
          <w:trHeight w:val="266"/>
        </w:trPr>
        <w:tc>
          <w:tcPr>
            <w:tcW w:w="12889" w:type="dxa"/>
            <w:gridSpan w:val="9"/>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7EBE172" w14:textId="77777777" w:rsidR="00675477" w:rsidRPr="00C0627B" w:rsidRDefault="00675477" w:rsidP="00BD56A8">
            <w:pPr>
              <w:widowControl/>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CCC</w:t>
            </w:r>
            <w:r>
              <w:rPr>
                <w:rFonts w:ascii="Times New Roman" w:eastAsia="Times New Roman" w:hAnsi="Times New Roman"/>
                <w:color w:val="000000"/>
                <w:kern w:val="0"/>
                <w:lang w:eastAsia="en-US"/>
              </w:rPr>
              <w:t xml:space="preserve"> </w:t>
            </w:r>
            <w:r w:rsidRPr="00C0627B">
              <w:rPr>
                <w:rFonts w:ascii="Times New Roman" w:eastAsia="Times New Roman" w:hAnsi="Times New Roman"/>
                <w:color w:val="000000"/>
                <w:kern w:val="0"/>
                <w:lang w:eastAsia="en-US"/>
              </w:rPr>
              <w:t>= criterion continuous concentration (freshwater)</w:t>
            </w:r>
            <w:r w:rsidRPr="00C0627B">
              <w:rPr>
                <w:rFonts w:ascii="Times New Roman" w:eastAsia="Times New Roman" w:hAnsi="Times New Roman"/>
                <w:color w:val="000000"/>
                <w:kern w:val="0"/>
                <w:lang w:eastAsia="en-US"/>
              </w:rPr>
              <w:br/>
              <w:t>()</w:t>
            </w:r>
            <w:r>
              <w:rPr>
                <w:rFonts w:ascii="Times New Roman" w:eastAsia="Times New Roman" w:hAnsi="Times New Roman"/>
                <w:color w:val="000000"/>
                <w:kern w:val="0"/>
                <w:lang w:eastAsia="en-US"/>
              </w:rPr>
              <w:t xml:space="preserve"> </w:t>
            </w:r>
            <w:r w:rsidRPr="00C0627B">
              <w:rPr>
                <w:rFonts w:ascii="Times New Roman" w:eastAsia="Times New Roman" w:hAnsi="Times New Roman"/>
                <w:color w:val="000000"/>
                <w:kern w:val="0"/>
                <w:lang w:eastAsia="en-US"/>
              </w:rPr>
              <w:t>= duplicate sample</w:t>
            </w:r>
            <w:r w:rsidRPr="00C0627B">
              <w:rPr>
                <w:rFonts w:ascii="Times New Roman" w:eastAsia="Times New Roman" w:hAnsi="Times New Roman"/>
                <w:color w:val="000000"/>
                <w:kern w:val="0"/>
                <w:lang w:eastAsia="en-US"/>
              </w:rPr>
              <w:br/>
              <w:t>J</w:t>
            </w:r>
            <w:r>
              <w:rPr>
                <w:rFonts w:ascii="Times New Roman" w:eastAsia="Times New Roman" w:hAnsi="Times New Roman"/>
                <w:color w:val="000000"/>
                <w:kern w:val="0"/>
                <w:lang w:eastAsia="en-US"/>
              </w:rPr>
              <w:t xml:space="preserve"> </w:t>
            </w:r>
            <w:r w:rsidRPr="00C0627B">
              <w:rPr>
                <w:rFonts w:ascii="Times New Roman" w:eastAsia="Times New Roman" w:hAnsi="Times New Roman"/>
                <w:color w:val="000000"/>
                <w:kern w:val="0"/>
                <w:lang w:eastAsia="en-US"/>
              </w:rPr>
              <w:t>= quantitation is an estimate</w:t>
            </w:r>
            <w:r w:rsidRPr="00C0627B">
              <w:rPr>
                <w:rFonts w:ascii="Times New Roman" w:eastAsia="Times New Roman" w:hAnsi="Times New Roman"/>
                <w:color w:val="000000"/>
                <w:kern w:val="0"/>
                <w:lang w:eastAsia="en-US"/>
              </w:rPr>
              <w:br/>
              <w:t>U</w:t>
            </w:r>
            <w:r>
              <w:rPr>
                <w:rFonts w:ascii="Times New Roman" w:eastAsia="Times New Roman" w:hAnsi="Times New Roman"/>
                <w:color w:val="000000"/>
                <w:kern w:val="0"/>
                <w:lang w:eastAsia="en-US"/>
              </w:rPr>
              <w:t xml:space="preserve"> </w:t>
            </w:r>
            <w:r w:rsidRPr="00C0627B">
              <w:rPr>
                <w:rFonts w:ascii="Times New Roman" w:eastAsia="Times New Roman" w:hAnsi="Times New Roman"/>
                <w:color w:val="000000"/>
                <w:kern w:val="0"/>
                <w:lang w:eastAsia="en-US"/>
              </w:rPr>
              <w:t>= analyte was analyzed for but not detected</w:t>
            </w:r>
          </w:p>
        </w:tc>
      </w:tr>
      <w:tr w:rsidR="00675477" w:rsidRPr="00C0627B" w14:paraId="7E2528A4" w14:textId="77777777" w:rsidTr="00675477">
        <w:trPr>
          <w:trHeight w:val="412"/>
        </w:trPr>
        <w:tc>
          <w:tcPr>
            <w:tcW w:w="12889" w:type="dxa"/>
            <w:gridSpan w:val="9"/>
            <w:vMerge/>
            <w:tcBorders>
              <w:top w:val="single" w:sz="4" w:space="0" w:color="auto"/>
              <w:left w:val="single" w:sz="4" w:space="0" w:color="auto"/>
              <w:bottom w:val="single" w:sz="4" w:space="0" w:color="auto"/>
              <w:right w:val="single" w:sz="4" w:space="0" w:color="auto"/>
            </w:tcBorders>
            <w:vAlign w:val="center"/>
            <w:hideMark/>
          </w:tcPr>
          <w:p w14:paraId="18EE043C" w14:textId="77777777" w:rsidR="00675477" w:rsidRPr="00C0627B" w:rsidRDefault="00675477" w:rsidP="00BD56A8">
            <w:pPr>
              <w:widowControl/>
              <w:rPr>
                <w:rFonts w:ascii="Calibri" w:eastAsia="Times New Roman" w:hAnsi="Calibri" w:cs="Calibri"/>
                <w:color w:val="000000"/>
                <w:kern w:val="0"/>
                <w:sz w:val="22"/>
                <w:szCs w:val="22"/>
                <w:lang w:eastAsia="en-US"/>
              </w:rPr>
            </w:pPr>
          </w:p>
        </w:tc>
      </w:tr>
      <w:tr w:rsidR="00675477" w:rsidRPr="00C0627B" w14:paraId="5D1E1BFD" w14:textId="77777777" w:rsidTr="00675477">
        <w:trPr>
          <w:trHeight w:val="412"/>
        </w:trPr>
        <w:tc>
          <w:tcPr>
            <w:tcW w:w="12889" w:type="dxa"/>
            <w:gridSpan w:val="9"/>
            <w:vMerge/>
            <w:tcBorders>
              <w:top w:val="single" w:sz="4" w:space="0" w:color="auto"/>
              <w:left w:val="single" w:sz="4" w:space="0" w:color="auto"/>
              <w:bottom w:val="single" w:sz="4" w:space="0" w:color="auto"/>
              <w:right w:val="single" w:sz="4" w:space="0" w:color="auto"/>
            </w:tcBorders>
            <w:vAlign w:val="center"/>
            <w:hideMark/>
          </w:tcPr>
          <w:p w14:paraId="72951A47" w14:textId="77777777" w:rsidR="00675477" w:rsidRPr="00C0627B" w:rsidRDefault="00675477" w:rsidP="00BD56A8">
            <w:pPr>
              <w:widowControl/>
              <w:rPr>
                <w:rFonts w:ascii="Calibri" w:eastAsia="Times New Roman" w:hAnsi="Calibri" w:cs="Calibri"/>
                <w:color w:val="000000"/>
                <w:kern w:val="0"/>
                <w:sz w:val="22"/>
                <w:szCs w:val="22"/>
                <w:lang w:eastAsia="en-US"/>
              </w:rPr>
            </w:pPr>
          </w:p>
        </w:tc>
      </w:tr>
      <w:tr w:rsidR="00675477" w:rsidRPr="00C0627B" w14:paraId="02F60C37" w14:textId="77777777" w:rsidTr="00675477">
        <w:trPr>
          <w:trHeight w:val="412"/>
        </w:trPr>
        <w:tc>
          <w:tcPr>
            <w:tcW w:w="12889" w:type="dxa"/>
            <w:gridSpan w:val="9"/>
            <w:vMerge/>
            <w:tcBorders>
              <w:top w:val="single" w:sz="4" w:space="0" w:color="auto"/>
              <w:left w:val="single" w:sz="4" w:space="0" w:color="auto"/>
              <w:bottom w:val="single" w:sz="4" w:space="0" w:color="auto"/>
              <w:right w:val="single" w:sz="4" w:space="0" w:color="auto"/>
            </w:tcBorders>
            <w:vAlign w:val="center"/>
            <w:hideMark/>
          </w:tcPr>
          <w:p w14:paraId="67249F09" w14:textId="77777777" w:rsidR="00675477" w:rsidRPr="00C0627B" w:rsidRDefault="00675477" w:rsidP="00BD56A8">
            <w:pPr>
              <w:widowControl/>
              <w:rPr>
                <w:rFonts w:ascii="Calibri" w:eastAsia="Times New Roman" w:hAnsi="Calibri" w:cs="Calibri"/>
                <w:color w:val="000000"/>
                <w:kern w:val="0"/>
                <w:sz w:val="22"/>
                <w:szCs w:val="22"/>
                <w:lang w:eastAsia="en-US"/>
              </w:rPr>
            </w:pPr>
          </w:p>
        </w:tc>
      </w:tr>
    </w:tbl>
    <w:p w14:paraId="5F469386" w14:textId="77777777" w:rsidR="00781AF0" w:rsidRDefault="00781AF0" w:rsidP="00781AF0">
      <w:pPr>
        <w:rPr>
          <w:rFonts w:ascii="Times New Roman" w:hAnsi="Times New Roman"/>
        </w:rPr>
      </w:pPr>
    </w:p>
    <w:p w14:paraId="3AB2F3F6" w14:textId="00CAAF56" w:rsidR="00BA487E" w:rsidRDefault="00BA487E" w:rsidP="00BA487E">
      <w:pPr>
        <w:rPr>
          <w:rFonts w:ascii="Times New Roman" w:hAnsi="Times New Roman"/>
        </w:rPr>
      </w:pPr>
    </w:p>
    <w:p w14:paraId="7AB5376D" w14:textId="551AD765" w:rsidR="00675477" w:rsidRDefault="00675477" w:rsidP="00BA487E">
      <w:pPr>
        <w:rPr>
          <w:rFonts w:ascii="Times New Roman" w:hAnsi="Times New Roman"/>
        </w:rPr>
      </w:pPr>
    </w:p>
    <w:p w14:paraId="01C63176" w14:textId="1A1F07FA" w:rsidR="00675477" w:rsidRDefault="00675477" w:rsidP="00BA487E">
      <w:pPr>
        <w:rPr>
          <w:rFonts w:ascii="Times New Roman" w:hAnsi="Times New Roman"/>
        </w:rPr>
      </w:pPr>
    </w:p>
    <w:p w14:paraId="3381B838" w14:textId="688E6B1E" w:rsidR="00675477" w:rsidRDefault="00675477" w:rsidP="00BA487E">
      <w:pPr>
        <w:rPr>
          <w:rFonts w:ascii="Times New Roman" w:hAnsi="Times New Roman"/>
        </w:rPr>
      </w:pPr>
    </w:p>
    <w:p w14:paraId="3AB04321" w14:textId="1AB72F0F" w:rsidR="00675477" w:rsidRDefault="00675477" w:rsidP="00BA487E">
      <w:pPr>
        <w:rPr>
          <w:rFonts w:ascii="Times New Roman" w:hAnsi="Times New Roman"/>
        </w:rPr>
      </w:pPr>
    </w:p>
    <w:p w14:paraId="21E63F22" w14:textId="5F8985A4" w:rsidR="00675477" w:rsidRDefault="00675477" w:rsidP="00675477">
      <w:pPr>
        <w:pStyle w:val="Caption"/>
        <w:rPr>
          <w:sz w:val="24"/>
          <w:szCs w:val="24"/>
        </w:rPr>
      </w:pPr>
      <w:r w:rsidRPr="00C822F8">
        <w:rPr>
          <w:sz w:val="24"/>
          <w:szCs w:val="24"/>
        </w:rPr>
        <w:t xml:space="preserve">Table </w:t>
      </w:r>
      <w:r>
        <w:rPr>
          <w:sz w:val="24"/>
          <w:szCs w:val="24"/>
        </w:rPr>
        <w:t>3 (Page 2 of 2)</w:t>
      </w:r>
      <w:r w:rsidRPr="00C822F8">
        <w:rPr>
          <w:sz w:val="24"/>
          <w:szCs w:val="24"/>
        </w:rPr>
        <w:t>. Copper</w:t>
      </w:r>
      <w:r>
        <w:rPr>
          <w:sz w:val="24"/>
          <w:szCs w:val="24"/>
        </w:rPr>
        <w:t xml:space="preserve"> and zinc</w:t>
      </w:r>
      <w:r w:rsidRPr="00C822F8">
        <w:rPr>
          <w:sz w:val="24"/>
          <w:szCs w:val="24"/>
        </w:rPr>
        <w:t xml:space="preserve"> levels and freshwater hardness-dependent </w:t>
      </w:r>
      <w:r>
        <w:rPr>
          <w:sz w:val="24"/>
          <w:szCs w:val="24"/>
        </w:rPr>
        <w:t xml:space="preserve">toxicity </w:t>
      </w:r>
      <w:r w:rsidRPr="00C822F8">
        <w:rPr>
          <w:sz w:val="24"/>
          <w:szCs w:val="24"/>
        </w:rPr>
        <w:t>standards for sampling ev</w:t>
      </w:r>
      <w:r>
        <w:rPr>
          <w:sz w:val="24"/>
          <w:szCs w:val="24"/>
        </w:rPr>
        <w:t xml:space="preserve">ents on Kenai River mainstem </w:t>
      </w:r>
      <w:del w:id="218" w:author="Benjamin Meyer" w:date="2020-11-30T11:58:00Z">
        <w:r w:rsidDel="0085768C">
          <w:rPr>
            <w:sz w:val="24"/>
            <w:szCs w:val="24"/>
          </w:rPr>
          <w:delText>tributaries on May 22, 2019</w:delText>
        </w:r>
        <w:r w:rsidRPr="00C822F8" w:rsidDel="0085768C">
          <w:rPr>
            <w:sz w:val="24"/>
            <w:szCs w:val="24"/>
          </w:rPr>
          <w:delText xml:space="preserve"> July 24, 2019 </w:delText>
        </w:r>
      </w:del>
      <w:r w:rsidRPr="00C822F8">
        <w:rPr>
          <w:sz w:val="24"/>
          <w:szCs w:val="24"/>
        </w:rPr>
        <w:t xml:space="preserve">during copper and zinc-specific sampling events. Hardness was calculated using levels of calcium and magnesium found during the KRBWQM sampling </w:t>
      </w:r>
    </w:p>
    <w:p w14:paraId="100623F4" w14:textId="51CC0C71" w:rsidR="00675477" w:rsidRDefault="00675477" w:rsidP="00675477">
      <w:pPr>
        <w:pStyle w:val="Caption"/>
        <w:rPr>
          <w:b w:val="0"/>
          <w:sz w:val="24"/>
          <w:szCs w:val="24"/>
          <w:lang w:eastAsia="en-US"/>
        </w:rPr>
      </w:pPr>
      <w:r w:rsidRPr="00C822F8">
        <w:rPr>
          <w:sz w:val="24"/>
          <w:szCs w:val="24"/>
        </w:rPr>
        <w:t>events at corresponding locations (Table 1</w:t>
      </w:r>
      <w:commentRangeStart w:id="219"/>
      <w:r w:rsidRPr="00C822F8">
        <w:rPr>
          <w:sz w:val="24"/>
          <w:szCs w:val="24"/>
        </w:rPr>
        <w:t>).</w:t>
      </w:r>
      <w:commentRangeEnd w:id="219"/>
      <w:r>
        <w:rPr>
          <w:rStyle w:val="CommentReference"/>
          <w:b w:val="0"/>
          <w:bCs w:val="0"/>
          <w:caps w:val="0"/>
        </w:rPr>
        <w:commentReference w:id="219"/>
      </w:r>
    </w:p>
    <w:tbl>
      <w:tblPr>
        <w:tblW w:w="12767" w:type="dxa"/>
        <w:tblInd w:w="108" w:type="dxa"/>
        <w:tblLook w:val="04A0" w:firstRow="1" w:lastRow="0" w:firstColumn="1" w:lastColumn="0" w:noHBand="0" w:noVBand="1"/>
      </w:tblPr>
      <w:tblGrid>
        <w:gridCol w:w="1708"/>
        <w:gridCol w:w="719"/>
        <w:gridCol w:w="1168"/>
        <w:gridCol w:w="1438"/>
        <w:gridCol w:w="1708"/>
        <w:gridCol w:w="1708"/>
        <w:gridCol w:w="1258"/>
        <w:gridCol w:w="1528"/>
        <w:gridCol w:w="1532"/>
      </w:tblGrid>
      <w:tr w:rsidR="00675477" w:rsidRPr="00C0627B" w14:paraId="21071095" w14:textId="77777777" w:rsidTr="00675477">
        <w:trPr>
          <w:trHeight w:val="172"/>
        </w:trPr>
        <w:tc>
          <w:tcPr>
            <w:tcW w:w="17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22319D" w14:textId="40ABF9DF" w:rsidR="00675477" w:rsidRPr="00C0627B" w:rsidRDefault="00675477" w:rsidP="00675477">
            <w:pPr>
              <w:widowControl/>
              <w:rPr>
                <w:rFonts w:ascii="Times New Roman" w:eastAsia="Times New Roman" w:hAnsi="Times New Roman"/>
                <w:color w:val="000000"/>
                <w:kern w:val="0"/>
                <w:lang w:eastAsia="en-US"/>
              </w:rPr>
            </w:pPr>
            <w:r w:rsidRPr="00C0627B">
              <w:rPr>
                <w:rFonts w:ascii="Calibri" w:eastAsia="Times New Roman" w:hAnsi="Calibri" w:cs="Calibri"/>
                <w:b/>
                <w:bCs/>
                <w:color w:val="000000"/>
                <w:kern w:val="0"/>
                <w:sz w:val="22"/>
                <w:szCs w:val="22"/>
                <w:lang w:eastAsia="en-US"/>
              </w:rPr>
              <w:t> </w:t>
            </w:r>
          </w:p>
        </w:tc>
        <w:tc>
          <w:tcPr>
            <w:tcW w:w="71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D6403B" w14:textId="209DACF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Calibri" w:eastAsia="Times New Roman" w:hAnsi="Calibri" w:cs="Calibri"/>
                <w:b/>
                <w:bCs/>
                <w:color w:val="000000"/>
                <w:kern w:val="0"/>
                <w:sz w:val="22"/>
                <w:szCs w:val="22"/>
                <w:lang w:eastAsia="en-US"/>
              </w:rPr>
              <w:t> </w:t>
            </w:r>
          </w:p>
        </w:tc>
        <w:tc>
          <w:tcPr>
            <w:tcW w:w="11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6AFC5C" w14:textId="5C01481C"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sz w:val="22"/>
                <w:szCs w:val="22"/>
                <w:lang w:eastAsia="en-US"/>
              </w:rPr>
              <w:t> </w:t>
            </w:r>
          </w:p>
        </w:tc>
        <w:tc>
          <w:tcPr>
            <w:tcW w:w="14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6048F6" w14:textId="383845D8"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b/>
                <w:bCs/>
                <w:color w:val="000000"/>
                <w:kern w:val="0"/>
                <w:sz w:val="22"/>
                <w:szCs w:val="22"/>
                <w:lang w:eastAsia="en-US"/>
              </w:rPr>
              <w:t> </w:t>
            </w:r>
          </w:p>
        </w:tc>
        <w:tc>
          <w:tcPr>
            <w:tcW w:w="17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DBE2CE" w14:textId="61DC49FB"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b/>
                <w:bCs/>
                <w:color w:val="000000"/>
                <w:kern w:val="0"/>
                <w:sz w:val="22"/>
                <w:szCs w:val="22"/>
                <w:lang w:eastAsia="en-US"/>
              </w:rPr>
              <w:t> </w:t>
            </w:r>
          </w:p>
        </w:tc>
        <w:tc>
          <w:tcPr>
            <w:tcW w:w="17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98BFB8" w14:textId="5B0F0C35"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b/>
                <w:bCs/>
                <w:color w:val="000000"/>
                <w:kern w:val="0"/>
                <w:lang w:eastAsia="en-US"/>
              </w:rPr>
              <w:t>Copper</w:t>
            </w:r>
          </w:p>
        </w:tc>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FFC93D" w14:textId="6B5427EA"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b/>
                <w:bCs/>
                <w:color w:val="000000"/>
                <w:kern w:val="0"/>
                <w:lang w:eastAsia="en-US"/>
              </w:rPr>
              <w:t>Zinc</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D8095E" w14:textId="77777777" w:rsidR="00675477" w:rsidRPr="00C0627B" w:rsidRDefault="00675477" w:rsidP="00675477">
            <w:pPr>
              <w:widowControl/>
              <w:jc w:val="center"/>
              <w:rPr>
                <w:rFonts w:ascii="Times New Roman" w:eastAsia="Times New Roman" w:hAnsi="Times New Roman"/>
                <w:color w:val="000000"/>
                <w:kern w:val="0"/>
                <w:lang w:eastAsia="en-US"/>
              </w:rPr>
            </w:pPr>
          </w:p>
        </w:tc>
        <w:tc>
          <w:tcPr>
            <w:tcW w:w="15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EC3DAE" w14:textId="77777777" w:rsidR="00675477" w:rsidRPr="00C0627B" w:rsidRDefault="00675477" w:rsidP="00675477">
            <w:pPr>
              <w:widowControl/>
              <w:jc w:val="center"/>
              <w:rPr>
                <w:rFonts w:ascii="Times New Roman" w:eastAsia="Times New Roman" w:hAnsi="Times New Roman"/>
                <w:color w:val="000000"/>
                <w:kern w:val="0"/>
                <w:lang w:eastAsia="en-US"/>
              </w:rPr>
            </w:pPr>
          </w:p>
        </w:tc>
      </w:tr>
      <w:tr w:rsidR="00675477" w:rsidRPr="00C0627B" w14:paraId="0B7DC5F8" w14:textId="77777777" w:rsidTr="00675477">
        <w:trPr>
          <w:trHeight w:val="172"/>
        </w:trPr>
        <w:tc>
          <w:tcPr>
            <w:tcW w:w="170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7B9771" w14:textId="1BB28398" w:rsidR="00675477" w:rsidRPr="00C0627B" w:rsidRDefault="00675477" w:rsidP="00675477">
            <w:pPr>
              <w:widowControl/>
              <w:rPr>
                <w:rFonts w:ascii="Times New Roman" w:eastAsia="Times New Roman" w:hAnsi="Times New Roman"/>
                <w:color w:val="000000"/>
                <w:kern w:val="0"/>
                <w:lang w:eastAsia="en-US"/>
              </w:rPr>
            </w:pPr>
            <w:r w:rsidRPr="00C0627B">
              <w:rPr>
                <w:rFonts w:ascii="Times New Roman" w:eastAsia="Times New Roman" w:hAnsi="Times New Roman"/>
                <w:b/>
                <w:bCs/>
                <w:color w:val="000000"/>
                <w:kern w:val="0"/>
                <w:lang w:eastAsia="en-US"/>
              </w:rPr>
              <w:t>Site name</w:t>
            </w:r>
          </w:p>
        </w:tc>
        <w:tc>
          <w:tcPr>
            <w:tcW w:w="71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6DA132" w14:textId="01F28C3F"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b/>
                <w:bCs/>
                <w:color w:val="000000"/>
                <w:kern w:val="0"/>
                <w:lang w:eastAsia="en-US"/>
              </w:rPr>
              <w:t>River mile</w:t>
            </w:r>
          </w:p>
        </w:tc>
        <w:tc>
          <w:tcPr>
            <w:tcW w:w="11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CDB828" w14:textId="46CB72A9"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b/>
                <w:bCs/>
                <w:color w:val="000000"/>
                <w:kern w:val="0"/>
                <w:lang w:eastAsia="en-US"/>
              </w:rPr>
              <w:t>Date</w:t>
            </w:r>
          </w:p>
        </w:tc>
        <w:tc>
          <w:tcPr>
            <w:tcW w:w="14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1EAAD4" w14:textId="78D0B2BE"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b/>
                <w:bCs/>
                <w:color w:val="000000"/>
                <w:kern w:val="0"/>
                <w:lang w:eastAsia="en-US"/>
              </w:rPr>
              <w:t>Location on Kenai River</w:t>
            </w:r>
          </w:p>
        </w:tc>
        <w:tc>
          <w:tcPr>
            <w:tcW w:w="1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8C47C2" w14:textId="5D9902DE"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b/>
                <w:bCs/>
                <w:color w:val="000000"/>
                <w:kern w:val="0"/>
                <w:lang w:eastAsia="en-US"/>
              </w:rPr>
              <w:t>Hardness (mg/L)</w:t>
            </w:r>
          </w:p>
        </w:tc>
        <w:tc>
          <w:tcPr>
            <w:tcW w:w="1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A98E8F" w14:textId="48EA974D"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b/>
                <w:bCs/>
                <w:color w:val="000000"/>
                <w:kern w:val="0"/>
                <w:lang w:eastAsia="en-US"/>
              </w:rPr>
              <w:t>Result (ug/L)</w:t>
            </w:r>
          </w:p>
        </w:tc>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CEB673" w14:textId="2C2C05D3"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b/>
                <w:bCs/>
                <w:color w:val="000000"/>
                <w:kern w:val="0"/>
                <w:lang w:eastAsia="en-US"/>
              </w:rPr>
              <w:t>Standard: CCC (ug/L)</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3A43F4" w14:textId="7861B19B"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b/>
                <w:bCs/>
                <w:color w:val="000000"/>
                <w:kern w:val="0"/>
                <w:lang w:eastAsia="en-US"/>
              </w:rPr>
              <w:t>Result (ug/L)</w:t>
            </w:r>
          </w:p>
        </w:tc>
        <w:tc>
          <w:tcPr>
            <w:tcW w:w="15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4DA9F4" w14:textId="0838A184"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b/>
                <w:bCs/>
                <w:color w:val="000000"/>
                <w:kern w:val="0"/>
                <w:lang w:eastAsia="en-US"/>
              </w:rPr>
              <w:t>Standard: CCC (ug/L)</w:t>
            </w:r>
          </w:p>
        </w:tc>
      </w:tr>
      <w:tr w:rsidR="00675477" w:rsidRPr="00C0627B" w14:paraId="51A9DD2A" w14:textId="77777777" w:rsidTr="00675477">
        <w:trPr>
          <w:trHeight w:val="172"/>
        </w:trPr>
        <w:tc>
          <w:tcPr>
            <w:tcW w:w="1708" w:type="dxa"/>
            <w:vMerge/>
            <w:tcBorders>
              <w:top w:val="single" w:sz="4" w:space="0" w:color="auto"/>
              <w:left w:val="single" w:sz="4" w:space="0" w:color="auto"/>
              <w:bottom w:val="single" w:sz="4" w:space="0" w:color="auto"/>
              <w:right w:val="single" w:sz="4" w:space="0" w:color="auto"/>
            </w:tcBorders>
            <w:vAlign w:val="center"/>
            <w:hideMark/>
          </w:tcPr>
          <w:p w14:paraId="732063C7" w14:textId="77777777" w:rsidR="00675477" w:rsidRPr="00C0627B" w:rsidRDefault="00675477" w:rsidP="00675477">
            <w:pPr>
              <w:widowControl/>
              <w:rPr>
                <w:rFonts w:ascii="Times New Roman" w:eastAsia="Times New Roman" w:hAnsi="Times New Roman"/>
                <w:color w:val="000000"/>
                <w:kern w:val="0"/>
                <w:lang w:eastAsia="en-US"/>
              </w:rPr>
            </w:pPr>
          </w:p>
        </w:tc>
        <w:tc>
          <w:tcPr>
            <w:tcW w:w="719" w:type="dxa"/>
            <w:vMerge/>
            <w:tcBorders>
              <w:top w:val="single" w:sz="4" w:space="0" w:color="auto"/>
              <w:left w:val="single" w:sz="4" w:space="0" w:color="auto"/>
              <w:bottom w:val="single" w:sz="4" w:space="0" w:color="auto"/>
              <w:right w:val="single" w:sz="4" w:space="0" w:color="auto"/>
            </w:tcBorders>
            <w:vAlign w:val="center"/>
            <w:hideMark/>
          </w:tcPr>
          <w:p w14:paraId="3CA0BB56" w14:textId="77777777" w:rsidR="00675477" w:rsidRPr="00C0627B" w:rsidRDefault="00675477" w:rsidP="00675477">
            <w:pPr>
              <w:widowControl/>
              <w:rPr>
                <w:rFonts w:ascii="Times New Roman" w:eastAsia="Times New Roman" w:hAnsi="Times New Roman"/>
                <w:color w:val="000000"/>
                <w:kern w:val="0"/>
                <w:lang w:eastAsia="en-US"/>
              </w:rPr>
            </w:pPr>
          </w:p>
        </w:tc>
        <w:tc>
          <w:tcPr>
            <w:tcW w:w="11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3F9766"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7/24/2019</w:t>
            </w:r>
          </w:p>
        </w:tc>
        <w:tc>
          <w:tcPr>
            <w:tcW w:w="14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A01700"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Mainstem</w:t>
            </w:r>
          </w:p>
        </w:tc>
        <w:tc>
          <w:tcPr>
            <w:tcW w:w="1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9F00B1"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33.20</w:t>
            </w:r>
          </w:p>
        </w:tc>
        <w:tc>
          <w:tcPr>
            <w:tcW w:w="1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EA47CA"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0.70</w:t>
            </w:r>
          </w:p>
        </w:tc>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D0E0C8"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4.47</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4C2EAC"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5U</w:t>
            </w:r>
          </w:p>
        </w:tc>
        <w:tc>
          <w:tcPr>
            <w:tcW w:w="15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A76A68"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40.56</w:t>
            </w:r>
          </w:p>
        </w:tc>
      </w:tr>
      <w:tr w:rsidR="00675477" w:rsidRPr="00C0627B" w14:paraId="7D576772" w14:textId="77777777" w:rsidTr="00675477">
        <w:trPr>
          <w:trHeight w:val="172"/>
        </w:trPr>
        <w:tc>
          <w:tcPr>
            <w:tcW w:w="1708" w:type="dxa"/>
            <w:vMerge/>
            <w:tcBorders>
              <w:top w:val="single" w:sz="4" w:space="0" w:color="auto"/>
              <w:left w:val="single" w:sz="4" w:space="0" w:color="auto"/>
              <w:bottom w:val="single" w:sz="4" w:space="0" w:color="auto"/>
              <w:right w:val="single" w:sz="4" w:space="0" w:color="auto"/>
            </w:tcBorders>
            <w:vAlign w:val="center"/>
            <w:hideMark/>
          </w:tcPr>
          <w:p w14:paraId="7C9675BC" w14:textId="77777777" w:rsidR="00675477" w:rsidRPr="00C0627B" w:rsidRDefault="00675477" w:rsidP="00675477">
            <w:pPr>
              <w:widowControl/>
              <w:rPr>
                <w:rFonts w:ascii="Times New Roman" w:eastAsia="Times New Roman" w:hAnsi="Times New Roman"/>
                <w:color w:val="000000"/>
                <w:kern w:val="0"/>
                <w:lang w:eastAsia="en-US"/>
              </w:rPr>
            </w:pPr>
          </w:p>
        </w:tc>
        <w:tc>
          <w:tcPr>
            <w:tcW w:w="719" w:type="dxa"/>
            <w:vMerge/>
            <w:tcBorders>
              <w:top w:val="single" w:sz="4" w:space="0" w:color="auto"/>
              <w:left w:val="single" w:sz="4" w:space="0" w:color="auto"/>
              <w:bottom w:val="single" w:sz="4" w:space="0" w:color="auto"/>
              <w:right w:val="single" w:sz="4" w:space="0" w:color="auto"/>
            </w:tcBorders>
            <w:vAlign w:val="center"/>
            <w:hideMark/>
          </w:tcPr>
          <w:p w14:paraId="332FB990" w14:textId="77777777" w:rsidR="00675477" w:rsidRPr="00C0627B" w:rsidRDefault="00675477" w:rsidP="00675477">
            <w:pPr>
              <w:widowControl/>
              <w:rPr>
                <w:rFonts w:ascii="Times New Roman" w:eastAsia="Times New Roman" w:hAnsi="Times New Roman"/>
                <w:color w:val="000000"/>
                <w:kern w:val="0"/>
                <w:lang w:eastAsia="en-US"/>
              </w:rPr>
            </w:pPr>
          </w:p>
        </w:tc>
        <w:tc>
          <w:tcPr>
            <w:tcW w:w="11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EEA45A"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5/20/2020</w:t>
            </w:r>
          </w:p>
        </w:tc>
        <w:tc>
          <w:tcPr>
            <w:tcW w:w="14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23DEC6"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Mainstem</w:t>
            </w:r>
          </w:p>
        </w:tc>
        <w:tc>
          <w:tcPr>
            <w:tcW w:w="1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260FBF"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28.68 (28.38)</w:t>
            </w:r>
          </w:p>
        </w:tc>
        <w:tc>
          <w:tcPr>
            <w:tcW w:w="1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36E69B"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0.341 J  (0.327 J)</w:t>
            </w:r>
          </w:p>
        </w:tc>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39A871"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3.95 (3.91)</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FFD29C"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3.41 J (5 U)</w:t>
            </w:r>
          </w:p>
        </w:tc>
        <w:tc>
          <w:tcPr>
            <w:tcW w:w="15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3FA987"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35.83 (35.51)</w:t>
            </w:r>
          </w:p>
        </w:tc>
      </w:tr>
      <w:tr w:rsidR="00675477" w:rsidRPr="00C0627B" w14:paraId="01F08D4F" w14:textId="77777777" w:rsidTr="00675477">
        <w:trPr>
          <w:trHeight w:val="172"/>
        </w:trPr>
        <w:tc>
          <w:tcPr>
            <w:tcW w:w="1708" w:type="dxa"/>
            <w:vMerge/>
            <w:tcBorders>
              <w:top w:val="single" w:sz="4" w:space="0" w:color="auto"/>
              <w:left w:val="single" w:sz="4" w:space="0" w:color="auto"/>
              <w:bottom w:val="single" w:sz="4" w:space="0" w:color="auto"/>
              <w:right w:val="single" w:sz="4" w:space="0" w:color="auto"/>
            </w:tcBorders>
            <w:vAlign w:val="center"/>
            <w:hideMark/>
          </w:tcPr>
          <w:p w14:paraId="1D288497" w14:textId="77777777" w:rsidR="00675477" w:rsidRPr="00C0627B" w:rsidRDefault="00675477" w:rsidP="00675477">
            <w:pPr>
              <w:widowControl/>
              <w:rPr>
                <w:rFonts w:ascii="Times New Roman" w:eastAsia="Times New Roman" w:hAnsi="Times New Roman"/>
                <w:color w:val="000000"/>
                <w:kern w:val="0"/>
                <w:lang w:eastAsia="en-US"/>
              </w:rPr>
            </w:pPr>
          </w:p>
        </w:tc>
        <w:tc>
          <w:tcPr>
            <w:tcW w:w="719" w:type="dxa"/>
            <w:vMerge/>
            <w:tcBorders>
              <w:top w:val="single" w:sz="4" w:space="0" w:color="auto"/>
              <w:left w:val="single" w:sz="4" w:space="0" w:color="auto"/>
              <w:bottom w:val="single" w:sz="4" w:space="0" w:color="auto"/>
              <w:right w:val="single" w:sz="4" w:space="0" w:color="auto"/>
            </w:tcBorders>
            <w:vAlign w:val="center"/>
            <w:hideMark/>
          </w:tcPr>
          <w:p w14:paraId="36735838" w14:textId="77777777" w:rsidR="00675477" w:rsidRPr="00C0627B" w:rsidRDefault="00675477" w:rsidP="00675477">
            <w:pPr>
              <w:widowControl/>
              <w:rPr>
                <w:rFonts w:ascii="Times New Roman" w:eastAsia="Times New Roman" w:hAnsi="Times New Roman"/>
                <w:color w:val="000000"/>
                <w:kern w:val="0"/>
                <w:lang w:eastAsia="en-US"/>
              </w:rPr>
            </w:pPr>
          </w:p>
        </w:tc>
        <w:tc>
          <w:tcPr>
            <w:tcW w:w="11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0C1B23"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7/22/2020</w:t>
            </w:r>
          </w:p>
        </w:tc>
        <w:tc>
          <w:tcPr>
            <w:tcW w:w="14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79C96F"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Mainstem</w:t>
            </w:r>
          </w:p>
        </w:tc>
        <w:tc>
          <w:tcPr>
            <w:tcW w:w="1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317840"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33.59</w:t>
            </w:r>
          </w:p>
        </w:tc>
        <w:tc>
          <w:tcPr>
            <w:tcW w:w="1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DF0053"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0.313 J</w:t>
            </w:r>
          </w:p>
        </w:tc>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1C3829"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4.52</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A345BA"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 U</w:t>
            </w:r>
          </w:p>
        </w:tc>
        <w:tc>
          <w:tcPr>
            <w:tcW w:w="15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B6B953"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40.95</w:t>
            </w:r>
          </w:p>
        </w:tc>
      </w:tr>
      <w:tr w:rsidR="00675477" w:rsidRPr="00C0627B" w14:paraId="21C158B1" w14:textId="77777777" w:rsidTr="00675477">
        <w:trPr>
          <w:trHeight w:val="172"/>
        </w:trPr>
        <w:tc>
          <w:tcPr>
            <w:tcW w:w="170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69AF3F" w14:textId="77777777" w:rsidR="00675477" w:rsidRPr="00C0627B" w:rsidRDefault="00675477" w:rsidP="00675477">
            <w:pPr>
              <w:widowControl/>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Jim's Landing</w:t>
            </w:r>
          </w:p>
        </w:tc>
        <w:tc>
          <w:tcPr>
            <w:tcW w:w="71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74C96C"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70.00</w:t>
            </w:r>
          </w:p>
        </w:tc>
        <w:tc>
          <w:tcPr>
            <w:tcW w:w="11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01448"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5/22/2019</w:t>
            </w:r>
          </w:p>
        </w:tc>
        <w:tc>
          <w:tcPr>
            <w:tcW w:w="14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F6F9D5"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Mainstem</w:t>
            </w:r>
          </w:p>
        </w:tc>
        <w:tc>
          <w:tcPr>
            <w:tcW w:w="1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DB1487"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42.94</w:t>
            </w:r>
          </w:p>
        </w:tc>
        <w:tc>
          <w:tcPr>
            <w:tcW w:w="1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AF6910"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0.5 U</w:t>
            </w:r>
          </w:p>
        </w:tc>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5E8BD8"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5.57</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2788DB"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5U</w:t>
            </w:r>
          </w:p>
        </w:tc>
        <w:tc>
          <w:tcPr>
            <w:tcW w:w="15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B9F38E"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50.43</w:t>
            </w:r>
          </w:p>
        </w:tc>
      </w:tr>
      <w:tr w:rsidR="00675477" w:rsidRPr="00C0627B" w14:paraId="0EAF9342" w14:textId="77777777" w:rsidTr="00675477">
        <w:trPr>
          <w:trHeight w:val="172"/>
        </w:trPr>
        <w:tc>
          <w:tcPr>
            <w:tcW w:w="1708" w:type="dxa"/>
            <w:vMerge/>
            <w:tcBorders>
              <w:top w:val="single" w:sz="4" w:space="0" w:color="auto"/>
              <w:left w:val="single" w:sz="4" w:space="0" w:color="auto"/>
              <w:bottom w:val="single" w:sz="4" w:space="0" w:color="auto"/>
              <w:right w:val="single" w:sz="4" w:space="0" w:color="auto"/>
            </w:tcBorders>
            <w:vAlign w:val="center"/>
            <w:hideMark/>
          </w:tcPr>
          <w:p w14:paraId="11744A6E" w14:textId="77777777" w:rsidR="00675477" w:rsidRPr="00C0627B" w:rsidRDefault="00675477" w:rsidP="00675477">
            <w:pPr>
              <w:widowControl/>
              <w:rPr>
                <w:rFonts w:ascii="Times New Roman" w:eastAsia="Times New Roman" w:hAnsi="Times New Roman"/>
                <w:color w:val="000000"/>
                <w:kern w:val="0"/>
                <w:lang w:eastAsia="en-US"/>
              </w:rPr>
            </w:pPr>
          </w:p>
        </w:tc>
        <w:tc>
          <w:tcPr>
            <w:tcW w:w="719" w:type="dxa"/>
            <w:vMerge/>
            <w:tcBorders>
              <w:top w:val="single" w:sz="4" w:space="0" w:color="auto"/>
              <w:left w:val="single" w:sz="4" w:space="0" w:color="auto"/>
              <w:bottom w:val="single" w:sz="4" w:space="0" w:color="auto"/>
              <w:right w:val="single" w:sz="4" w:space="0" w:color="auto"/>
            </w:tcBorders>
            <w:vAlign w:val="center"/>
            <w:hideMark/>
          </w:tcPr>
          <w:p w14:paraId="3558266B" w14:textId="77777777" w:rsidR="00675477" w:rsidRPr="00C0627B" w:rsidRDefault="00675477" w:rsidP="00675477">
            <w:pPr>
              <w:widowControl/>
              <w:rPr>
                <w:rFonts w:ascii="Times New Roman" w:eastAsia="Times New Roman" w:hAnsi="Times New Roman"/>
                <w:color w:val="000000"/>
                <w:kern w:val="0"/>
                <w:lang w:eastAsia="en-US"/>
              </w:rPr>
            </w:pPr>
          </w:p>
        </w:tc>
        <w:tc>
          <w:tcPr>
            <w:tcW w:w="11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C6A327"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7/24/2019</w:t>
            </w:r>
          </w:p>
        </w:tc>
        <w:tc>
          <w:tcPr>
            <w:tcW w:w="14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6DBF33"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Mainstem</w:t>
            </w:r>
          </w:p>
        </w:tc>
        <w:tc>
          <w:tcPr>
            <w:tcW w:w="1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4CCB8F"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40.07</w:t>
            </w:r>
          </w:p>
        </w:tc>
        <w:tc>
          <w:tcPr>
            <w:tcW w:w="1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2A2A74"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0.64</w:t>
            </w:r>
          </w:p>
        </w:tc>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AB877E"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5.25</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79E76E"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5U</w:t>
            </w:r>
          </w:p>
        </w:tc>
        <w:tc>
          <w:tcPr>
            <w:tcW w:w="15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B04E10"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47.56</w:t>
            </w:r>
          </w:p>
        </w:tc>
      </w:tr>
      <w:tr w:rsidR="00675477" w:rsidRPr="00C0627B" w14:paraId="7555C139" w14:textId="77777777" w:rsidTr="00675477">
        <w:trPr>
          <w:trHeight w:val="172"/>
        </w:trPr>
        <w:tc>
          <w:tcPr>
            <w:tcW w:w="1708" w:type="dxa"/>
            <w:vMerge/>
            <w:tcBorders>
              <w:top w:val="single" w:sz="4" w:space="0" w:color="auto"/>
              <w:left w:val="single" w:sz="4" w:space="0" w:color="auto"/>
              <w:bottom w:val="single" w:sz="4" w:space="0" w:color="auto"/>
              <w:right w:val="single" w:sz="4" w:space="0" w:color="auto"/>
            </w:tcBorders>
            <w:vAlign w:val="center"/>
            <w:hideMark/>
          </w:tcPr>
          <w:p w14:paraId="00B0FD7C" w14:textId="77777777" w:rsidR="00675477" w:rsidRPr="00C0627B" w:rsidRDefault="00675477" w:rsidP="00675477">
            <w:pPr>
              <w:widowControl/>
              <w:rPr>
                <w:rFonts w:ascii="Times New Roman" w:eastAsia="Times New Roman" w:hAnsi="Times New Roman"/>
                <w:color w:val="000000"/>
                <w:kern w:val="0"/>
                <w:lang w:eastAsia="en-US"/>
              </w:rPr>
            </w:pPr>
          </w:p>
        </w:tc>
        <w:tc>
          <w:tcPr>
            <w:tcW w:w="719" w:type="dxa"/>
            <w:vMerge/>
            <w:tcBorders>
              <w:top w:val="single" w:sz="4" w:space="0" w:color="auto"/>
              <w:left w:val="single" w:sz="4" w:space="0" w:color="auto"/>
              <w:bottom w:val="single" w:sz="4" w:space="0" w:color="auto"/>
              <w:right w:val="single" w:sz="4" w:space="0" w:color="auto"/>
            </w:tcBorders>
            <w:vAlign w:val="center"/>
            <w:hideMark/>
          </w:tcPr>
          <w:p w14:paraId="20F91B7F" w14:textId="77777777" w:rsidR="00675477" w:rsidRPr="00C0627B" w:rsidRDefault="00675477" w:rsidP="00675477">
            <w:pPr>
              <w:widowControl/>
              <w:rPr>
                <w:rFonts w:ascii="Times New Roman" w:eastAsia="Times New Roman" w:hAnsi="Times New Roman"/>
                <w:color w:val="000000"/>
                <w:kern w:val="0"/>
                <w:lang w:eastAsia="en-US"/>
              </w:rPr>
            </w:pPr>
          </w:p>
        </w:tc>
        <w:tc>
          <w:tcPr>
            <w:tcW w:w="11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A09961"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5/20/2020</w:t>
            </w:r>
          </w:p>
        </w:tc>
        <w:tc>
          <w:tcPr>
            <w:tcW w:w="14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8CCBC"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Mainstem</w:t>
            </w:r>
          </w:p>
        </w:tc>
        <w:tc>
          <w:tcPr>
            <w:tcW w:w="1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4303C0"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37.7 (36)</w:t>
            </w:r>
          </w:p>
        </w:tc>
        <w:tc>
          <w:tcPr>
            <w:tcW w:w="1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F3CED4"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0.472 J (0.447 J)</w:t>
            </w:r>
          </w:p>
        </w:tc>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5276CE"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4.98 (4.79)</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A483DD"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 U (5 U)</w:t>
            </w:r>
          </w:p>
        </w:tc>
        <w:tc>
          <w:tcPr>
            <w:tcW w:w="15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63BCFC"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45.16 (43.43)</w:t>
            </w:r>
          </w:p>
        </w:tc>
      </w:tr>
      <w:tr w:rsidR="00675477" w:rsidRPr="00C0627B" w14:paraId="37C1646E" w14:textId="77777777" w:rsidTr="00675477">
        <w:trPr>
          <w:trHeight w:val="172"/>
        </w:trPr>
        <w:tc>
          <w:tcPr>
            <w:tcW w:w="1708" w:type="dxa"/>
            <w:vMerge/>
            <w:tcBorders>
              <w:top w:val="single" w:sz="4" w:space="0" w:color="auto"/>
              <w:left w:val="single" w:sz="4" w:space="0" w:color="auto"/>
              <w:bottom w:val="single" w:sz="4" w:space="0" w:color="auto"/>
              <w:right w:val="single" w:sz="4" w:space="0" w:color="auto"/>
            </w:tcBorders>
            <w:vAlign w:val="center"/>
            <w:hideMark/>
          </w:tcPr>
          <w:p w14:paraId="75E291F4" w14:textId="77777777" w:rsidR="00675477" w:rsidRPr="00C0627B" w:rsidRDefault="00675477" w:rsidP="00675477">
            <w:pPr>
              <w:widowControl/>
              <w:rPr>
                <w:rFonts w:ascii="Times New Roman" w:eastAsia="Times New Roman" w:hAnsi="Times New Roman"/>
                <w:color w:val="000000"/>
                <w:kern w:val="0"/>
                <w:lang w:eastAsia="en-US"/>
              </w:rPr>
            </w:pPr>
          </w:p>
        </w:tc>
        <w:tc>
          <w:tcPr>
            <w:tcW w:w="719" w:type="dxa"/>
            <w:vMerge/>
            <w:tcBorders>
              <w:top w:val="single" w:sz="4" w:space="0" w:color="auto"/>
              <w:left w:val="single" w:sz="4" w:space="0" w:color="auto"/>
              <w:bottom w:val="single" w:sz="4" w:space="0" w:color="auto"/>
              <w:right w:val="single" w:sz="4" w:space="0" w:color="auto"/>
            </w:tcBorders>
            <w:vAlign w:val="center"/>
            <w:hideMark/>
          </w:tcPr>
          <w:p w14:paraId="10062D5D" w14:textId="77777777" w:rsidR="00675477" w:rsidRPr="00C0627B" w:rsidRDefault="00675477" w:rsidP="00675477">
            <w:pPr>
              <w:widowControl/>
              <w:rPr>
                <w:rFonts w:ascii="Times New Roman" w:eastAsia="Times New Roman" w:hAnsi="Times New Roman"/>
                <w:color w:val="000000"/>
                <w:kern w:val="0"/>
                <w:lang w:eastAsia="en-US"/>
              </w:rPr>
            </w:pPr>
          </w:p>
        </w:tc>
        <w:tc>
          <w:tcPr>
            <w:tcW w:w="11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06F5AB"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7/22/2020</w:t>
            </w:r>
          </w:p>
        </w:tc>
        <w:tc>
          <w:tcPr>
            <w:tcW w:w="14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0B7365"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Mainstem</w:t>
            </w:r>
          </w:p>
        </w:tc>
        <w:tc>
          <w:tcPr>
            <w:tcW w:w="1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56AE1A"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42.77</w:t>
            </w:r>
          </w:p>
        </w:tc>
        <w:tc>
          <w:tcPr>
            <w:tcW w:w="1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61EF10"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0.496 J</w:t>
            </w:r>
          </w:p>
        </w:tc>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1D2DEC"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5.55</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77B358"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 U</w:t>
            </w:r>
          </w:p>
        </w:tc>
        <w:tc>
          <w:tcPr>
            <w:tcW w:w="15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27ED25"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50.26</w:t>
            </w:r>
          </w:p>
        </w:tc>
      </w:tr>
      <w:tr w:rsidR="00675477" w:rsidRPr="00C0627B" w14:paraId="79CF2720" w14:textId="77777777" w:rsidTr="00675477">
        <w:trPr>
          <w:trHeight w:val="503"/>
        </w:trPr>
        <w:tc>
          <w:tcPr>
            <w:tcW w:w="12767" w:type="dxa"/>
            <w:gridSpan w:val="9"/>
            <w:tcBorders>
              <w:top w:val="single" w:sz="4" w:space="0" w:color="auto"/>
              <w:left w:val="single" w:sz="4" w:space="0" w:color="auto"/>
              <w:bottom w:val="single" w:sz="4" w:space="0" w:color="auto"/>
              <w:right w:val="single" w:sz="4" w:space="0" w:color="auto"/>
            </w:tcBorders>
            <w:shd w:val="clear" w:color="000000" w:fill="E2EFDA"/>
            <w:vAlign w:val="center"/>
            <w:hideMark/>
          </w:tcPr>
          <w:p w14:paraId="1136AE73" w14:textId="77777777" w:rsidR="00675477" w:rsidRPr="00C0627B" w:rsidRDefault="00675477" w:rsidP="00675477">
            <w:pPr>
              <w:widowControl/>
              <w:jc w:val="center"/>
              <w:rPr>
                <w:rFonts w:ascii="Times New Roman" w:eastAsia="Times New Roman" w:hAnsi="Times New Roman"/>
                <w:b/>
                <w:bCs/>
                <w:color w:val="000000"/>
                <w:kern w:val="0"/>
                <w:lang w:eastAsia="en-US"/>
              </w:rPr>
            </w:pPr>
            <w:r w:rsidRPr="00C0627B">
              <w:rPr>
                <w:rFonts w:ascii="Times New Roman" w:eastAsia="Times New Roman" w:hAnsi="Times New Roman"/>
                <w:b/>
                <w:bCs/>
                <w:color w:val="000000"/>
                <w:kern w:val="0"/>
                <w:lang w:eastAsia="en-US"/>
              </w:rPr>
              <w:t>Copper, zinc exceedances based on water quality criteria for aquatic life for fresh water (chronic exposure) established by Alaska Department of Environmental Conservation</w:t>
            </w:r>
          </w:p>
        </w:tc>
      </w:tr>
      <w:tr w:rsidR="00675477" w:rsidRPr="00C0627B" w14:paraId="3D592140" w14:textId="77777777" w:rsidTr="00675477">
        <w:trPr>
          <w:trHeight w:val="239"/>
        </w:trPr>
        <w:tc>
          <w:tcPr>
            <w:tcW w:w="12767" w:type="dxa"/>
            <w:gridSpan w:val="9"/>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B1CDD0E" w14:textId="77777777" w:rsidR="00675477" w:rsidRPr="00C0627B" w:rsidRDefault="00675477" w:rsidP="00675477">
            <w:pPr>
              <w:widowControl/>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CCC</w:t>
            </w:r>
            <w:r>
              <w:rPr>
                <w:rFonts w:ascii="Times New Roman" w:eastAsia="Times New Roman" w:hAnsi="Times New Roman"/>
                <w:color w:val="000000"/>
                <w:kern w:val="0"/>
                <w:lang w:eastAsia="en-US"/>
              </w:rPr>
              <w:t xml:space="preserve"> </w:t>
            </w:r>
            <w:r w:rsidRPr="00C0627B">
              <w:rPr>
                <w:rFonts w:ascii="Times New Roman" w:eastAsia="Times New Roman" w:hAnsi="Times New Roman"/>
                <w:color w:val="000000"/>
                <w:kern w:val="0"/>
                <w:lang w:eastAsia="en-US"/>
              </w:rPr>
              <w:t>= criterion continuous concentration (freshwater)</w:t>
            </w:r>
            <w:r w:rsidRPr="00C0627B">
              <w:rPr>
                <w:rFonts w:ascii="Times New Roman" w:eastAsia="Times New Roman" w:hAnsi="Times New Roman"/>
                <w:color w:val="000000"/>
                <w:kern w:val="0"/>
                <w:lang w:eastAsia="en-US"/>
              </w:rPr>
              <w:br/>
              <w:t>()</w:t>
            </w:r>
            <w:r>
              <w:rPr>
                <w:rFonts w:ascii="Times New Roman" w:eastAsia="Times New Roman" w:hAnsi="Times New Roman"/>
                <w:color w:val="000000"/>
                <w:kern w:val="0"/>
                <w:lang w:eastAsia="en-US"/>
              </w:rPr>
              <w:t xml:space="preserve"> </w:t>
            </w:r>
            <w:r w:rsidRPr="00C0627B">
              <w:rPr>
                <w:rFonts w:ascii="Times New Roman" w:eastAsia="Times New Roman" w:hAnsi="Times New Roman"/>
                <w:color w:val="000000"/>
                <w:kern w:val="0"/>
                <w:lang w:eastAsia="en-US"/>
              </w:rPr>
              <w:t>= duplicate sample</w:t>
            </w:r>
            <w:r w:rsidRPr="00C0627B">
              <w:rPr>
                <w:rFonts w:ascii="Times New Roman" w:eastAsia="Times New Roman" w:hAnsi="Times New Roman"/>
                <w:color w:val="000000"/>
                <w:kern w:val="0"/>
                <w:lang w:eastAsia="en-US"/>
              </w:rPr>
              <w:br/>
              <w:t>J</w:t>
            </w:r>
            <w:r>
              <w:rPr>
                <w:rFonts w:ascii="Times New Roman" w:eastAsia="Times New Roman" w:hAnsi="Times New Roman"/>
                <w:color w:val="000000"/>
                <w:kern w:val="0"/>
                <w:lang w:eastAsia="en-US"/>
              </w:rPr>
              <w:t xml:space="preserve"> </w:t>
            </w:r>
            <w:r w:rsidRPr="00C0627B">
              <w:rPr>
                <w:rFonts w:ascii="Times New Roman" w:eastAsia="Times New Roman" w:hAnsi="Times New Roman"/>
                <w:color w:val="000000"/>
                <w:kern w:val="0"/>
                <w:lang w:eastAsia="en-US"/>
              </w:rPr>
              <w:t>= quantitation is an estimate</w:t>
            </w:r>
            <w:r w:rsidRPr="00C0627B">
              <w:rPr>
                <w:rFonts w:ascii="Times New Roman" w:eastAsia="Times New Roman" w:hAnsi="Times New Roman"/>
                <w:color w:val="000000"/>
                <w:kern w:val="0"/>
                <w:lang w:eastAsia="en-US"/>
              </w:rPr>
              <w:br/>
              <w:t>U</w:t>
            </w:r>
            <w:r>
              <w:rPr>
                <w:rFonts w:ascii="Times New Roman" w:eastAsia="Times New Roman" w:hAnsi="Times New Roman"/>
                <w:color w:val="000000"/>
                <w:kern w:val="0"/>
                <w:lang w:eastAsia="en-US"/>
              </w:rPr>
              <w:t xml:space="preserve"> </w:t>
            </w:r>
            <w:r w:rsidRPr="00C0627B">
              <w:rPr>
                <w:rFonts w:ascii="Times New Roman" w:eastAsia="Times New Roman" w:hAnsi="Times New Roman"/>
                <w:color w:val="000000"/>
                <w:kern w:val="0"/>
                <w:lang w:eastAsia="en-US"/>
              </w:rPr>
              <w:t>= analyte was analyzed for but not detected</w:t>
            </w:r>
          </w:p>
        </w:tc>
      </w:tr>
      <w:tr w:rsidR="00675477" w:rsidRPr="00C0627B" w14:paraId="5F0A51E1" w14:textId="77777777" w:rsidTr="00675477">
        <w:trPr>
          <w:trHeight w:val="370"/>
        </w:trPr>
        <w:tc>
          <w:tcPr>
            <w:tcW w:w="12767" w:type="dxa"/>
            <w:gridSpan w:val="9"/>
            <w:vMerge/>
            <w:tcBorders>
              <w:top w:val="single" w:sz="4" w:space="0" w:color="auto"/>
              <w:left w:val="single" w:sz="4" w:space="0" w:color="auto"/>
              <w:bottom w:val="single" w:sz="4" w:space="0" w:color="auto"/>
              <w:right w:val="single" w:sz="4" w:space="0" w:color="auto"/>
            </w:tcBorders>
            <w:vAlign w:val="center"/>
            <w:hideMark/>
          </w:tcPr>
          <w:p w14:paraId="1F5D72D0" w14:textId="77777777" w:rsidR="00675477" w:rsidRPr="00C0627B" w:rsidRDefault="00675477" w:rsidP="00675477">
            <w:pPr>
              <w:widowControl/>
              <w:rPr>
                <w:rFonts w:ascii="Calibri" w:eastAsia="Times New Roman" w:hAnsi="Calibri" w:cs="Calibri"/>
                <w:color w:val="000000"/>
                <w:kern w:val="0"/>
                <w:sz w:val="22"/>
                <w:szCs w:val="22"/>
                <w:lang w:eastAsia="en-US"/>
              </w:rPr>
            </w:pPr>
          </w:p>
        </w:tc>
      </w:tr>
      <w:tr w:rsidR="00675477" w:rsidRPr="00C0627B" w14:paraId="11BF16D4" w14:textId="77777777" w:rsidTr="00675477">
        <w:trPr>
          <w:trHeight w:val="370"/>
        </w:trPr>
        <w:tc>
          <w:tcPr>
            <w:tcW w:w="12767" w:type="dxa"/>
            <w:gridSpan w:val="9"/>
            <w:vMerge/>
            <w:tcBorders>
              <w:top w:val="single" w:sz="4" w:space="0" w:color="auto"/>
              <w:left w:val="single" w:sz="4" w:space="0" w:color="auto"/>
              <w:bottom w:val="single" w:sz="4" w:space="0" w:color="auto"/>
              <w:right w:val="single" w:sz="4" w:space="0" w:color="auto"/>
            </w:tcBorders>
            <w:vAlign w:val="center"/>
            <w:hideMark/>
          </w:tcPr>
          <w:p w14:paraId="29F4070C" w14:textId="77777777" w:rsidR="00675477" w:rsidRPr="00C0627B" w:rsidRDefault="00675477" w:rsidP="00675477">
            <w:pPr>
              <w:widowControl/>
              <w:rPr>
                <w:rFonts w:ascii="Calibri" w:eastAsia="Times New Roman" w:hAnsi="Calibri" w:cs="Calibri"/>
                <w:color w:val="000000"/>
                <w:kern w:val="0"/>
                <w:sz w:val="22"/>
                <w:szCs w:val="22"/>
                <w:lang w:eastAsia="en-US"/>
              </w:rPr>
            </w:pPr>
          </w:p>
        </w:tc>
      </w:tr>
      <w:tr w:rsidR="00675477" w:rsidRPr="00C0627B" w14:paraId="7F803B66" w14:textId="77777777" w:rsidTr="00675477">
        <w:trPr>
          <w:trHeight w:val="370"/>
        </w:trPr>
        <w:tc>
          <w:tcPr>
            <w:tcW w:w="12767" w:type="dxa"/>
            <w:gridSpan w:val="9"/>
            <w:vMerge/>
            <w:tcBorders>
              <w:top w:val="single" w:sz="4" w:space="0" w:color="auto"/>
              <w:left w:val="single" w:sz="4" w:space="0" w:color="auto"/>
              <w:bottom w:val="single" w:sz="4" w:space="0" w:color="auto"/>
              <w:right w:val="single" w:sz="4" w:space="0" w:color="auto"/>
            </w:tcBorders>
            <w:vAlign w:val="center"/>
            <w:hideMark/>
          </w:tcPr>
          <w:p w14:paraId="6ADB70B8" w14:textId="77777777" w:rsidR="00675477" w:rsidRPr="00C0627B" w:rsidRDefault="00675477" w:rsidP="00675477">
            <w:pPr>
              <w:widowControl/>
              <w:rPr>
                <w:rFonts w:ascii="Calibri" w:eastAsia="Times New Roman" w:hAnsi="Calibri" w:cs="Calibri"/>
                <w:color w:val="000000"/>
                <w:kern w:val="0"/>
                <w:sz w:val="22"/>
                <w:szCs w:val="22"/>
                <w:lang w:eastAsia="en-US"/>
              </w:rPr>
            </w:pPr>
          </w:p>
        </w:tc>
      </w:tr>
    </w:tbl>
    <w:p w14:paraId="5D95102B" w14:textId="77777777" w:rsidR="001411CE" w:rsidRDefault="001411CE" w:rsidP="005467B2">
      <w:pPr>
        <w:rPr>
          <w:b/>
          <w:sz w:val="24"/>
          <w:szCs w:val="24"/>
          <w:lang w:eastAsia="en-US"/>
        </w:rPr>
      </w:pPr>
    </w:p>
    <w:p w14:paraId="3A9A1BC3" w14:textId="77777777" w:rsidR="001411CE" w:rsidRDefault="001411CE" w:rsidP="005467B2">
      <w:pPr>
        <w:rPr>
          <w:b/>
          <w:sz w:val="24"/>
          <w:szCs w:val="24"/>
          <w:lang w:eastAsia="en-US"/>
        </w:rPr>
      </w:pPr>
    </w:p>
    <w:p w14:paraId="4527CF06" w14:textId="77777777" w:rsidR="001411CE" w:rsidRDefault="001411CE" w:rsidP="005467B2">
      <w:pPr>
        <w:rPr>
          <w:b/>
          <w:sz w:val="24"/>
          <w:szCs w:val="24"/>
          <w:lang w:eastAsia="en-US"/>
        </w:rPr>
      </w:pPr>
    </w:p>
    <w:p w14:paraId="1B1B71B4" w14:textId="1E7B921C" w:rsidR="00BA487E" w:rsidRDefault="00BA487E" w:rsidP="00BA487E">
      <w:pPr>
        <w:rPr>
          <w:rFonts w:ascii="Times New Roman" w:hAnsi="Times New Roman"/>
        </w:rPr>
      </w:pPr>
    </w:p>
    <w:p w14:paraId="05A0FA24" w14:textId="24323024" w:rsidR="00C0627B" w:rsidRDefault="00C0627B" w:rsidP="00BA487E">
      <w:pPr>
        <w:rPr>
          <w:rFonts w:ascii="Times New Roman" w:hAnsi="Times New Roman"/>
        </w:rPr>
      </w:pPr>
    </w:p>
    <w:p w14:paraId="346D9092" w14:textId="77777777" w:rsidR="00C0627B" w:rsidRDefault="00C0627B" w:rsidP="00BA487E">
      <w:pPr>
        <w:rPr>
          <w:rFonts w:ascii="Times New Roman" w:hAnsi="Times New Roman"/>
        </w:rPr>
      </w:pPr>
    </w:p>
    <w:p w14:paraId="06E5CD5A" w14:textId="77777777" w:rsidR="005467B2" w:rsidRDefault="005467B2" w:rsidP="0024208B">
      <w:pPr>
        <w:rPr>
          <w:sz w:val="24"/>
          <w:szCs w:val="24"/>
          <w:lang w:eastAsia="en-US"/>
        </w:rPr>
      </w:pPr>
    </w:p>
    <w:p w14:paraId="3903A9B2" w14:textId="77777777" w:rsidR="001411CE" w:rsidRDefault="001411CE" w:rsidP="00C822F8">
      <w:pPr>
        <w:pStyle w:val="Caption"/>
        <w:rPr>
          <w:sz w:val="24"/>
          <w:szCs w:val="24"/>
        </w:rPr>
      </w:pPr>
    </w:p>
    <w:p w14:paraId="5C91EDC0" w14:textId="76FA4DB5" w:rsidR="001411CE" w:rsidRDefault="001411CE" w:rsidP="00C822F8">
      <w:pPr>
        <w:pStyle w:val="Caption"/>
        <w:rPr>
          <w:sz w:val="24"/>
          <w:szCs w:val="24"/>
        </w:rPr>
      </w:pPr>
    </w:p>
    <w:p w14:paraId="7B842072" w14:textId="6F33578D" w:rsidR="00675477" w:rsidRDefault="00675477" w:rsidP="00675477"/>
    <w:p w14:paraId="1FB2A99F" w14:textId="4084D625" w:rsidR="00675477" w:rsidRDefault="00675477" w:rsidP="00675477"/>
    <w:p w14:paraId="43182E39" w14:textId="669DE9BF" w:rsidR="00675477" w:rsidRDefault="00675477" w:rsidP="00675477"/>
    <w:p w14:paraId="531D44E3" w14:textId="473F8ED1" w:rsidR="00675477" w:rsidRDefault="00675477" w:rsidP="00675477"/>
    <w:p w14:paraId="6C56BCD1" w14:textId="6DCAEA41" w:rsidR="00675477" w:rsidRDefault="00675477" w:rsidP="00675477"/>
    <w:p w14:paraId="1C89B015" w14:textId="1AD99A86" w:rsidR="00675477" w:rsidRDefault="00675477" w:rsidP="00675477"/>
    <w:p w14:paraId="2909C46C" w14:textId="7346F7F0" w:rsidR="00675477" w:rsidRDefault="00675477" w:rsidP="00675477"/>
    <w:p w14:paraId="04A2A7E7" w14:textId="35F38D8A" w:rsidR="00675477" w:rsidRDefault="00675477" w:rsidP="00675477"/>
    <w:p w14:paraId="5B89A911" w14:textId="77777777" w:rsidR="00675477" w:rsidRPr="00675477" w:rsidRDefault="00675477" w:rsidP="00675477"/>
    <w:p w14:paraId="655AC1A7" w14:textId="7154C55A" w:rsidR="001411CE" w:rsidRDefault="00C822F8" w:rsidP="00C822F8">
      <w:pPr>
        <w:pStyle w:val="Caption"/>
        <w:rPr>
          <w:sz w:val="24"/>
          <w:szCs w:val="24"/>
        </w:rPr>
      </w:pPr>
      <w:bookmarkStart w:id="220" w:name="_Toc57627889"/>
      <w:r w:rsidRPr="00C822F8">
        <w:rPr>
          <w:sz w:val="24"/>
          <w:szCs w:val="24"/>
        </w:rPr>
        <w:lastRenderedPageBreak/>
        <w:t xml:space="preserve">Table </w:t>
      </w:r>
      <w:r w:rsidR="0085768C">
        <w:rPr>
          <w:sz w:val="24"/>
          <w:szCs w:val="24"/>
        </w:rPr>
        <w:t>4</w:t>
      </w:r>
      <w:r w:rsidRPr="00C822F8">
        <w:rPr>
          <w:sz w:val="24"/>
          <w:szCs w:val="24"/>
        </w:rPr>
        <w:t>. Hardness averages for sampling events on Kenai River mainstem and tributaries</w:t>
      </w:r>
      <w:bookmarkEnd w:id="220"/>
    </w:p>
    <w:p w14:paraId="65C41AE0" w14:textId="77777777" w:rsidR="00EB2693" w:rsidRPr="00C822F8" w:rsidRDefault="00C822F8" w:rsidP="00C822F8">
      <w:pPr>
        <w:pStyle w:val="Caption"/>
        <w:rPr>
          <w:b w:val="0"/>
          <w:sz w:val="24"/>
          <w:szCs w:val="24"/>
          <w:lang w:eastAsia="en-US"/>
        </w:rPr>
      </w:pPr>
      <w:r w:rsidRPr="00C822F8">
        <w:rPr>
          <w:sz w:val="24"/>
          <w:szCs w:val="24"/>
        </w:rPr>
        <w:t xml:space="preserve"> during spring and summer biannual KRBWQM sampling events from 2000-2014.</w:t>
      </w:r>
    </w:p>
    <w:p w14:paraId="2F480334" w14:textId="77777777" w:rsidR="00EB2693" w:rsidRPr="005467B2" w:rsidRDefault="00EB2693" w:rsidP="00EB2693">
      <w:pPr>
        <w:rPr>
          <w:b/>
          <w:sz w:val="24"/>
          <w:szCs w:val="24"/>
          <w:lang w:eastAsia="en-US"/>
        </w:rPr>
      </w:pPr>
    </w:p>
    <w:tbl>
      <w:tblPr>
        <w:tblW w:w="0" w:type="auto"/>
        <w:tblInd w:w="78" w:type="dxa"/>
        <w:tblLayout w:type="fixed"/>
        <w:tblLook w:val="0000" w:firstRow="0" w:lastRow="0" w:firstColumn="0" w:lastColumn="0" w:noHBand="0" w:noVBand="0"/>
      </w:tblPr>
      <w:tblGrid>
        <w:gridCol w:w="840"/>
        <w:gridCol w:w="2070"/>
        <w:gridCol w:w="3960"/>
        <w:gridCol w:w="3690"/>
      </w:tblGrid>
      <w:tr w:rsidR="00EB2693" w:rsidRPr="000B39DB" w14:paraId="1E40A67E" w14:textId="77777777" w:rsidTr="001411CE">
        <w:trPr>
          <w:trHeight w:val="319"/>
        </w:trPr>
        <w:tc>
          <w:tcPr>
            <w:tcW w:w="840" w:type="dxa"/>
            <w:tcBorders>
              <w:top w:val="single" w:sz="18" w:space="0" w:color="auto"/>
              <w:left w:val="single" w:sz="18" w:space="0" w:color="auto"/>
              <w:bottom w:val="single" w:sz="18" w:space="0" w:color="auto"/>
              <w:right w:val="single" w:sz="18" w:space="0" w:color="auto"/>
            </w:tcBorders>
          </w:tcPr>
          <w:p w14:paraId="78AFB715" w14:textId="77777777" w:rsidR="00EB2693" w:rsidRPr="000B39DB" w:rsidRDefault="00EB2693" w:rsidP="000F2568">
            <w:pPr>
              <w:autoSpaceDE w:val="0"/>
              <w:autoSpaceDN w:val="0"/>
              <w:adjustRightInd w:val="0"/>
              <w:jc w:val="right"/>
              <w:rPr>
                <w:rFonts w:ascii="Times New Roman" w:hAnsi="Times New Roman"/>
                <w:color w:val="000000"/>
                <w:sz w:val="24"/>
                <w:szCs w:val="24"/>
              </w:rPr>
            </w:pPr>
          </w:p>
        </w:tc>
        <w:tc>
          <w:tcPr>
            <w:tcW w:w="2070" w:type="dxa"/>
            <w:tcBorders>
              <w:top w:val="single" w:sz="18" w:space="0" w:color="auto"/>
              <w:left w:val="single" w:sz="18" w:space="0" w:color="auto"/>
              <w:bottom w:val="single" w:sz="18" w:space="0" w:color="auto"/>
              <w:right w:val="single" w:sz="18" w:space="0" w:color="auto"/>
            </w:tcBorders>
          </w:tcPr>
          <w:p w14:paraId="080F8EA1" w14:textId="77777777" w:rsidR="00EB2693" w:rsidRPr="000B39DB" w:rsidRDefault="00EB2693" w:rsidP="000F2568">
            <w:pPr>
              <w:autoSpaceDE w:val="0"/>
              <w:autoSpaceDN w:val="0"/>
              <w:adjustRightInd w:val="0"/>
              <w:jc w:val="center"/>
              <w:rPr>
                <w:rFonts w:ascii="Times New Roman" w:hAnsi="Times New Roman"/>
                <w:b/>
                <w:bCs/>
                <w:color w:val="000000"/>
                <w:sz w:val="24"/>
                <w:szCs w:val="24"/>
              </w:rPr>
            </w:pPr>
            <w:r w:rsidRPr="000B39DB">
              <w:rPr>
                <w:rFonts w:ascii="Times New Roman" w:hAnsi="Times New Roman"/>
                <w:b/>
                <w:bCs/>
                <w:color w:val="000000"/>
                <w:sz w:val="24"/>
                <w:szCs w:val="24"/>
              </w:rPr>
              <w:t>River mile</w:t>
            </w:r>
          </w:p>
        </w:tc>
        <w:tc>
          <w:tcPr>
            <w:tcW w:w="3960" w:type="dxa"/>
            <w:tcBorders>
              <w:top w:val="single" w:sz="18" w:space="0" w:color="auto"/>
              <w:left w:val="single" w:sz="18" w:space="0" w:color="auto"/>
              <w:bottom w:val="single" w:sz="18" w:space="0" w:color="auto"/>
              <w:right w:val="single" w:sz="18" w:space="0" w:color="auto"/>
            </w:tcBorders>
          </w:tcPr>
          <w:p w14:paraId="57DF5C7A" w14:textId="77777777" w:rsidR="00EB2693" w:rsidRPr="000B39DB" w:rsidRDefault="00EB2693" w:rsidP="000F2568">
            <w:pPr>
              <w:autoSpaceDE w:val="0"/>
              <w:autoSpaceDN w:val="0"/>
              <w:adjustRightInd w:val="0"/>
              <w:jc w:val="center"/>
              <w:rPr>
                <w:rFonts w:ascii="Times New Roman" w:hAnsi="Times New Roman"/>
                <w:b/>
                <w:bCs/>
                <w:color w:val="000000"/>
                <w:sz w:val="24"/>
                <w:szCs w:val="24"/>
              </w:rPr>
            </w:pPr>
            <w:r w:rsidRPr="000B39DB">
              <w:rPr>
                <w:rFonts w:ascii="Times New Roman" w:hAnsi="Times New Roman"/>
                <w:b/>
                <w:bCs/>
                <w:color w:val="000000"/>
                <w:sz w:val="24"/>
                <w:szCs w:val="24"/>
              </w:rPr>
              <w:t>Site name</w:t>
            </w:r>
          </w:p>
        </w:tc>
        <w:tc>
          <w:tcPr>
            <w:tcW w:w="3690" w:type="dxa"/>
            <w:tcBorders>
              <w:top w:val="single" w:sz="18" w:space="0" w:color="auto"/>
              <w:left w:val="single" w:sz="18" w:space="0" w:color="auto"/>
              <w:bottom w:val="single" w:sz="18" w:space="0" w:color="auto"/>
              <w:right w:val="single" w:sz="18" w:space="0" w:color="auto"/>
            </w:tcBorders>
          </w:tcPr>
          <w:p w14:paraId="2EEB91AF" w14:textId="77777777" w:rsidR="00EB2693" w:rsidRPr="000B39DB" w:rsidRDefault="00EB2693" w:rsidP="000F2568">
            <w:pPr>
              <w:autoSpaceDE w:val="0"/>
              <w:autoSpaceDN w:val="0"/>
              <w:adjustRightInd w:val="0"/>
              <w:jc w:val="center"/>
              <w:rPr>
                <w:rFonts w:ascii="Times New Roman" w:hAnsi="Times New Roman"/>
                <w:b/>
                <w:bCs/>
                <w:color w:val="000000"/>
                <w:sz w:val="24"/>
                <w:szCs w:val="24"/>
              </w:rPr>
            </w:pPr>
            <w:r w:rsidRPr="000B39DB">
              <w:rPr>
                <w:rFonts w:ascii="Times New Roman" w:hAnsi="Times New Roman"/>
                <w:b/>
                <w:bCs/>
                <w:color w:val="000000"/>
                <w:sz w:val="24"/>
                <w:szCs w:val="24"/>
              </w:rPr>
              <w:t>Average hardness</w:t>
            </w:r>
          </w:p>
        </w:tc>
      </w:tr>
      <w:tr w:rsidR="00EB2693" w:rsidRPr="000B39DB" w14:paraId="44774140" w14:textId="77777777" w:rsidTr="001411CE">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313FE0ED" w14:textId="77777777" w:rsidR="00EB2693" w:rsidRPr="000B39DB" w:rsidRDefault="00EB2693" w:rsidP="000F2568">
            <w:pPr>
              <w:autoSpaceDE w:val="0"/>
              <w:autoSpaceDN w:val="0"/>
              <w:adjustRightInd w:val="0"/>
              <w:ind w:left="113" w:right="113"/>
              <w:jc w:val="center"/>
              <w:rPr>
                <w:rFonts w:ascii="Times New Roman" w:hAnsi="Times New Roman"/>
                <w:b/>
                <w:bCs/>
                <w:color w:val="000000"/>
                <w:sz w:val="24"/>
                <w:szCs w:val="24"/>
              </w:rPr>
            </w:pPr>
            <w:r w:rsidRPr="000B39DB">
              <w:rPr>
                <w:rFonts w:ascii="Times New Roman" w:hAnsi="Times New Roman"/>
                <w:b/>
                <w:bCs/>
                <w:color w:val="000000"/>
                <w:sz w:val="24"/>
                <w:szCs w:val="24"/>
              </w:rPr>
              <w:t>Spring</w:t>
            </w:r>
            <w:r w:rsidR="00C822F8">
              <w:rPr>
                <w:rFonts w:ascii="Times New Roman" w:hAnsi="Times New Roman"/>
                <w:b/>
                <w:bCs/>
                <w:color w:val="000000"/>
                <w:sz w:val="24"/>
                <w:szCs w:val="24"/>
              </w:rPr>
              <w:t xml:space="preserve"> 2000-2014</w:t>
            </w:r>
          </w:p>
        </w:tc>
        <w:tc>
          <w:tcPr>
            <w:tcW w:w="2070" w:type="dxa"/>
            <w:tcBorders>
              <w:top w:val="single" w:sz="18" w:space="0" w:color="auto"/>
              <w:left w:val="single" w:sz="18" w:space="0" w:color="auto"/>
              <w:bottom w:val="single" w:sz="6" w:space="0" w:color="auto"/>
              <w:right w:val="single" w:sz="6" w:space="0" w:color="auto"/>
            </w:tcBorders>
          </w:tcPr>
          <w:p w14:paraId="7AA4C3ED"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0</w:t>
            </w:r>
          </w:p>
        </w:tc>
        <w:tc>
          <w:tcPr>
            <w:tcW w:w="3960" w:type="dxa"/>
            <w:tcBorders>
              <w:top w:val="single" w:sz="18" w:space="0" w:color="auto"/>
              <w:left w:val="single" w:sz="6" w:space="0" w:color="auto"/>
              <w:bottom w:val="single" w:sz="6" w:space="0" w:color="auto"/>
              <w:right w:val="single" w:sz="6" w:space="0" w:color="auto"/>
            </w:tcBorders>
          </w:tcPr>
          <w:p w14:paraId="1DFD6784"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No Name Creek</w:t>
            </w:r>
          </w:p>
        </w:tc>
        <w:tc>
          <w:tcPr>
            <w:tcW w:w="3690" w:type="dxa"/>
            <w:tcBorders>
              <w:top w:val="single" w:sz="18" w:space="0" w:color="auto"/>
              <w:left w:val="single" w:sz="6" w:space="0" w:color="auto"/>
              <w:bottom w:val="single" w:sz="6" w:space="0" w:color="auto"/>
              <w:right w:val="single" w:sz="18" w:space="0" w:color="auto"/>
            </w:tcBorders>
          </w:tcPr>
          <w:p w14:paraId="1D78F5B7"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33.22</w:t>
            </w:r>
          </w:p>
        </w:tc>
      </w:tr>
      <w:tr w:rsidR="00EB2693" w:rsidRPr="000B39DB" w14:paraId="3B8A08A6" w14:textId="77777777" w:rsidTr="001411CE">
        <w:trPr>
          <w:trHeight w:val="290"/>
        </w:trPr>
        <w:tc>
          <w:tcPr>
            <w:tcW w:w="840" w:type="dxa"/>
            <w:vMerge/>
            <w:tcBorders>
              <w:left w:val="single" w:sz="18" w:space="0" w:color="auto"/>
              <w:right w:val="single" w:sz="18" w:space="0" w:color="auto"/>
            </w:tcBorders>
          </w:tcPr>
          <w:p w14:paraId="2E0F10F0"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09951E"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10</w:t>
            </w:r>
          </w:p>
        </w:tc>
        <w:tc>
          <w:tcPr>
            <w:tcW w:w="3960" w:type="dxa"/>
            <w:tcBorders>
              <w:top w:val="single" w:sz="6" w:space="0" w:color="auto"/>
              <w:left w:val="single" w:sz="6" w:space="0" w:color="auto"/>
              <w:bottom w:val="single" w:sz="6" w:space="0" w:color="auto"/>
              <w:right w:val="single" w:sz="6" w:space="0" w:color="auto"/>
            </w:tcBorders>
          </w:tcPr>
          <w:p w14:paraId="71AA4FC6"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Beaver Creek</w:t>
            </w:r>
          </w:p>
        </w:tc>
        <w:tc>
          <w:tcPr>
            <w:tcW w:w="3690" w:type="dxa"/>
            <w:tcBorders>
              <w:top w:val="single" w:sz="6" w:space="0" w:color="auto"/>
              <w:left w:val="single" w:sz="6" w:space="0" w:color="auto"/>
              <w:bottom w:val="single" w:sz="6" w:space="0" w:color="auto"/>
              <w:right w:val="single" w:sz="18" w:space="0" w:color="auto"/>
            </w:tcBorders>
          </w:tcPr>
          <w:p w14:paraId="2DC361C2"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42.96</w:t>
            </w:r>
          </w:p>
        </w:tc>
      </w:tr>
      <w:tr w:rsidR="00EB2693" w:rsidRPr="000B39DB" w14:paraId="4A7FBDC9" w14:textId="77777777" w:rsidTr="001411CE">
        <w:trPr>
          <w:trHeight w:val="290"/>
        </w:trPr>
        <w:tc>
          <w:tcPr>
            <w:tcW w:w="840" w:type="dxa"/>
            <w:vMerge/>
            <w:tcBorders>
              <w:left w:val="single" w:sz="18" w:space="0" w:color="auto"/>
              <w:right w:val="single" w:sz="18" w:space="0" w:color="auto"/>
            </w:tcBorders>
          </w:tcPr>
          <w:p w14:paraId="397A927C"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E527225"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19</w:t>
            </w:r>
          </w:p>
        </w:tc>
        <w:tc>
          <w:tcPr>
            <w:tcW w:w="3960" w:type="dxa"/>
            <w:tcBorders>
              <w:top w:val="single" w:sz="6" w:space="0" w:color="auto"/>
              <w:left w:val="single" w:sz="6" w:space="0" w:color="auto"/>
              <w:bottom w:val="single" w:sz="6" w:space="0" w:color="auto"/>
              <w:right w:val="single" w:sz="6" w:space="0" w:color="auto"/>
            </w:tcBorders>
          </w:tcPr>
          <w:p w14:paraId="2BF1B9C7"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Slikok Creek Confluence</w:t>
            </w:r>
          </w:p>
        </w:tc>
        <w:tc>
          <w:tcPr>
            <w:tcW w:w="3690" w:type="dxa"/>
            <w:tcBorders>
              <w:top w:val="single" w:sz="6" w:space="0" w:color="auto"/>
              <w:left w:val="single" w:sz="6" w:space="0" w:color="auto"/>
              <w:bottom w:val="single" w:sz="6" w:space="0" w:color="auto"/>
              <w:right w:val="single" w:sz="18" w:space="0" w:color="auto"/>
            </w:tcBorders>
          </w:tcPr>
          <w:p w14:paraId="7370D3F1"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NA</w:t>
            </w:r>
          </w:p>
        </w:tc>
      </w:tr>
      <w:tr w:rsidR="00EB2693" w:rsidRPr="000B39DB" w14:paraId="266C381F" w14:textId="77777777" w:rsidTr="001411CE">
        <w:trPr>
          <w:trHeight w:val="290"/>
        </w:trPr>
        <w:tc>
          <w:tcPr>
            <w:tcW w:w="840" w:type="dxa"/>
            <w:vMerge/>
            <w:tcBorders>
              <w:left w:val="single" w:sz="18" w:space="0" w:color="auto"/>
              <w:right w:val="single" w:sz="18" w:space="0" w:color="auto"/>
            </w:tcBorders>
          </w:tcPr>
          <w:p w14:paraId="21A09DF7"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9D8CD52"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19</w:t>
            </w:r>
          </w:p>
        </w:tc>
        <w:tc>
          <w:tcPr>
            <w:tcW w:w="3960" w:type="dxa"/>
            <w:tcBorders>
              <w:top w:val="single" w:sz="6" w:space="0" w:color="auto"/>
              <w:left w:val="single" w:sz="6" w:space="0" w:color="auto"/>
              <w:bottom w:val="single" w:sz="6" w:space="0" w:color="auto"/>
              <w:right w:val="single" w:sz="6" w:space="0" w:color="auto"/>
            </w:tcBorders>
          </w:tcPr>
          <w:p w14:paraId="7D498C4A"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Slikok Creek</w:t>
            </w:r>
          </w:p>
        </w:tc>
        <w:tc>
          <w:tcPr>
            <w:tcW w:w="3690" w:type="dxa"/>
            <w:tcBorders>
              <w:top w:val="single" w:sz="6" w:space="0" w:color="auto"/>
              <w:left w:val="single" w:sz="6" w:space="0" w:color="auto"/>
              <w:bottom w:val="single" w:sz="6" w:space="0" w:color="auto"/>
              <w:right w:val="single" w:sz="18" w:space="0" w:color="auto"/>
            </w:tcBorders>
          </w:tcPr>
          <w:p w14:paraId="0997FA5B"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28.38</w:t>
            </w:r>
          </w:p>
        </w:tc>
      </w:tr>
      <w:tr w:rsidR="00EB2693" w:rsidRPr="000B39DB" w14:paraId="06767461" w14:textId="77777777" w:rsidTr="001411CE">
        <w:trPr>
          <w:trHeight w:val="290"/>
        </w:trPr>
        <w:tc>
          <w:tcPr>
            <w:tcW w:w="840" w:type="dxa"/>
            <w:vMerge/>
            <w:tcBorders>
              <w:left w:val="single" w:sz="18" w:space="0" w:color="auto"/>
              <w:right w:val="single" w:sz="18" w:space="0" w:color="auto"/>
            </w:tcBorders>
          </w:tcPr>
          <w:p w14:paraId="20B1C68B"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F1A8EB2"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22.5</w:t>
            </w:r>
          </w:p>
        </w:tc>
        <w:tc>
          <w:tcPr>
            <w:tcW w:w="3960" w:type="dxa"/>
            <w:tcBorders>
              <w:top w:val="single" w:sz="6" w:space="0" w:color="auto"/>
              <w:left w:val="single" w:sz="6" w:space="0" w:color="auto"/>
              <w:bottom w:val="single" w:sz="6" w:space="0" w:color="auto"/>
              <w:right w:val="single" w:sz="6" w:space="0" w:color="auto"/>
            </w:tcBorders>
          </w:tcPr>
          <w:p w14:paraId="18E13874"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Soldotna Creek</w:t>
            </w:r>
          </w:p>
        </w:tc>
        <w:tc>
          <w:tcPr>
            <w:tcW w:w="3690" w:type="dxa"/>
            <w:tcBorders>
              <w:top w:val="single" w:sz="6" w:space="0" w:color="auto"/>
              <w:left w:val="single" w:sz="6" w:space="0" w:color="auto"/>
              <w:bottom w:val="single" w:sz="6" w:space="0" w:color="auto"/>
              <w:right w:val="single" w:sz="18" w:space="0" w:color="auto"/>
            </w:tcBorders>
          </w:tcPr>
          <w:p w14:paraId="133F824D"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41.00</w:t>
            </w:r>
          </w:p>
        </w:tc>
      </w:tr>
      <w:tr w:rsidR="00EB2693" w:rsidRPr="000B39DB" w14:paraId="238A474F" w14:textId="77777777" w:rsidTr="001411CE">
        <w:trPr>
          <w:trHeight w:val="290"/>
        </w:trPr>
        <w:tc>
          <w:tcPr>
            <w:tcW w:w="840" w:type="dxa"/>
            <w:vMerge/>
            <w:tcBorders>
              <w:left w:val="single" w:sz="18" w:space="0" w:color="auto"/>
              <w:right w:val="single" w:sz="18" w:space="0" w:color="auto"/>
            </w:tcBorders>
          </w:tcPr>
          <w:p w14:paraId="095B6DC1"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8E47A7"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50</w:t>
            </w:r>
          </w:p>
        </w:tc>
        <w:tc>
          <w:tcPr>
            <w:tcW w:w="3960" w:type="dxa"/>
            <w:tcBorders>
              <w:top w:val="single" w:sz="6" w:space="0" w:color="auto"/>
              <w:left w:val="single" w:sz="6" w:space="0" w:color="auto"/>
              <w:bottom w:val="single" w:sz="6" w:space="0" w:color="auto"/>
              <w:right w:val="single" w:sz="6" w:space="0" w:color="auto"/>
            </w:tcBorders>
          </w:tcPr>
          <w:p w14:paraId="545F9088"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Skilak Lake Outlet</w:t>
            </w:r>
          </w:p>
        </w:tc>
        <w:tc>
          <w:tcPr>
            <w:tcW w:w="3690" w:type="dxa"/>
            <w:tcBorders>
              <w:top w:val="single" w:sz="6" w:space="0" w:color="auto"/>
              <w:left w:val="single" w:sz="6" w:space="0" w:color="auto"/>
              <w:bottom w:val="single" w:sz="6" w:space="0" w:color="auto"/>
              <w:right w:val="single" w:sz="18" w:space="0" w:color="auto"/>
            </w:tcBorders>
          </w:tcPr>
          <w:p w14:paraId="71389A74"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28.56</w:t>
            </w:r>
          </w:p>
        </w:tc>
      </w:tr>
      <w:tr w:rsidR="00EB2693" w:rsidRPr="000B39DB" w14:paraId="574C0845" w14:textId="77777777" w:rsidTr="001411CE">
        <w:trPr>
          <w:trHeight w:val="305"/>
        </w:trPr>
        <w:tc>
          <w:tcPr>
            <w:tcW w:w="840" w:type="dxa"/>
            <w:vMerge/>
            <w:tcBorders>
              <w:left w:val="single" w:sz="18" w:space="0" w:color="auto"/>
              <w:bottom w:val="single" w:sz="18" w:space="0" w:color="auto"/>
              <w:right w:val="single" w:sz="18" w:space="0" w:color="auto"/>
            </w:tcBorders>
          </w:tcPr>
          <w:p w14:paraId="0ADE5C39"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0F84A4DE"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70</w:t>
            </w:r>
          </w:p>
        </w:tc>
        <w:tc>
          <w:tcPr>
            <w:tcW w:w="3960" w:type="dxa"/>
            <w:tcBorders>
              <w:top w:val="single" w:sz="6" w:space="0" w:color="auto"/>
              <w:left w:val="single" w:sz="6" w:space="0" w:color="auto"/>
              <w:bottom w:val="single" w:sz="18" w:space="0" w:color="auto"/>
              <w:right w:val="single" w:sz="6" w:space="0" w:color="auto"/>
            </w:tcBorders>
          </w:tcPr>
          <w:p w14:paraId="6EB587ED"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Jim's Landing</w:t>
            </w:r>
          </w:p>
        </w:tc>
        <w:tc>
          <w:tcPr>
            <w:tcW w:w="3690" w:type="dxa"/>
            <w:tcBorders>
              <w:top w:val="single" w:sz="6" w:space="0" w:color="auto"/>
              <w:left w:val="single" w:sz="6" w:space="0" w:color="auto"/>
              <w:bottom w:val="single" w:sz="18" w:space="0" w:color="auto"/>
              <w:right w:val="single" w:sz="18" w:space="0" w:color="auto"/>
            </w:tcBorders>
          </w:tcPr>
          <w:p w14:paraId="452C808A"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40.12</w:t>
            </w:r>
          </w:p>
        </w:tc>
      </w:tr>
      <w:tr w:rsidR="00EB2693" w:rsidRPr="000B39DB" w14:paraId="4A713E26" w14:textId="77777777" w:rsidTr="001411CE">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1AE62C9D" w14:textId="77777777" w:rsidR="00EB2693" w:rsidRPr="000B39DB" w:rsidRDefault="00EB2693" w:rsidP="000F2568">
            <w:pPr>
              <w:autoSpaceDE w:val="0"/>
              <w:autoSpaceDN w:val="0"/>
              <w:adjustRightInd w:val="0"/>
              <w:ind w:left="113" w:right="113"/>
              <w:jc w:val="center"/>
              <w:rPr>
                <w:rFonts w:ascii="Times New Roman" w:hAnsi="Times New Roman"/>
                <w:b/>
                <w:bCs/>
                <w:color w:val="000000"/>
                <w:sz w:val="24"/>
                <w:szCs w:val="24"/>
              </w:rPr>
            </w:pPr>
            <w:r w:rsidRPr="000B39DB">
              <w:rPr>
                <w:rFonts w:ascii="Times New Roman" w:hAnsi="Times New Roman"/>
                <w:b/>
                <w:bCs/>
                <w:color w:val="000000"/>
                <w:sz w:val="24"/>
                <w:szCs w:val="24"/>
              </w:rPr>
              <w:t>Summer</w:t>
            </w:r>
            <w:r w:rsidR="00C822F8">
              <w:rPr>
                <w:rFonts w:ascii="Times New Roman" w:hAnsi="Times New Roman"/>
                <w:b/>
                <w:bCs/>
                <w:color w:val="000000"/>
                <w:sz w:val="24"/>
                <w:szCs w:val="24"/>
              </w:rPr>
              <w:t xml:space="preserve"> 2000-2014</w:t>
            </w:r>
          </w:p>
        </w:tc>
        <w:tc>
          <w:tcPr>
            <w:tcW w:w="2070" w:type="dxa"/>
            <w:tcBorders>
              <w:top w:val="single" w:sz="18" w:space="0" w:color="auto"/>
              <w:left w:val="single" w:sz="18" w:space="0" w:color="auto"/>
              <w:bottom w:val="single" w:sz="6" w:space="0" w:color="auto"/>
              <w:right w:val="single" w:sz="6" w:space="0" w:color="auto"/>
            </w:tcBorders>
          </w:tcPr>
          <w:p w14:paraId="0B4A4BF2"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0</w:t>
            </w:r>
          </w:p>
        </w:tc>
        <w:tc>
          <w:tcPr>
            <w:tcW w:w="3960" w:type="dxa"/>
            <w:tcBorders>
              <w:top w:val="single" w:sz="18" w:space="0" w:color="auto"/>
              <w:left w:val="single" w:sz="6" w:space="0" w:color="auto"/>
              <w:bottom w:val="single" w:sz="6" w:space="0" w:color="auto"/>
              <w:right w:val="single" w:sz="6" w:space="0" w:color="auto"/>
            </w:tcBorders>
          </w:tcPr>
          <w:p w14:paraId="3C502C46"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No Name Creek</w:t>
            </w:r>
          </w:p>
        </w:tc>
        <w:tc>
          <w:tcPr>
            <w:tcW w:w="3690" w:type="dxa"/>
            <w:tcBorders>
              <w:top w:val="single" w:sz="18" w:space="0" w:color="auto"/>
              <w:left w:val="single" w:sz="6" w:space="0" w:color="auto"/>
              <w:bottom w:val="single" w:sz="6" w:space="0" w:color="auto"/>
              <w:right w:val="single" w:sz="18" w:space="0" w:color="auto"/>
            </w:tcBorders>
          </w:tcPr>
          <w:p w14:paraId="6ABF5D75"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52.60</w:t>
            </w:r>
          </w:p>
        </w:tc>
      </w:tr>
      <w:tr w:rsidR="00EB2693" w:rsidRPr="000B39DB" w14:paraId="2E094EFE" w14:textId="77777777" w:rsidTr="001411CE">
        <w:trPr>
          <w:trHeight w:val="290"/>
        </w:trPr>
        <w:tc>
          <w:tcPr>
            <w:tcW w:w="840" w:type="dxa"/>
            <w:vMerge/>
            <w:tcBorders>
              <w:left w:val="single" w:sz="18" w:space="0" w:color="auto"/>
              <w:right w:val="single" w:sz="18" w:space="0" w:color="auto"/>
            </w:tcBorders>
          </w:tcPr>
          <w:p w14:paraId="756A202D"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03615F87"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10</w:t>
            </w:r>
          </w:p>
        </w:tc>
        <w:tc>
          <w:tcPr>
            <w:tcW w:w="3960" w:type="dxa"/>
            <w:tcBorders>
              <w:top w:val="single" w:sz="6" w:space="0" w:color="auto"/>
              <w:left w:val="single" w:sz="6" w:space="0" w:color="auto"/>
              <w:bottom w:val="single" w:sz="6" w:space="0" w:color="auto"/>
              <w:right w:val="single" w:sz="6" w:space="0" w:color="auto"/>
            </w:tcBorders>
          </w:tcPr>
          <w:p w14:paraId="499A7737"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Beaver Creek</w:t>
            </w:r>
          </w:p>
        </w:tc>
        <w:tc>
          <w:tcPr>
            <w:tcW w:w="3690" w:type="dxa"/>
            <w:tcBorders>
              <w:top w:val="single" w:sz="6" w:space="0" w:color="auto"/>
              <w:left w:val="single" w:sz="6" w:space="0" w:color="auto"/>
              <w:bottom w:val="single" w:sz="6" w:space="0" w:color="auto"/>
              <w:right w:val="single" w:sz="18" w:space="0" w:color="auto"/>
            </w:tcBorders>
          </w:tcPr>
          <w:p w14:paraId="45DC4329"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62.75</w:t>
            </w:r>
          </w:p>
        </w:tc>
      </w:tr>
      <w:tr w:rsidR="00EB2693" w:rsidRPr="000B39DB" w14:paraId="64CADE78" w14:textId="77777777" w:rsidTr="001411CE">
        <w:trPr>
          <w:trHeight w:val="290"/>
        </w:trPr>
        <w:tc>
          <w:tcPr>
            <w:tcW w:w="840" w:type="dxa"/>
            <w:vMerge/>
            <w:tcBorders>
              <w:left w:val="single" w:sz="18" w:space="0" w:color="auto"/>
              <w:right w:val="single" w:sz="18" w:space="0" w:color="auto"/>
            </w:tcBorders>
          </w:tcPr>
          <w:p w14:paraId="36282A9C"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3DF76F53"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19</w:t>
            </w:r>
          </w:p>
        </w:tc>
        <w:tc>
          <w:tcPr>
            <w:tcW w:w="3960" w:type="dxa"/>
            <w:tcBorders>
              <w:top w:val="single" w:sz="6" w:space="0" w:color="auto"/>
              <w:left w:val="single" w:sz="6" w:space="0" w:color="auto"/>
              <w:bottom w:val="single" w:sz="6" w:space="0" w:color="auto"/>
              <w:right w:val="single" w:sz="6" w:space="0" w:color="auto"/>
            </w:tcBorders>
          </w:tcPr>
          <w:p w14:paraId="58769606"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Slikok Creek Confluence</w:t>
            </w:r>
          </w:p>
        </w:tc>
        <w:tc>
          <w:tcPr>
            <w:tcW w:w="3690" w:type="dxa"/>
            <w:tcBorders>
              <w:top w:val="single" w:sz="6" w:space="0" w:color="auto"/>
              <w:left w:val="single" w:sz="6" w:space="0" w:color="auto"/>
              <w:bottom w:val="single" w:sz="6" w:space="0" w:color="auto"/>
              <w:right w:val="single" w:sz="18" w:space="0" w:color="auto"/>
            </w:tcBorders>
          </w:tcPr>
          <w:p w14:paraId="586639F9"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NA</w:t>
            </w:r>
          </w:p>
        </w:tc>
      </w:tr>
      <w:tr w:rsidR="00EB2693" w:rsidRPr="000B39DB" w14:paraId="1E6B9E65" w14:textId="77777777" w:rsidTr="001411CE">
        <w:trPr>
          <w:trHeight w:val="290"/>
        </w:trPr>
        <w:tc>
          <w:tcPr>
            <w:tcW w:w="840" w:type="dxa"/>
            <w:vMerge/>
            <w:tcBorders>
              <w:left w:val="single" w:sz="18" w:space="0" w:color="auto"/>
              <w:right w:val="single" w:sz="18" w:space="0" w:color="auto"/>
            </w:tcBorders>
          </w:tcPr>
          <w:p w14:paraId="55C599B4"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8A66EC0"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19</w:t>
            </w:r>
          </w:p>
        </w:tc>
        <w:tc>
          <w:tcPr>
            <w:tcW w:w="3960" w:type="dxa"/>
            <w:tcBorders>
              <w:top w:val="single" w:sz="6" w:space="0" w:color="auto"/>
              <w:left w:val="single" w:sz="6" w:space="0" w:color="auto"/>
              <w:bottom w:val="single" w:sz="6" w:space="0" w:color="auto"/>
              <w:right w:val="single" w:sz="6" w:space="0" w:color="auto"/>
            </w:tcBorders>
          </w:tcPr>
          <w:p w14:paraId="43F385DB"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Slikok Creek</w:t>
            </w:r>
          </w:p>
        </w:tc>
        <w:tc>
          <w:tcPr>
            <w:tcW w:w="3690" w:type="dxa"/>
            <w:tcBorders>
              <w:top w:val="single" w:sz="6" w:space="0" w:color="auto"/>
              <w:left w:val="single" w:sz="6" w:space="0" w:color="auto"/>
              <w:bottom w:val="single" w:sz="6" w:space="0" w:color="auto"/>
              <w:right w:val="single" w:sz="18" w:space="0" w:color="auto"/>
            </w:tcBorders>
          </w:tcPr>
          <w:p w14:paraId="7062EEAF"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50.84</w:t>
            </w:r>
          </w:p>
        </w:tc>
      </w:tr>
      <w:tr w:rsidR="00EB2693" w:rsidRPr="000B39DB" w14:paraId="065A0950" w14:textId="77777777" w:rsidTr="001411CE">
        <w:trPr>
          <w:trHeight w:val="290"/>
        </w:trPr>
        <w:tc>
          <w:tcPr>
            <w:tcW w:w="840" w:type="dxa"/>
            <w:vMerge/>
            <w:tcBorders>
              <w:left w:val="single" w:sz="18" w:space="0" w:color="auto"/>
              <w:right w:val="single" w:sz="18" w:space="0" w:color="auto"/>
            </w:tcBorders>
          </w:tcPr>
          <w:p w14:paraId="21A8550C"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1D3645B"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22.5</w:t>
            </w:r>
          </w:p>
        </w:tc>
        <w:tc>
          <w:tcPr>
            <w:tcW w:w="3960" w:type="dxa"/>
            <w:tcBorders>
              <w:top w:val="single" w:sz="6" w:space="0" w:color="auto"/>
              <w:left w:val="single" w:sz="6" w:space="0" w:color="auto"/>
              <w:bottom w:val="single" w:sz="6" w:space="0" w:color="auto"/>
              <w:right w:val="single" w:sz="6" w:space="0" w:color="auto"/>
            </w:tcBorders>
          </w:tcPr>
          <w:p w14:paraId="35BDDD56"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Soldotna Creek</w:t>
            </w:r>
          </w:p>
        </w:tc>
        <w:tc>
          <w:tcPr>
            <w:tcW w:w="3690" w:type="dxa"/>
            <w:tcBorders>
              <w:top w:val="single" w:sz="6" w:space="0" w:color="auto"/>
              <w:left w:val="single" w:sz="6" w:space="0" w:color="auto"/>
              <w:bottom w:val="single" w:sz="6" w:space="0" w:color="auto"/>
              <w:right w:val="single" w:sz="18" w:space="0" w:color="auto"/>
            </w:tcBorders>
          </w:tcPr>
          <w:p w14:paraId="4FE103C2"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68.73</w:t>
            </w:r>
          </w:p>
        </w:tc>
      </w:tr>
      <w:tr w:rsidR="00EB2693" w:rsidRPr="000B39DB" w14:paraId="4B236B82" w14:textId="77777777" w:rsidTr="001411CE">
        <w:trPr>
          <w:trHeight w:val="290"/>
        </w:trPr>
        <w:tc>
          <w:tcPr>
            <w:tcW w:w="840" w:type="dxa"/>
            <w:vMerge/>
            <w:tcBorders>
              <w:left w:val="single" w:sz="18" w:space="0" w:color="auto"/>
              <w:right w:val="single" w:sz="18" w:space="0" w:color="auto"/>
            </w:tcBorders>
          </w:tcPr>
          <w:p w14:paraId="472401C0"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4B640BB9"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50</w:t>
            </w:r>
          </w:p>
        </w:tc>
        <w:tc>
          <w:tcPr>
            <w:tcW w:w="3960" w:type="dxa"/>
            <w:tcBorders>
              <w:top w:val="single" w:sz="6" w:space="0" w:color="auto"/>
              <w:left w:val="single" w:sz="6" w:space="0" w:color="auto"/>
              <w:bottom w:val="single" w:sz="6" w:space="0" w:color="auto"/>
              <w:right w:val="single" w:sz="6" w:space="0" w:color="auto"/>
            </w:tcBorders>
          </w:tcPr>
          <w:p w14:paraId="5822A467"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Skilak Lake Outlet</w:t>
            </w:r>
          </w:p>
        </w:tc>
        <w:tc>
          <w:tcPr>
            <w:tcW w:w="3690" w:type="dxa"/>
            <w:tcBorders>
              <w:top w:val="single" w:sz="6" w:space="0" w:color="auto"/>
              <w:left w:val="single" w:sz="6" w:space="0" w:color="auto"/>
              <w:bottom w:val="single" w:sz="6" w:space="0" w:color="auto"/>
              <w:right w:val="single" w:sz="18" w:space="0" w:color="auto"/>
            </w:tcBorders>
          </w:tcPr>
          <w:p w14:paraId="4409E859"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30.42</w:t>
            </w:r>
          </w:p>
        </w:tc>
      </w:tr>
      <w:tr w:rsidR="00EB2693" w:rsidRPr="000B39DB" w14:paraId="07D85AB4" w14:textId="77777777" w:rsidTr="001411CE">
        <w:trPr>
          <w:trHeight w:val="305"/>
        </w:trPr>
        <w:tc>
          <w:tcPr>
            <w:tcW w:w="840" w:type="dxa"/>
            <w:vMerge/>
            <w:tcBorders>
              <w:left w:val="single" w:sz="18" w:space="0" w:color="auto"/>
              <w:bottom w:val="single" w:sz="18" w:space="0" w:color="auto"/>
              <w:right w:val="single" w:sz="18" w:space="0" w:color="auto"/>
            </w:tcBorders>
          </w:tcPr>
          <w:p w14:paraId="28E03784"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3CBE7BE6"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70</w:t>
            </w:r>
          </w:p>
        </w:tc>
        <w:tc>
          <w:tcPr>
            <w:tcW w:w="3960" w:type="dxa"/>
            <w:tcBorders>
              <w:top w:val="single" w:sz="6" w:space="0" w:color="auto"/>
              <w:left w:val="single" w:sz="6" w:space="0" w:color="auto"/>
              <w:bottom w:val="single" w:sz="18" w:space="0" w:color="auto"/>
              <w:right w:val="single" w:sz="6" w:space="0" w:color="auto"/>
            </w:tcBorders>
          </w:tcPr>
          <w:p w14:paraId="72A40230"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Jim's Landing</w:t>
            </w:r>
          </w:p>
        </w:tc>
        <w:tc>
          <w:tcPr>
            <w:tcW w:w="3690" w:type="dxa"/>
            <w:tcBorders>
              <w:top w:val="single" w:sz="6" w:space="0" w:color="auto"/>
              <w:left w:val="single" w:sz="6" w:space="0" w:color="auto"/>
              <w:bottom w:val="single" w:sz="18" w:space="0" w:color="auto"/>
              <w:right w:val="single" w:sz="18" w:space="0" w:color="auto"/>
            </w:tcBorders>
          </w:tcPr>
          <w:p w14:paraId="18F4F143"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36.79</w:t>
            </w:r>
          </w:p>
        </w:tc>
      </w:tr>
    </w:tbl>
    <w:p w14:paraId="121C6A2F" w14:textId="77777777" w:rsidR="00EB2693" w:rsidRPr="0024208B" w:rsidRDefault="00EB2693" w:rsidP="0024208B">
      <w:pPr>
        <w:rPr>
          <w:sz w:val="24"/>
          <w:szCs w:val="24"/>
          <w:lang w:eastAsia="en-US"/>
        </w:rPr>
      </w:pPr>
    </w:p>
    <w:sectPr w:rsidR="00EB2693" w:rsidRPr="0024208B" w:rsidSect="00E1754F">
      <w:pgSz w:w="15840" w:h="12240" w:orient="landscape"/>
      <w:pgMar w:top="1080" w:right="1080" w:bottom="1080" w:left="108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Benjamin Meyer" w:date="2020-11-23T16:07:00Z" w:initials="BM">
    <w:p w14:paraId="057658CC" w14:textId="77777777" w:rsidR="00BD56A8" w:rsidRDefault="00BD56A8">
      <w:pPr>
        <w:pStyle w:val="CommentText"/>
      </w:pPr>
      <w:r>
        <w:rPr>
          <w:rStyle w:val="CommentReference"/>
        </w:rPr>
        <w:annotationRef/>
      </w:r>
      <w:r>
        <w:t>Make sure to update to current date</w:t>
      </w:r>
    </w:p>
  </w:comment>
  <w:comment w:id="1" w:author="Benjamin Meyer" w:date="2020-11-23T16:08:00Z" w:initials="BM">
    <w:p w14:paraId="28393D23" w14:textId="4E5BA5AE" w:rsidR="00BD56A8" w:rsidRDefault="00BD56A8">
      <w:pPr>
        <w:pStyle w:val="CommentText"/>
      </w:pPr>
      <w:r>
        <w:rPr>
          <w:rStyle w:val="CommentReference"/>
        </w:rPr>
        <w:annotationRef/>
      </w:r>
      <w:r>
        <w:t>Include just my name or both?  I presume just mine.</w:t>
      </w:r>
    </w:p>
  </w:comment>
  <w:comment w:id="5" w:author="Benjamin Meyer" w:date="2020-11-30T10:12:00Z" w:initials="BM">
    <w:p w14:paraId="34E8FBF3" w14:textId="16D572DC" w:rsidR="00BD56A8" w:rsidRDefault="00BD56A8">
      <w:pPr>
        <w:pStyle w:val="CommentText"/>
      </w:pPr>
      <w:r>
        <w:rPr>
          <w:rStyle w:val="CommentReference"/>
        </w:rPr>
        <w:annotationRef/>
      </w:r>
      <w:r>
        <w:t>The 2017 literature review makes reference to a” “final report” that will be issued for the KRBQM project.  That will be a different document than this current one, correct?</w:t>
      </w:r>
    </w:p>
  </w:comment>
  <w:comment w:id="7" w:author="Benjamin Meyer" w:date="2020-11-23T16:15:00Z" w:initials="BM">
    <w:p w14:paraId="36EB35F1" w14:textId="77777777" w:rsidR="00BD56A8" w:rsidRDefault="00BD56A8">
      <w:pPr>
        <w:pStyle w:val="CommentText"/>
      </w:pPr>
      <w:r>
        <w:rPr>
          <w:rStyle w:val="CommentReference"/>
        </w:rPr>
        <w:annotationRef/>
      </w:r>
      <w:r>
        <w:t>Is this still the correct ID?</w:t>
      </w:r>
    </w:p>
  </w:comment>
  <w:comment w:id="19" w:author="Benjamin Meyer" w:date="2020-11-30T10:18:00Z" w:initials="BM">
    <w:p w14:paraId="4E2C902A" w14:textId="37E564C2" w:rsidR="00BD56A8" w:rsidRDefault="00BD56A8">
      <w:pPr>
        <w:pStyle w:val="CommentText"/>
      </w:pPr>
      <w:r>
        <w:rPr>
          <w:rStyle w:val="CommentReference"/>
        </w:rPr>
        <w:annotationRef/>
      </w:r>
      <w:r>
        <w:t>Why these two metals specifically?  And are Ca and Mg measured just to calculate hardness or do they have other applications?</w:t>
      </w:r>
    </w:p>
  </w:comment>
  <w:comment w:id="22" w:author="Benjamin Meyer" w:date="2020-11-30T09:48:00Z" w:initials="BM">
    <w:p w14:paraId="7724F52C" w14:textId="423D9373" w:rsidR="00BD56A8" w:rsidRDefault="00BD56A8">
      <w:pPr>
        <w:pStyle w:val="CommentText"/>
      </w:pPr>
      <w:r>
        <w:rPr>
          <w:rStyle w:val="CommentReference"/>
        </w:rPr>
        <w:annotationRef/>
      </w:r>
      <w:r>
        <w:t>Did previous years sampling efforts also include analyses of other metals?  Why are Cu and Zn specifically the focus of this report and the 2017 literature review?</w:t>
      </w:r>
    </w:p>
  </w:comment>
  <w:comment w:id="30" w:author="Benjamin Meyer" w:date="2020-11-30T12:26:00Z" w:initials="BM">
    <w:p w14:paraId="641FAF14" w14:textId="7B10B4B5" w:rsidR="00BD56A8" w:rsidRDefault="00BD56A8">
      <w:pPr>
        <w:pStyle w:val="CommentText"/>
      </w:pPr>
      <w:r>
        <w:rPr>
          <w:rStyle w:val="CommentReference"/>
        </w:rPr>
        <w:annotationRef/>
      </w:r>
      <w:r>
        <w:t>Any additional particpants in 2020?</w:t>
      </w:r>
    </w:p>
  </w:comment>
  <w:comment w:id="36" w:author="Benjamin Meyer" w:date="2020-11-30T12:32:00Z" w:initials="BM">
    <w:p w14:paraId="2FBB97B1" w14:textId="001EA056" w:rsidR="00BD56A8" w:rsidRDefault="00BD56A8">
      <w:pPr>
        <w:pStyle w:val="CommentText"/>
      </w:pPr>
      <w:r>
        <w:rPr>
          <w:rStyle w:val="CommentReference"/>
        </w:rPr>
        <w:annotationRef/>
      </w:r>
      <w:r>
        <w:t>I am unable to find this document online.  Where is it housed?</w:t>
      </w:r>
    </w:p>
  </w:comment>
  <w:comment w:id="37" w:author="Benjamin Meyer" w:date="2020-11-23T16:24:00Z" w:initials="BM">
    <w:p w14:paraId="78812A4D" w14:textId="77777777" w:rsidR="00BD56A8" w:rsidRDefault="00BD56A8">
      <w:pPr>
        <w:pStyle w:val="CommentText"/>
      </w:pPr>
      <w:r>
        <w:rPr>
          <w:rStyle w:val="CommentReference"/>
        </w:rPr>
        <w:annotationRef/>
      </w:r>
      <w:r>
        <w:t>Were the samples taken above or below the confluence of each tributary?  Important to know b/c tributary source could be totally different than mainstem</w:t>
      </w:r>
    </w:p>
  </w:comment>
  <w:comment w:id="38" w:author="Benjamin Meyer" w:date="2020-11-30T15:34:00Z" w:initials="BM">
    <w:p w14:paraId="314CD0D4" w14:textId="63AC9179" w:rsidR="00BD56A8" w:rsidRDefault="00BD56A8">
      <w:pPr>
        <w:pStyle w:val="CommentText"/>
      </w:pPr>
      <w:r>
        <w:rPr>
          <w:rStyle w:val="CommentReference"/>
        </w:rPr>
        <w:annotationRef/>
      </w:r>
      <w:r>
        <w:t>Coordinates are in edgars 2014 report</w:t>
      </w:r>
    </w:p>
  </w:comment>
  <w:comment w:id="52" w:author="Benjamin Meyer [2]" w:date="2020-11-24T08:47:00Z" w:initials="BM">
    <w:p w14:paraId="3C174002" w14:textId="34F56086" w:rsidR="00BD56A8" w:rsidRDefault="00BD56A8">
      <w:pPr>
        <w:pStyle w:val="CommentText"/>
      </w:pPr>
      <w:r>
        <w:rPr>
          <w:rStyle w:val="CommentReference"/>
        </w:rPr>
        <w:annotationRef/>
      </w:r>
      <w:r>
        <w:t>Modify to establish Rstudio?</w:t>
      </w:r>
    </w:p>
  </w:comment>
  <w:comment w:id="53" w:author="Benjamin Meyer [2]" w:date="2020-11-25T15:59:00Z" w:initials="BM">
    <w:p w14:paraId="1BCF9580" w14:textId="77B0779C" w:rsidR="00BD56A8" w:rsidRDefault="00BD56A8">
      <w:pPr>
        <w:pStyle w:val="CommentText"/>
      </w:pPr>
      <w:r>
        <w:rPr>
          <w:rStyle w:val="CommentReference"/>
        </w:rPr>
        <w:annotationRef/>
      </w:r>
      <w:r>
        <w:t>Why does this sampling merit a separate description of methods and reporting of results?  Did the other biannual sampling produc results other than zn/cu/mg/ca?</w:t>
      </w:r>
    </w:p>
  </w:comment>
  <w:comment w:id="54" w:author="Benjamin Meyer" w:date="2020-11-30T15:35:00Z" w:initials="BM">
    <w:p w14:paraId="45ABA16D" w14:textId="0884F0FD" w:rsidR="00BD56A8" w:rsidRDefault="00BD56A8">
      <w:pPr>
        <w:pStyle w:val="CommentText"/>
      </w:pPr>
      <w:r>
        <w:rPr>
          <w:rStyle w:val="CommentReference"/>
        </w:rPr>
        <w:annotationRef/>
      </w:r>
      <w:r>
        <w:t>2 extra days in middle of the summer were for Cu and Zn only</w:t>
      </w:r>
    </w:p>
  </w:comment>
  <w:comment w:id="55" w:author="Benjamin Meyer [2]" w:date="2020-11-24T11:32:00Z" w:initials="BM">
    <w:p w14:paraId="13FD4C23" w14:textId="7E909098" w:rsidR="00BD56A8" w:rsidRDefault="00BD56A8">
      <w:pPr>
        <w:pStyle w:val="CommentText"/>
      </w:pPr>
      <w:r>
        <w:rPr>
          <w:rStyle w:val="CommentReference"/>
        </w:rPr>
        <w:annotationRef/>
      </w:r>
      <w:r>
        <w:t>Describe exercise in trying to find archived KWF Cu/Zn data at waterqualitydata.us website.  Queried for all available Cu/Zn water data in the Borough, but found KWF data available only through 2013 at:</w:t>
      </w:r>
    </w:p>
    <w:p w14:paraId="03BAE5DF" w14:textId="77777777" w:rsidR="00BD56A8" w:rsidRDefault="00BD56A8">
      <w:pPr>
        <w:pStyle w:val="CommentText"/>
      </w:pPr>
    </w:p>
    <w:p w14:paraId="29C13930" w14:textId="0914B5EC" w:rsidR="00BD56A8" w:rsidRDefault="00BD56A8">
      <w:pPr>
        <w:pStyle w:val="CommentText"/>
      </w:pPr>
      <w:hyperlink r:id="rId1" w:anchor="countrycode=US&amp;statecode=US%3A02&amp;countycode=US%3A02%3A122&amp;sampleMedia=water&amp;sampleMedia=Water&amp;characteristicType=Inorganics%2C%20Major%2C%20Metals&amp;characteristicType=Inorganics%2C%20Minor%2C%20Metals&amp;mimeType=csv&amp;dataProfile=narrowResult" w:history="1">
        <w:r w:rsidRPr="0089742A">
          <w:rPr>
            <w:rStyle w:val="Hyperlink"/>
          </w:rPr>
          <w:t>https://www.waterqualitydata.us/portal/#countrycode=US&amp;statecode=US%3A02&amp;countycode=US%3A02%3A122&amp;sampleMedia=water&amp;sampleMedia=Water&amp;characteristicType=Inorganics%2C%20Major%2C%20Metals&amp;characteristicType=Inorganics%2C%20Minor%2C%20Metals&amp;mimeType=csv&amp;da</w:t>
        </w:r>
      </w:hyperlink>
    </w:p>
  </w:comment>
  <w:comment w:id="56" w:author="Benjamin Meyer" w:date="2020-11-30T15:39:00Z" w:initials="BM">
    <w:p w14:paraId="7F88D65D" w14:textId="28AFEB38" w:rsidR="00BD56A8" w:rsidRDefault="00BD56A8">
      <w:pPr>
        <w:pStyle w:val="CommentText"/>
      </w:pPr>
      <w:r>
        <w:rPr>
          <w:rStyle w:val="CommentReference"/>
        </w:rPr>
        <w:annotationRef/>
      </w:r>
      <w:r>
        <w:t>check With AK DEC as to when data was last submitted.  Was sumitted by KWF until 2014</w:t>
      </w:r>
    </w:p>
  </w:comment>
  <w:comment w:id="63" w:author="Benjamin Meyer" w:date="2020-11-30T09:54:00Z" w:initials="BM">
    <w:p w14:paraId="7A25BABA" w14:textId="06CA5F5C" w:rsidR="00BD56A8" w:rsidRDefault="00BD56A8">
      <w:pPr>
        <w:pStyle w:val="CommentText"/>
      </w:pPr>
      <w:r>
        <w:rPr>
          <w:rStyle w:val="CommentReference"/>
        </w:rPr>
        <w:annotationRef/>
      </w:r>
      <w:r>
        <w:t>topic to research: are DEC-provided CCC values in alignment with known concentrations that affect fish behavior/physiology?</w:t>
      </w:r>
    </w:p>
  </w:comment>
  <w:comment w:id="67" w:author="Benjamin Meyer [2]" w:date="2020-11-24T08:51:00Z" w:initials="BM">
    <w:p w14:paraId="7979166F" w14:textId="3418B5FF" w:rsidR="00BD56A8" w:rsidRDefault="00BD56A8">
      <w:pPr>
        <w:pStyle w:val="CommentText"/>
      </w:pPr>
      <w:r>
        <w:rPr>
          <w:rStyle w:val="CommentReference"/>
        </w:rPr>
        <w:annotationRef/>
      </w:r>
      <w:r>
        <w:t xml:space="preserve">Update this section w/ 2020 results.  See preliminary data exploration at </w:t>
      </w:r>
      <w:hyperlink r:id="rId2" w:history="1">
        <w:r w:rsidRPr="00675477">
          <w:rPr>
            <w:rStyle w:val="Hyperlink"/>
            <w:sz w:val="28"/>
            <w:szCs w:val="28"/>
          </w:rPr>
          <w:t>https://rpubs.com/bmeyer/cu_zn_2019_2</w:t>
        </w:r>
        <w:r w:rsidRPr="00675477">
          <w:rPr>
            <w:rStyle w:val="Hyperlink"/>
            <w:sz w:val="28"/>
            <w:szCs w:val="28"/>
          </w:rPr>
          <w:t>020</w:t>
        </w:r>
      </w:hyperlink>
      <w:r w:rsidRPr="00675477">
        <w:rPr>
          <w:sz w:val="28"/>
          <w:szCs w:val="28"/>
        </w:rPr>
        <w:t xml:space="preserve"> </w:t>
      </w:r>
    </w:p>
  </w:comment>
  <w:comment w:id="70" w:author="Benjamin Meyer [2]" w:date="2020-11-24T09:03:00Z" w:initials="BM">
    <w:p w14:paraId="452CD5D7" w14:textId="0D2897A1" w:rsidR="00BD56A8" w:rsidRDefault="00BD56A8">
      <w:pPr>
        <w:pStyle w:val="CommentText"/>
      </w:pPr>
      <w:r>
        <w:rPr>
          <w:rStyle w:val="CommentReference"/>
        </w:rPr>
        <w:annotationRef/>
      </w:r>
      <w:r>
        <w:t>I would like to further contemplate the rationale and procedures for mainstem sampling.  What is our best choice for location?  Above and/or below the confluence?  Directly in the mixing zone?</w:t>
      </w:r>
    </w:p>
  </w:comment>
  <w:comment w:id="84" w:author="Benjamin Meyer [2]" w:date="2020-11-24T09:12:00Z" w:initials="BM">
    <w:p w14:paraId="4968A587" w14:textId="5D4D8AF6" w:rsidR="00BD56A8" w:rsidRDefault="00BD56A8">
      <w:pPr>
        <w:pStyle w:val="CommentText"/>
      </w:pPr>
      <w:r>
        <w:rPr>
          <w:rStyle w:val="CommentReference"/>
        </w:rPr>
        <w:annotationRef/>
      </w:r>
      <w:r>
        <w:t>This is the part outsourced to St. Mary’s?</w:t>
      </w:r>
    </w:p>
  </w:comment>
  <w:comment w:id="98" w:author="Benjamin Meyer [2]" w:date="2020-11-24T09:35:00Z" w:initials="BM">
    <w:p w14:paraId="4B19E142" w14:textId="03C76885" w:rsidR="00BD56A8" w:rsidRDefault="00BD56A8">
      <w:pPr>
        <w:pStyle w:val="CommentText"/>
      </w:pPr>
      <w:r>
        <w:rPr>
          <w:rStyle w:val="CommentReference"/>
        </w:rPr>
        <w:annotationRef/>
      </w:r>
      <w:r>
        <w:t>These sites I presume are the green dots shown in Figure 3.  I am unable to find the exact coordinates for them though.  Important to know if samples were collected upstream or downstream of the associated tributary, or directly in the outflow plume.</w:t>
      </w:r>
    </w:p>
  </w:comment>
  <w:comment w:id="100" w:author="Benjamin Meyer" w:date="2020-11-30T15:45:00Z" w:initials="BM">
    <w:p w14:paraId="3D33BE28" w14:textId="246C43E0" w:rsidR="00365D7C" w:rsidRDefault="00365D7C">
      <w:pPr>
        <w:pStyle w:val="CommentText"/>
      </w:pPr>
      <w:r>
        <w:rPr>
          <w:rStyle w:val="CommentReference"/>
        </w:rPr>
        <w:annotationRef/>
      </w:r>
      <w:r>
        <w:t>Samples were taken downstream of nearest confluence in main stem.  Make sure to highlight in intro.</w:t>
      </w:r>
    </w:p>
  </w:comment>
  <w:comment w:id="115" w:author="Benjamin Meyer [2]" w:date="2020-11-25T16:04:00Z" w:initials="BM">
    <w:p w14:paraId="05C4591D" w14:textId="30C0CB06" w:rsidR="00BD56A8" w:rsidRDefault="00BD56A8">
      <w:pPr>
        <w:pStyle w:val="CommentText"/>
      </w:pPr>
      <w:r>
        <w:rPr>
          <w:rStyle w:val="CommentReference"/>
        </w:rPr>
        <w:annotationRef/>
      </w:r>
      <w:r>
        <w:t>reword</w:t>
      </w:r>
    </w:p>
  </w:comment>
  <w:comment w:id="125" w:author="Benjamin Meyer [2]" w:date="2020-11-24T09:46:00Z" w:initials="BM">
    <w:p w14:paraId="153B1E39" w14:textId="31A8D3B5" w:rsidR="00BD56A8" w:rsidRDefault="00BD56A8">
      <w:pPr>
        <w:pStyle w:val="CommentText"/>
      </w:pPr>
      <w:r>
        <w:rPr>
          <w:rStyle w:val="CommentReference"/>
        </w:rPr>
        <w:annotationRef/>
      </w:r>
      <w:r>
        <w:t>Some paired samplings of Cu/Zn and Mg/Ca are asynchronous in time and space</w:t>
      </w:r>
    </w:p>
  </w:comment>
  <w:comment w:id="123" w:author="Benjamin Meyer [2]" w:date="2020-11-25T16:06:00Z" w:initials="BM">
    <w:p w14:paraId="1D305145" w14:textId="77777777" w:rsidR="00BD56A8" w:rsidRDefault="00BD56A8">
      <w:pPr>
        <w:pStyle w:val="CommentText"/>
      </w:pPr>
      <w:r>
        <w:rPr>
          <w:rStyle w:val="CommentReference"/>
        </w:rPr>
        <w:annotationRef/>
      </w:r>
      <w:r>
        <w:t>Table is presented but does not appear be used in interpretation of 2019 or 2020 data</w:t>
      </w:r>
    </w:p>
    <w:p w14:paraId="3543C93D" w14:textId="0F9D3614" w:rsidR="00BD56A8" w:rsidRDefault="00BD56A8">
      <w:pPr>
        <w:pStyle w:val="CommentText"/>
      </w:pPr>
    </w:p>
  </w:comment>
  <w:comment w:id="126" w:author="Benjamin Meyer [2]" w:date="2020-11-25T16:05:00Z" w:initials="BM">
    <w:p w14:paraId="6F3983F6" w14:textId="70101D5F" w:rsidR="00BD56A8" w:rsidRDefault="00BD56A8">
      <w:pPr>
        <w:pStyle w:val="CommentText"/>
      </w:pPr>
      <w:r>
        <w:rPr>
          <w:rStyle w:val="CommentReference"/>
        </w:rPr>
        <w:annotationRef/>
      </w:r>
      <w:r>
        <w:t>unclear</w:t>
      </w:r>
    </w:p>
  </w:comment>
  <w:comment w:id="127" w:author="Benjamin Meyer [2]" w:date="2020-11-24T09:48:00Z" w:initials="BM">
    <w:p w14:paraId="34CE8AA4" w14:textId="5B0B965F" w:rsidR="00BD56A8" w:rsidRDefault="00BD56A8">
      <w:pPr>
        <w:pStyle w:val="CommentText"/>
      </w:pPr>
      <w:r>
        <w:rPr>
          <w:rStyle w:val="CommentReference"/>
        </w:rPr>
        <w:annotationRef/>
      </w:r>
      <w:r>
        <w:t>Verify this was done in 2020 and modify text if so</w:t>
      </w:r>
    </w:p>
  </w:comment>
  <w:comment w:id="149" w:author="Benjamin Meyer [2]" w:date="2020-11-24T09:57:00Z" w:initials="BM">
    <w:p w14:paraId="0A6EC7A5" w14:textId="796F6B0A" w:rsidR="00BD56A8" w:rsidRDefault="00BD56A8">
      <w:pPr>
        <w:pStyle w:val="CommentText"/>
      </w:pPr>
      <w:r>
        <w:rPr>
          <w:rStyle w:val="CommentReference"/>
        </w:rPr>
        <w:annotationRef/>
      </w:r>
      <w:r>
        <w:t>?</w:t>
      </w:r>
    </w:p>
  </w:comment>
  <w:comment w:id="157" w:author="Benjamin Meyer [2]" w:date="2020-11-24T09:59:00Z" w:initials="BM">
    <w:p w14:paraId="2D2CE8F6" w14:textId="74AB79C7" w:rsidR="00BD56A8" w:rsidRDefault="00BD56A8">
      <w:pPr>
        <w:pStyle w:val="CommentText"/>
      </w:pPr>
      <w:r>
        <w:rPr>
          <w:rStyle w:val="CommentReference"/>
        </w:rPr>
        <w:annotationRef/>
      </w:r>
      <w:r>
        <w:t>Proposal to acquire a more continuous time series in the data</w:t>
      </w:r>
    </w:p>
  </w:comment>
  <w:comment w:id="158" w:author="Benjamin Meyer [2]" w:date="2020-11-24T10:03:00Z" w:initials="BM">
    <w:p w14:paraId="2F321294" w14:textId="0BB09608" w:rsidR="00BD56A8" w:rsidRDefault="00BD56A8">
      <w:pPr>
        <w:pStyle w:val="CommentText"/>
      </w:pPr>
      <w:r>
        <w:rPr>
          <w:rStyle w:val="CommentReference"/>
        </w:rPr>
        <w:annotationRef/>
      </w:r>
      <w:r>
        <w:t>Cite literature for each of these</w:t>
      </w:r>
    </w:p>
  </w:comment>
  <w:comment w:id="159" w:author="Benjamin Meyer [2]" w:date="2020-11-24T10:01:00Z" w:initials="BM">
    <w:p w14:paraId="033E500C" w14:textId="77777777" w:rsidR="00BD56A8" w:rsidRDefault="00BD56A8" w:rsidP="00C62EA9">
      <w:pPr>
        <w:pStyle w:val="CommentText"/>
        <w:numPr>
          <w:ilvl w:val="0"/>
          <w:numId w:val="10"/>
        </w:numPr>
      </w:pPr>
      <w:r>
        <w:rPr>
          <w:rStyle w:val="CommentReference"/>
        </w:rPr>
        <w:annotationRef/>
      </w:r>
      <w:r>
        <w:t xml:space="preserve"> Where are greatest exceedances occurring?  </w:t>
      </w:r>
    </w:p>
    <w:p w14:paraId="73C9B953" w14:textId="77777777" w:rsidR="00BD56A8" w:rsidRDefault="00BD56A8" w:rsidP="00C62EA9">
      <w:pPr>
        <w:pStyle w:val="CommentText"/>
        <w:numPr>
          <w:ilvl w:val="0"/>
          <w:numId w:val="10"/>
        </w:numPr>
      </w:pPr>
      <w:r>
        <w:t xml:space="preserve"> Are they consistently exceeding over multiple years and seasons?</w:t>
      </w:r>
    </w:p>
    <w:p w14:paraId="716BAE9E" w14:textId="14560B5D" w:rsidR="00BD56A8" w:rsidRDefault="00BD56A8" w:rsidP="00C62EA9">
      <w:pPr>
        <w:pStyle w:val="CommentText"/>
        <w:numPr>
          <w:ilvl w:val="0"/>
          <w:numId w:val="10"/>
        </w:numPr>
      </w:pPr>
      <w:r>
        <w:t xml:space="preserve"> Can we see increasing concentrations closer to point source?</w:t>
      </w:r>
    </w:p>
  </w:comment>
  <w:comment w:id="174" w:author="Benjamin Meyer [2]" w:date="2020-11-24T10:05:00Z" w:initials="BM">
    <w:p w14:paraId="48B05C1B" w14:textId="505E728C" w:rsidR="00BD56A8" w:rsidRDefault="00BD56A8">
      <w:pPr>
        <w:pStyle w:val="CommentText"/>
      </w:pPr>
      <w:r>
        <w:rPr>
          <w:rStyle w:val="CommentReference"/>
        </w:rPr>
        <w:annotationRef/>
      </w:r>
      <w:r>
        <w:t>And 2020</w:t>
      </w:r>
    </w:p>
  </w:comment>
  <w:comment w:id="175" w:author="Benjamin Meyer" w:date="2020-11-30T15:55:00Z" w:initials="BM">
    <w:p w14:paraId="1B696522" w14:textId="5A86AB61" w:rsidR="0026729C" w:rsidRDefault="0026729C">
      <w:pPr>
        <w:pStyle w:val="CommentText"/>
      </w:pPr>
      <w:r>
        <w:rPr>
          <w:rStyle w:val="CommentReference"/>
        </w:rPr>
        <w:annotationRef/>
      </w:r>
      <w:r>
        <w:t>Priorities: maintain existing green infrastructure; fund a pilot project to show success to mitigate on a small scale</w:t>
      </w:r>
    </w:p>
  </w:comment>
  <w:comment w:id="176" w:author="Benjamin Meyer [2]" w:date="2020-11-24T10:14:00Z" w:initials="BM">
    <w:p w14:paraId="47F36FD4" w14:textId="4291CFEE" w:rsidR="00BD56A8" w:rsidRDefault="00BD56A8">
      <w:pPr>
        <w:pStyle w:val="CommentText"/>
      </w:pPr>
      <w:r>
        <w:rPr>
          <w:rStyle w:val="CommentReference"/>
        </w:rPr>
        <w:annotationRef/>
      </w:r>
      <w:r>
        <w:t>Or, how can this be incorporated in to existing outreach efforts?  E.g. value of riparian buffer strips as absorption filters.</w:t>
      </w:r>
    </w:p>
  </w:comment>
  <w:comment w:id="180" w:author="Benjamin Meyer [2]" w:date="2020-11-24T10:15:00Z" w:initials="BM">
    <w:p w14:paraId="0C5C629A" w14:textId="1C7E475E" w:rsidR="00BD56A8" w:rsidRDefault="00BD56A8">
      <w:pPr>
        <w:pStyle w:val="CommentText"/>
      </w:pPr>
      <w:r>
        <w:rPr>
          <w:rStyle w:val="CommentReference"/>
        </w:rPr>
        <w:annotationRef/>
      </w:r>
      <w:r>
        <w:t>Cite literature</w:t>
      </w:r>
    </w:p>
  </w:comment>
  <w:comment w:id="181" w:author="Benjamin Meyer" w:date="2020-11-30T10:46:00Z" w:initials="BM">
    <w:p w14:paraId="520178F6" w14:textId="4187E441" w:rsidR="00BD56A8" w:rsidRDefault="00BD56A8">
      <w:pPr>
        <w:pStyle w:val="CommentText"/>
      </w:pPr>
      <w:r>
        <w:rPr>
          <w:rStyle w:val="CommentReference"/>
        </w:rPr>
        <w:annotationRef/>
      </w:r>
      <w:r>
        <w:t>Idea: pilot mitigation project</w:t>
      </w:r>
    </w:p>
    <w:p w14:paraId="154C6AB5" w14:textId="64C641D5" w:rsidR="00BD56A8" w:rsidRDefault="00BD56A8">
      <w:pPr>
        <w:pStyle w:val="CommentText"/>
      </w:pPr>
    </w:p>
    <w:p w14:paraId="24D8788C" w14:textId="73ABFF47" w:rsidR="00BD56A8" w:rsidRDefault="00BD56A8" w:rsidP="00527407">
      <w:pPr>
        <w:pStyle w:val="CommentText"/>
        <w:numPr>
          <w:ilvl w:val="0"/>
          <w:numId w:val="11"/>
        </w:numPr>
      </w:pPr>
      <w:r>
        <w:t>Examine potential sources above site(s) showing highest increases 2000 – 2014</w:t>
      </w:r>
    </w:p>
    <w:p w14:paraId="0780CD13" w14:textId="4C8DBF7D" w:rsidR="00BD56A8" w:rsidRDefault="00BD56A8" w:rsidP="00527407">
      <w:pPr>
        <w:pStyle w:val="CommentText"/>
        <w:numPr>
          <w:ilvl w:val="0"/>
          <w:numId w:val="11"/>
        </w:numPr>
      </w:pPr>
      <w:r>
        <w:t>Target 1 mitigation action</w:t>
      </w:r>
    </w:p>
    <w:p w14:paraId="74F7FB51" w14:textId="0D430877" w:rsidR="00BD56A8" w:rsidRDefault="00BD56A8" w:rsidP="00527407">
      <w:pPr>
        <w:pStyle w:val="CommentText"/>
        <w:numPr>
          <w:ilvl w:val="0"/>
          <w:numId w:val="11"/>
        </w:numPr>
      </w:pPr>
      <w:r>
        <w:t>Research source apportionment</w:t>
      </w:r>
    </w:p>
    <w:p w14:paraId="5FA873B4" w14:textId="77777777" w:rsidR="00BD56A8" w:rsidRDefault="00BD56A8" w:rsidP="00527407">
      <w:pPr>
        <w:pStyle w:val="CommentText"/>
        <w:numPr>
          <w:ilvl w:val="0"/>
          <w:numId w:val="11"/>
        </w:numPr>
      </w:pPr>
    </w:p>
  </w:comment>
  <w:comment w:id="188" w:author="Benjamin Meyer" w:date="2020-11-30T15:48:00Z" w:initials="BM">
    <w:p w14:paraId="74D6EB86" w14:textId="26D483AC" w:rsidR="00365D7C" w:rsidRDefault="00365D7C">
      <w:pPr>
        <w:pStyle w:val="CommentText"/>
      </w:pPr>
      <w:r>
        <w:rPr>
          <w:rStyle w:val="CommentReference"/>
        </w:rPr>
        <w:annotationRef/>
      </w:r>
      <w:r>
        <w:t>Sites at trib mouth were directly in trrb, sites in mainstem were either above or below depindin on site</w:t>
      </w:r>
    </w:p>
  </w:comment>
  <w:comment w:id="190" w:author="Benjamin Meyer [2]" w:date="2020-11-24T09:07:00Z" w:initials="BM">
    <w:p w14:paraId="4530CEF1" w14:textId="77777777" w:rsidR="00BD56A8" w:rsidRDefault="00BD56A8">
      <w:pPr>
        <w:pStyle w:val="CommentText"/>
      </w:pPr>
      <w:r>
        <w:rPr>
          <w:rStyle w:val="CommentReference"/>
        </w:rPr>
        <w:annotationRef/>
      </w:r>
      <w:r>
        <w:t>Idea: create map that shows points on a color scale value for % above or below CCC value (e.g. red for above exceedance, blue for below).</w:t>
      </w:r>
    </w:p>
    <w:p w14:paraId="69F9D95F" w14:textId="3FFF6E21" w:rsidR="00BD56A8" w:rsidRDefault="00BD56A8">
      <w:pPr>
        <w:pStyle w:val="CommentText"/>
      </w:pPr>
      <w:r>
        <w:t xml:space="preserve"> </w:t>
      </w:r>
    </w:p>
  </w:comment>
  <w:comment w:id="193" w:author="Benjamin Meyer [2]" w:date="2020-11-25T09:41:00Z" w:initials="BM">
    <w:p w14:paraId="5387ED9F" w14:textId="242CD3A4" w:rsidR="00BD56A8" w:rsidRDefault="00BD56A8">
      <w:pPr>
        <w:pStyle w:val="CommentText"/>
      </w:pPr>
      <w:r>
        <w:rPr>
          <w:rStyle w:val="CommentReference"/>
        </w:rPr>
        <w:annotationRef/>
      </w:r>
      <w:r>
        <w:t>How best to modify fig for 2020?</w:t>
      </w:r>
    </w:p>
  </w:comment>
  <w:comment w:id="192" w:author="Benjamin Meyer" w:date="2020-11-30T15:52:00Z" w:initials="BM">
    <w:p w14:paraId="4D31B60B" w14:textId="3225F649" w:rsidR="00365D7C" w:rsidRDefault="00365D7C">
      <w:pPr>
        <w:pStyle w:val="CommentText"/>
      </w:pPr>
      <w:r>
        <w:rPr>
          <w:rStyle w:val="CommentReference"/>
        </w:rPr>
        <w:annotationRef/>
      </w:r>
      <w:r>
        <w:t>Ca and mg samples wer all paired in 2020, just in 2019 were data borrowed from other nearby sampling events</w:t>
      </w:r>
    </w:p>
  </w:comment>
  <w:comment w:id="214" w:author="Benjamin Meyer" w:date="2020-11-30T11:29:00Z" w:initials="BM">
    <w:p w14:paraId="27B2B5D7" w14:textId="4458BBF5" w:rsidR="00BD56A8" w:rsidRDefault="00BD56A8">
      <w:pPr>
        <w:pStyle w:val="CommentText"/>
      </w:pPr>
      <w:r>
        <w:rPr>
          <w:rStyle w:val="CommentReference"/>
        </w:rPr>
        <w:annotationRef/>
      </w:r>
      <w:r>
        <w:t>Fix reference to this table throughout document</w:t>
      </w:r>
    </w:p>
  </w:comment>
  <w:comment w:id="219" w:author="Benjamin Meyer" w:date="2020-11-30T12:15:00Z" w:initials="BM">
    <w:p w14:paraId="20729709" w14:textId="3852E51D" w:rsidR="00BD56A8" w:rsidRDefault="00BD56A8">
      <w:pPr>
        <w:pStyle w:val="CommentText"/>
      </w:pPr>
      <w:r>
        <w:rPr>
          <w:rStyle w:val="CommentReference"/>
        </w:rPr>
        <w:annotationRef/>
      </w:r>
      <w:r>
        <w:t>Fix reference to this table in doc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7658CC" w15:done="0"/>
  <w15:commentEx w15:paraId="28393D23" w15:done="0"/>
  <w15:commentEx w15:paraId="34E8FBF3" w15:done="0"/>
  <w15:commentEx w15:paraId="36EB35F1" w15:done="0"/>
  <w15:commentEx w15:paraId="4E2C902A" w15:done="0"/>
  <w15:commentEx w15:paraId="7724F52C" w15:done="0"/>
  <w15:commentEx w15:paraId="641FAF14" w15:done="0"/>
  <w15:commentEx w15:paraId="2FBB97B1" w15:done="0"/>
  <w15:commentEx w15:paraId="78812A4D" w15:done="0"/>
  <w15:commentEx w15:paraId="314CD0D4" w15:paraIdParent="78812A4D" w15:done="0"/>
  <w15:commentEx w15:paraId="3C174002" w15:done="0"/>
  <w15:commentEx w15:paraId="1BCF9580" w15:done="0"/>
  <w15:commentEx w15:paraId="45ABA16D" w15:paraIdParent="1BCF9580" w15:done="0"/>
  <w15:commentEx w15:paraId="29C13930" w15:done="0"/>
  <w15:commentEx w15:paraId="7F88D65D" w15:paraIdParent="29C13930" w15:done="0"/>
  <w15:commentEx w15:paraId="7A25BABA" w15:done="0"/>
  <w15:commentEx w15:paraId="7979166F" w15:done="0"/>
  <w15:commentEx w15:paraId="452CD5D7" w15:done="0"/>
  <w15:commentEx w15:paraId="4968A587" w15:done="0"/>
  <w15:commentEx w15:paraId="4B19E142" w15:done="0"/>
  <w15:commentEx w15:paraId="3D33BE28" w15:done="0"/>
  <w15:commentEx w15:paraId="05C4591D" w15:done="0"/>
  <w15:commentEx w15:paraId="153B1E39" w15:done="0"/>
  <w15:commentEx w15:paraId="3543C93D" w15:done="0"/>
  <w15:commentEx w15:paraId="6F3983F6" w15:done="0"/>
  <w15:commentEx w15:paraId="34CE8AA4" w15:done="0"/>
  <w15:commentEx w15:paraId="0A6EC7A5" w15:done="0"/>
  <w15:commentEx w15:paraId="2D2CE8F6" w15:done="0"/>
  <w15:commentEx w15:paraId="2F321294" w15:done="0"/>
  <w15:commentEx w15:paraId="716BAE9E" w15:done="0"/>
  <w15:commentEx w15:paraId="48B05C1B" w15:done="0"/>
  <w15:commentEx w15:paraId="1B696522" w15:done="0"/>
  <w15:commentEx w15:paraId="47F36FD4" w15:done="0"/>
  <w15:commentEx w15:paraId="0C5C629A" w15:done="0"/>
  <w15:commentEx w15:paraId="5FA873B4" w15:done="0"/>
  <w15:commentEx w15:paraId="74D6EB86" w15:done="0"/>
  <w15:commentEx w15:paraId="69F9D95F" w15:done="0"/>
  <w15:commentEx w15:paraId="5387ED9F" w15:done="0"/>
  <w15:commentEx w15:paraId="4D31B60B" w15:done="0"/>
  <w15:commentEx w15:paraId="27B2B5D7" w15:done="0"/>
  <w15:commentEx w15:paraId="207297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74724" w16cex:dateUtc="2020-11-24T17:47:00Z"/>
  <w16cex:commentExtensible w16cex:durableId="2368FDFE" w16cex:dateUtc="2020-11-26T00:59:00Z"/>
  <w16cex:commentExtensible w16cex:durableId="23676DE3" w16cex:dateUtc="2020-11-24T20:32:00Z"/>
  <w16cex:commentExtensible w16cex:durableId="23674828" w16cex:dateUtc="2020-11-24T17:51:00Z"/>
  <w16cex:commentExtensible w16cex:durableId="23674AFB" w16cex:dateUtc="2020-11-24T18:03:00Z"/>
  <w16cex:commentExtensible w16cex:durableId="23674CF3" w16cex:dateUtc="2020-11-24T18:12:00Z"/>
  <w16cex:commentExtensible w16cex:durableId="2367524B" w16cex:dateUtc="2020-11-24T18:35:00Z"/>
  <w16cex:commentExtensible w16cex:durableId="2368FF12" w16cex:dateUtc="2020-11-26T01:04:00Z"/>
  <w16cex:commentExtensible w16cex:durableId="23675513" w16cex:dateUtc="2020-11-24T18:46:00Z"/>
  <w16cex:commentExtensible w16cex:durableId="2368FFA0" w16cex:dateUtc="2020-11-26T01:06:00Z"/>
  <w16cex:commentExtensible w16cex:durableId="2368FF34" w16cex:dateUtc="2020-11-26T01:05:00Z"/>
  <w16cex:commentExtensible w16cex:durableId="23675557" w16cex:dateUtc="2020-11-24T18:48:00Z"/>
  <w16cex:commentExtensible w16cex:durableId="23675790" w16cex:dateUtc="2020-11-24T18:57:00Z"/>
  <w16cex:commentExtensible w16cex:durableId="23675818" w16cex:dateUtc="2020-11-24T18:59:00Z"/>
  <w16cex:commentExtensible w16cex:durableId="236758D7" w16cex:dateUtc="2020-11-24T19:03:00Z"/>
  <w16cex:commentExtensible w16cex:durableId="23675862" w16cex:dateUtc="2020-11-24T19:01:00Z"/>
  <w16cex:commentExtensible w16cex:durableId="2367597F" w16cex:dateUtc="2020-11-24T19:05:00Z"/>
  <w16cex:commentExtensible w16cex:durableId="23675B6F" w16cex:dateUtc="2020-11-24T19:14:00Z"/>
  <w16cex:commentExtensible w16cex:durableId="23675BCB" w16cex:dateUtc="2020-11-24T19:15:00Z"/>
  <w16cex:commentExtensible w16cex:durableId="23674BD3" w16cex:dateUtc="2020-11-24T18:07:00Z"/>
  <w16cex:commentExtensible w16cex:durableId="2368A533" w16cex:dateUtc="2020-11-25T18:41:00Z"/>
  <w16cex:commentExtensible w16cex:durableId="236B5E6E" w16cex:dateUtc="2020-11-27T20:15:00Z"/>
  <w16cex:commentExtensible w16cex:durableId="2367450B" w16cex:dateUtc="2020-11-24T17:38:00Z"/>
  <w16cex:commentExtensible w16cex:durableId="2368BF65" w16cex:dateUtc="2020-11-25T2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57658CC" w16cid:durableId="23669D03"/>
  <w16cid:commentId w16cid:paraId="28393D23" w16cid:durableId="23669D04"/>
  <w16cid:commentId w16cid:paraId="36EB35F1" w16cid:durableId="23669D05"/>
  <w16cid:commentId w16cid:paraId="78812A4D" w16cid:durableId="23669D06"/>
  <w16cid:commentId w16cid:paraId="3C174002" w16cid:durableId="23674724"/>
  <w16cid:commentId w16cid:paraId="1BCF9580" w16cid:durableId="2368FDFE"/>
  <w16cid:commentId w16cid:paraId="29C13930" w16cid:durableId="23676DE3"/>
  <w16cid:commentId w16cid:paraId="7979166F" w16cid:durableId="23674828"/>
  <w16cid:commentId w16cid:paraId="452CD5D7" w16cid:durableId="23674AFB"/>
  <w16cid:commentId w16cid:paraId="4968A587" w16cid:durableId="23674CF3"/>
  <w16cid:commentId w16cid:paraId="4B19E142" w16cid:durableId="2367524B"/>
  <w16cid:commentId w16cid:paraId="05C4591D" w16cid:durableId="2368FF12"/>
  <w16cid:commentId w16cid:paraId="153B1E39" w16cid:durableId="23675513"/>
  <w16cid:commentId w16cid:paraId="3543C93D" w16cid:durableId="2368FFA0"/>
  <w16cid:commentId w16cid:paraId="6F3983F6" w16cid:durableId="2368FF34"/>
  <w16cid:commentId w16cid:paraId="34CE8AA4" w16cid:durableId="23675557"/>
  <w16cid:commentId w16cid:paraId="0A6EC7A5" w16cid:durableId="23675790"/>
  <w16cid:commentId w16cid:paraId="2D2CE8F6" w16cid:durableId="23675818"/>
  <w16cid:commentId w16cid:paraId="2F321294" w16cid:durableId="236758D7"/>
  <w16cid:commentId w16cid:paraId="716BAE9E" w16cid:durableId="23675862"/>
  <w16cid:commentId w16cid:paraId="48B05C1B" w16cid:durableId="2367597F"/>
  <w16cid:commentId w16cid:paraId="47F36FD4" w16cid:durableId="23675B6F"/>
  <w16cid:commentId w16cid:paraId="0C5C629A" w16cid:durableId="23675BCB"/>
  <w16cid:commentId w16cid:paraId="69F9D95F" w16cid:durableId="23674BD3"/>
  <w16cid:commentId w16cid:paraId="5387ED9F" w16cid:durableId="2368A533"/>
  <w16cid:commentId w16cid:paraId="0FC3706E" w16cid:durableId="236B5E6E"/>
  <w16cid:commentId w16cid:paraId="34F0032B" w16cid:durableId="2367450B"/>
  <w16cid:commentId w16cid:paraId="480109A4" w16cid:durableId="2368BF6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5DAA1A" w14:textId="77777777" w:rsidR="00BD56A8" w:rsidRDefault="00BD56A8">
      <w:r>
        <w:separator/>
      </w:r>
    </w:p>
  </w:endnote>
  <w:endnote w:type="continuationSeparator" w:id="0">
    <w:p w14:paraId="4EFA6C7F" w14:textId="77777777" w:rsidR="00BD56A8" w:rsidRDefault="00BD56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34AB6" w14:textId="77777777" w:rsidR="00BD56A8" w:rsidRDefault="00BD56A8"/>
  <w:p w14:paraId="2935DDFE" w14:textId="0C4EA5FA" w:rsidR="00BD56A8" w:rsidRDefault="00BD56A8" w:rsidP="005F7DDC">
    <w:pPr>
      <w:pStyle w:val="FooterEven"/>
      <w:jc w:val="right"/>
    </w:pPr>
    <w:r>
      <w:fldChar w:fldCharType="begin"/>
    </w:r>
    <w:r>
      <w:instrText xml:space="preserve"> PAGE   \* MERGEFORMAT </w:instrText>
    </w:r>
    <w:r>
      <w:fldChar w:fldCharType="separate"/>
    </w:r>
    <w:r w:rsidR="0033052C" w:rsidRPr="0033052C">
      <w:rPr>
        <w:noProof/>
        <w:sz w:val="24"/>
        <w:szCs w:val="24"/>
      </w:rPr>
      <w:t>6</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26BB9" w14:textId="77777777" w:rsidR="00BD56A8" w:rsidRDefault="00BD56A8"/>
  <w:p w14:paraId="3F9B4C0F" w14:textId="73D7ADDA" w:rsidR="00BD56A8" w:rsidRDefault="00BD56A8" w:rsidP="005F7DDC">
    <w:pPr>
      <w:pStyle w:val="FooterOdd"/>
    </w:pPr>
    <w:r>
      <w:fldChar w:fldCharType="begin"/>
    </w:r>
    <w:r>
      <w:instrText xml:space="preserve"> PAGE   \* MERGEFORMAT </w:instrText>
    </w:r>
    <w:r>
      <w:fldChar w:fldCharType="separate"/>
    </w:r>
    <w:r w:rsidR="0033052C" w:rsidRPr="0033052C">
      <w:rPr>
        <w:noProof/>
        <w:sz w:val="24"/>
        <w:szCs w:val="24"/>
      </w:rPr>
      <w:t>7</w:t>
    </w:r>
    <w:r>
      <w:rPr>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14B67D" w14:textId="42898C01" w:rsidR="00BD56A8" w:rsidRDefault="00BD56A8" w:rsidP="005F7DDC">
    <w:pPr>
      <w:pStyle w:val="FooterEven"/>
      <w:jc w:val="right"/>
    </w:pPr>
    <w:r>
      <w:fldChar w:fldCharType="begin"/>
    </w:r>
    <w:r>
      <w:instrText xml:space="preserve"> PAGE   \* MERGEFORMAT </w:instrText>
    </w:r>
    <w:r>
      <w:fldChar w:fldCharType="separate"/>
    </w:r>
    <w:r w:rsidR="0033052C" w:rsidRPr="0033052C">
      <w:rPr>
        <w:noProof/>
        <w:sz w:val="24"/>
        <w:szCs w:val="24"/>
      </w:rPr>
      <w:t>4</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8F52B7" w14:textId="77777777" w:rsidR="00BD56A8" w:rsidRDefault="00BD56A8">
      <w:r>
        <w:separator/>
      </w:r>
    </w:p>
  </w:footnote>
  <w:footnote w:type="continuationSeparator" w:id="0">
    <w:p w14:paraId="445B8C0D" w14:textId="77777777" w:rsidR="00BD56A8" w:rsidRDefault="00BD56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EC64B" w14:textId="77777777" w:rsidR="00BD56A8" w:rsidRDefault="00BD56A8">
    <w:pPr>
      <w:pStyle w:val="HeaderEven"/>
    </w:pPr>
    <w:sdt>
      <w:sdtPr>
        <w:alias w:val="Title"/>
        <w:id w:val="100627137"/>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D26B0A" w14:textId="77777777" w:rsidR="00BD56A8" w:rsidRDefault="00BD56A8" w:rsidP="005F7DDC">
    <w:pPr>
      <w:pStyle w:val="HeaderOdd"/>
      <w:jc w:val="left"/>
    </w:pPr>
    <w:sdt>
      <w:sdtPr>
        <w:alias w:val="Title"/>
        <w:id w:val="100627138"/>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43DBA" w14:textId="77777777" w:rsidR="00BD56A8" w:rsidRDefault="00BD56A8" w:rsidP="005F7DDC">
    <w:pPr>
      <w:pStyle w:val="HeaderEven"/>
    </w:pPr>
    <w:sdt>
      <w:sdtPr>
        <w:alias w:val="Title"/>
        <w:id w:val="100627139"/>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59D03E2F"/>
    <w:multiLevelType w:val="hybridMultilevel"/>
    <w:tmpl w:val="9E2C72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381FF1"/>
    <w:multiLevelType w:val="hybridMultilevel"/>
    <w:tmpl w:val="51220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FD1CF7"/>
    <w:multiLevelType w:val="hybridMultilevel"/>
    <w:tmpl w:val="F6245A7C"/>
    <w:lvl w:ilvl="0" w:tplc="512435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FD3E9B"/>
    <w:multiLevelType w:val="hybridMultilevel"/>
    <w:tmpl w:val="EBB89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5B70BF"/>
    <w:multiLevelType w:val="hybridMultilevel"/>
    <w:tmpl w:val="AB764608"/>
    <w:lvl w:ilvl="0" w:tplc="A3C667FC">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2"/>
  </w:num>
  <w:num w:numId="5">
    <w:abstractNumId w:val="1"/>
  </w:num>
  <w:num w:numId="6">
    <w:abstractNumId w:val="0"/>
  </w:num>
  <w:num w:numId="7">
    <w:abstractNumId w:val="7"/>
  </w:num>
  <w:num w:numId="8">
    <w:abstractNumId w:val="6"/>
  </w:num>
  <w:num w:numId="9">
    <w:abstractNumId w:val="9"/>
  </w:num>
  <w:num w:numId="10">
    <w:abstractNumId w:val="8"/>
  </w:num>
  <w:num w:numId="11">
    <w:abstractNumId w:val="10"/>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jamin Meyer">
    <w15:presenceInfo w15:providerId="None" w15:userId="Benjamin Meyer"/>
  </w15:person>
  <w15:person w15:author="Benjamin Meyer [2]">
    <w15:presenceInfo w15:providerId="AD" w15:userId="S::bemeyer@alaska.edu::42151b5f-f167-4d31-8f33-c4ad3da691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moveDateAndTime/>
  <w:attachedTemplate r:id="rId1"/>
  <w:trackRevisions/>
  <w:defaultTabStop w:val="720"/>
  <w:evenAndOddHeaders/>
  <w:drawingGridHorizontalSpacing w:val="10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902"/>
    <w:rsid w:val="00001B32"/>
    <w:rsid w:val="00002B7E"/>
    <w:rsid w:val="000035F7"/>
    <w:rsid w:val="00003EC2"/>
    <w:rsid w:val="000123E4"/>
    <w:rsid w:val="000165EC"/>
    <w:rsid w:val="00017180"/>
    <w:rsid w:val="000223AF"/>
    <w:rsid w:val="00025697"/>
    <w:rsid w:val="00025DE0"/>
    <w:rsid w:val="00030995"/>
    <w:rsid w:val="00035161"/>
    <w:rsid w:val="00036245"/>
    <w:rsid w:val="00037695"/>
    <w:rsid w:val="00040826"/>
    <w:rsid w:val="00041632"/>
    <w:rsid w:val="00042F92"/>
    <w:rsid w:val="00044886"/>
    <w:rsid w:val="00051FE1"/>
    <w:rsid w:val="00052983"/>
    <w:rsid w:val="00054B25"/>
    <w:rsid w:val="000572C6"/>
    <w:rsid w:val="0006112E"/>
    <w:rsid w:val="0006183A"/>
    <w:rsid w:val="00062677"/>
    <w:rsid w:val="000632BE"/>
    <w:rsid w:val="000648E8"/>
    <w:rsid w:val="00071236"/>
    <w:rsid w:val="000732AC"/>
    <w:rsid w:val="000778A9"/>
    <w:rsid w:val="00077B8D"/>
    <w:rsid w:val="000802CE"/>
    <w:rsid w:val="00083DED"/>
    <w:rsid w:val="00084FE1"/>
    <w:rsid w:val="000925FE"/>
    <w:rsid w:val="000969EB"/>
    <w:rsid w:val="000A4D40"/>
    <w:rsid w:val="000A5939"/>
    <w:rsid w:val="000A77F5"/>
    <w:rsid w:val="000B013D"/>
    <w:rsid w:val="000B244D"/>
    <w:rsid w:val="000C045E"/>
    <w:rsid w:val="000C0814"/>
    <w:rsid w:val="000C1030"/>
    <w:rsid w:val="000C110B"/>
    <w:rsid w:val="000C2B4E"/>
    <w:rsid w:val="000C461A"/>
    <w:rsid w:val="000C6C9D"/>
    <w:rsid w:val="000C6E9E"/>
    <w:rsid w:val="000C76D8"/>
    <w:rsid w:val="000D0EFF"/>
    <w:rsid w:val="000D3858"/>
    <w:rsid w:val="000D55E7"/>
    <w:rsid w:val="000E0B00"/>
    <w:rsid w:val="000E441A"/>
    <w:rsid w:val="000E5444"/>
    <w:rsid w:val="000E5C45"/>
    <w:rsid w:val="000E603C"/>
    <w:rsid w:val="000E7DBA"/>
    <w:rsid w:val="000F132F"/>
    <w:rsid w:val="000F2469"/>
    <w:rsid w:val="000F2568"/>
    <w:rsid w:val="000F301E"/>
    <w:rsid w:val="000F37DC"/>
    <w:rsid w:val="000F537E"/>
    <w:rsid w:val="000F7017"/>
    <w:rsid w:val="00106FAB"/>
    <w:rsid w:val="00112C8F"/>
    <w:rsid w:val="00114236"/>
    <w:rsid w:val="00114C07"/>
    <w:rsid w:val="001160C3"/>
    <w:rsid w:val="00117939"/>
    <w:rsid w:val="00123AD6"/>
    <w:rsid w:val="00123D9A"/>
    <w:rsid w:val="0012579E"/>
    <w:rsid w:val="0013057F"/>
    <w:rsid w:val="001411CE"/>
    <w:rsid w:val="00141744"/>
    <w:rsid w:val="00146038"/>
    <w:rsid w:val="0014728F"/>
    <w:rsid w:val="0014744C"/>
    <w:rsid w:val="00150511"/>
    <w:rsid w:val="0015332E"/>
    <w:rsid w:val="001533A0"/>
    <w:rsid w:val="00154F78"/>
    <w:rsid w:val="001554C9"/>
    <w:rsid w:val="00155764"/>
    <w:rsid w:val="001600DC"/>
    <w:rsid w:val="00160715"/>
    <w:rsid w:val="00161C68"/>
    <w:rsid w:val="00162D31"/>
    <w:rsid w:val="0017110D"/>
    <w:rsid w:val="001802BC"/>
    <w:rsid w:val="0018031C"/>
    <w:rsid w:val="00181CEC"/>
    <w:rsid w:val="0018307F"/>
    <w:rsid w:val="0018471B"/>
    <w:rsid w:val="00184750"/>
    <w:rsid w:val="00184828"/>
    <w:rsid w:val="00187DDB"/>
    <w:rsid w:val="00190D8A"/>
    <w:rsid w:val="00192B0A"/>
    <w:rsid w:val="00193FDA"/>
    <w:rsid w:val="001957CF"/>
    <w:rsid w:val="001A247D"/>
    <w:rsid w:val="001A3802"/>
    <w:rsid w:val="001A46E4"/>
    <w:rsid w:val="001B0C09"/>
    <w:rsid w:val="001B70EF"/>
    <w:rsid w:val="001C0A3D"/>
    <w:rsid w:val="001C0F3B"/>
    <w:rsid w:val="001C197D"/>
    <w:rsid w:val="001C272E"/>
    <w:rsid w:val="001C35D8"/>
    <w:rsid w:val="001C6B44"/>
    <w:rsid w:val="001C7E81"/>
    <w:rsid w:val="001D1DDF"/>
    <w:rsid w:val="001D28F3"/>
    <w:rsid w:val="001D3412"/>
    <w:rsid w:val="001D71EE"/>
    <w:rsid w:val="001E1B61"/>
    <w:rsid w:val="001E2B6E"/>
    <w:rsid w:val="001E2B94"/>
    <w:rsid w:val="001E45DC"/>
    <w:rsid w:val="001E6191"/>
    <w:rsid w:val="001E7CD5"/>
    <w:rsid w:val="001F0BE4"/>
    <w:rsid w:val="001F45BB"/>
    <w:rsid w:val="001F64AD"/>
    <w:rsid w:val="001F7915"/>
    <w:rsid w:val="002028CF"/>
    <w:rsid w:val="00204A4F"/>
    <w:rsid w:val="002118BD"/>
    <w:rsid w:val="00211BA0"/>
    <w:rsid w:val="00213C01"/>
    <w:rsid w:val="00214D0A"/>
    <w:rsid w:val="002151AC"/>
    <w:rsid w:val="002158B6"/>
    <w:rsid w:val="002170AF"/>
    <w:rsid w:val="0022316F"/>
    <w:rsid w:val="002238B5"/>
    <w:rsid w:val="002243B8"/>
    <w:rsid w:val="0022559B"/>
    <w:rsid w:val="0022588B"/>
    <w:rsid w:val="00226FBD"/>
    <w:rsid w:val="00231F68"/>
    <w:rsid w:val="002329B7"/>
    <w:rsid w:val="0023380E"/>
    <w:rsid w:val="0023578D"/>
    <w:rsid w:val="00237954"/>
    <w:rsid w:val="00237A62"/>
    <w:rsid w:val="00241071"/>
    <w:rsid w:val="0024208B"/>
    <w:rsid w:val="00242151"/>
    <w:rsid w:val="002443F0"/>
    <w:rsid w:val="00246C7B"/>
    <w:rsid w:val="00250429"/>
    <w:rsid w:val="00252EFC"/>
    <w:rsid w:val="00255424"/>
    <w:rsid w:val="002604F9"/>
    <w:rsid w:val="00261E5F"/>
    <w:rsid w:val="0026450A"/>
    <w:rsid w:val="0026729C"/>
    <w:rsid w:val="00271AD8"/>
    <w:rsid w:val="00272893"/>
    <w:rsid w:val="0027310E"/>
    <w:rsid w:val="00277442"/>
    <w:rsid w:val="00280E90"/>
    <w:rsid w:val="0028343A"/>
    <w:rsid w:val="00291D4B"/>
    <w:rsid w:val="0029247E"/>
    <w:rsid w:val="00293852"/>
    <w:rsid w:val="00295F3B"/>
    <w:rsid w:val="002967DA"/>
    <w:rsid w:val="002A03E4"/>
    <w:rsid w:val="002A1A82"/>
    <w:rsid w:val="002A1BD6"/>
    <w:rsid w:val="002A2C0D"/>
    <w:rsid w:val="002A5047"/>
    <w:rsid w:val="002A5D20"/>
    <w:rsid w:val="002B3FE6"/>
    <w:rsid w:val="002B4564"/>
    <w:rsid w:val="002B4FDF"/>
    <w:rsid w:val="002B6A25"/>
    <w:rsid w:val="002B6E99"/>
    <w:rsid w:val="002C195A"/>
    <w:rsid w:val="002C23C0"/>
    <w:rsid w:val="002C583A"/>
    <w:rsid w:val="002C6F9C"/>
    <w:rsid w:val="002D2A19"/>
    <w:rsid w:val="002D3957"/>
    <w:rsid w:val="002D54D8"/>
    <w:rsid w:val="002D7D22"/>
    <w:rsid w:val="002E2A44"/>
    <w:rsid w:val="002E72F2"/>
    <w:rsid w:val="002F4022"/>
    <w:rsid w:val="002F5701"/>
    <w:rsid w:val="003010EA"/>
    <w:rsid w:val="003014D9"/>
    <w:rsid w:val="003066ED"/>
    <w:rsid w:val="0030779A"/>
    <w:rsid w:val="00307AAA"/>
    <w:rsid w:val="0031139F"/>
    <w:rsid w:val="00311EA3"/>
    <w:rsid w:val="00312600"/>
    <w:rsid w:val="00312682"/>
    <w:rsid w:val="0031789F"/>
    <w:rsid w:val="00325B73"/>
    <w:rsid w:val="00326264"/>
    <w:rsid w:val="0032634E"/>
    <w:rsid w:val="0033052C"/>
    <w:rsid w:val="00332224"/>
    <w:rsid w:val="00333552"/>
    <w:rsid w:val="00334AA4"/>
    <w:rsid w:val="0033554A"/>
    <w:rsid w:val="00346910"/>
    <w:rsid w:val="00347BF6"/>
    <w:rsid w:val="00347E71"/>
    <w:rsid w:val="00347F98"/>
    <w:rsid w:val="00351BE0"/>
    <w:rsid w:val="00353A40"/>
    <w:rsid w:val="00360892"/>
    <w:rsid w:val="003647BA"/>
    <w:rsid w:val="00365D7C"/>
    <w:rsid w:val="00370393"/>
    <w:rsid w:val="00376BAC"/>
    <w:rsid w:val="00382A7E"/>
    <w:rsid w:val="00383A51"/>
    <w:rsid w:val="00384044"/>
    <w:rsid w:val="003917E6"/>
    <w:rsid w:val="00393681"/>
    <w:rsid w:val="00395C52"/>
    <w:rsid w:val="003A219A"/>
    <w:rsid w:val="003A425E"/>
    <w:rsid w:val="003A535E"/>
    <w:rsid w:val="003A5412"/>
    <w:rsid w:val="003B0219"/>
    <w:rsid w:val="003B30D9"/>
    <w:rsid w:val="003B4EC2"/>
    <w:rsid w:val="003B5809"/>
    <w:rsid w:val="003B60D9"/>
    <w:rsid w:val="003B7AEB"/>
    <w:rsid w:val="003C0D02"/>
    <w:rsid w:val="003C482A"/>
    <w:rsid w:val="003C6140"/>
    <w:rsid w:val="003C61F2"/>
    <w:rsid w:val="003C7959"/>
    <w:rsid w:val="003C7E25"/>
    <w:rsid w:val="003D0107"/>
    <w:rsid w:val="003D166C"/>
    <w:rsid w:val="003D52DC"/>
    <w:rsid w:val="003D6D31"/>
    <w:rsid w:val="003D74E9"/>
    <w:rsid w:val="003E0909"/>
    <w:rsid w:val="003E173B"/>
    <w:rsid w:val="003E19C9"/>
    <w:rsid w:val="003E22DC"/>
    <w:rsid w:val="003E53D2"/>
    <w:rsid w:val="003E5A4B"/>
    <w:rsid w:val="003F331D"/>
    <w:rsid w:val="003F50D8"/>
    <w:rsid w:val="003F6A15"/>
    <w:rsid w:val="003F75F4"/>
    <w:rsid w:val="00403212"/>
    <w:rsid w:val="00406849"/>
    <w:rsid w:val="00406BF9"/>
    <w:rsid w:val="00407B6E"/>
    <w:rsid w:val="00411C8D"/>
    <w:rsid w:val="0041495C"/>
    <w:rsid w:val="00416246"/>
    <w:rsid w:val="00426257"/>
    <w:rsid w:val="0043528C"/>
    <w:rsid w:val="004406D1"/>
    <w:rsid w:val="00441539"/>
    <w:rsid w:val="004500BF"/>
    <w:rsid w:val="004504A5"/>
    <w:rsid w:val="00450BEC"/>
    <w:rsid w:val="00455E31"/>
    <w:rsid w:val="004578C1"/>
    <w:rsid w:val="00461A33"/>
    <w:rsid w:val="00461B14"/>
    <w:rsid w:val="00465235"/>
    <w:rsid w:val="0046607C"/>
    <w:rsid w:val="00467BA8"/>
    <w:rsid w:val="004701F9"/>
    <w:rsid w:val="00471103"/>
    <w:rsid w:val="004723FE"/>
    <w:rsid w:val="00475997"/>
    <w:rsid w:val="004806E0"/>
    <w:rsid w:val="004856F4"/>
    <w:rsid w:val="00485D74"/>
    <w:rsid w:val="0049399A"/>
    <w:rsid w:val="00494D2F"/>
    <w:rsid w:val="004A3475"/>
    <w:rsid w:val="004A502C"/>
    <w:rsid w:val="004A5B1E"/>
    <w:rsid w:val="004A6875"/>
    <w:rsid w:val="004B37C0"/>
    <w:rsid w:val="004B46A4"/>
    <w:rsid w:val="004B5D38"/>
    <w:rsid w:val="004B61C9"/>
    <w:rsid w:val="004B6B4F"/>
    <w:rsid w:val="004C4721"/>
    <w:rsid w:val="004C51CF"/>
    <w:rsid w:val="004C5D17"/>
    <w:rsid w:val="004C7EBF"/>
    <w:rsid w:val="004E0CB9"/>
    <w:rsid w:val="004E2308"/>
    <w:rsid w:val="004E2418"/>
    <w:rsid w:val="004E2752"/>
    <w:rsid w:val="004E3486"/>
    <w:rsid w:val="004E6C2A"/>
    <w:rsid w:val="004F164B"/>
    <w:rsid w:val="004F3262"/>
    <w:rsid w:val="004F473B"/>
    <w:rsid w:val="004F5A38"/>
    <w:rsid w:val="004F6959"/>
    <w:rsid w:val="004F6985"/>
    <w:rsid w:val="00500C18"/>
    <w:rsid w:val="00505ACD"/>
    <w:rsid w:val="00505B46"/>
    <w:rsid w:val="00507831"/>
    <w:rsid w:val="00507A39"/>
    <w:rsid w:val="00512345"/>
    <w:rsid w:val="0051280D"/>
    <w:rsid w:val="0051389F"/>
    <w:rsid w:val="00514749"/>
    <w:rsid w:val="00516822"/>
    <w:rsid w:val="00517A19"/>
    <w:rsid w:val="00520E0B"/>
    <w:rsid w:val="00522CED"/>
    <w:rsid w:val="0052509F"/>
    <w:rsid w:val="0052580A"/>
    <w:rsid w:val="00527407"/>
    <w:rsid w:val="005279AF"/>
    <w:rsid w:val="0053730D"/>
    <w:rsid w:val="00541B28"/>
    <w:rsid w:val="00542C3D"/>
    <w:rsid w:val="00542DFE"/>
    <w:rsid w:val="005467B2"/>
    <w:rsid w:val="005505C8"/>
    <w:rsid w:val="00551E8A"/>
    <w:rsid w:val="005561EE"/>
    <w:rsid w:val="0056513E"/>
    <w:rsid w:val="0057021B"/>
    <w:rsid w:val="00573131"/>
    <w:rsid w:val="005758E6"/>
    <w:rsid w:val="0057596F"/>
    <w:rsid w:val="00583ECF"/>
    <w:rsid w:val="00584D90"/>
    <w:rsid w:val="005859FE"/>
    <w:rsid w:val="00586CC4"/>
    <w:rsid w:val="00587365"/>
    <w:rsid w:val="00591D6D"/>
    <w:rsid w:val="0059501C"/>
    <w:rsid w:val="00595BA4"/>
    <w:rsid w:val="00597C44"/>
    <w:rsid w:val="005A221A"/>
    <w:rsid w:val="005A2C32"/>
    <w:rsid w:val="005A348F"/>
    <w:rsid w:val="005A5D9D"/>
    <w:rsid w:val="005A6208"/>
    <w:rsid w:val="005A6844"/>
    <w:rsid w:val="005B335E"/>
    <w:rsid w:val="005B358F"/>
    <w:rsid w:val="005B5F0D"/>
    <w:rsid w:val="005B7C8C"/>
    <w:rsid w:val="005C144D"/>
    <w:rsid w:val="005C786C"/>
    <w:rsid w:val="005D7636"/>
    <w:rsid w:val="005E000D"/>
    <w:rsid w:val="005E09CC"/>
    <w:rsid w:val="005E1F23"/>
    <w:rsid w:val="005E5D9D"/>
    <w:rsid w:val="005E6ED7"/>
    <w:rsid w:val="005F0F8B"/>
    <w:rsid w:val="005F794D"/>
    <w:rsid w:val="005F7DDC"/>
    <w:rsid w:val="00603142"/>
    <w:rsid w:val="00604BF4"/>
    <w:rsid w:val="00610EC0"/>
    <w:rsid w:val="00612D59"/>
    <w:rsid w:val="00612E5E"/>
    <w:rsid w:val="006141DC"/>
    <w:rsid w:val="0061473E"/>
    <w:rsid w:val="00614CDD"/>
    <w:rsid w:val="00615A98"/>
    <w:rsid w:val="006160EB"/>
    <w:rsid w:val="00621F96"/>
    <w:rsid w:val="006237E4"/>
    <w:rsid w:val="0062740D"/>
    <w:rsid w:val="00630342"/>
    <w:rsid w:val="006316F5"/>
    <w:rsid w:val="00641F0B"/>
    <w:rsid w:val="006428B4"/>
    <w:rsid w:val="00643302"/>
    <w:rsid w:val="006434E8"/>
    <w:rsid w:val="00644940"/>
    <w:rsid w:val="00646B88"/>
    <w:rsid w:val="00653986"/>
    <w:rsid w:val="00662139"/>
    <w:rsid w:val="00665E1E"/>
    <w:rsid w:val="00666804"/>
    <w:rsid w:val="00670306"/>
    <w:rsid w:val="00672098"/>
    <w:rsid w:val="006740A1"/>
    <w:rsid w:val="00675477"/>
    <w:rsid w:val="0068092C"/>
    <w:rsid w:val="0068410D"/>
    <w:rsid w:val="0068425F"/>
    <w:rsid w:val="006872CA"/>
    <w:rsid w:val="0069094A"/>
    <w:rsid w:val="006933E8"/>
    <w:rsid w:val="00693946"/>
    <w:rsid w:val="006A0DC2"/>
    <w:rsid w:val="006A6D0C"/>
    <w:rsid w:val="006B181F"/>
    <w:rsid w:val="006B1E0D"/>
    <w:rsid w:val="006B431E"/>
    <w:rsid w:val="006C142E"/>
    <w:rsid w:val="006C1469"/>
    <w:rsid w:val="006C1D40"/>
    <w:rsid w:val="006C258F"/>
    <w:rsid w:val="006C52B7"/>
    <w:rsid w:val="006C7EE3"/>
    <w:rsid w:val="006D2A36"/>
    <w:rsid w:val="006D3EF2"/>
    <w:rsid w:val="006D446A"/>
    <w:rsid w:val="006D5DC3"/>
    <w:rsid w:val="006E0C47"/>
    <w:rsid w:val="006E0F5A"/>
    <w:rsid w:val="006E0FA8"/>
    <w:rsid w:val="006E15A2"/>
    <w:rsid w:val="006E69CF"/>
    <w:rsid w:val="006F0C5C"/>
    <w:rsid w:val="006F3509"/>
    <w:rsid w:val="006F74E3"/>
    <w:rsid w:val="006F7C91"/>
    <w:rsid w:val="007019E2"/>
    <w:rsid w:val="0070292A"/>
    <w:rsid w:val="00703B49"/>
    <w:rsid w:val="00705ACB"/>
    <w:rsid w:val="00711575"/>
    <w:rsid w:val="0071223D"/>
    <w:rsid w:val="00714287"/>
    <w:rsid w:val="00715E2F"/>
    <w:rsid w:val="00722812"/>
    <w:rsid w:val="00723F20"/>
    <w:rsid w:val="00731B04"/>
    <w:rsid w:val="0073260F"/>
    <w:rsid w:val="0073795F"/>
    <w:rsid w:val="007403B9"/>
    <w:rsid w:val="007423A7"/>
    <w:rsid w:val="00746265"/>
    <w:rsid w:val="00747533"/>
    <w:rsid w:val="00747F07"/>
    <w:rsid w:val="00760710"/>
    <w:rsid w:val="007660BF"/>
    <w:rsid w:val="00767B16"/>
    <w:rsid w:val="00767CB0"/>
    <w:rsid w:val="00772922"/>
    <w:rsid w:val="007732ED"/>
    <w:rsid w:val="0077716C"/>
    <w:rsid w:val="00780556"/>
    <w:rsid w:val="00781AF0"/>
    <w:rsid w:val="00783FB6"/>
    <w:rsid w:val="007969B4"/>
    <w:rsid w:val="00796BA6"/>
    <w:rsid w:val="007A2DF0"/>
    <w:rsid w:val="007B1112"/>
    <w:rsid w:val="007B1D0A"/>
    <w:rsid w:val="007B269B"/>
    <w:rsid w:val="007B2E7E"/>
    <w:rsid w:val="007B4873"/>
    <w:rsid w:val="007B5F7C"/>
    <w:rsid w:val="007B793A"/>
    <w:rsid w:val="007C3171"/>
    <w:rsid w:val="007D1535"/>
    <w:rsid w:val="007D2C71"/>
    <w:rsid w:val="007D4A89"/>
    <w:rsid w:val="007D4F90"/>
    <w:rsid w:val="007E0550"/>
    <w:rsid w:val="007E7ABC"/>
    <w:rsid w:val="007F196A"/>
    <w:rsid w:val="007F1BD5"/>
    <w:rsid w:val="007F1FD0"/>
    <w:rsid w:val="007F5A42"/>
    <w:rsid w:val="007F7E7A"/>
    <w:rsid w:val="008037C6"/>
    <w:rsid w:val="008104B6"/>
    <w:rsid w:val="00812F6E"/>
    <w:rsid w:val="00815180"/>
    <w:rsid w:val="008176A9"/>
    <w:rsid w:val="00821776"/>
    <w:rsid w:val="008275D2"/>
    <w:rsid w:val="00830879"/>
    <w:rsid w:val="00831865"/>
    <w:rsid w:val="00832D26"/>
    <w:rsid w:val="00835015"/>
    <w:rsid w:val="0083702B"/>
    <w:rsid w:val="008376CE"/>
    <w:rsid w:val="00840160"/>
    <w:rsid w:val="0084020C"/>
    <w:rsid w:val="00841639"/>
    <w:rsid w:val="0084172F"/>
    <w:rsid w:val="008421A4"/>
    <w:rsid w:val="00842478"/>
    <w:rsid w:val="008439EF"/>
    <w:rsid w:val="0084695F"/>
    <w:rsid w:val="0085067A"/>
    <w:rsid w:val="00851D21"/>
    <w:rsid w:val="008546C4"/>
    <w:rsid w:val="0085768C"/>
    <w:rsid w:val="00860840"/>
    <w:rsid w:val="00861D29"/>
    <w:rsid w:val="008629B3"/>
    <w:rsid w:val="00862FEB"/>
    <w:rsid w:val="00864BD7"/>
    <w:rsid w:val="00865430"/>
    <w:rsid w:val="0086756A"/>
    <w:rsid w:val="00870406"/>
    <w:rsid w:val="0087783C"/>
    <w:rsid w:val="008805FB"/>
    <w:rsid w:val="00881EF6"/>
    <w:rsid w:val="00882133"/>
    <w:rsid w:val="008846D1"/>
    <w:rsid w:val="008856B2"/>
    <w:rsid w:val="0088757A"/>
    <w:rsid w:val="008878D8"/>
    <w:rsid w:val="00891096"/>
    <w:rsid w:val="00892445"/>
    <w:rsid w:val="008935F5"/>
    <w:rsid w:val="00893840"/>
    <w:rsid w:val="00893DEB"/>
    <w:rsid w:val="008945B7"/>
    <w:rsid w:val="00895D57"/>
    <w:rsid w:val="0089742A"/>
    <w:rsid w:val="00897FBA"/>
    <w:rsid w:val="008A11DD"/>
    <w:rsid w:val="008A1D0A"/>
    <w:rsid w:val="008A6C82"/>
    <w:rsid w:val="008A7917"/>
    <w:rsid w:val="008A7F18"/>
    <w:rsid w:val="008A7FDE"/>
    <w:rsid w:val="008B0684"/>
    <w:rsid w:val="008B2746"/>
    <w:rsid w:val="008B28EF"/>
    <w:rsid w:val="008B3C08"/>
    <w:rsid w:val="008B7813"/>
    <w:rsid w:val="008C3747"/>
    <w:rsid w:val="008C55C2"/>
    <w:rsid w:val="008C5F11"/>
    <w:rsid w:val="008C7C2F"/>
    <w:rsid w:val="008D575E"/>
    <w:rsid w:val="008E0690"/>
    <w:rsid w:val="008E330E"/>
    <w:rsid w:val="008E59D3"/>
    <w:rsid w:val="008F15CB"/>
    <w:rsid w:val="008F3C0E"/>
    <w:rsid w:val="008F4C42"/>
    <w:rsid w:val="008F7BA7"/>
    <w:rsid w:val="00900096"/>
    <w:rsid w:val="009010FE"/>
    <w:rsid w:val="00901F3F"/>
    <w:rsid w:val="00903FE7"/>
    <w:rsid w:val="0090447F"/>
    <w:rsid w:val="009046C2"/>
    <w:rsid w:val="009112F4"/>
    <w:rsid w:val="00912EB0"/>
    <w:rsid w:val="00913E7E"/>
    <w:rsid w:val="0091494A"/>
    <w:rsid w:val="00916883"/>
    <w:rsid w:val="00920C4C"/>
    <w:rsid w:val="0092112D"/>
    <w:rsid w:val="00922F1A"/>
    <w:rsid w:val="00925B4D"/>
    <w:rsid w:val="009308B3"/>
    <w:rsid w:val="009316AF"/>
    <w:rsid w:val="00931905"/>
    <w:rsid w:val="00932B65"/>
    <w:rsid w:val="00932F83"/>
    <w:rsid w:val="00933B5B"/>
    <w:rsid w:val="00934922"/>
    <w:rsid w:val="009429C0"/>
    <w:rsid w:val="009439D6"/>
    <w:rsid w:val="00944477"/>
    <w:rsid w:val="00944922"/>
    <w:rsid w:val="009457A0"/>
    <w:rsid w:val="009457B7"/>
    <w:rsid w:val="0094595B"/>
    <w:rsid w:val="00945D32"/>
    <w:rsid w:val="009475A0"/>
    <w:rsid w:val="00947FFA"/>
    <w:rsid w:val="00950996"/>
    <w:rsid w:val="00953DB1"/>
    <w:rsid w:val="0095484F"/>
    <w:rsid w:val="009567E7"/>
    <w:rsid w:val="00956EAB"/>
    <w:rsid w:val="009572F7"/>
    <w:rsid w:val="0095798F"/>
    <w:rsid w:val="00961D0A"/>
    <w:rsid w:val="00961E86"/>
    <w:rsid w:val="00967EEC"/>
    <w:rsid w:val="00972200"/>
    <w:rsid w:val="009722D3"/>
    <w:rsid w:val="0097283B"/>
    <w:rsid w:val="00972AE5"/>
    <w:rsid w:val="00973145"/>
    <w:rsid w:val="00973F51"/>
    <w:rsid w:val="009779AE"/>
    <w:rsid w:val="00981DEC"/>
    <w:rsid w:val="009825EC"/>
    <w:rsid w:val="009904EA"/>
    <w:rsid w:val="009971F3"/>
    <w:rsid w:val="00997720"/>
    <w:rsid w:val="009A0D07"/>
    <w:rsid w:val="009A2EC7"/>
    <w:rsid w:val="009A3303"/>
    <w:rsid w:val="009A4407"/>
    <w:rsid w:val="009A54FA"/>
    <w:rsid w:val="009A5543"/>
    <w:rsid w:val="009B04F4"/>
    <w:rsid w:val="009B2F85"/>
    <w:rsid w:val="009B6493"/>
    <w:rsid w:val="009B7705"/>
    <w:rsid w:val="009C0592"/>
    <w:rsid w:val="009C0C0A"/>
    <w:rsid w:val="009C3720"/>
    <w:rsid w:val="009C39E2"/>
    <w:rsid w:val="009C529D"/>
    <w:rsid w:val="009C66AB"/>
    <w:rsid w:val="009C6728"/>
    <w:rsid w:val="009D0589"/>
    <w:rsid w:val="009D21DC"/>
    <w:rsid w:val="009D280B"/>
    <w:rsid w:val="009D627D"/>
    <w:rsid w:val="009E6E8F"/>
    <w:rsid w:val="009F28E5"/>
    <w:rsid w:val="009F409E"/>
    <w:rsid w:val="009F423D"/>
    <w:rsid w:val="009F6CB8"/>
    <w:rsid w:val="00A00B42"/>
    <w:rsid w:val="00A04625"/>
    <w:rsid w:val="00A11B6D"/>
    <w:rsid w:val="00A11CDF"/>
    <w:rsid w:val="00A151C7"/>
    <w:rsid w:val="00A151F8"/>
    <w:rsid w:val="00A16150"/>
    <w:rsid w:val="00A1633D"/>
    <w:rsid w:val="00A23F1A"/>
    <w:rsid w:val="00A254B4"/>
    <w:rsid w:val="00A26033"/>
    <w:rsid w:val="00A309EB"/>
    <w:rsid w:val="00A3763B"/>
    <w:rsid w:val="00A404F8"/>
    <w:rsid w:val="00A433FC"/>
    <w:rsid w:val="00A47BB9"/>
    <w:rsid w:val="00A501E9"/>
    <w:rsid w:val="00A5094E"/>
    <w:rsid w:val="00A519B8"/>
    <w:rsid w:val="00A5296D"/>
    <w:rsid w:val="00A53B39"/>
    <w:rsid w:val="00A5722C"/>
    <w:rsid w:val="00A70D69"/>
    <w:rsid w:val="00A720FB"/>
    <w:rsid w:val="00A83C97"/>
    <w:rsid w:val="00A852B5"/>
    <w:rsid w:val="00A86E50"/>
    <w:rsid w:val="00A875E1"/>
    <w:rsid w:val="00A87F6F"/>
    <w:rsid w:val="00A904C3"/>
    <w:rsid w:val="00A90616"/>
    <w:rsid w:val="00A906E9"/>
    <w:rsid w:val="00A92695"/>
    <w:rsid w:val="00A94119"/>
    <w:rsid w:val="00A94211"/>
    <w:rsid w:val="00A95F5F"/>
    <w:rsid w:val="00AA00CE"/>
    <w:rsid w:val="00AB3035"/>
    <w:rsid w:val="00AB3068"/>
    <w:rsid w:val="00AB33D0"/>
    <w:rsid w:val="00AB3697"/>
    <w:rsid w:val="00AB44FB"/>
    <w:rsid w:val="00AB59EF"/>
    <w:rsid w:val="00AC2FA4"/>
    <w:rsid w:val="00AC7770"/>
    <w:rsid w:val="00AD09EE"/>
    <w:rsid w:val="00AD2E66"/>
    <w:rsid w:val="00AD6F19"/>
    <w:rsid w:val="00AD741E"/>
    <w:rsid w:val="00AD74DA"/>
    <w:rsid w:val="00AE4AD1"/>
    <w:rsid w:val="00AE74A4"/>
    <w:rsid w:val="00AE7631"/>
    <w:rsid w:val="00AF40D8"/>
    <w:rsid w:val="00AF7010"/>
    <w:rsid w:val="00B000AA"/>
    <w:rsid w:val="00B013C2"/>
    <w:rsid w:val="00B018A2"/>
    <w:rsid w:val="00B059DD"/>
    <w:rsid w:val="00B05EE2"/>
    <w:rsid w:val="00B11BC1"/>
    <w:rsid w:val="00B12A12"/>
    <w:rsid w:val="00B13ACF"/>
    <w:rsid w:val="00B200C0"/>
    <w:rsid w:val="00B234D7"/>
    <w:rsid w:val="00B247BB"/>
    <w:rsid w:val="00B25E30"/>
    <w:rsid w:val="00B31716"/>
    <w:rsid w:val="00B32B1C"/>
    <w:rsid w:val="00B35053"/>
    <w:rsid w:val="00B404CC"/>
    <w:rsid w:val="00B45816"/>
    <w:rsid w:val="00B47AAE"/>
    <w:rsid w:val="00B5410A"/>
    <w:rsid w:val="00B55E23"/>
    <w:rsid w:val="00B569B9"/>
    <w:rsid w:val="00B56F8F"/>
    <w:rsid w:val="00B6085F"/>
    <w:rsid w:val="00B610A6"/>
    <w:rsid w:val="00B6115D"/>
    <w:rsid w:val="00B6411E"/>
    <w:rsid w:val="00B646EC"/>
    <w:rsid w:val="00B6568D"/>
    <w:rsid w:val="00B7153C"/>
    <w:rsid w:val="00B7325B"/>
    <w:rsid w:val="00B8007D"/>
    <w:rsid w:val="00B84A53"/>
    <w:rsid w:val="00B85042"/>
    <w:rsid w:val="00B86230"/>
    <w:rsid w:val="00B86689"/>
    <w:rsid w:val="00B93A73"/>
    <w:rsid w:val="00B94C5A"/>
    <w:rsid w:val="00B965F8"/>
    <w:rsid w:val="00B97330"/>
    <w:rsid w:val="00B97DEA"/>
    <w:rsid w:val="00BA487E"/>
    <w:rsid w:val="00BB0048"/>
    <w:rsid w:val="00BB045B"/>
    <w:rsid w:val="00BB1C48"/>
    <w:rsid w:val="00BB3EEA"/>
    <w:rsid w:val="00BB5787"/>
    <w:rsid w:val="00BC1F4D"/>
    <w:rsid w:val="00BC2F47"/>
    <w:rsid w:val="00BC5C8D"/>
    <w:rsid w:val="00BC7271"/>
    <w:rsid w:val="00BC7A6B"/>
    <w:rsid w:val="00BD0D5E"/>
    <w:rsid w:val="00BD15BA"/>
    <w:rsid w:val="00BD3486"/>
    <w:rsid w:val="00BD56A8"/>
    <w:rsid w:val="00BD740B"/>
    <w:rsid w:val="00BE3CB1"/>
    <w:rsid w:val="00BE6390"/>
    <w:rsid w:val="00BE6AAD"/>
    <w:rsid w:val="00BE7DB0"/>
    <w:rsid w:val="00BF0A18"/>
    <w:rsid w:val="00BF2680"/>
    <w:rsid w:val="00BF4127"/>
    <w:rsid w:val="00BF5602"/>
    <w:rsid w:val="00BF6E75"/>
    <w:rsid w:val="00C04205"/>
    <w:rsid w:val="00C0627B"/>
    <w:rsid w:val="00C07F73"/>
    <w:rsid w:val="00C205FE"/>
    <w:rsid w:val="00C22CE5"/>
    <w:rsid w:val="00C22F31"/>
    <w:rsid w:val="00C23765"/>
    <w:rsid w:val="00C24C46"/>
    <w:rsid w:val="00C25BF0"/>
    <w:rsid w:val="00C31CF5"/>
    <w:rsid w:val="00C33C3A"/>
    <w:rsid w:val="00C342BB"/>
    <w:rsid w:val="00C406A2"/>
    <w:rsid w:val="00C46320"/>
    <w:rsid w:val="00C511C0"/>
    <w:rsid w:val="00C51EEB"/>
    <w:rsid w:val="00C5486B"/>
    <w:rsid w:val="00C57B45"/>
    <w:rsid w:val="00C62EA9"/>
    <w:rsid w:val="00C65E40"/>
    <w:rsid w:val="00C71D35"/>
    <w:rsid w:val="00C71EB4"/>
    <w:rsid w:val="00C73104"/>
    <w:rsid w:val="00C73225"/>
    <w:rsid w:val="00C735E0"/>
    <w:rsid w:val="00C760A9"/>
    <w:rsid w:val="00C77469"/>
    <w:rsid w:val="00C803E3"/>
    <w:rsid w:val="00C808D3"/>
    <w:rsid w:val="00C822F8"/>
    <w:rsid w:val="00C82F0A"/>
    <w:rsid w:val="00C849C2"/>
    <w:rsid w:val="00C851B2"/>
    <w:rsid w:val="00C86D04"/>
    <w:rsid w:val="00C93920"/>
    <w:rsid w:val="00C96B4F"/>
    <w:rsid w:val="00CA2CF6"/>
    <w:rsid w:val="00CA44B6"/>
    <w:rsid w:val="00CA4C05"/>
    <w:rsid w:val="00CA505C"/>
    <w:rsid w:val="00CA6D3C"/>
    <w:rsid w:val="00CB201B"/>
    <w:rsid w:val="00CB34FD"/>
    <w:rsid w:val="00CB7555"/>
    <w:rsid w:val="00CC0B46"/>
    <w:rsid w:val="00CC18FD"/>
    <w:rsid w:val="00CC3D83"/>
    <w:rsid w:val="00CC7636"/>
    <w:rsid w:val="00CD06DF"/>
    <w:rsid w:val="00CD13E3"/>
    <w:rsid w:val="00CD3A9C"/>
    <w:rsid w:val="00CD7635"/>
    <w:rsid w:val="00CE0B8B"/>
    <w:rsid w:val="00CE3BCB"/>
    <w:rsid w:val="00CE69A2"/>
    <w:rsid w:val="00CE6CC8"/>
    <w:rsid w:val="00CE73AF"/>
    <w:rsid w:val="00CF0BD4"/>
    <w:rsid w:val="00CF180F"/>
    <w:rsid w:val="00CF1DC8"/>
    <w:rsid w:val="00CF1E9D"/>
    <w:rsid w:val="00CF3852"/>
    <w:rsid w:val="00CF3F57"/>
    <w:rsid w:val="00CF6536"/>
    <w:rsid w:val="00CF7129"/>
    <w:rsid w:val="00D0252F"/>
    <w:rsid w:val="00D10E3D"/>
    <w:rsid w:val="00D13443"/>
    <w:rsid w:val="00D1701C"/>
    <w:rsid w:val="00D22FBC"/>
    <w:rsid w:val="00D242A9"/>
    <w:rsid w:val="00D30B54"/>
    <w:rsid w:val="00D348D1"/>
    <w:rsid w:val="00D364BE"/>
    <w:rsid w:val="00D36612"/>
    <w:rsid w:val="00D44CB4"/>
    <w:rsid w:val="00D44F0F"/>
    <w:rsid w:val="00D4601B"/>
    <w:rsid w:val="00D46AA6"/>
    <w:rsid w:val="00D4769A"/>
    <w:rsid w:val="00D47710"/>
    <w:rsid w:val="00D47CA4"/>
    <w:rsid w:val="00D51760"/>
    <w:rsid w:val="00D5388E"/>
    <w:rsid w:val="00D55CF8"/>
    <w:rsid w:val="00D60DCB"/>
    <w:rsid w:val="00D6583F"/>
    <w:rsid w:val="00D66FD8"/>
    <w:rsid w:val="00D674E6"/>
    <w:rsid w:val="00D705CA"/>
    <w:rsid w:val="00D724AB"/>
    <w:rsid w:val="00D733E1"/>
    <w:rsid w:val="00D739F0"/>
    <w:rsid w:val="00D77510"/>
    <w:rsid w:val="00D8026B"/>
    <w:rsid w:val="00D8315A"/>
    <w:rsid w:val="00D86315"/>
    <w:rsid w:val="00D87EEF"/>
    <w:rsid w:val="00D942C9"/>
    <w:rsid w:val="00D950C7"/>
    <w:rsid w:val="00D95DD3"/>
    <w:rsid w:val="00DA6E3B"/>
    <w:rsid w:val="00DB481B"/>
    <w:rsid w:val="00DB51E5"/>
    <w:rsid w:val="00DC127E"/>
    <w:rsid w:val="00DC76D8"/>
    <w:rsid w:val="00DD1001"/>
    <w:rsid w:val="00DD2864"/>
    <w:rsid w:val="00DD45F4"/>
    <w:rsid w:val="00DD6749"/>
    <w:rsid w:val="00DE2116"/>
    <w:rsid w:val="00DE514E"/>
    <w:rsid w:val="00DE5B98"/>
    <w:rsid w:val="00DF1F4E"/>
    <w:rsid w:val="00DF2BBD"/>
    <w:rsid w:val="00DF2D59"/>
    <w:rsid w:val="00DF6B62"/>
    <w:rsid w:val="00DF7607"/>
    <w:rsid w:val="00DF7BFA"/>
    <w:rsid w:val="00E03DFA"/>
    <w:rsid w:val="00E04AC5"/>
    <w:rsid w:val="00E07B6D"/>
    <w:rsid w:val="00E10AE1"/>
    <w:rsid w:val="00E13B63"/>
    <w:rsid w:val="00E151A6"/>
    <w:rsid w:val="00E16F6E"/>
    <w:rsid w:val="00E1754F"/>
    <w:rsid w:val="00E2405B"/>
    <w:rsid w:val="00E26B88"/>
    <w:rsid w:val="00E26D66"/>
    <w:rsid w:val="00E305E4"/>
    <w:rsid w:val="00E31F48"/>
    <w:rsid w:val="00E337B2"/>
    <w:rsid w:val="00E41DA9"/>
    <w:rsid w:val="00E439A7"/>
    <w:rsid w:val="00E469C8"/>
    <w:rsid w:val="00E52D66"/>
    <w:rsid w:val="00E638B0"/>
    <w:rsid w:val="00E63E47"/>
    <w:rsid w:val="00E65FE9"/>
    <w:rsid w:val="00E76F45"/>
    <w:rsid w:val="00E77939"/>
    <w:rsid w:val="00E826EA"/>
    <w:rsid w:val="00E8345C"/>
    <w:rsid w:val="00E85F9F"/>
    <w:rsid w:val="00E8677D"/>
    <w:rsid w:val="00E87FC3"/>
    <w:rsid w:val="00E93470"/>
    <w:rsid w:val="00EA2935"/>
    <w:rsid w:val="00EA6950"/>
    <w:rsid w:val="00EA76F3"/>
    <w:rsid w:val="00EA7929"/>
    <w:rsid w:val="00EB2657"/>
    <w:rsid w:val="00EB2693"/>
    <w:rsid w:val="00EB5785"/>
    <w:rsid w:val="00EB66CE"/>
    <w:rsid w:val="00EC17F9"/>
    <w:rsid w:val="00EC24D7"/>
    <w:rsid w:val="00EC4706"/>
    <w:rsid w:val="00ED4B09"/>
    <w:rsid w:val="00ED6FB4"/>
    <w:rsid w:val="00EE16B2"/>
    <w:rsid w:val="00EE1D6F"/>
    <w:rsid w:val="00EE3DF4"/>
    <w:rsid w:val="00EF0F35"/>
    <w:rsid w:val="00EF4984"/>
    <w:rsid w:val="00EF49FD"/>
    <w:rsid w:val="00EF58B7"/>
    <w:rsid w:val="00F005CA"/>
    <w:rsid w:val="00F02116"/>
    <w:rsid w:val="00F0606A"/>
    <w:rsid w:val="00F061B7"/>
    <w:rsid w:val="00F07601"/>
    <w:rsid w:val="00F078C8"/>
    <w:rsid w:val="00F11857"/>
    <w:rsid w:val="00F11DEE"/>
    <w:rsid w:val="00F11FBA"/>
    <w:rsid w:val="00F14E0A"/>
    <w:rsid w:val="00F162E5"/>
    <w:rsid w:val="00F22B91"/>
    <w:rsid w:val="00F23AE6"/>
    <w:rsid w:val="00F2495D"/>
    <w:rsid w:val="00F26026"/>
    <w:rsid w:val="00F40474"/>
    <w:rsid w:val="00F430CB"/>
    <w:rsid w:val="00F44DD9"/>
    <w:rsid w:val="00F4781F"/>
    <w:rsid w:val="00F5149C"/>
    <w:rsid w:val="00F51FF2"/>
    <w:rsid w:val="00F523FC"/>
    <w:rsid w:val="00F5484D"/>
    <w:rsid w:val="00F60DF5"/>
    <w:rsid w:val="00F613BB"/>
    <w:rsid w:val="00F6348A"/>
    <w:rsid w:val="00F65C74"/>
    <w:rsid w:val="00F660B5"/>
    <w:rsid w:val="00F662A2"/>
    <w:rsid w:val="00F668DE"/>
    <w:rsid w:val="00F676B4"/>
    <w:rsid w:val="00F74FFC"/>
    <w:rsid w:val="00F75D43"/>
    <w:rsid w:val="00F76161"/>
    <w:rsid w:val="00F76F0D"/>
    <w:rsid w:val="00F84766"/>
    <w:rsid w:val="00F852E3"/>
    <w:rsid w:val="00F855AD"/>
    <w:rsid w:val="00F86043"/>
    <w:rsid w:val="00F86196"/>
    <w:rsid w:val="00F90086"/>
    <w:rsid w:val="00F92FA5"/>
    <w:rsid w:val="00F93F46"/>
    <w:rsid w:val="00F95BA2"/>
    <w:rsid w:val="00FA0855"/>
    <w:rsid w:val="00FA1781"/>
    <w:rsid w:val="00FC0FCE"/>
    <w:rsid w:val="00FC1A52"/>
    <w:rsid w:val="00FC52FF"/>
    <w:rsid w:val="00FC5D46"/>
    <w:rsid w:val="00FC6803"/>
    <w:rsid w:val="00FD64D5"/>
    <w:rsid w:val="00FE0429"/>
    <w:rsid w:val="00FE1902"/>
    <w:rsid w:val="00FE785D"/>
    <w:rsid w:val="00FF074D"/>
    <w:rsid w:val="00FF37CE"/>
    <w:rsid w:val="00FF38D8"/>
    <w:rsid w:val="00FF5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7D959D7"/>
  <w15:docId w15:val="{ED02ABD1-AA8A-462E-BE2E-3B7363F24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450A"/>
    <w:pPr>
      <w:widowControl w:val="0"/>
      <w:spacing w:after="0" w:line="240" w:lineRule="auto"/>
    </w:pPr>
    <w:rPr>
      <w:sz w:val="20"/>
      <w:lang w:eastAsia="ja-JP"/>
    </w:rPr>
  </w:style>
  <w:style w:type="paragraph" w:styleId="Heading1">
    <w:name w:val="heading 1"/>
    <w:basedOn w:val="Normal"/>
    <w:next w:val="Normal"/>
    <w:link w:val="Heading1Char"/>
    <w:uiPriority w:val="9"/>
    <w:unhideWhenUsed/>
    <w:qFormat/>
    <w:rsid w:val="00746265"/>
    <w:pPr>
      <w:outlineLvl w:val="0"/>
    </w:pPr>
    <w:rPr>
      <w:rFonts w:asciiTheme="majorHAnsi" w:hAnsiTheme="majorHAnsi"/>
      <w:caps/>
      <w:sz w:val="32"/>
      <w:szCs w:val="32"/>
    </w:rPr>
  </w:style>
  <w:style w:type="paragraph" w:styleId="Heading2">
    <w:name w:val="heading 2"/>
    <w:basedOn w:val="Normal"/>
    <w:next w:val="Normal"/>
    <w:link w:val="Heading2Char"/>
    <w:uiPriority w:val="9"/>
    <w:unhideWhenUsed/>
    <w:qFormat/>
    <w:rsid w:val="00F86043"/>
    <w:pPr>
      <w:spacing w:before="80"/>
      <w:outlineLvl w:val="1"/>
    </w:pPr>
    <w:rPr>
      <w:b/>
      <w:spacing w:val="20"/>
      <w:sz w:val="28"/>
      <w:szCs w:val="28"/>
    </w:rPr>
  </w:style>
  <w:style w:type="paragraph" w:styleId="Heading3">
    <w:name w:val="heading 3"/>
    <w:basedOn w:val="Normal"/>
    <w:next w:val="Normal"/>
    <w:link w:val="Heading3Char"/>
    <w:uiPriority w:val="9"/>
    <w:unhideWhenUsed/>
    <w:qFormat/>
    <w:rsid w:val="00746265"/>
    <w:pPr>
      <w:outlineLvl w:val="2"/>
    </w:pPr>
    <w:rPr>
      <w:b/>
      <w:color w:val="000000" w:themeColor="text1"/>
      <w:spacing w:val="10"/>
      <w:szCs w:val="24"/>
    </w:rPr>
  </w:style>
  <w:style w:type="paragraph" w:styleId="Heading4">
    <w:name w:val="heading 4"/>
    <w:basedOn w:val="Normal"/>
    <w:next w:val="Normal"/>
    <w:link w:val="Heading4Char"/>
    <w:uiPriority w:val="9"/>
    <w:unhideWhenUsed/>
    <w:qFormat/>
    <w:rsid w:val="00746265"/>
    <w:pPr>
      <w:outlineLvl w:val="3"/>
    </w:pPr>
    <w:rPr>
      <w:caps/>
      <w:spacing w:val="14"/>
      <w:szCs w:val="22"/>
    </w:rPr>
  </w:style>
  <w:style w:type="paragraph" w:styleId="Heading5">
    <w:name w:val="heading 5"/>
    <w:basedOn w:val="Normal"/>
    <w:next w:val="Normal"/>
    <w:link w:val="Heading5Char"/>
    <w:uiPriority w:val="9"/>
    <w:semiHidden/>
    <w:unhideWhenUsed/>
    <w:qFormat/>
    <w:rsid w:val="005E09CC"/>
    <w:pPr>
      <w:spacing w:before="200"/>
      <w:outlineLvl w:val="4"/>
    </w:pPr>
    <w:rPr>
      <w:b/>
      <w:color w:val="775F55" w:themeColor="text2"/>
      <w:spacing w:val="10"/>
      <w:szCs w:val="26"/>
    </w:rPr>
  </w:style>
  <w:style w:type="paragraph" w:styleId="Heading6">
    <w:name w:val="heading 6"/>
    <w:basedOn w:val="Normal"/>
    <w:next w:val="Normal"/>
    <w:link w:val="Heading6Char"/>
    <w:uiPriority w:val="9"/>
    <w:semiHidden/>
    <w:unhideWhenUsed/>
    <w:qFormat/>
    <w:rsid w:val="005E09CC"/>
    <w:pPr>
      <w:outlineLvl w:val="5"/>
    </w:pPr>
    <w:rPr>
      <w:b/>
      <w:color w:val="DD8047" w:themeColor="accent2"/>
      <w:spacing w:val="10"/>
    </w:rPr>
  </w:style>
  <w:style w:type="paragraph" w:styleId="Heading7">
    <w:name w:val="heading 7"/>
    <w:basedOn w:val="Normal"/>
    <w:next w:val="Normal"/>
    <w:link w:val="Heading7Char"/>
    <w:uiPriority w:val="9"/>
    <w:semiHidden/>
    <w:unhideWhenUsed/>
    <w:qFormat/>
    <w:rsid w:val="005E09CC"/>
    <w:pPr>
      <w:outlineLvl w:val="6"/>
    </w:pPr>
    <w:rPr>
      <w:smallCaps/>
      <w:color w:val="000000" w:themeColor="text1"/>
      <w:spacing w:val="10"/>
    </w:rPr>
  </w:style>
  <w:style w:type="paragraph" w:styleId="Heading8">
    <w:name w:val="heading 8"/>
    <w:basedOn w:val="Normal"/>
    <w:next w:val="Normal"/>
    <w:link w:val="Heading8Char"/>
    <w:uiPriority w:val="9"/>
    <w:semiHidden/>
    <w:unhideWhenUsed/>
    <w:qFormat/>
    <w:rsid w:val="005E09CC"/>
    <w:pPr>
      <w:outlineLvl w:val="7"/>
    </w:pPr>
    <w:rPr>
      <w:b/>
      <w:i/>
      <w:color w:val="94B6D2" w:themeColor="accent1"/>
      <w:spacing w:val="10"/>
    </w:rPr>
  </w:style>
  <w:style w:type="paragraph" w:styleId="Heading9">
    <w:name w:val="heading 9"/>
    <w:basedOn w:val="Normal"/>
    <w:next w:val="Normal"/>
    <w:link w:val="Heading9Char"/>
    <w:uiPriority w:val="9"/>
    <w:semiHidden/>
    <w:unhideWhenUsed/>
    <w:qFormat/>
    <w:rsid w:val="005E09CC"/>
    <w:pPr>
      <w:outlineLvl w:val="8"/>
    </w:pPr>
    <w:rPr>
      <w:b/>
      <w:caps/>
      <w:color w:val="A5AB81" w:themeColor="accent3"/>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265"/>
    <w:rPr>
      <w:rFonts w:asciiTheme="majorHAnsi" w:hAnsiTheme="majorHAnsi"/>
      <w:caps/>
      <w:sz w:val="32"/>
      <w:szCs w:val="32"/>
      <w:lang w:eastAsia="ja-JP"/>
    </w:rPr>
  </w:style>
  <w:style w:type="character" w:customStyle="1" w:styleId="Heading2Char">
    <w:name w:val="Heading 2 Char"/>
    <w:basedOn w:val="DefaultParagraphFont"/>
    <w:link w:val="Heading2"/>
    <w:uiPriority w:val="9"/>
    <w:rsid w:val="00F86043"/>
    <w:rPr>
      <w:b/>
      <w:spacing w:val="20"/>
      <w:sz w:val="28"/>
      <w:szCs w:val="28"/>
      <w:lang w:eastAsia="ja-JP"/>
    </w:rPr>
  </w:style>
  <w:style w:type="character" w:customStyle="1" w:styleId="Heading3Char">
    <w:name w:val="Heading 3 Char"/>
    <w:basedOn w:val="DefaultParagraphFont"/>
    <w:link w:val="Heading3"/>
    <w:uiPriority w:val="9"/>
    <w:rsid w:val="00746265"/>
    <w:rPr>
      <w:b/>
      <w:color w:val="000000" w:themeColor="text1"/>
      <w:spacing w:val="10"/>
      <w:sz w:val="20"/>
      <w:szCs w:val="24"/>
      <w:lang w:eastAsia="ja-JP"/>
    </w:rPr>
  </w:style>
  <w:style w:type="paragraph" w:styleId="Footer">
    <w:name w:val="footer"/>
    <w:basedOn w:val="Normal"/>
    <w:link w:val="FooterChar"/>
    <w:uiPriority w:val="99"/>
    <w:unhideWhenUsed/>
    <w:rsid w:val="005E09CC"/>
    <w:pPr>
      <w:tabs>
        <w:tab w:val="center" w:pos="4320"/>
        <w:tab w:val="right" w:pos="8640"/>
      </w:tabs>
    </w:pPr>
  </w:style>
  <w:style w:type="character" w:customStyle="1" w:styleId="FooterChar">
    <w:name w:val="Footer Char"/>
    <w:basedOn w:val="DefaultParagraphFont"/>
    <w:link w:val="Footer"/>
    <w:uiPriority w:val="99"/>
    <w:rsid w:val="005E09CC"/>
    <w:rPr>
      <w:rFonts w:cs="Times New Roman"/>
      <w:sz w:val="23"/>
      <w:szCs w:val="20"/>
      <w:lang w:eastAsia="ja-JP"/>
    </w:rPr>
  </w:style>
  <w:style w:type="paragraph" w:styleId="Header">
    <w:name w:val="header"/>
    <w:basedOn w:val="Normal"/>
    <w:link w:val="HeaderChar"/>
    <w:uiPriority w:val="99"/>
    <w:unhideWhenUsed/>
    <w:rsid w:val="005E09CC"/>
    <w:pPr>
      <w:tabs>
        <w:tab w:val="center" w:pos="4320"/>
        <w:tab w:val="right" w:pos="8640"/>
      </w:tabs>
    </w:pPr>
  </w:style>
  <w:style w:type="character" w:customStyle="1" w:styleId="HeaderChar">
    <w:name w:val="Header Char"/>
    <w:basedOn w:val="DefaultParagraphFont"/>
    <w:link w:val="Header"/>
    <w:uiPriority w:val="99"/>
    <w:rsid w:val="005E09CC"/>
    <w:rPr>
      <w:rFonts w:cs="Times New Roman"/>
      <w:sz w:val="23"/>
      <w:szCs w:val="20"/>
      <w:lang w:eastAsia="ja-JP"/>
    </w:rPr>
  </w:style>
  <w:style w:type="paragraph" w:styleId="IntenseQuote">
    <w:name w:val="Intense Quote"/>
    <w:basedOn w:val="Normal"/>
    <w:link w:val="IntenseQuoteChar"/>
    <w:uiPriority w:val="30"/>
    <w:qFormat/>
    <w:rsid w:val="005E09CC"/>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eQuoteChar">
    <w:name w:val="Intense Quote Char"/>
    <w:basedOn w:val="DefaultParagraphFont"/>
    <w:link w:val="IntenseQuote"/>
    <w:uiPriority w:val="30"/>
    <w:rsid w:val="005E09CC"/>
    <w:rPr>
      <w:rFonts w:cs="Times New Roman"/>
      <w:b/>
      <w:color w:val="DD8047" w:themeColor="accent2"/>
      <w:sz w:val="23"/>
      <w:szCs w:val="20"/>
      <w:shd w:val="clear" w:color="auto" w:fill="FFFFFF" w:themeFill="background1"/>
      <w:lang w:eastAsia="ja-JP"/>
    </w:rPr>
  </w:style>
  <w:style w:type="paragraph" w:styleId="Subtitle">
    <w:name w:val="Subtitle"/>
    <w:basedOn w:val="Normal"/>
    <w:link w:val="SubtitleChar"/>
    <w:uiPriority w:val="11"/>
    <w:qFormat/>
    <w:rsid w:val="005E09CC"/>
    <w:pPr>
      <w:spacing w:after="720"/>
    </w:pPr>
    <w:rPr>
      <w:rFonts w:asciiTheme="majorHAnsi" w:hAnsiTheme="majorHAnsi"/>
      <w:b/>
      <w:caps/>
      <w:color w:val="DD8047" w:themeColor="accent2"/>
      <w:spacing w:val="50"/>
      <w:szCs w:val="22"/>
    </w:rPr>
  </w:style>
  <w:style w:type="character" w:customStyle="1" w:styleId="SubtitleChar">
    <w:name w:val="Subtitle Char"/>
    <w:basedOn w:val="DefaultParagraphFont"/>
    <w:link w:val="Subtitle"/>
    <w:uiPriority w:val="11"/>
    <w:rsid w:val="005E09CC"/>
    <w:rPr>
      <w:rFonts w:asciiTheme="majorHAnsi" w:hAnsiTheme="majorHAnsi" w:cs="Times New Roman"/>
      <w:b/>
      <w:caps/>
      <w:color w:val="DD8047" w:themeColor="accent2"/>
      <w:spacing w:val="50"/>
      <w:sz w:val="24"/>
      <w:lang w:eastAsia="ja-JP"/>
    </w:rPr>
  </w:style>
  <w:style w:type="paragraph" w:styleId="Title">
    <w:name w:val="Title"/>
    <w:basedOn w:val="Normal"/>
    <w:link w:val="TitleChar"/>
    <w:uiPriority w:val="10"/>
    <w:qFormat/>
    <w:rsid w:val="005E09CC"/>
    <w:rPr>
      <w:color w:val="775F55" w:themeColor="text2"/>
      <w:sz w:val="72"/>
      <w:szCs w:val="48"/>
    </w:rPr>
  </w:style>
  <w:style w:type="character" w:customStyle="1" w:styleId="TitleChar">
    <w:name w:val="Title Char"/>
    <w:basedOn w:val="DefaultParagraphFont"/>
    <w:link w:val="Title"/>
    <w:uiPriority w:val="10"/>
    <w:rsid w:val="005E09CC"/>
    <w:rPr>
      <w:rFonts w:cs="Times New Roman"/>
      <w:color w:val="775F55" w:themeColor="text2"/>
      <w:sz w:val="72"/>
      <w:szCs w:val="48"/>
      <w:lang w:eastAsia="ja-JP"/>
    </w:rPr>
  </w:style>
  <w:style w:type="paragraph" w:styleId="BalloonText">
    <w:name w:val="Balloon Text"/>
    <w:basedOn w:val="Normal"/>
    <w:link w:val="BalloonTextChar"/>
    <w:uiPriority w:val="99"/>
    <w:semiHidden/>
    <w:unhideWhenUsed/>
    <w:rsid w:val="005E09CC"/>
    <w:rPr>
      <w:rFonts w:ascii="Tahoma" w:hAnsi="Tahoma" w:cs="Tahoma"/>
      <w:sz w:val="16"/>
      <w:szCs w:val="16"/>
    </w:rPr>
  </w:style>
  <w:style w:type="character" w:customStyle="1" w:styleId="BalloonTextChar">
    <w:name w:val="Balloon Text Char"/>
    <w:basedOn w:val="DefaultParagraphFont"/>
    <w:link w:val="BalloonText"/>
    <w:uiPriority w:val="99"/>
    <w:semiHidden/>
    <w:rsid w:val="005E09CC"/>
    <w:rPr>
      <w:rFonts w:ascii="Tahoma" w:hAnsi="Tahoma" w:cs="Tahoma"/>
      <w:sz w:val="16"/>
      <w:szCs w:val="16"/>
      <w:lang w:eastAsia="ja-JP"/>
    </w:rPr>
  </w:style>
  <w:style w:type="character" w:styleId="BookTitle">
    <w:name w:val="Book Title"/>
    <w:basedOn w:val="DefaultParagraphFont"/>
    <w:uiPriority w:val="33"/>
    <w:qFormat/>
    <w:rsid w:val="005E09CC"/>
    <w:rPr>
      <w:rFonts w:asciiTheme="minorHAnsi" w:hAnsiTheme="minorHAnsi" w:cs="Times New Roman"/>
      <w:i/>
      <w:color w:val="775F55" w:themeColor="text2"/>
      <w:sz w:val="23"/>
      <w:szCs w:val="20"/>
    </w:rPr>
  </w:style>
  <w:style w:type="paragraph" w:styleId="Caption">
    <w:name w:val="caption"/>
    <w:basedOn w:val="Normal"/>
    <w:next w:val="Normal"/>
    <w:uiPriority w:val="35"/>
    <w:unhideWhenUsed/>
    <w:rsid w:val="005E09CC"/>
    <w:rPr>
      <w:b/>
      <w:bCs/>
      <w:caps/>
      <w:sz w:val="16"/>
      <w:szCs w:val="18"/>
    </w:rPr>
  </w:style>
  <w:style w:type="character" w:styleId="Emphasis">
    <w:name w:val="Emphasis"/>
    <w:uiPriority w:val="20"/>
    <w:qFormat/>
    <w:rsid w:val="005E09CC"/>
    <w:rPr>
      <w:rFonts w:asciiTheme="minorHAnsi" w:hAnsiTheme="minorHAnsi"/>
      <w:b/>
      <w:i/>
      <w:color w:val="775F55" w:themeColor="text2"/>
      <w:spacing w:val="10"/>
      <w:sz w:val="23"/>
    </w:rPr>
  </w:style>
  <w:style w:type="character" w:customStyle="1" w:styleId="Heading4Char">
    <w:name w:val="Heading 4 Char"/>
    <w:basedOn w:val="DefaultParagraphFont"/>
    <w:link w:val="Heading4"/>
    <w:uiPriority w:val="9"/>
    <w:rsid w:val="00746265"/>
    <w:rPr>
      <w:caps/>
      <w:spacing w:val="14"/>
      <w:sz w:val="20"/>
      <w:szCs w:val="22"/>
      <w:lang w:eastAsia="ja-JP"/>
    </w:rPr>
  </w:style>
  <w:style w:type="character" w:customStyle="1" w:styleId="Heading5Char">
    <w:name w:val="Heading 5 Char"/>
    <w:basedOn w:val="DefaultParagraphFont"/>
    <w:link w:val="Heading5"/>
    <w:uiPriority w:val="9"/>
    <w:semiHidden/>
    <w:rsid w:val="005E09CC"/>
    <w:rPr>
      <w:rFonts w:cs="Times New Roman"/>
      <w:b/>
      <w:color w:val="775F55" w:themeColor="text2"/>
      <w:spacing w:val="10"/>
      <w:sz w:val="23"/>
      <w:szCs w:val="26"/>
      <w:lang w:eastAsia="ja-JP"/>
    </w:rPr>
  </w:style>
  <w:style w:type="character" w:customStyle="1" w:styleId="Heading6Char">
    <w:name w:val="Heading 6 Char"/>
    <w:basedOn w:val="DefaultParagraphFont"/>
    <w:link w:val="Heading6"/>
    <w:uiPriority w:val="9"/>
    <w:semiHidden/>
    <w:rsid w:val="005E09CC"/>
    <w:rPr>
      <w:rFonts w:cs="Times New Roman"/>
      <w:b/>
      <w:color w:val="DD8047" w:themeColor="accent2"/>
      <w:spacing w:val="10"/>
      <w:sz w:val="23"/>
      <w:szCs w:val="20"/>
      <w:lang w:eastAsia="ja-JP"/>
    </w:rPr>
  </w:style>
  <w:style w:type="character" w:customStyle="1" w:styleId="Heading7Char">
    <w:name w:val="Heading 7 Char"/>
    <w:basedOn w:val="DefaultParagraphFont"/>
    <w:link w:val="Heading7"/>
    <w:uiPriority w:val="9"/>
    <w:semiHidden/>
    <w:rsid w:val="005E09CC"/>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sid w:val="005E09CC"/>
    <w:rPr>
      <w:rFonts w:cs="Times New Roman"/>
      <w:b/>
      <w:i/>
      <w:color w:val="94B6D2" w:themeColor="accent1"/>
      <w:spacing w:val="10"/>
      <w:sz w:val="24"/>
      <w:szCs w:val="20"/>
      <w:lang w:eastAsia="ja-JP"/>
    </w:rPr>
  </w:style>
  <w:style w:type="character" w:customStyle="1" w:styleId="Heading9Char">
    <w:name w:val="Heading 9 Char"/>
    <w:basedOn w:val="DefaultParagraphFont"/>
    <w:link w:val="Heading9"/>
    <w:uiPriority w:val="9"/>
    <w:semiHidden/>
    <w:rsid w:val="005E09CC"/>
    <w:rPr>
      <w:rFonts w:cs="Times New Roman"/>
      <w:b/>
      <w:caps/>
      <w:color w:val="A5AB81" w:themeColor="accent3"/>
      <w:spacing w:val="40"/>
      <w:sz w:val="20"/>
      <w:szCs w:val="20"/>
      <w:lang w:eastAsia="ja-JP"/>
    </w:rPr>
  </w:style>
  <w:style w:type="character" w:styleId="Hyperlink">
    <w:name w:val="Hyperlink"/>
    <w:basedOn w:val="DefaultParagraphFont"/>
    <w:uiPriority w:val="99"/>
    <w:unhideWhenUsed/>
    <w:rsid w:val="005E09CC"/>
    <w:rPr>
      <w:color w:val="F7B615" w:themeColor="hyperlink"/>
      <w:u w:val="single"/>
    </w:rPr>
  </w:style>
  <w:style w:type="character" w:styleId="IntenseEmphasis">
    <w:name w:val="Intense Emphasis"/>
    <w:basedOn w:val="DefaultParagraphFont"/>
    <w:uiPriority w:val="21"/>
    <w:qFormat/>
    <w:rsid w:val="005E09CC"/>
    <w:rPr>
      <w:rFonts w:asciiTheme="minorHAnsi" w:hAnsiTheme="minorHAnsi"/>
      <w:b/>
      <w:dstrike w:val="0"/>
      <w:color w:val="DD8047" w:themeColor="accent2"/>
      <w:spacing w:val="10"/>
      <w:w w:val="100"/>
      <w:kern w:val="0"/>
      <w:position w:val="0"/>
      <w:sz w:val="23"/>
      <w:vertAlign w:val="baseline"/>
    </w:rPr>
  </w:style>
  <w:style w:type="character" w:styleId="IntenseReference">
    <w:name w:val="Intense Reference"/>
    <w:basedOn w:val="DefaultParagraphFont"/>
    <w:uiPriority w:val="32"/>
    <w:qFormat/>
    <w:rsid w:val="005E09CC"/>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
    <w:name w:val="List"/>
    <w:basedOn w:val="Normal"/>
    <w:uiPriority w:val="99"/>
    <w:semiHidden/>
    <w:unhideWhenUsed/>
    <w:rsid w:val="005E09CC"/>
    <w:pPr>
      <w:ind w:left="360" w:hanging="360"/>
    </w:pPr>
  </w:style>
  <w:style w:type="paragraph" w:styleId="List2">
    <w:name w:val="List 2"/>
    <w:basedOn w:val="Normal"/>
    <w:uiPriority w:val="99"/>
    <w:semiHidden/>
    <w:unhideWhenUsed/>
    <w:rsid w:val="005E09CC"/>
    <w:pPr>
      <w:ind w:left="720" w:hanging="360"/>
    </w:pPr>
  </w:style>
  <w:style w:type="paragraph" w:styleId="ListBullet">
    <w:name w:val="List Bullet"/>
    <w:basedOn w:val="Normal"/>
    <w:uiPriority w:val="36"/>
    <w:unhideWhenUsed/>
    <w:qFormat/>
    <w:rsid w:val="005E09CC"/>
    <w:pPr>
      <w:numPr>
        <w:numId w:val="2"/>
      </w:numPr>
    </w:pPr>
  </w:style>
  <w:style w:type="paragraph" w:styleId="ListBullet2">
    <w:name w:val="List Bullet 2"/>
    <w:basedOn w:val="Normal"/>
    <w:uiPriority w:val="36"/>
    <w:unhideWhenUsed/>
    <w:qFormat/>
    <w:rsid w:val="005E09CC"/>
    <w:pPr>
      <w:numPr>
        <w:numId w:val="3"/>
      </w:numPr>
    </w:pPr>
    <w:rPr>
      <w:color w:val="94B6D2" w:themeColor="accent1"/>
    </w:rPr>
  </w:style>
  <w:style w:type="paragraph" w:styleId="ListBullet3">
    <w:name w:val="List Bullet 3"/>
    <w:basedOn w:val="Normal"/>
    <w:uiPriority w:val="36"/>
    <w:unhideWhenUsed/>
    <w:qFormat/>
    <w:rsid w:val="005E09CC"/>
    <w:pPr>
      <w:numPr>
        <w:numId w:val="4"/>
      </w:numPr>
    </w:pPr>
    <w:rPr>
      <w:color w:val="DD8047" w:themeColor="accent2"/>
    </w:rPr>
  </w:style>
  <w:style w:type="paragraph" w:styleId="ListBullet4">
    <w:name w:val="List Bullet 4"/>
    <w:basedOn w:val="Normal"/>
    <w:uiPriority w:val="36"/>
    <w:unhideWhenUsed/>
    <w:qFormat/>
    <w:rsid w:val="005E09CC"/>
    <w:pPr>
      <w:numPr>
        <w:numId w:val="5"/>
      </w:numPr>
    </w:pPr>
    <w:rPr>
      <w:caps/>
      <w:spacing w:val="4"/>
    </w:rPr>
  </w:style>
  <w:style w:type="paragraph" w:styleId="ListBullet5">
    <w:name w:val="List Bullet 5"/>
    <w:basedOn w:val="Normal"/>
    <w:uiPriority w:val="36"/>
    <w:unhideWhenUsed/>
    <w:qFormat/>
    <w:rsid w:val="005E09CC"/>
    <w:pPr>
      <w:numPr>
        <w:numId w:val="6"/>
      </w:numPr>
    </w:pPr>
  </w:style>
  <w:style w:type="paragraph" w:styleId="ListParagraph">
    <w:name w:val="List Paragraph"/>
    <w:basedOn w:val="Normal"/>
    <w:uiPriority w:val="34"/>
    <w:unhideWhenUsed/>
    <w:qFormat/>
    <w:rsid w:val="005E09CC"/>
    <w:pPr>
      <w:ind w:left="720"/>
      <w:contextualSpacing/>
    </w:pPr>
  </w:style>
  <w:style w:type="numbering" w:customStyle="1" w:styleId="MedianListStyle">
    <w:name w:val="Median List Style"/>
    <w:uiPriority w:val="99"/>
    <w:rsid w:val="005E09CC"/>
    <w:pPr>
      <w:numPr>
        <w:numId w:val="1"/>
      </w:numPr>
    </w:pPr>
  </w:style>
  <w:style w:type="paragraph" w:styleId="NoSpacing">
    <w:name w:val="No Spacing"/>
    <w:basedOn w:val="Normal"/>
    <w:uiPriority w:val="99"/>
    <w:qFormat/>
    <w:rsid w:val="005E09CC"/>
  </w:style>
  <w:style w:type="character" w:styleId="PlaceholderText">
    <w:name w:val="Placeholder Text"/>
    <w:basedOn w:val="DefaultParagraphFont"/>
    <w:uiPriority w:val="99"/>
    <w:unhideWhenUsed/>
    <w:rsid w:val="005E09CC"/>
    <w:rPr>
      <w:color w:val="808080"/>
    </w:rPr>
  </w:style>
  <w:style w:type="paragraph" w:styleId="Quote">
    <w:name w:val="Quote"/>
    <w:basedOn w:val="Normal"/>
    <w:link w:val="QuoteChar"/>
    <w:uiPriority w:val="29"/>
    <w:qFormat/>
    <w:rsid w:val="002D2A19"/>
    <w:rPr>
      <w:i/>
      <w:smallCaps/>
      <w:color w:val="000000" w:themeColor="text1"/>
      <w:spacing w:val="6"/>
      <w:sz w:val="16"/>
    </w:rPr>
  </w:style>
  <w:style w:type="character" w:customStyle="1" w:styleId="QuoteChar">
    <w:name w:val="Quote Char"/>
    <w:basedOn w:val="DefaultParagraphFont"/>
    <w:link w:val="Quote"/>
    <w:uiPriority w:val="29"/>
    <w:rsid w:val="002D2A19"/>
    <w:rPr>
      <w:i/>
      <w:smallCaps/>
      <w:color w:val="000000" w:themeColor="text1"/>
      <w:spacing w:val="6"/>
      <w:sz w:val="16"/>
      <w:lang w:eastAsia="ja-JP"/>
    </w:rPr>
  </w:style>
  <w:style w:type="character" w:styleId="Strong">
    <w:name w:val="Strong"/>
    <w:uiPriority w:val="22"/>
    <w:qFormat/>
    <w:rsid w:val="005E09CC"/>
    <w:rPr>
      <w:rFonts w:asciiTheme="minorHAnsi" w:hAnsiTheme="minorHAnsi"/>
      <w:b/>
      <w:color w:val="DD8047" w:themeColor="accent2"/>
    </w:rPr>
  </w:style>
  <w:style w:type="character" w:styleId="SubtleEmphasis">
    <w:name w:val="Subtle Emphasis"/>
    <w:basedOn w:val="DefaultParagraphFont"/>
    <w:uiPriority w:val="19"/>
    <w:qFormat/>
    <w:rsid w:val="005E09CC"/>
    <w:rPr>
      <w:rFonts w:asciiTheme="minorHAnsi" w:hAnsiTheme="minorHAnsi"/>
      <w:i/>
      <w:sz w:val="23"/>
    </w:rPr>
  </w:style>
  <w:style w:type="character" w:styleId="SubtleReference">
    <w:name w:val="Subtle Reference"/>
    <w:basedOn w:val="DefaultParagraphFont"/>
    <w:uiPriority w:val="31"/>
    <w:qFormat/>
    <w:rsid w:val="005E09CC"/>
    <w:rPr>
      <w:rFonts w:asciiTheme="minorHAnsi" w:hAnsiTheme="minorHAnsi"/>
      <w:b/>
      <w:i/>
      <w:color w:val="775F55" w:themeColor="text2"/>
      <w:sz w:val="23"/>
    </w:rPr>
  </w:style>
  <w:style w:type="table" w:styleId="TableGrid">
    <w:name w:val="Table Grid"/>
    <w:basedOn w:val="TableNormal"/>
    <w:uiPriority w:val="39"/>
    <w:rsid w:val="005E09CC"/>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rsid w:val="005E09CC"/>
    <w:pPr>
      <w:ind w:left="220" w:hanging="220"/>
    </w:pPr>
  </w:style>
  <w:style w:type="paragraph" w:styleId="TOC1">
    <w:name w:val="toc 1"/>
    <w:basedOn w:val="Normal"/>
    <w:next w:val="Normal"/>
    <w:autoRedefine/>
    <w:uiPriority w:val="39"/>
    <w:unhideWhenUsed/>
    <w:qFormat/>
    <w:rsid w:val="005E09CC"/>
    <w:pPr>
      <w:tabs>
        <w:tab w:val="right" w:leader="dot" w:pos="8630"/>
      </w:tabs>
      <w:spacing w:before="180" w:after="40"/>
    </w:pPr>
    <w:rPr>
      <w:b/>
      <w:caps/>
      <w:noProof/>
      <w:color w:val="775F55" w:themeColor="text2"/>
    </w:rPr>
  </w:style>
  <w:style w:type="paragraph" w:styleId="TOC2">
    <w:name w:val="toc 2"/>
    <w:basedOn w:val="Normal"/>
    <w:next w:val="Normal"/>
    <w:autoRedefine/>
    <w:uiPriority w:val="39"/>
    <w:unhideWhenUsed/>
    <w:qFormat/>
    <w:rsid w:val="005E09CC"/>
    <w:pPr>
      <w:tabs>
        <w:tab w:val="right" w:leader="dot" w:pos="8630"/>
      </w:tabs>
      <w:spacing w:after="40"/>
      <w:ind w:left="144"/>
    </w:pPr>
    <w:rPr>
      <w:noProof/>
    </w:rPr>
  </w:style>
  <w:style w:type="paragraph" w:styleId="TOC3">
    <w:name w:val="toc 3"/>
    <w:basedOn w:val="Normal"/>
    <w:next w:val="Normal"/>
    <w:autoRedefine/>
    <w:uiPriority w:val="39"/>
    <w:unhideWhenUsed/>
    <w:qFormat/>
    <w:rsid w:val="005E09CC"/>
    <w:pPr>
      <w:tabs>
        <w:tab w:val="right" w:leader="dot" w:pos="8630"/>
      </w:tabs>
      <w:spacing w:after="40"/>
      <w:ind w:left="288"/>
    </w:pPr>
    <w:rPr>
      <w:noProof/>
    </w:rPr>
  </w:style>
  <w:style w:type="paragraph" w:styleId="TOC4">
    <w:name w:val="toc 4"/>
    <w:basedOn w:val="Normal"/>
    <w:next w:val="Normal"/>
    <w:autoRedefine/>
    <w:uiPriority w:val="99"/>
    <w:semiHidden/>
    <w:unhideWhenUsed/>
    <w:qFormat/>
    <w:rsid w:val="005E09CC"/>
    <w:pPr>
      <w:tabs>
        <w:tab w:val="right" w:leader="dot" w:pos="8630"/>
      </w:tabs>
      <w:spacing w:after="40"/>
      <w:ind w:left="432"/>
    </w:pPr>
    <w:rPr>
      <w:noProof/>
    </w:rPr>
  </w:style>
  <w:style w:type="paragraph" w:styleId="TOC5">
    <w:name w:val="toc 5"/>
    <w:basedOn w:val="Normal"/>
    <w:next w:val="Normal"/>
    <w:autoRedefine/>
    <w:uiPriority w:val="99"/>
    <w:semiHidden/>
    <w:unhideWhenUsed/>
    <w:qFormat/>
    <w:rsid w:val="005E09CC"/>
    <w:pPr>
      <w:tabs>
        <w:tab w:val="right" w:leader="dot" w:pos="8630"/>
      </w:tabs>
      <w:spacing w:after="40"/>
      <w:ind w:left="576"/>
    </w:pPr>
    <w:rPr>
      <w:noProof/>
    </w:rPr>
  </w:style>
  <w:style w:type="paragraph" w:styleId="TOC6">
    <w:name w:val="toc 6"/>
    <w:basedOn w:val="Normal"/>
    <w:next w:val="Normal"/>
    <w:autoRedefine/>
    <w:uiPriority w:val="99"/>
    <w:semiHidden/>
    <w:unhideWhenUsed/>
    <w:qFormat/>
    <w:rsid w:val="005E09CC"/>
    <w:pPr>
      <w:tabs>
        <w:tab w:val="right" w:leader="dot" w:pos="8630"/>
      </w:tabs>
      <w:spacing w:after="40"/>
      <w:ind w:left="720"/>
    </w:pPr>
    <w:rPr>
      <w:noProof/>
    </w:rPr>
  </w:style>
  <w:style w:type="paragraph" w:styleId="TOC7">
    <w:name w:val="toc 7"/>
    <w:basedOn w:val="Normal"/>
    <w:next w:val="Normal"/>
    <w:autoRedefine/>
    <w:uiPriority w:val="99"/>
    <w:semiHidden/>
    <w:unhideWhenUsed/>
    <w:qFormat/>
    <w:rsid w:val="005E09CC"/>
    <w:pPr>
      <w:tabs>
        <w:tab w:val="right" w:leader="dot" w:pos="8630"/>
      </w:tabs>
      <w:spacing w:after="40"/>
      <w:ind w:left="864"/>
    </w:pPr>
    <w:rPr>
      <w:noProof/>
    </w:rPr>
  </w:style>
  <w:style w:type="paragraph" w:styleId="TOC8">
    <w:name w:val="toc 8"/>
    <w:basedOn w:val="Normal"/>
    <w:next w:val="Normal"/>
    <w:autoRedefine/>
    <w:uiPriority w:val="99"/>
    <w:semiHidden/>
    <w:unhideWhenUsed/>
    <w:qFormat/>
    <w:rsid w:val="005E09CC"/>
    <w:pPr>
      <w:tabs>
        <w:tab w:val="right" w:leader="dot" w:pos="8630"/>
      </w:tabs>
      <w:spacing w:after="40"/>
      <w:ind w:left="1008"/>
    </w:pPr>
    <w:rPr>
      <w:noProof/>
    </w:rPr>
  </w:style>
  <w:style w:type="paragraph" w:styleId="TOC9">
    <w:name w:val="toc 9"/>
    <w:basedOn w:val="Normal"/>
    <w:next w:val="Normal"/>
    <w:autoRedefine/>
    <w:uiPriority w:val="99"/>
    <w:semiHidden/>
    <w:unhideWhenUsed/>
    <w:qFormat/>
    <w:rsid w:val="005E09CC"/>
    <w:pPr>
      <w:tabs>
        <w:tab w:val="right" w:leader="dot" w:pos="8630"/>
      </w:tabs>
      <w:spacing w:after="40"/>
      <w:ind w:left="1152"/>
    </w:pPr>
    <w:rPr>
      <w:noProof/>
    </w:rPr>
  </w:style>
  <w:style w:type="paragraph" w:customStyle="1" w:styleId="Category">
    <w:name w:val="Category"/>
    <w:basedOn w:val="Normal"/>
    <w:uiPriority w:val="49"/>
    <w:rsid w:val="005E09CC"/>
    <w:rPr>
      <w:b/>
      <w:szCs w:val="24"/>
    </w:rPr>
  </w:style>
  <w:style w:type="paragraph" w:customStyle="1" w:styleId="CompanyName">
    <w:name w:val="Company Name"/>
    <w:basedOn w:val="Normal"/>
    <w:uiPriority w:val="49"/>
    <w:rsid w:val="005E09CC"/>
    <w:rPr>
      <w:rFonts w:cstheme="minorHAnsi"/>
      <w:sz w:val="36"/>
      <w:szCs w:val="36"/>
    </w:rPr>
  </w:style>
  <w:style w:type="paragraph" w:customStyle="1" w:styleId="FooterEven">
    <w:name w:val="Footer Even"/>
    <w:basedOn w:val="Normal"/>
    <w:unhideWhenUsed/>
    <w:qFormat/>
    <w:rsid w:val="005E09CC"/>
    <w:pPr>
      <w:pBdr>
        <w:top w:val="single" w:sz="4" w:space="1" w:color="94B6D2" w:themeColor="accent1"/>
      </w:pBdr>
    </w:pPr>
    <w:rPr>
      <w:color w:val="775F55" w:themeColor="text2"/>
    </w:rPr>
  </w:style>
  <w:style w:type="paragraph" w:customStyle="1" w:styleId="FooterOdd">
    <w:name w:val="Footer Odd"/>
    <w:basedOn w:val="Normal"/>
    <w:unhideWhenUsed/>
    <w:qFormat/>
    <w:rsid w:val="005E09CC"/>
    <w:pPr>
      <w:pBdr>
        <w:top w:val="single" w:sz="4" w:space="1" w:color="94B6D2" w:themeColor="accent1"/>
      </w:pBdr>
      <w:jc w:val="right"/>
    </w:pPr>
    <w:rPr>
      <w:color w:val="775F55" w:themeColor="text2"/>
    </w:rPr>
  </w:style>
  <w:style w:type="paragraph" w:customStyle="1" w:styleId="HeaderEven">
    <w:name w:val="Header Even"/>
    <w:basedOn w:val="Normal"/>
    <w:unhideWhenUsed/>
    <w:qFormat/>
    <w:rsid w:val="005E09CC"/>
    <w:pPr>
      <w:pBdr>
        <w:bottom w:val="single" w:sz="4" w:space="1" w:color="94B6D2" w:themeColor="accent1"/>
      </w:pBdr>
    </w:pPr>
    <w:rPr>
      <w:rFonts w:eastAsia="Times New Roman"/>
      <w:b/>
      <w:color w:val="775F55" w:themeColor="text2"/>
      <w:szCs w:val="24"/>
      <w:lang w:eastAsia="ko-KR"/>
    </w:rPr>
  </w:style>
  <w:style w:type="paragraph" w:customStyle="1" w:styleId="HeaderOdd">
    <w:name w:val="Header Odd"/>
    <w:basedOn w:val="Normal"/>
    <w:unhideWhenUsed/>
    <w:qFormat/>
    <w:rsid w:val="005E09CC"/>
    <w:pPr>
      <w:pBdr>
        <w:bottom w:val="single" w:sz="4" w:space="1" w:color="94B6D2" w:themeColor="accent1"/>
      </w:pBdr>
      <w:jc w:val="right"/>
    </w:pPr>
    <w:rPr>
      <w:rFonts w:eastAsia="Times New Roman"/>
      <w:b/>
      <w:color w:val="775F55" w:themeColor="text2"/>
      <w:szCs w:val="24"/>
      <w:lang w:eastAsia="ko-KR"/>
    </w:rPr>
  </w:style>
  <w:style w:type="paragraph" w:customStyle="1" w:styleId="NoSpacing0">
    <w:name w:val="NoSpacing"/>
    <w:basedOn w:val="Normal"/>
    <w:qFormat/>
    <w:rsid w:val="005E09CC"/>
    <w:pPr>
      <w:framePr w:wrap="auto" w:hAnchor="page" w:xAlign="center" w:yAlign="top"/>
      <w:suppressOverlap/>
    </w:pPr>
    <w:rPr>
      <w:szCs w:val="120"/>
    </w:rPr>
  </w:style>
  <w:style w:type="paragraph" w:styleId="TOCHeading">
    <w:name w:val="TOC Heading"/>
    <w:basedOn w:val="Heading1"/>
    <w:next w:val="Normal"/>
    <w:uiPriority w:val="39"/>
    <w:unhideWhenUsed/>
    <w:qFormat/>
    <w:rsid w:val="009D0589"/>
    <w:pPr>
      <w:keepNext/>
      <w:keepLines/>
      <w:spacing w:before="240" w:line="259" w:lineRule="auto"/>
      <w:outlineLvl w:val="9"/>
    </w:pPr>
    <w:rPr>
      <w:rFonts w:eastAsiaTheme="majorEastAsia" w:cstheme="majorBidi"/>
      <w:caps w:val="0"/>
      <w:color w:val="548AB7" w:themeColor="accent1" w:themeShade="BF"/>
      <w:kern w:val="0"/>
      <w:lang w:eastAsia="en-US"/>
    </w:rPr>
  </w:style>
  <w:style w:type="paragraph" w:styleId="TableofFigures">
    <w:name w:val="table of figures"/>
    <w:basedOn w:val="Normal"/>
    <w:next w:val="Normal"/>
    <w:uiPriority w:val="99"/>
    <w:unhideWhenUsed/>
    <w:rsid w:val="009D0589"/>
  </w:style>
  <w:style w:type="character" w:styleId="CommentReference">
    <w:name w:val="annotation reference"/>
    <w:basedOn w:val="DefaultParagraphFont"/>
    <w:uiPriority w:val="99"/>
    <w:semiHidden/>
    <w:unhideWhenUsed/>
    <w:rsid w:val="00615A98"/>
    <w:rPr>
      <w:sz w:val="16"/>
      <w:szCs w:val="16"/>
    </w:rPr>
  </w:style>
  <w:style w:type="paragraph" w:styleId="CommentText">
    <w:name w:val="annotation text"/>
    <w:basedOn w:val="Normal"/>
    <w:link w:val="CommentTextChar"/>
    <w:uiPriority w:val="99"/>
    <w:semiHidden/>
    <w:unhideWhenUsed/>
    <w:rsid w:val="00615A98"/>
  </w:style>
  <w:style w:type="character" w:customStyle="1" w:styleId="CommentTextChar">
    <w:name w:val="Comment Text Char"/>
    <w:basedOn w:val="DefaultParagraphFont"/>
    <w:link w:val="CommentText"/>
    <w:uiPriority w:val="99"/>
    <w:semiHidden/>
    <w:rsid w:val="00615A98"/>
    <w:rPr>
      <w:sz w:val="20"/>
      <w:lang w:eastAsia="ja-JP"/>
    </w:rPr>
  </w:style>
  <w:style w:type="paragraph" w:styleId="CommentSubject">
    <w:name w:val="annotation subject"/>
    <w:basedOn w:val="CommentText"/>
    <w:next w:val="CommentText"/>
    <w:link w:val="CommentSubjectChar"/>
    <w:uiPriority w:val="99"/>
    <w:semiHidden/>
    <w:unhideWhenUsed/>
    <w:rsid w:val="00615A98"/>
    <w:rPr>
      <w:b/>
      <w:bCs/>
    </w:rPr>
  </w:style>
  <w:style w:type="character" w:customStyle="1" w:styleId="CommentSubjectChar">
    <w:name w:val="Comment Subject Char"/>
    <w:basedOn w:val="CommentTextChar"/>
    <w:link w:val="CommentSubject"/>
    <w:uiPriority w:val="99"/>
    <w:semiHidden/>
    <w:rsid w:val="00615A98"/>
    <w:rPr>
      <w:b/>
      <w:bCs/>
      <w:sz w:val="20"/>
      <w:lang w:eastAsia="ja-JP"/>
    </w:rPr>
  </w:style>
  <w:style w:type="paragraph" w:styleId="Revision">
    <w:name w:val="Revision"/>
    <w:hidden/>
    <w:uiPriority w:val="99"/>
    <w:semiHidden/>
    <w:rsid w:val="00B000AA"/>
    <w:pPr>
      <w:spacing w:after="0" w:line="240" w:lineRule="auto"/>
    </w:pPr>
    <w:rPr>
      <w:sz w:val="24"/>
      <w:lang w:eastAsia="ja-JP"/>
    </w:rPr>
  </w:style>
  <w:style w:type="character" w:customStyle="1" w:styleId="Mention1">
    <w:name w:val="Mention1"/>
    <w:basedOn w:val="DefaultParagraphFont"/>
    <w:uiPriority w:val="99"/>
    <w:semiHidden/>
    <w:unhideWhenUsed/>
    <w:rsid w:val="006D446A"/>
    <w:rPr>
      <w:color w:val="2B579A"/>
      <w:shd w:val="clear" w:color="auto" w:fill="E6E6E6"/>
    </w:rPr>
  </w:style>
  <w:style w:type="character" w:customStyle="1" w:styleId="st">
    <w:name w:val="st"/>
    <w:basedOn w:val="DefaultParagraphFont"/>
    <w:rsid w:val="00BA487E"/>
  </w:style>
  <w:style w:type="character" w:customStyle="1" w:styleId="UnresolvedMention">
    <w:name w:val="Unresolved Mention"/>
    <w:basedOn w:val="DefaultParagraphFont"/>
    <w:uiPriority w:val="99"/>
    <w:semiHidden/>
    <w:unhideWhenUsed/>
    <w:rsid w:val="0089742A"/>
    <w:rPr>
      <w:color w:val="605E5C"/>
      <w:shd w:val="clear" w:color="auto" w:fill="E1DFDD"/>
    </w:rPr>
  </w:style>
  <w:style w:type="character" w:styleId="FollowedHyperlink">
    <w:name w:val="FollowedHyperlink"/>
    <w:basedOn w:val="DefaultParagraphFont"/>
    <w:uiPriority w:val="99"/>
    <w:semiHidden/>
    <w:unhideWhenUsed/>
    <w:rsid w:val="009C0C0A"/>
    <w:rPr>
      <w:color w:val="70440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340479">
      <w:bodyDiv w:val="1"/>
      <w:marLeft w:val="0"/>
      <w:marRight w:val="0"/>
      <w:marTop w:val="0"/>
      <w:marBottom w:val="0"/>
      <w:divBdr>
        <w:top w:val="none" w:sz="0" w:space="0" w:color="auto"/>
        <w:left w:val="none" w:sz="0" w:space="0" w:color="auto"/>
        <w:bottom w:val="none" w:sz="0" w:space="0" w:color="auto"/>
        <w:right w:val="none" w:sz="0" w:space="0" w:color="auto"/>
      </w:divBdr>
    </w:div>
    <w:div w:id="57291323">
      <w:bodyDiv w:val="1"/>
      <w:marLeft w:val="0"/>
      <w:marRight w:val="0"/>
      <w:marTop w:val="0"/>
      <w:marBottom w:val="0"/>
      <w:divBdr>
        <w:top w:val="none" w:sz="0" w:space="0" w:color="auto"/>
        <w:left w:val="none" w:sz="0" w:space="0" w:color="auto"/>
        <w:bottom w:val="none" w:sz="0" w:space="0" w:color="auto"/>
        <w:right w:val="none" w:sz="0" w:space="0" w:color="auto"/>
      </w:divBdr>
    </w:div>
    <w:div w:id="75906995">
      <w:bodyDiv w:val="1"/>
      <w:marLeft w:val="0"/>
      <w:marRight w:val="0"/>
      <w:marTop w:val="0"/>
      <w:marBottom w:val="0"/>
      <w:divBdr>
        <w:top w:val="none" w:sz="0" w:space="0" w:color="auto"/>
        <w:left w:val="none" w:sz="0" w:space="0" w:color="auto"/>
        <w:bottom w:val="none" w:sz="0" w:space="0" w:color="auto"/>
        <w:right w:val="none" w:sz="0" w:space="0" w:color="auto"/>
      </w:divBdr>
      <w:divsChild>
        <w:div w:id="18820156">
          <w:marLeft w:val="0"/>
          <w:marRight w:val="0"/>
          <w:marTop w:val="0"/>
          <w:marBottom w:val="0"/>
          <w:divBdr>
            <w:top w:val="none" w:sz="0" w:space="0" w:color="auto"/>
            <w:left w:val="none" w:sz="0" w:space="0" w:color="auto"/>
            <w:bottom w:val="none" w:sz="0" w:space="0" w:color="auto"/>
            <w:right w:val="none" w:sz="0" w:space="0" w:color="auto"/>
          </w:divBdr>
        </w:div>
        <w:div w:id="37094760">
          <w:marLeft w:val="0"/>
          <w:marRight w:val="0"/>
          <w:marTop w:val="0"/>
          <w:marBottom w:val="0"/>
          <w:divBdr>
            <w:top w:val="none" w:sz="0" w:space="0" w:color="auto"/>
            <w:left w:val="none" w:sz="0" w:space="0" w:color="auto"/>
            <w:bottom w:val="none" w:sz="0" w:space="0" w:color="auto"/>
            <w:right w:val="none" w:sz="0" w:space="0" w:color="auto"/>
          </w:divBdr>
        </w:div>
        <w:div w:id="59719013">
          <w:marLeft w:val="0"/>
          <w:marRight w:val="0"/>
          <w:marTop w:val="0"/>
          <w:marBottom w:val="0"/>
          <w:divBdr>
            <w:top w:val="none" w:sz="0" w:space="0" w:color="auto"/>
            <w:left w:val="none" w:sz="0" w:space="0" w:color="auto"/>
            <w:bottom w:val="none" w:sz="0" w:space="0" w:color="auto"/>
            <w:right w:val="none" w:sz="0" w:space="0" w:color="auto"/>
          </w:divBdr>
        </w:div>
        <w:div w:id="89276260">
          <w:marLeft w:val="0"/>
          <w:marRight w:val="0"/>
          <w:marTop w:val="0"/>
          <w:marBottom w:val="0"/>
          <w:divBdr>
            <w:top w:val="none" w:sz="0" w:space="0" w:color="auto"/>
            <w:left w:val="none" w:sz="0" w:space="0" w:color="auto"/>
            <w:bottom w:val="none" w:sz="0" w:space="0" w:color="auto"/>
            <w:right w:val="none" w:sz="0" w:space="0" w:color="auto"/>
          </w:divBdr>
        </w:div>
        <w:div w:id="97677285">
          <w:marLeft w:val="0"/>
          <w:marRight w:val="0"/>
          <w:marTop w:val="0"/>
          <w:marBottom w:val="0"/>
          <w:divBdr>
            <w:top w:val="none" w:sz="0" w:space="0" w:color="auto"/>
            <w:left w:val="none" w:sz="0" w:space="0" w:color="auto"/>
            <w:bottom w:val="none" w:sz="0" w:space="0" w:color="auto"/>
            <w:right w:val="none" w:sz="0" w:space="0" w:color="auto"/>
          </w:divBdr>
        </w:div>
        <w:div w:id="111018652">
          <w:marLeft w:val="0"/>
          <w:marRight w:val="0"/>
          <w:marTop w:val="0"/>
          <w:marBottom w:val="0"/>
          <w:divBdr>
            <w:top w:val="none" w:sz="0" w:space="0" w:color="auto"/>
            <w:left w:val="none" w:sz="0" w:space="0" w:color="auto"/>
            <w:bottom w:val="none" w:sz="0" w:space="0" w:color="auto"/>
            <w:right w:val="none" w:sz="0" w:space="0" w:color="auto"/>
          </w:divBdr>
        </w:div>
        <w:div w:id="233008533">
          <w:marLeft w:val="0"/>
          <w:marRight w:val="0"/>
          <w:marTop w:val="0"/>
          <w:marBottom w:val="0"/>
          <w:divBdr>
            <w:top w:val="none" w:sz="0" w:space="0" w:color="auto"/>
            <w:left w:val="none" w:sz="0" w:space="0" w:color="auto"/>
            <w:bottom w:val="none" w:sz="0" w:space="0" w:color="auto"/>
            <w:right w:val="none" w:sz="0" w:space="0" w:color="auto"/>
          </w:divBdr>
        </w:div>
        <w:div w:id="248657427">
          <w:marLeft w:val="0"/>
          <w:marRight w:val="0"/>
          <w:marTop w:val="0"/>
          <w:marBottom w:val="0"/>
          <w:divBdr>
            <w:top w:val="none" w:sz="0" w:space="0" w:color="auto"/>
            <w:left w:val="none" w:sz="0" w:space="0" w:color="auto"/>
            <w:bottom w:val="none" w:sz="0" w:space="0" w:color="auto"/>
            <w:right w:val="none" w:sz="0" w:space="0" w:color="auto"/>
          </w:divBdr>
        </w:div>
        <w:div w:id="353848943">
          <w:marLeft w:val="0"/>
          <w:marRight w:val="0"/>
          <w:marTop w:val="0"/>
          <w:marBottom w:val="0"/>
          <w:divBdr>
            <w:top w:val="none" w:sz="0" w:space="0" w:color="auto"/>
            <w:left w:val="none" w:sz="0" w:space="0" w:color="auto"/>
            <w:bottom w:val="none" w:sz="0" w:space="0" w:color="auto"/>
            <w:right w:val="none" w:sz="0" w:space="0" w:color="auto"/>
          </w:divBdr>
        </w:div>
        <w:div w:id="426465473">
          <w:marLeft w:val="0"/>
          <w:marRight w:val="0"/>
          <w:marTop w:val="0"/>
          <w:marBottom w:val="0"/>
          <w:divBdr>
            <w:top w:val="none" w:sz="0" w:space="0" w:color="auto"/>
            <w:left w:val="none" w:sz="0" w:space="0" w:color="auto"/>
            <w:bottom w:val="none" w:sz="0" w:space="0" w:color="auto"/>
            <w:right w:val="none" w:sz="0" w:space="0" w:color="auto"/>
          </w:divBdr>
        </w:div>
        <w:div w:id="645547259">
          <w:marLeft w:val="0"/>
          <w:marRight w:val="0"/>
          <w:marTop w:val="0"/>
          <w:marBottom w:val="0"/>
          <w:divBdr>
            <w:top w:val="none" w:sz="0" w:space="0" w:color="auto"/>
            <w:left w:val="none" w:sz="0" w:space="0" w:color="auto"/>
            <w:bottom w:val="none" w:sz="0" w:space="0" w:color="auto"/>
            <w:right w:val="none" w:sz="0" w:space="0" w:color="auto"/>
          </w:divBdr>
        </w:div>
        <w:div w:id="646710868">
          <w:marLeft w:val="0"/>
          <w:marRight w:val="0"/>
          <w:marTop w:val="0"/>
          <w:marBottom w:val="0"/>
          <w:divBdr>
            <w:top w:val="none" w:sz="0" w:space="0" w:color="auto"/>
            <w:left w:val="none" w:sz="0" w:space="0" w:color="auto"/>
            <w:bottom w:val="none" w:sz="0" w:space="0" w:color="auto"/>
            <w:right w:val="none" w:sz="0" w:space="0" w:color="auto"/>
          </w:divBdr>
        </w:div>
        <w:div w:id="923759334">
          <w:marLeft w:val="0"/>
          <w:marRight w:val="0"/>
          <w:marTop w:val="0"/>
          <w:marBottom w:val="0"/>
          <w:divBdr>
            <w:top w:val="none" w:sz="0" w:space="0" w:color="auto"/>
            <w:left w:val="none" w:sz="0" w:space="0" w:color="auto"/>
            <w:bottom w:val="none" w:sz="0" w:space="0" w:color="auto"/>
            <w:right w:val="none" w:sz="0" w:space="0" w:color="auto"/>
          </w:divBdr>
        </w:div>
        <w:div w:id="1144852092">
          <w:marLeft w:val="0"/>
          <w:marRight w:val="0"/>
          <w:marTop w:val="0"/>
          <w:marBottom w:val="0"/>
          <w:divBdr>
            <w:top w:val="none" w:sz="0" w:space="0" w:color="auto"/>
            <w:left w:val="none" w:sz="0" w:space="0" w:color="auto"/>
            <w:bottom w:val="none" w:sz="0" w:space="0" w:color="auto"/>
            <w:right w:val="none" w:sz="0" w:space="0" w:color="auto"/>
          </w:divBdr>
        </w:div>
        <w:div w:id="1156805641">
          <w:marLeft w:val="0"/>
          <w:marRight w:val="0"/>
          <w:marTop w:val="0"/>
          <w:marBottom w:val="0"/>
          <w:divBdr>
            <w:top w:val="none" w:sz="0" w:space="0" w:color="auto"/>
            <w:left w:val="none" w:sz="0" w:space="0" w:color="auto"/>
            <w:bottom w:val="none" w:sz="0" w:space="0" w:color="auto"/>
            <w:right w:val="none" w:sz="0" w:space="0" w:color="auto"/>
          </w:divBdr>
        </w:div>
        <w:div w:id="1240361364">
          <w:marLeft w:val="0"/>
          <w:marRight w:val="0"/>
          <w:marTop w:val="0"/>
          <w:marBottom w:val="0"/>
          <w:divBdr>
            <w:top w:val="none" w:sz="0" w:space="0" w:color="auto"/>
            <w:left w:val="none" w:sz="0" w:space="0" w:color="auto"/>
            <w:bottom w:val="none" w:sz="0" w:space="0" w:color="auto"/>
            <w:right w:val="none" w:sz="0" w:space="0" w:color="auto"/>
          </w:divBdr>
        </w:div>
        <w:div w:id="1315724344">
          <w:marLeft w:val="0"/>
          <w:marRight w:val="0"/>
          <w:marTop w:val="0"/>
          <w:marBottom w:val="0"/>
          <w:divBdr>
            <w:top w:val="none" w:sz="0" w:space="0" w:color="auto"/>
            <w:left w:val="none" w:sz="0" w:space="0" w:color="auto"/>
            <w:bottom w:val="none" w:sz="0" w:space="0" w:color="auto"/>
            <w:right w:val="none" w:sz="0" w:space="0" w:color="auto"/>
          </w:divBdr>
        </w:div>
        <w:div w:id="1361855475">
          <w:marLeft w:val="0"/>
          <w:marRight w:val="0"/>
          <w:marTop w:val="0"/>
          <w:marBottom w:val="0"/>
          <w:divBdr>
            <w:top w:val="none" w:sz="0" w:space="0" w:color="auto"/>
            <w:left w:val="none" w:sz="0" w:space="0" w:color="auto"/>
            <w:bottom w:val="none" w:sz="0" w:space="0" w:color="auto"/>
            <w:right w:val="none" w:sz="0" w:space="0" w:color="auto"/>
          </w:divBdr>
        </w:div>
        <w:div w:id="1415004741">
          <w:marLeft w:val="0"/>
          <w:marRight w:val="0"/>
          <w:marTop w:val="0"/>
          <w:marBottom w:val="0"/>
          <w:divBdr>
            <w:top w:val="none" w:sz="0" w:space="0" w:color="auto"/>
            <w:left w:val="none" w:sz="0" w:space="0" w:color="auto"/>
            <w:bottom w:val="none" w:sz="0" w:space="0" w:color="auto"/>
            <w:right w:val="none" w:sz="0" w:space="0" w:color="auto"/>
          </w:divBdr>
        </w:div>
        <w:div w:id="1443501514">
          <w:marLeft w:val="0"/>
          <w:marRight w:val="0"/>
          <w:marTop w:val="0"/>
          <w:marBottom w:val="0"/>
          <w:divBdr>
            <w:top w:val="none" w:sz="0" w:space="0" w:color="auto"/>
            <w:left w:val="none" w:sz="0" w:space="0" w:color="auto"/>
            <w:bottom w:val="none" w:sz="0" w:space="0" w:color="auto"/>
            <w:right w:val="none" w:sz="0" w:space="0" w:color="auto"/>
          </w:divBdr>
        </w:div>
        <w:div w:id="1567717687">
          <w:marLeft w:val="0"/>
          <w:marRight w:val="0"/>
          <w:marTop w:val="0"/>
          <w:marBottom w:val="0"/>
          <w:divBdr>
            <w:top w:val="none" w:sz="0" w:space="0" w:color="auto"/>
            <w:left w:val="none" w:sz="0" w:space="0" w:color="auto"/>
            <w:bottom w:val="none" w:sz="0" w:space="0" w:color="auto"/>
            <w:right w:val="none" w:sz="0" w:space="0" w:color="auto"/>
          </w:divBdr>
        </w:div>
        <w:div w:id="1692411172">
          <w:marLeft w:val="0"/>
          <w:marRight w:val="0"/>
          <w:marTop w:val="0"/>
          <w:marBottom w:val="0"/>
          <w:divBdr>
            <w:top w:val="none" w:sz="0" w:space="0" w:color="auto"/>
            <w:left w:val="none" w:sz="0" w:space="0" w:color="auto"/>
            <w:bottom w:val="none" w:sz="0" w:space="0" w:color="auto"/>
            <w:right w:val="none" w:sz="0" w:space="0" w:color="auto"/>
          </w:divBdr>
        </w:div>
        <w:div w:id="1799883064">
          <w:marLeft w:val="0"/>
          <w:marRight w:val="0"/>
          <w:marTop w:val="0"/>
          <w:marBottom w:val="0"/>
          <w:divBdr>
            <w:top w:val="none" w:sz="0" w:space="0" w:color="auto"/>
            <w:left w:val="none" w:sz="0" w:space="0" w:color="auto"/>
            <w:bottom w:val="none" w:sz="0" w:space="0" w:color="auto"/>
            <w:right w:val="none" w:sz="0" w:space="0" w:color="auto"/>
          </w:divBdr>
        </w:div>
        <w:div w:id="1867790220">
          <w:marLeft w:val="0"/>
          <w:marRight w:val="0"/>
          <w:marTop w:val="0"/>
          <w:marBottom w:val="0"/>
          <w:divBdr>
            <w:top w:val="none" w:sz="0" w:space="0" w:color="auto"/>
            <w:left w:val="none" w:sz="0" w:space="0" w:color="auto"/>
            <w:bottom w:val="none" w:sz="0" w:space="0" w:color="auto"/>
            <w:right w:val="none" w:sz="0" w:space="0" w:color="auto"/>
          </w:divBdr>
        </w:div>
        <w:div w:id="1920551900">
          <w:marLeft w:val="0"/>
          <w:marRight w:val="0"/>
          <w:marTop w:val="0"/>
          <w:marBottom w:val="0"/>
          <w:divBdr>
            <w:top w:val="none" w:sz="0" w:space="0" w:color="auto"/>
            <w:left w:val="none" w:sz="0" w:space="0" w:color="auto"/>
            <w:bottom w:val="none" w:sz="0" w:space="0" w:color="auto"/>
            <w:right w:val="none" w:sz="0" w:space="0" w:color="auto"/>
          </w:divBdr>
        </w:div>
        <w:div w:id="2143962536">
          <w:marLeft w:val="0"/>
          <w:marRight w:val="0"/>
          <w:marTop w:val="0"/>
          <w:marBottom w:val="0"/>
          <w:divBdr>
            <w:top w:val="none" w:sz="0" w:space="0" w:color="auto"/>
            <w:left w:val="none" w:sz="0" w:space="0" w:color="auto"/>
            <w:bottom w:val="none" w:sz="0" w:space="0" w:color="auto"/>
            <w:right w:val="none" w:sz="0" w:space="0" w:color="auto"/>
          </w:divBdr>
        </w:div>
      </w:divsChild>
    </w:div>
    <w:div w:id="160001323">
      <w:bodyDiv w:val="1"/>
      <w:marLeft w:val="0"/>
      <w:marRight w:val="0"/>
      <w:marTop w:val="0"/>
      <w:marBottom w:val="0"/>
      <w:divBdr>
        <w:top w:val="none" w:sz="0" w:space="0" w:color="auto"/>
        <w:left w:val="none" w:sz="0" w:space="0" w:color="auto"/>
        <w:bottom w:val="none" w:sz="0" w:space="0" w:color="auto"/>
        <w:right w:val="none" w:sz="0" w:space="0" w:color="auto"/>
      </w:divBdr>
    </w:div>
    <w:div w:id="162203041">
      <w:bodyDiv w:val="1"/>
      <w:marLeft w:val="0"/>
      <w:marRight w:val="0"/>
      <w:marTop w:val="0"/>
      <w:marBottom w:val="0"/>
      <w:divBdr>
        <w:top w:val="none" w:sz="0" w:space="0" w:color="auto"/>
        <w:left w:val="none" w:sz="0" w:space="0" w:color="auto"/>
        <w:bottom w:val="none" w:sz="0" w:space="0" w:color="auto"/>
        <w:right w:val="none" w:sz="0" w:space="0" w:color="auto"/>
      </w:divBdr>
    </w:div>
    <w:div w:id="176433844">
      <w:bodyDiv w:val="1"/>
      <w:marLeft w:val="0"/>
      <w:marRight w:val="0"/>
      <w:marTop w:val="0"/>
      <w:marBottom w:val="0"/>
      <w:divBdr>
        <w:top w:val="none" w:sz="0" w:space="0" w:color="auto"/>
        <w:left w:val="none" w:sz="0" w:space="0" w:color="auto"/>
        <w:bottom w:val="none" w:sz="0" w:space="0" w:color="auto"/>
        <w:right w:val="none" w:sz="0" w:space="0" w:color="auto"/>
      </w:divBdr>
    </w:div>
    <w:div w:id="213856000">
      <w:bodyDiv w:val="1"/>
      <w:marLeft w:val="0"/>
      <w:marRight w:val="0"/>
      <w:marTop w:val="0"/>
      <w:marBottom w:val="0"/>
      <w:divBdr>
        <w:top w:val="none" w:sz="0" w:space="0" w:color="auto"/>
        <w:left w:val="none" w:sz="0" w:space="0" w:color="auto"/>
        <w:bottom w:val="none" w:sz="0" w:space="0" w:color="auto"/>
        <w:right w:val="none" w:sz="0" w:space="0" w:color="auto"/>
      </w:divBdr>
    </w:div>
    <w:div w:id="244269923">
      <w:bodyDiv w:val="1"/>
      <w:marLeft w:val="0"/>
      <w:marRight w:val="0"/>
      <w:marTop w:val="0"/>
      <w:marBottom w:val="0"/>
      <w:divBdr>
        <w:top w:val="none" w:sz="0" w:space="0" w:color="auto"/>
        <w:left w:val="none" w:sz="0" w:space="0" w:color="auto"/>
        <w:bottom w:val="none" w:sz="0" w:space="0" w:color="auto"/>
        <w:right w:val="none" w:sz="0" w:space="0" w:color="auto"/>
      </w:divBdr>
    </w:div>
    <w:div w:id="261648844">
      <w:bodyDiv w:val="1"/>
      <w:marLeft w:val="0"/>
      <w:marRight w:val="0"/>
      <w:marTop w:val="0"/>
      <w:marBottom w:val="0"/>
      <w:divBdr>
        <w:top w:val="none" w:sz="0" w:space="0" w:color="auto"/>
        <w:left w:val="none" w:sz="0" w:space="0" w:color="auto"/>
        <w:bottom w:val="none" w:sz="0" w:space="0" w:color="auto"/>
        <w:right w:val="none" w:sz="0" w:space="0" w:color="auto"/>
      </w:divBdr>
      <w:divsChild>
        <w:div w:id="113522791">
          <w:marLeft w:val="600"/>
          <w:marRight w:val="0"/>
          <w:marTop w:val="0"/>
          <w:marBottom w:val="0"/>
          <w:divBdr>
            <w:top w:val="none" w:sz="0" w:space="0" w:color="auto"/>
            <w:left w:val="none" w:sz="0" w:space="0" w:color="auto"/>
            <w:bottom w:val="none" w:sz="0" w:space="0" w:color="auto"/>
            <w:right w:val="none" w:sz="0" w:space="0" w:color="auto"/>
          </w:divBdr>
        </w:div>
        <w:div w:id="1161433441">
          <w:marLeft w:val="600"/>
          <w:marRight w:val="0"/>
          <w:marTop w:val="0"/>
          <w:marBottom w:val="0"/>
          <w:divBdr>
            <w:top w:val="none" w:sz="0" w:space="0" w:color="auto"/>
            <w:left w:val="none" w:sz="0" w:space="0" w:color="auto"/>
            <w:bottom w:val="none" w:sz="0" w:space="0" w:color="auto"/>
            <w:right w:val="none" w:sz="0" w:space="0" w:color="auto"/>
          </w:divBdr>
        </w:div>
        <w:div w:id="1234581024">
          <w:marLeft w:val="600"/>
          <w:marRight w:val="0"/>
          <w:marTop w:val="0"/>
          <w:marBottom w:val="0"/>
          <w:divBdr>
            <w:top w:val="none" w:sz="0" w:space="0" w:color="auto"/>
            <w:left w:val="none" w:sz="0" w:space="0" w:color="auto"/>
            <w:bottom w:val="none" w:sz="0" w:space="0" w:color="auto"/>
            <w:right w:val="none" w:sz="0" w:space="0" w:color="auto"/>
          </w:divBdr>
        </w:div>
        <w:div w:id="1624071099">
          <w:marLeft w:val="600"/>
          <w:marRight w:val="0"/>
          <w:marTop w:val="0"/>
          <w:marBottom w:val="0"/>
          <w:divBdr>
            <w:top w:val="none" w:sz="0" w:space="0" w:color="auto"/>
            <w:left w:val="none" w:sz="0" w:space="0" w:color="auto"/>
            <w:bottom w:val="none" w:sz="0" w:space="0" w:color="auto"/>
            <w:right w:val="none" w:sz="0" w:space="0" w:color="auto"/>
          </w:divBdr>
        </w:div>
      </w:divsChild>
    </w:div>
    <w:div w:id="265236121">
      <w:bodyDiv w:val="1"/>
      <w:marLeft w:val="0"/>
      <w:marRight w:val="0"/>
      <w:marTop w:val="0"/>
      <w:marBottom w:val="0"/>
      <w:divBdr>
        <w:top w:val="none" w:sz="0" w:space="0" w:color="auto"/>
        <w:left w:val="none" w:sz="0" w:space="0" w:color="auto"/>
        <w:bottom w:val="none" w:sz="0" w:space="0" w:color="auto"/>
        <w:right w:val="none" w:sz="0" w:space="0" w:color="auto"/>
      </w:divBdr>
    </w:div>
    <w:div w:id="302010172">
      <w:bodyDiv w:val="1"/>
      <w:marLeft w:val="0"/>
      <w:marRight w:val="0"/>
      <w:marTop w:val="0"/>
      <w:marBottom w:val="0"/>
      <w:divBdr>
        <w:top w:val="none" w:sz="0" w:space="0" w:color="auto"/>
        <w:left w:val="none" w:sz="0" w:space="0" w:color="auto"/>
        <w:bottom w:val="none" w:sz="0" w:space="0" w:color="auto"/>
        <w:right w:val="none" w:sz="0" w:space="0" w:color="auto"/>
      </w:divBdr>
    </w:div>
    <w:div w:id="335349574">
      <w:bodyDiv w:val="1"/>
      <w:marLeft w:val="0"/>
      <w:marRight w:val="0"/>
      <w:marTop w:val="0"/>
      <w:marBottom w:val="0"/>
      <w:divBdr>
        <w:top w:val="none" w:sz="0" w:space="0" w:color="auto"/>
        <w:left w:val="none" w:sz="0" w:space="0" w:color="auto"/>
        <w:bottom w:val="none" w:sz="0" w:space="0" w:color="auto"/>
        <w:right w:val="none" w:sz="0" w:space="0" w:color="auto"/>
      </w:divBdr>
    </w:div>
    <w:div w:id="418140995">
      <w:bodyDiv w:val="1"/>
      <w:marLeft w:val="0"/>
      <w:marRight w:val="0"/>
      <w:marTop w:val="0"/>
      <w:marBottom w:val="0"/>
      <w:divBdr>
        <w:top w:val="none" w:sz="0" w:space="0" w:color="auto"/>
        <w:left w:val="none" w:sz="0" w:space="0" w:color="auto"/>
        <w:bottom w:val="none" w:sz="0" w:space="0" w:color="auto"/>
        <w:right w:val="none" w:sz="0" w:space="0" w:color="auto"/>
      </w:divBdr>
    </w:div>
    <w:div w:id="477767996">
      <w:bodyDiv w:val="1"/>
      <w:marLeft w:val="0"/>
      <w:marRight w:val="0"/>
      <w:marTop w:val="0"/>
      <w:marBottom w:val="0"/>
      <w:divBdr>
        <w:top w:val="none" w:sz="0" w:space="0" w:color="auto"/>
        <w:left w:val="none" w:sz="0" w:space="0" w:color="auto"/>
        <w:bottom w:val="none" w:sz="0" w:space="0" w:color="auto"/>
        <w:right w:val="none" w:sz="0" w:space="0" w:color="auto"/>
      </w:divBdr>
    </w:div>
    <w:div w:id="479922981">
      <w:bodyDiv w:val="1"/>
      <w:marLeft w:val="0"/>
      <w:marRight w:val="0"/>
      <w:marTop w:val="0"/>
      <w:marBottom w:val="0"/>
      <w:divBdr>
        <w:top w:val="none" w:sz="0" w:space="0" w:color="auto"/>
        <w:left w:val="none" w:sz="0" w:space="0" w:color="auto"/>
        <w:bottom w:val="none" w:sz="0" w:space="0" w:color="auto"/>
        <w:right w:val="none" w:sz="0" w:space="0" w:color="auto"/>
      </w:divBdr>
    </w:div>
    <w:div w:id="514272350">
      <w:bodyDiv w:val="1"/>
      <w:marLeft w:val="0"/>
      <w:marRight w:val="0"/>
      <w:marTop w:val="0"/>
      <w:marBottom w:val="0"/>
      <w:divBdr>
        <w:top w:val="none" w:sz="0" w:space="0" w:color="auto"/>
        <w:left w:val="none" w:sz="0" w:space="0" w:color="auto"/>
        <w:bottom w:val="none" w:sz="0" w:space="0" w:color="auto"/>
        <w:right w:val="none" w:sz="0" w:space="0" w:color="auto"/>
      </w:divBdr>
    </w:div>
    <w:div w:id="600142986">
      <w:bodyDiv w:val="1"/>
      <w:marLeft w:val="0"/>
      <w:marRight w:val="0"/>
      <w:marTop w:val="0"/>
      <w:marBottom w:val="0"/>
      <w:divBdr>
        <w:top w:val="none" w:sz="0" w:space="0" w:color="auto"/>
        <w:left w:val="none" w:sz="0" w:space="0" w:color="auto"/>
        <w:bottom w:val="none" w:sz="0" w:space="0" w:color="auto"/>
        <w:right w:val="none" w:sz="0" w:space="0" w:color="auto"/>
      </w:divBdr>
    </w:div>
    <w:div w:id="656421339">
      <w:bodyDiv w:val="1"/>
      <w:marLeft w:val="0"/>
      <w:marRight w:val="0"/>
      <w:marTop w:val="0"/>
      <w:marBottom w:val="0"/>
      <w:divBdr>
        <w:top w:val="none" w:sz="0" w:space="0" w:color="auto"/>
        <w:left w:val="none" w:sz="0" w:space="0" w:color="auto"/>
        <w:bottom w:val="none" w:sz="0" w:space="0" w:color="auto"/>
        <w:right w:val="none" w:sz="0" w:space="0" w:color="auto"/>
      </w:divBdr>
    </w:div>
    <w:div w:id="666716007">
      <w:bodyDiv w:val="1"/>
      <w:marLeft w:val="0"/>
      <w:marRight w:val="0"/>
      <w:marTop w:val="0"/>
      <w:marBottom w:val="0"/>
      <w:divBdr>
        <w:top w:val="none" w:sz="0" w:space="0" w:color="auto"/>
        <w:left w:val="none" w:sz="0" w:space="0" w:color="auto"/>
        <w:bottom w:val="none" w:sz="0" w:space="0" w:color="auto"/>
        <w:right w:val="none" w:sz="0" w:space="0" w:color="auto"/>
      </w:divBdr>
    </w:div>
    <w:div w:id="775757558">
      <w:bodyDiv w:val="1"/>
      <w:marLeft w:val="0"/>
      <w:marRight w:val="0"/>
      <w:marTop w:val="0"/>
      <w:marBottom w:val="0"/>
      <w:divBdr>
        <w:top w:val="none" w:sz="0" w:space="0" w:color="auto"/>
        <w:left w:val="none" w:sz="0" w:space="0" w:color="auto"/>
        <w:bottom w:val="none" w:sz="0" w:space="0" w:color="auto"/>
        <w:right w:val="none" w:sz="0" w:space="0" w:color="auto"/>
      </w:divBdr>
    </w:div>
    <w:div w:id="813254487">
      <w:bodyDiv w:val="1"/>
      <w:marLeft w:val="0"/>
      <w:marRight w:val="0"/>
      <w:marTop w:val="0"/>
      <w:marBottom w:val="0"/>
      <w:divBdr>
        <w:top w:val="none" w:sz="0" w:space="0" w:color="auto"/>
        <w:left w:val="none" w:sz="0" w:space="0" w:color="auto"/>
        <w:bottom w:val="none" w:sz="0" w:space="0" w:color="auto"/>
        <w:right w:val="none" w:sz="0" w:space="0" w:color="auto"/>
      </w:divBdr>
    </w:div>
    <w:div w:id="849485837">
      <w:bodyDiv w:val="1"/>
      <w:marLeft w:val="0"/>
      <w:marRight w:val="0"/>
      <w:marTop w:val="0"/>
      <w:marBottom w:val="0"/>
      <w:divBdr>
        <w:top w:val="none" w:sz="0" w:space="0" w:color="auto"/>
        <w:left w:val="none" w:sz="0" w:space="0" w:color="auto"/>
        <w:bottom w:val="none" w:sz="0" w:space="0" w:color="auto"/>
        <w:right w:val="none" w:sz="0" w:space="0" w:color="auto"/>
      </w:divBdr>
    </w:div>
    <w:div w:id="851454686">
      <w:bodyDiv w:val="1"/>
      <w:marLeft w:val="0"/>
      <w:marRight w:val="0"/>
      <w:marTop w:val="0"/>
      <w:marBottom w:val="0"/>
      <w:divBdr>
        <w:top w:val="none" w:sz="0" w:space="0" w:color="auto"/>
        <w:left w:val="none" w:sz="0" w:space="0" w:color="auto"/>
        <w:bottom w:val="none" w:sz="0" w:space="0" w:color="auto"/>
        <w:right w:val="none" w:sz="0" w:space="0" w:color="auto"/>
      </w:divBdr>
    </w:div>
    <w:div w:id="865408859">
      <w:bodyDiv w:val="1"/>
      <w:marLeft w:val="0"/>
      <w:marRight w:val="0"/>
      <w:marTop w:val="0"/>
      <w:marBottom w:val="0"/>
      <w:divBdr>
        <w:top w:val="none" w:sz="0" w:space="0" w:color="auto"/>
        <w:left w:val="none" w:sz="0" w:space="0" w:color="auto"/>
        <w:bottom w:val="none" w:sz="0" w:space="0" w:color="auto"/>
        <w:right w:val="none" w:sz="0" w:space="0" w:color="auto"/>
      </w:divBdr>
    </w:div>
    <w:div w:id="1019548786">
      <w:bodyDiv w:val="1"/>
      <w:marLeft w:val="0"/>
      <w:marRight w:val="0"/>
      <w:marTop w:val="0"/>
      <w:marBottom w:val="0"/>
      <w:divBdr>
        <w:top w:val="none" w:sz="0" w:space="0" w:color="auto"/>
        <w:left w:val="none" w:sz="0" w:space="0" w:color="auto"/>
        <w:bottom w:val="none" w:sz="0" w:space="0" w:color="auto"/>
        <w:right w:val="none" w:sz="0" w:space="0" w:color="auto"/>
      </w:divBdr>
    </w:div>
    <w:div w:id="1081099123">
      <w:bodyDiv w:val="1"/>
      <w:marLeft w:val="0"/>
      <w:marRight w:val="0"/>
      <w:marTop w:val="0"/>
      <w:marBottom w:val="0"/>
      <w:divBdr>
        <w:top w:val="none" w:sz="0" w:space="0" w:color="auto"/>
        <w:left w:val="none" w:sz="0" w:space="0" w:color="auto"/>
        <w:bottom w:val="none" w:sz="0" w:space="0" w:color="auto"/>
        <w:right w:val="none" w:sz="0" w:space="0" w:color="auto"/>
      </w:divBdr>
    </w:div>
    <w:div w:id="1116021111">
      <w:bodyDiv w:val="1"/>
      <w:marLeft w:val="0"/>
      <w:marRight w:val="0"/>
      <w:marTop w:val="0"/>
      <w:marBottom w:val="0"/>
      <w:divBdr>
        <w:top w:val="none" w:sz="0" w:space="0" w:color="auto"/>
        <w:left w:val="none" w:sz="0" w:space="0" w:color="auto"/>
        <w:bottom w:val="none" w:sz="0" w:space="0" w:color="auto"/>
        <w:right w:val="none" w:sz="0" w:space="0" w:color="auto"/>
      </w:divBdr>
    </w:div>
    <w:div w:id="1148938138">
      <w:bodyDiv w:val="1"/>
      <w:marLeft w:val="0"/>
      <w:marRight w:val="0"/>
      <w:marTop w:val="0"/>
      <w:marBottom w:val="0"/>
      <w:divBdr>
        <w:top w:val="none" w:sz="0" w:space="0" w:color="auto"/>
        <w:left w:val="none" w:sz="0" w:space="0" w:color="auto"/>
        <w:bottom w:val="none" w:sz="0" w:space="0" w:color="auto"/>
        <w:right w:val="none" w:sz="0" w:space="0" w:color="auto"/>
      </w:divBdr>
    </w:div>
    <w:div w:id="1166821102">
      <w:bodyDiv w:val="1"/>
      <w:marLeft w:val="0"/>
      <w:marRight w:val="0"/>
      <w:marTop w:val="0"/>
      <w:marBottom w:val="0"/>
      <w:divBdr>
        <w:top w:val="none" w:sz="0" w:space="0" w:color="auto"/>
        <w:left w:val="none" w:sz="0" w:space="0" w:color="auto"/>
        <w:bottom w:val="none" w:sz="0" w:space="0" w:color="auto"/>
        <w:right w:val="none" w:sz="0" w:space="0" w:color="auto"/>
      </w:divBdr>
      <w:divsChild>
        <w:div w:id="27537503">
          <w:marLeft w:val="0"/>
          <w:marRight w:val="0"/>
          <w:marTop w:val="0"/>
          <w:marBottom w:val="0"/>
          <w:divBdr>
            <w:top w:val="none" w:sz="0" w:space="0" w:color="auto"/>
            <w:left w:val="none" w:sz="0" w:space="0" w:color="auto"/>
            <w:bottom w:val="none" w:sz="0" w:space="0" w:color="auto"/>
            <w:right w:val="none" w:sz="0" w:space="0" w:color="auto"/>
          </w:divBdr>
        </w:div>
        <w:div w:id="141775820">
          <w:marLeft w:val="0"/>
          <w:marRight w:val="0"/>
          <w:marTop w:val="0"/>
          <w:marBottom w:val="0"/>
          <w:divBdr>
            <w:top w:val="none" w:sz="0" w:space="0" w:color="auto"/>
            <w:left w:val="none" w:sz="0" w:space="0" w:color="auto"/>
            <w:bottom w:val="none" w:sz="0" w:space="0" w:color="auto"/>
            <w:right w:val="none" w:sz="0" w:space="0" w:color="auto"/>
          </w:divBdr>
        </w:div>
        <w:div w:id="213658738">
          <w:marLeft w:val="0"/>
          <w:marRight w:val="0"/>
          <w:marTop w:val="0"/>
          <w:marBottom w:val="0"/>
          <w:divBdr>
            <w:top w:val="none" w:sz="0" w:space="0" w:color="auto"/>
            <w:left w:val="none" w:sz="0" w:space="0" w:color="auto"/>
            <w:bottom w:val="none" w:sz="0" w:space="0" w:color="auto"/>
            <w:right w:val="none" w:sz="0" w:space="0" w:color="auto"/>
          </w:divBdr>
        </w:div>
        <w:div w:id="217743185">
          <w:marLeft w:val="0"/>
          <w:marRight w:val="0"/>
          <w:marTop w:val="0"/>
          <w:marBottom w:val="0"/>
          <w:divBdr>
            <w:top w:val="none" w:sz="0" w:space="0" w:color="auto"/>
            <w:left w:val="none" w:sz="0" w:space="0" w:color="auto"/>
            <w:bottom w:val="none" w:sz="0" w:space="0" w:color="auto"/>
            <w:right w:val="none" w:sz="0" w:space="0" w:color="auto"/>
          </w:divBdr>
        </w:div>
        <w:div w:id="481435379">
          <w:marLeft w:val="0"/>
          <w:marRight w:val="0"/>
          <w:marTop w:val="0"/>
          <w:marBottom w:val="0"/>
          <w:divBdr>
            <w:top w:val="none" w:sz="0" w:space="0" w:color="auto"/>
            <w:left w:val="none" w:sz="0" w:space="0" w:color="auto"/>
            <w:bottom w:val="none" w:sz="0" w:space="0" w:color="auto"/>
            <w:right w:val="none" w:sz="0" w:space="0" w:color="auto"/>
          </w:divBdr>
        </w:div>
        <w:div w:id="534319664">
          <w:marLeft w:val="0"/>
          <w:marRight w:val="0"/>
          <w:marTop w:val="0"/>
          <w:marBottom w:val="0"/>
          <w:divBdr>
            <w:top w:val="none" w:sz="0" w:space="0" w:color="auto"/>
            <w:left w:val="none" w:sz="0" w:space="0" w:color="auto"/>
            <w:bottom w:val="none" w:sz="0" w:space="0" w:color="auto"/>
            <w:right w:val="none" w:sz="0" w:space="0" w:color="auto"/>
          </w:divBdr>
        </w:div>
        <w:div w:id="736442397">
          <w:marLeft w:val="0"/>
          <w:marRight w:val="0"/>
          <w:marTop w:val="0"/>
          <w:marBottom w:val="0"/>
          <w:divBdr>
            <w:top w:val="none" w:sz="0" w:space="0" w:color="auto"/>
            <w:left w:val="none" w:sz="0" w:space="0" w:color="auto"/>
            <w:bottom w:val="none" w:sz="0" w:space="0" w:color="auto"/>
            <w:right w:val="none" w:sz="0" w:space="0" w:color="auto"/>
          </w:divBdr>
        </w:div>
        <w:div w:id="813793078">
          <w:marLeft w:val="0"/>
          <w:marRight w:val="0"/>
          <w:marTop w:val="0"/>
          <w:marBottom w:val="0"/>
          <w:divBdr>
            <w:top w:val="none" w:sz="0" w:space="0" w:color="auto"/>
            <w:left w:val="none" w:sz="0" w:space="0" w:color="auto"/>
            <w:bottom w:val="none" w:sz="0" w:space="0" w:color="auto"/>
            <w:right w:val="none" w:sz="0" w:space="0" w:color="auto"/>
          </w:divBdr>
        </w:div>
        <w:div w:id="815759041">
          <w:marLeft w:val="0"/>
          <w:marRight w:val="0"/>
          <w:marTop w:val="0"/>
          <w:marBottom w:val="0"/>
          <w:divBdr>
            <w:top w:val="none" w:sz="0" w:space="0" w:color="auto"/>
            <w:left w:val="none" w:sz="0" w:space="0" w:color="auto"/>
            <w:bottom w:val="none" w:sz="0" w:space="0" w:color="auto"/>
            <w:right w:val="none" w:sz="0" w:space="0" w:color="auto"/>
          </w:divBdr>
        </w:div>
        <w:div w:id="902914751">
          <w:marLeft w:val="0"/>
          <w:marRight w:val="0"/>
          <w:marTop w:val="0"/>
          <w:marBottom w:val="0"/>
          <w:divBdr>
            <w:top w:val="none" w:sz="0" w:space="0" w:color="auto"/>
            <w:left w:val="none" w:sz="0" w:space="0" w:color="auto"/>
            <w:bottom w:val="none" w:sz="0" w:space="0" w:color="auto"/>
            <w:right w:val="none" w:sz="0" w:space="0" w:color="auto"/>
          </w:divBdr>
        </w:div>
        <w:div w:id="1133445877">
          <w:marLeft w:val="0"/>
          <w:marRight w:val="0"/>
          <w:marTop w:val="0"/>
          <w:marBottom w:val="0"/>
          <w:divBdr>
            <w:top w:val="none" w:sz="0" w:space="0" w:color="auto"/>
            <w:left w:val="none" w:sz="0" w:space="0" w:color="auto"/>
            <w:bottom w:val="none" w:sz="0" w:space="0" w:color="auto"/>
            <w:right w:val="none" w:sz="0" w:space="0" w:color="auto"/>
          </w:divBdr>
        </w:div>
        <w:div w:id="1138183791">
          <w:marLeft w:val="0"/>
          <w:marRight w:val="0"/>
          <w:marTop w:val="0"/>
          <w:marBottom w:val="0"/>
          <w:divBdr>
            <w:top w:val="none" w:sz="0" w:space="0" w:color="auto"/>
            <w:left w:val="none" w:sz="0" w:space="0" w:color="auto"/>
            <w:bottom w:val="none" w:sz="0" w:space="0" w:color="auto"/>
            <w:right w:val="none" w:sz="0" w:space="0" w:color="auto"/>
          </w:divBdr>
        </w:div>
        <w:div w:id="1270285206">
          <w:marLeft w:val="0"/>
          <w:marRight w:val="0"/>
          <w:marTop w:val="0"/>
          <w:marBottom w:val="0"/>
          <w:divBdr>
            <w:top w:val="none" w:sz="0" w:space="0" w:color="auto"/>
            <w:left w:val="none" w:sz="0" w:space="0" w:color="auto"/>
            <w:bottom w:val="none" w:sz="0" w:space="0" w:color="auto"/>
            <w:right w:val="none" w:sz="0" w:space="0" w:color="auto"/>
          </w:divBdr>
        </w:div>
        <w:div w:id="1295334808">
          <w:marLeft w:val="0"/>
          <w:marRight w:val="0"/>
          <w:marTop w:val="0"/>
          <w:marBottom w:val="0"/>
          <w:divBdr>
            <w:top w:val="none" w:sz="0" w:space="0" w:color="auto"/>
            <w:left w:val="none" w:sz="0" w:space="0" w:color="auto"/>
            <w:bottom w:val="none" w:sz="0" w:space="0" w:color="auto"/>
            <w:right w:val="none" w:sz="0" w:space="0" w:color="auto"/>
          </w:divBdr>
        </w:div>
        <w:div w:id="1374771151">
          <w:marLeft w:val="0"/>
          <w:marRight w:val="0"/>
          <w:marTop w:val="0"/>
          <w:marBottom w:val="0"/>
          <w:divBdr>
            <w:top w:val="none" w:sz="0" w:space="0" w:color="auto"/>
            <w:left w:val="none" w:sz="0" w:space="0" w:color="auto"/>
            <w:bottom w:val="none" w:sz="0" w:space="0" w:color="auto"/>
            <w:right w:val="none" w:sz="0" w:space="0" w:color="auto"/>
          </w:divBdr>
        </w:div>
        <w:div w:id="1394160767">
          <w:marLeft w:val="0"/>
          <w:marRight w:val="0"/>
          <w:marTop w:val="0"/>
          <w:marBottom w:val="0"/>
          <w:divBdr>
            <w:top w:val="none" w:sz="0" w:space="0" w:color="auto"/>
            <w:left w:val="none" w:sz="0" w:space="0" w:color="auto"/>
            <w:bottom w:val="none" w:sz="0" w:space="0" w:color="auto"/>
            <w:right w:val="none" w:sz="0" w:space="0" w:color="auto"/>
          </w:divBdr>
        </w:div>
        <w:div w:id="1413743391">
          <w:marLeft w:val="0"/>
          <w:marRight w:val="0"/>
          <w:marTop w:val="0"/>
          <w:marBottom w:val="0"/>
          <w:divBdr>
            <w:top w:val="none" w:sz="0" w:space="0" w:color="auto"/>
            <w:left w:val="none" w:sz="0" w:space="0" w:color="auto"/>
            <w:bottom w:val="none" w:sz="0" w:space="0" w:color="auto"/>
            <w:right w:val="none" w:sz="0" w:space="0" w:color="auto"/>
          </w:divBdr>
        </w:div>
        <w:div w:id="1415127269">
          <w:marLeft w:val="0"/>
          <w:marRight w:val="0"/>
          <w:marTop w:val="0"/>
          <w:marBottom w:val="0"/>
          <w:divBdr>
            <w:top w:val="none" w:sz="0" w:space="0" w:color="auto"/>
            <w:left w:val="none" w:sz="0" w:space="0" w:color="auto"/>
            <w:bottom w:val="none" w:sz="0" w:space="0" w:color="auto"/>
            <w:right w:val="none" w:sz="0" w:space="0" w:color="auto"/>
          </w:divBdr>
        </w:div>
        <w:div w:id="1644192752">
          <w:marLeft w:val="0"/>
          <w:marRight w:val="0"/>
          <w:marTop w:val="0"/>
          <w:marBottom w:val="0"/>
          <w:divBdr>
            <w:top w:val="none" w:sz="0" w:space="0" w:color="auto"/>
            <w:left w:val="none" w:sz="0" w:space="0" w:color="auto"/>
            <w:bottom w:val="none" w:sz="0" w:space="0" w:color="auto"/>
            <w:right w:val="none" w:sz="0" w:space="0" w:color="auto"/>
          </w:divBdr>
        </w:div>
        <w:div w:id="1675375934">
          <w:marLeft w:val="0"/>
          <w:marRight w:val="0"/>
          <w:marTop w:val="0"/>
          <w:marBottom w:val="0"/>
          <w:divBdr>
            <w:top w:val="none" w:sz="0" w:space="0" w:color="auto"/>
            <w:left w:val="none" w:sz="0" w:space="0" w:color="auto"/>
            <w:bottom w:val="none" w:sz="0" w:space="0" w:color="auto"/>
            <w:right w:val="none" w:sz="0" w:space="0" w:color="auto"/>
          </w:divBdr>
        </w:div>
        <w:div w:id="1688679162">
          <w:marLeft w:val="0"/>
          <w:marRight w:val="0"/>
          <w:marTop w:val="0"/>
          <w:marBottom w:val="0"/>
          <w:divBdr>
            <w:top w:val="none" w:sz="0" w:space="0" w:color="auto"/>
            <w:left w:val="none" w:sz="0" w:space="0" w:color="auto"/>
            <w:bottom w:val="none" w:sz="0" w:space="0" w:color="auto"/>
            <w:right w:val="none" w:sz="0" w:space="0" w:color="auto"/>
          </w:divBdr>
        </w:div>
        <w:div w:id="1763064869">
          <w:marLeft w:val="0"/>
          <w:marRight w:val="0"/>
          <w:marTop w:val="0"/>
          <w:marBottom w:val="0"/>
          <w:divBdr>
            <w:top w:val="none" w:sz="0" w:space="0" w:color="auto"/>
            <w:left w:val="none" w:sz="0" w:space="0" w:color="auto"/>
            <w:bottom w:val="none" w:sz="0" w:space="0" w:color="auto"/>
            <w:right w:val="none" w:sz="0" w:space="0" w:color="auto"/>
          </w:divBdr>
        </w:div>
        <w:div w:id="1984002234">
          <w:marLeft w:val="0"/>
          <w:marRight w:val="0"/>
          <w:marTop w:val="0"/>
          <w:marBottom w:val="0"/>
          <w:divBdr>
            <w:top w:val="none" w:sz="0" w:space="0" w:color="auto"/>
            <w:left w:val="none" w:sz="0" w:space="0" w:color="auto"/>
            <w:bottom w:val="none" w:sz="0" w:space="0" w:color="auto"/>
            <w:right w:val="none" w:sz="0" w:space="0" w:color="auto"/>
          </w:divBdr>
        </w:div>
        <w:div w:id="2029332277">
          <w:marLeft w:val="0"/>
          <w:marRight w:val="0"/>
          <w:marTop w:val="0"/>
          <w:marBottom w:val="0"/>
          <w:divBdr>
            <w:top w:val="none" w:sz="0" w:space="0" w:color="auto"/>
            <w:left w:val="none" w:sz="0" w:space="0" w:color="auto"/>
            <w:bottom w:val="none" w:sz="0" w:space="0" w:color="auto"/>
            <w:right w:val="none" w:sz="0" w:space="0" w:color="auto"/>
          </w:divBdr>
        </w:div>
        <w:div w:id="2039115094">
          <w:marLeft w:val="0"/>
          <w:marRight w:val="0"/>
          <w:marTop w:val="0"/>
          <w:marBottom w:val="0"/>
          <w:divBdr>
            <w:top w:val="none" w:sz="0" w:space="0" w:color="auto"/>
            <w:left w:val="none" w:sz="0" w:space="0" w:color="auto"/>
            <w:bottom w:val="none" w:sz="0" w:space="0" w:color="auto"/>
            <w:right w:val="none" w:sz="0" w:space="0" w:color="auto"/>
          </w:divBdr>
        </w:div>
        <w:div w:id="2135908487">
          <w:marLeft w:val="0"/>
          <w:marRight w:val="0"/>
          <w:marTop w:val="0"/>
          <w:marBottom w:val="0"/>
          <w:divBdr>
            <w:top w:val="none" w:sz="0" w:space="0" w:color="auto"/>
            <w:left w:val="none" w:sz="0" w:space="0" w:color="auto"/>
            <w:bottom w:val="none" w:sz="0" w:space="0" w:color="auto"/>
            <w:right w:val="none" w:sz="0" w:space="0" w:color="auto"/>
          </w:divBdr>
        </w:div>
      </w:divsChild>
    </w:div>
    <w:div w:id="1288580484">
      <w:bodyDiv w:val="1"/>
      <w:marLeft w:val="0"/>
      <w:marRight w:val="0"/>
      <w:marTop w:val="0"/>
      <w:marBottom w:val="0"/>
      <w:divBdr>
        <w:top w:val="none" w:sz="0" w:space="0" w:color="auto"/>
        <w:left w:val="none" w:sz="0" w:space="0" w:color="auto"/>
        <w:bottom w:val="none" w:sz="0" w:space="0" w:color="auto"/>
        <w:right w:val="none" w:sz="0" w:space="0" w:color="auto"/>
      </w:divBdr>
    </w:div>
    <w:div w:id="1376004392">
      <w:bodyDiv w:val="1"/>
      <w:marLeft w:val="0"/>
      <w:marRight w:val="0"/>
      <w:marTop w:val="0"/>
      <w:marBottom w:val="0"/>
      <w:divBdr>
        <w:top w:val="none" w:sz="0" w:space="0" w:color="auto"/>
        <w:left w:val="none" w:sz="0" w:space="0" w:color="auto"/>
        <w:bottom w:val="none" w:sz="0" w:space="0" w:color="auto"/>
        <w:right w:val="none" w:sz="0" w:space="0" w:color="auto"/>
      </w:divBdr>
    </w:div>
    <w:div w:id="1381973883">
      <w:bodyDiv w:val="1"/>
      <w:marLeft w:val="0"/>
      <w:marRight w:val="0"/>
      <w:marTop w:val="0"/>
      <w:marBottom w:val="0"/>
      <w:divBdr>
        <w:top w:val="none" w:sz="0" w:space="0" w:color="auto"/>
        <w:left w:val="none" w:sz="0" w:space="0" w:color="auto"/>
        <w:bottom w:val="none" w:sz="0" w:space="0" w:color="auto"/>
        <w:right w:val="none" w:sz="0" w:space="0" w:color="auto"/>
      </w:divBdr>
    </w:div>
    <w:div w:id="1418020052">
      <w:bodyDiv w:val="1"/>
      <w:marLeft w:val="0"/>
      <w:marRight w:val="0"/>
      <w:marTop w:val="0"/>
      <w:marBottom w:val="0"/>
      <w:divBdr>
        <w:top w:val="none" w:sz="0" w:space="0" w:color="auto"/>
        <w:left w:val="none" w:sz="0" w:space="0" w:color="auto"/>
        <w:bottom w:val="none" w:sz="0" w:space="0" w:color="auto"/>
        <w:right w:val="none" w:sz="0" w:space="0" w:color="auto"/>
      </w:divBdr>
    </w:div>
    <w:div w:id="1478374031">
      <w:bodyDiv w:val="1"/>
      <w:marLeft w:val="0"/>
      <w:marRight w:val="0"/>
      <w:marTop w:val="0"/>
      <w:marBottom w:val="0"/>
      <w:divBdr>
        <w:top w:val="none" w:sz="0" w:space="0" w:color="auto"/>
        <w:left w:val="none" w:sz="0" w:space="0" w:color="auto"/>
        <w:bottom w:val="none" w:sz="0" w:space="0" w:color="auto"/>
        <w:right w:val="none" w:sz="0" w:space="0" w:color="auto"/>
      </w:divBdr>
    </w:div>
    <w:div w:id="1482036034">
      <w:bodyDiv w:val="1"/>
      <w:marLeft w:val="0"/>
      <w:marRight w:val="0"/>
      <w:marTop w:val="0"/>
      <w:marBottom w:val="0"/>
      <w:divBdr>
        <w:top w:val="none" w:sz="0" w:space="0" w:color="auto"/>
        <w:left w:val="none" w:sz="0" w:space="0" w:color="auto"/>
        <w:bottom w:val="none" w:sz="0" w:space="0" w:color="auto"/>
        <w:right w:val="none" w:sz="0" w:space="0" w:color="auto"/>
      </w:divBdr>
    </w:div>
    <w:div w:id="1499148424">
      <w:bodyDiv w:val="1"/>
      <w:marLeft w:val="0"/>
      <w:marRight w:val="0"/>
      <w:marTop w:val="0"/>
      <w:marBottom w:val="0"/>
      <w:divBdr>
        <w:top w:val="none" w:sz="0" w:space="0" w:color="auto"/>
        <w:left w:val="none" w:sz="0" w:space="0" w:color="auto"/>
        <w:bottom w:val="none" w:sz="0" w:space="0" w:color="auto"/>
        <w:right w:val="none" w:sz="0" w:space="0" w:color="auto"/>
      </w:divBdr>
    </w:div>
    <w:div w:id="1505245916">
      <w:bodyDiv w:val="1"/>
      <w:marLeft w:val="0"/>
      <w:marRight w:val="0"/>
      <w:marTop w:val="0"/>
      <w:marBottom w:val="0"/>
      <w:divBdr>
        <w:top w:val="none" w:sz="0" w:space="0" w:color="auto"/>
        <w:left w:val="none" w:sz="0" w:space="0" w:color="auto"/>
        <w:bottom w:val="none" w:sz="0" w:space="0" w:color="auto"/>
        <w:right w:val="none" w:sz="0" w:space="0" w:color="auto"/>
      </w:divBdr>
      <w:divsChild>
        <w:div w:id="73750534">
          <w:marLeft w:val="0"/>
          <w:marRight w:val="0"/>
          <w:marTop w:val="0"/>
          <w:marBottom w:val="0"/>
          <w:divBdr>
            <w:top w:val="none" w:sz="0" w:space="0" w:color="auto"/>
            <w:left w:val="none" w:sz="0" w:space="0" w:color="auto"/>
            <w:bottom w:val="none" w:sz="0" w:space="0" w:color="auto"/>
            <w:right w:val="none" w:sz="0" w:space="0" w:color="auto"/>
          </w:divBdr>
        </w:div>
        <w:div w:id="81148380">
          <w:marLeft w:val="0"/>
          <w:marRight w:val="0"/>
          <w:marTop w:val="0"/>
          <w:marBottom w:val="0"/>
          <w:divBdr>
            <w:top w:val="none" w:sz="0" w:space="0" w:color="auto"/>
            <w:left w:val="none" w:sz="0" w:space="0" w:color="auto"/>
            <w:bottom w:val="none" w:sz="0" w:space="0" w:color="auto"/>
            <w:right w:val="none" w:sz="0" w:space="0" w:color="auto"/>
          </w:divBdr>
        </w:div>
        <w:div w:id="474640656">
          <w:marLeft w:val="0"/>
          <w:marRight w:val="0"/>
          <w:marTop w:val="0"/>
          <w:marBottom w:val="0"/>
          <w:divBdr>
            <w:top w:val="none" w:sz="0" w:space="0" w:color="auto"/>
            <w:left w:val="none" w:sz="0" w:space="0" w:color="auto"/>
            <w:bottom w:val="none" w:sz="0" w:space="0" w:color="auto"/>
            <w:right w:val="none" w:sz="0" w:space="0" w:color="auto"/>
          </w:divBdr>
        </w:div>
        <w:div w:id="721173644">
          <w:marLeft w:val="0"/>
          <w:marRight w:val="0"/>
          <w:marTop w:val="0"/>
          <w:marBottom w:val="0"/>
          <w:divBdr>
            <w:top w:val="none" w:sz="0" w:space="0" w:color="auto"/>
            <w:left w:val="none" w:sz="0" w:space="0" w:color="auto"/>
            <w:bottom w:val="none" w:sz="0" w:space="0" w:color="auto"/>
            <w:right w:val="none" w:sz="0" w:space="0" w:color="auto"/>
          </w:divBdr>
        </w:div>
        <w:div w:id="771559157">
          <w:marLeft w:val="0"/>
          <w:marRight w:val="0"/>
          <w:marTop w:val="0"/>
          <w:marBottom w:val="0"/>
          <w:divBdr>
            <w:top w:val="none" w:sz="0" w:space="0" w:color="auto"/>
            <w:left w:val="none" w:sz="0" w:space="0" w:color="auto"/>
            <w:bottom w:val="none" w:sz="0" w:space="0" w:color="auto"/>
            <w:right w:val="none" w:sz="0" w:space="0" w:color="auto"/>
          </w:divBdr>
        </w:div>
        <w:div w:id="967860635">
          <w:marLeft w:val="0"/>
          <w:marRight w:val="0"/>
          <w:marTop w:val="0"/>
          <w:marBottom w:val="0"/>
          <w:divBdr>
            <w:top w:val="none" w:sz="0" w:space="0" w:color="auto"/>
            <w:left w:val="none" w:sz="0" w:space="0" w:color="auto"/>
            <w:bottom w:val="none" w:sz="0" w:space="0" w:color="auto"/>
            <w:right w:val="none" w:sz="0" w:space="0" w:color="auto"/>
          </w:divBdr>
        </w:div>
        <w:div w:id="1081827377">
          <w:marLeft w:val="0"/>
          <w:marRight w:val="0"/>
          <w:marTop w:val="0"/>
          <w:marBottom w:val="0"/>
          <w:divBdr>
            <w:top w:val="none" w:sz="0" w:space="0" w:color="auto"/>
            <w:left w:val="none" w:sz="0" w:space="0" w:color="auto"/>
            <w:bottom w:val="none" w:sz="0" w:space="0" w:color="auto"/>
            <w:right w:val="none" w:sz="0" w:space="0" w:color="auto"/>
          </w:divBdr>
        </w:div>
        <w:div w:id="1300457240">
          <w:marLeft w:val="0"/>
          <w:marRight w:val="0"/>
          <w:marTop w:val="0"/>
          <w:marBottom w:val="0"/>
          <w:divBdr>
            <w:top w:val="none" w:sz="0" w:space="0" w:color="auto"/>
            <w:left w:val="none" w:sz="0" w:space="0" w:color="auto"/>
            <w:bottom w:val="none" w:sz="0" w:space="0" w:color="auto"/>
            <w:right w:val="none" w:sz="0" w:space="0" w:color="auto"/>
          </w:divBdr>
        </w:div>
        <w:div w:id="1468088951">
          <w:marLeft w:val="0"/>
          <w:marRight w:val="0"/>
          <w:marTop w:val="0"/>
          <w:marBottom w:val="0"/>
          <w:divBdr>
            <w:top w:val="none" w:sz="0" w:space="0" w:color="auto"/>
            <w:left w:val="none" w:sz="0" w:space="0" w:color="auto"/>
            <w:bottom w:val="none" w:sz="0" w:space="0" w:color="auto"/>
            <w:right w:val="none" w:sz="0" w:space="0" w:color="auto"/>
          </w:divBdr>
        </w:div>
        <w:div w:id="1520705942">
          <w:marLeft w:val="0"/>
          <w:marRight w:val="0"/>
          <w:marTop w:val="0"/>
          <w:marBottom w:val="0"/>
          <w:divBdr>
            <w:top w:val="none" w:sz="0" w:space="0" w:color="auto"/>
            <w:left w:val="none" w:sz="0" w:space="0" w:color="auto"/>
            <w:bottom w:val="none" w:sz="0" w:space="0" w:color="auto"/>
            <w:right w:val="none" w:sz="0" w:space="0" w:color="auto"/>
          </w:divBdr>
        </w:div>
        <w:div w:id="1528257165">
          <w:marLeft w:val="0"/>
          <w:marRight w:val="0"/>
          <w:marTop w:val="0"/>
          <w:marBottom w:val="0"/>
          <w:divBdr>
            <w:top w:val="none" w:sz="0" w:space="0" w:color="auto"/>
            <w:left w:val="none" w:sz="0" w:space="0" w:color="auto"/>
            <w:bottom w:val="none" w:sz="0" w:space="0" w:color="auto"/>
            <w:right w:val="none" w:sz="0" w:space="0" w:color="auto"/>
          </w:divBdr>
        </w:div>
        <w:div w:id="1802842071">
          <w:marLeft w:val="0"/>
          <w:marRight w:val="0"/>
          <w:marTop w:val="0"/>
          <w:marBottom w:val="0"/>
          <w:divBdr>
            <w:top w:val="none" w:sz="0" w:space="0" w:color="auto"/>
            <w:left w:val="none" w:sz="0" w:space="0" w:color="auto"/>
            <w:bottom w:val="none" w:sz="0" w:space="0" w:color="auto"/>
            <w:right w:val="none" w:sz="0" w:space="0" w:color="auto"/>
          </w:divBdr>
        </w:div>
        <w:div w:id="1813213749">
          <w:marLeft w:val="0"/>
          <w:marRight w:val="0"/>
          <w:marTop w:val="0"/>
          <w:marBottom w:val="0"/>
          <w:divBdr>
            <w:top w:val="none" w:sz="0" w:space="0" w:color="auto"/>
            <w:left w:val="none" w:sz="0" w:space="0" w:color="auto"/>
            <w:bottom w:val="none" w:sz="0" w:space="0" w:color="auto"/>
            <w:right w:val="none" w:sz="0" w:space="0" w:color="auto"/>
          </w:divBdr>
        </w:div>
        <w:div w:id="1857381351">
          <w:marLeft w:val="0"/>
          <w:marRight w:val="0"/>
          <w:marTop w:val="0"/>
          <w:marBottom w:val="0"/>
          <w:divBdr>
            <w:top w:val="none" w:sz="0" w:space="0" w:color="auto"/>
            <w:left w:val="none" w:sz="0" w:space="0" w:color="auto"/>
            <w:bottom w:val="none" w:sz="0" w:space="0" w:color="auto"/>
            <w:right w:val="none" w:sz="0" w:space="0" w:color="auto"/>
          </w:divBdr>
        </w:div>
      </w:divsChild>
    </w:div>
    <w:div w:id="1560704991">
      <w:bodyDiv w:val="1"/>
      <w:marLeft w:val="0"/>
      <w:marRight w:val="0"/>
      <w:marTop w:val="0"/>
      <w:marBottom w:val="0"/>
      <w:divBdr>
        <w:top w:val="none" w:sz="0" w:space="0" w:color="auto"/>
        <w:left w:val="none" w:sz="0" w:space="0" w:color="auto"/>
        <w:bottom w:val="none" w:sz="0" w:space="0" w:color="auto"/>
        <w:right w:val="none" w:sz="0" w:space="0" w:color="auto"/>
      </w:divBdr>
    </w:div>
    <w:div w:id="1587349938">
      <w:bodyDiv w:val="1"/>
      <w:marLeft w:val="0"/>
      <w:marRight w:val="0"/>
      <w:marTop w:val="0"/>
      <w:marBottom w:val="0"/>
      <w:divBdr>
        <w:top w:val="none" w:sz="0" w:space="0" w:color="auto"/>
        <w:left w:val="none" w:sz="0" w:space="0" w:color="auto"/>
        <w:bottom w:val="none" w:sz="0" w:space="0" w:color="auto"/>
        <w:right w:val="none" w:sz="0" w:space="0" w:color="auto"/>
      </w:divBdr>
    </w:div>
    <w:div w:id="1620985644">
      <w:bodyDiv w:val="1"/>
      <w:marLeft w:val="0"/>
      <w:marRight w:val="0"/>
      <w:marTop w:val="0"/>
      <w:marBottom w:val="0"/>
      <w:divBdr>
        <w:top w:val="none" w:sz="0" w:space="0" w:color="auto"/>
        <w:left w:val="none" w:sz="0" w:space="0" w:color="auto"/>
        <w:bottom w:val="none" w:sz="0" w:space="0" w:color="auto"/>
        <w:right w:val="none" w:sz="0" w:space="0" w:color="auto"/>
      </w:divBdr>
    </w:div>
    <w:div w:id="1767384743">
      <w:bodyDiv w:val="1"/>
      <w:marLeft w:val="0"/>
      <w:marRight w:val="0"/>
      <w:marTop w:val="0"/>
      <w:marBottom w:val="0"/>
      <w:divBdr>
        <w:top w:val="none" w:sz="0" w:space="0" w:color="auto"/>
        <w:left w:val="none" w:sz="0" w:space="0" w:color="auto"/>
        <w:bottom w:val="none" w:sz="0" w:space="0" w:color="auto"/>
        <w:right w:val="none" w:sz="0" w:space="0" w:color="auto"/>
      </w:divBdr>
    </w:div>
    <w:div w:id="1804040529">
      <w:bodyDiv w:val="1"/>
      <w:marLeft w:val="0"/>
      <w:marRight w:val="0"/>
      <w:marTop w:val="0"/>
      <w:marBottom w:val="0"/>
      <w:divBdr>
        <w:top w:val="none" w:sz="0" w:space="0" w:color="auto"/>
        <w:left w:val="none" w:sz="0" w:space="0" w:color="auto"/>
        <w:bottom w:val="none" w:sz="0" w:space="0" w:color="auto"/>
        <w:right w:val="none" w:sz="0" w:space="0" w:color="auto"/>
      </w:divBdr>
      <w:divsChild>
        <w:div w:id="60176866">
          <w:marLeft w:val="0"/>
          <w:marRight w:val="0"/>
          <w:marTop w:val="0"/>
          <w:marBottom w:val="0"/>
          <w:divBdr>
            <w:top w:val="none" w:sz="0" w:space="0" w:color="auto"/>
            <w:left w:val="none" w:sz="0" w:space="0" w:color="auto"/>
            <w:bottom w:val="none" w:sz="0" w:space="0" w:color="auto"/>
            <w:right w:val="none" w:sz="0" w:space="0" w:color="auto"/>
          </w:divBdr>
        </w:div>
        <w:div w:id="352345600">
          <w:marLeft w:val="0"/>
          <w:marRight w:val="0"/>
          <w:marTop w:val="0"/>
          <w:marBottom w:val="0"/>
          <w:divBdr>
            <w:top w:val="none" w:sz="0" w:space="0" w:color="auto"/>
            <w:left w:val="none" w:sz="0" w:space="0" w:color="auto"/>
            <w:bottom w:val="none" w:sz="0" w:space="0" w:color="auto"/>
            <w:right w:val="none" w:sz="0" w:space="0" w:color="auto"/>
          </w:divBdr>
        </w:div>
        <w:div w:id="490751346">
          <w:marLeft w:val="0"/>
          <w:marRight w:val="0"/>
          <w:marTop w:val="0"/>
          <w:marBottom w:val="0"/>
          <w:divBdr>
            <w:top w:val="none" w:sz="0" w:space="0" w:color="auto"/>
            <w:left w:val="none" w:sz="0" w:space="0" w:color="auto"/>
            <w:bottom w:val="none" w:sz="0" w:space="0" w:color="auto"/>
            <w:right w:val="none" w:sz="0" w:space="0" w:color="auto"/>
          </w:divBdr>
        </w:div>
        <w:div w:id="718239008">
          <w:marLeft w:val="0"/>
          <w:marRight w:val="0"/>
          <w:marTop w:val="0"/>
          <w:marBottom w:val="0"/>
          <w:divBdr>
            <w:top w:val="none" w:sz="0" w:space="0" w:color="auto"/>
            <w:left w:val="none" w:sz="0" w:space="0" w:color="auto"/>
            <w:bottom w:val="none" w:sz="0" w:space="0" w:color="auto"/>
            <w:right w:val="none" w:sz="0" w:space="0" w:color="auto"/>
          </w:divBdr>
        </w:div>
        <w:div w:id="950548883">
          <w:marLeft w:val="0"/>
          <w:marRight w:val="0"/>
          <w:marTop w:val="0"/>
          <w:marBottom w:val="0"/>
          <w:divBdr>
            <w:top w:val="none" w:sz="0" w:space="0" w:color="auto"/>
            <w:left w:val="none" w:sz="0" w:space="0" w:color="auto"/>
            <w:bottom w:val="none" w:sz="0" w:space="0" w:color="auto"/>
            <w:right w:val="none" w:sz="0" w:space="0" w:color="auto"/>
          </w:divBdr>
        </w:div>
        <w:div w:id="988170983">
          <w:marLeft w:val="0"/>
          <w:marRight w:val="0"/>
          <w:marTop w:val="0"/>
          <w:marBottom w:val="0"/>
          <w:divBdr>
            <w:top w:val="none" w:sz="0" w:space="0" w:color="auto"/>
            <w:left w:val="none" w:sz="0" w:space="0" w:color="auto"/>
            <w:bottom w:val="none" w:sz="0" w:space="0" w:color="auto"/>
            <w:right w:val="none" w:sz="0" w:space="0" w:color="auto"/>
          </w:divBdr>
        </w:div>
        <w:div w:id="1032805874">
          <w:marLeft w:val="0"/>
          <w:marRight w:val="0"/>
          <w:marTop w:val="0"/>
          <w:marBottom w:val="0"/>
          <w:divBdr>
            <w:top w:val="none" w:sz="0" w:space="0" w:color="auto"/>
            <w:left w:val="none" w:sz="0" w:space="0" w:color="auto"/>
            <w:bottom w:val="none" w:sz="0" w:space="0" w:color="auto"/>
            <w:right w:val="none" w:sz="0" w:space="0" w:color="auto"/>
          </w:divBdr>
        </w:div>
        <w:div w:id="1246307856">
          <w:marLeft w:val="0"/>
          <w:marRight w:val="0"/>
          <w:marTop w:val="0"/>
          <w:marBottom w:val="0"/>
          <w:divBdr>
            <w:top w:val="none" w:sz="0" w:space="0" w:color="auto"/>
            <w:left w:val="none" w:sz="0" w:space="0" w:color="auto"/>
            <w:bottom w:val="none" w:sz="0" w:space="0" w:color="auto"/>
            <w:right w:val="none" w:sz="0" w:space="0" w:color="auto"/>
          </w:divBdr>
        </w:div>
        <w:div w:id="1371421209">
          <w:marLeft w:val="0"/>
          <w:marRight w:val="0"/>
          <w:marTop w:val="0"/>
          <w:marBottom w:val="0"/>
          <w:divBdr>
            <w:top w:val="none" w:sz="0" w:space="0" w:color="auto"/>
            <w:left w:val="none" w:sz="0" w:space="0" w:color="auto"/>
            <w:bottom w:val="none" w:sz="0" w:space="0" w:color="auto"/>
            <w:right w:val="none" w:sz="0" w:space="0" w:color="auto"/>
          </w:divBdr>
        </w:div>
        <w:div w:id="1372879004">
          <w:marLeft w:val="0"/>
          <w:marRight w:val="0"/>
          <w:marTop w:val="0"/>
          <w:marBottom w:val="0"/>
          <w:divBdr>
            <w:top w:val="none" w:sz="0" w:space="0" w:color="auto"/>
            <w:left w:val="none" w:sz="0" w:space="0" w:color="auto"/>
            <w:bottom w:val="none" w:sz="0" w:space="0" w:color="auto"/>
            <w:right w:val="none" w:sz="0" w:space="0" w:color="auto"/>
          </w:divBdr>
        </w:div>
        <w:div w:id="1549102327">
          <w:marLeft w:val="0"/>
          <w:marRight w:val="0"/>
          <w:marTop w:val="0"/>
          <w:marBottom w:val="0"/>
          <w:divBdr>
            <w:top w:val="none" w:sz="0" w:space="0" w:color="auto"/>
            <w:left w:val="none" w:sz="0" w:space="0" w:color="auto"/>
            <w:bottom w:val="none" w:sz="0" w:space="0" w:color="auto"/>
            <w:right w:val="none" w:sz="0" w:space="0" w:color="auto"/>
          </w:divBdr>
        </w:div>
        <w:div w:id="1572040727">
          <w:marLeft w:val="0"/>
          <w:marRight w:val="0"/>
          <w:marTop w:val="0"/>
          <w:marBottom w:val="0"/>
          <w:divBdr>
            <w:top w:val="none" w:sz="0" w:space="0" w:color="auto"/>
            <w:left w:val="none" w:sz="0" w:space="0" w:color="auto"/>
            <w:bottom w:val="none" w:sz="0" w:space="0" w:color="auto"/>
            <w:right w:val="none" w:sz="0" w:space="0" w:color="auto"/>
          </w:divBdr>
        </w:div>
        <w:div w:id="1649625749">
          <w:marLeft w:val="0"/>
          <w:marRight w:val="0"/>
          <w:marTop w:val="0"/>
          <w:marBottom w:val="0"/>
          <w:divBdr>
            <w:top w:val="none" w:sz="0" w:space="0" w:color="auto"/>
            <w:left w:val="none" w:sz="0" w:space="0" w:color="auto"/>
            <w:bottom w:val="none" w:sz="0" w:space="0" w:color="auto"/>
            <w:right w:val="none" w:sz="0" w:space="0" w:color="auto"/>
          </w:divBdr>
        </w:div>
        <w:div w:id="1703243779">
          <w:marLeft w:val="0"/>
          <w:marRight w:val="0"/>
          <w:marTop w:val="0"/>
          <w:marBottom w:val="0"/>
          <w:divBdr>
            <w:top w:val="none" w:sz="0" w:space="0" w:color="auto"/>
            <w:left w:val="none" w:sz="0" w:space="0" w:color="auto"/>
            <w:bottom w:val="none" w:sz="0" w:space="0" w:color="auto"/>
            <w:right w:val="none" w:sz="0" w:space="0" w:color="auto"/>
          </w:divBdr>
        </w:div>
      </w:divsChild>
    </w:div>
    <w:div w:id="1846243839">
      <w:bodyDiv w:val="1"/>
      <w:marLeft w:val="0"/>
      <w:marRight w:val="0"/>
      <w:marTop w:val="0"/>
      <w:marBottom w:val="0"/>
      <w:divBdr>
        <w:top w:val="none" w:sz="0" w:space="0" w:color="auto"/>
        <w:left w:val="none" w:sz="0" w:space="0" w:color="auto"/>
        <w:bottom w:val="none" w:sz="0" w:space="0" w:color="auto"/>
        <w:right w:val="none" w:sz="0" w:space="0" w:color="auto"/>
      </w:divBdr>
    </w:div>
    <w:div w:id="1959601553">
      <w:bodyDiv w:val="1"/>
      <w:marLeft w:val="0"/>
      <w:marRight w:val="0"/>
      <w:marTop w:val="0"/>
      <w:marBottom w:val="0"/>
      <w:divBdr>
        <w:top w:val="none" w:sz="0" w:space="0" w:color="auto"/>
        <w:left w:val="none" w:sz="0" w:space="0" w:color="auto"/>
        <w:bottom w:val="none" w:sz="0" w:space="0" w:color="auto"/>
        <w:right w:val="none" w:sz="0" w:space="0" w:color="auto"/>
      </w:divBdr>
    </w:div>
    <w:div w:id="2090494802">
      <w:bodyDiv w:val="1"/>
      <w:marLeft w:val="0"/>
      <w:marRight w:val="0"/>
      <w:marTop w:val="0"/>
      <w:marBottom w:val="0"/>
      <w:divBdr>
        <w:top w:val="none" w:sz="0" w:space="0" w:color="auto"/>
        <w:left w:val="none" w:sz="0" w:space="0" w:color="auto"/>
        <w:bottom w:val="none" w:sz="0" w:space="0" w:color="auto"/>
        <w:right w:val="none" w:sz="0" w:space="0" w:color="auto"/>
      </w:divBdr>
    </w:div>
    <w:div w:id="2146387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rpubs.com/bmeyer/cu_zn_2019_2020" TargetMode="External"/><Relationship Id="rId1" Type="http://schemas.openxmlformats.org/officeDocument/2006/relationships/hyperlink" Target="https://www.waterqualitydata.us/portal/"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footer" Target="footer2.xml"/><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3.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5.jpeg"/><Relationship Id="rId28" Type="http://schemas.microsoft.com/office/2016/09/relationships/commentsIds" Target="commentsIds.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4.jpe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WF\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3CAD3BE3C9C4ACBB4BFCF413EB2AB9B"/>
        <w:category>
          <w:name w:val="General"/>
          <w:gallery w:val="placeholder"/>
        </w:category>
        <w:types>
          <w:type w:val="bbPlcHdr"/>
        </w:types>
        <w:behaviors>
          <w:behavior w:val="content"/>
        </w:behaviors>
        <w:guid w:val="{BCD7C5C6-27B3-4CDA-A910-A803DF2F4262}"/>
      </w:docPartPr>
      <w:docPartBody>
        <w:p w:rsidR="00904D69" w:rsidRDefault="00C0049F">
          <w:pPr>
            <w:pStyle w:val="B3CAD3BE3C9C4ACBB4BFCF413EB2AB9B"/>
          </w:pPr>
          <w:r>
            <w:rPr>
              <w:rFonts w:asciiTheme="majorHAnsi" w:eastAsiaTheme="majorEastAsia" w:hAnsiTheme="majorHAnsi" w:cstheme="majorBidi"/>
              <w:caps/>
              <w:color w:val="44546A" w:themeColor="text2"/>
              <w:sz w:val="110"/>
              <w:szCs w:val="11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8E7D53"/>
    <w:rsid w:val="000020B8"/>
    <w:rsid w:val="00045458"/>
    <w:rsid w:val="00046C76"/>
    <w:rsid w:val="000822D9"/>
    <w:rsid w:val="000B0FA6"/>
    <w:rsid w:val="000C2A68"/>
    <w:rsid w:val="000D5D9B"/>
    <w:rsid w:val="00121726"/>
    <w:rsid w:val="00327824"/>
    <w:rsid w:val="003962F7"/>
    <w:rsid w:val="003B5377"/>
    <w:rsid w:val="003D060E"/>
    <w:rsid w:val="003D233F"/>
    <w:rsid w:val="003F58E2"/>
    <w:rsid w:val="00415C60"/>
    <w:rsid w:val="004B0010"/>
    <w:rsid w:val="004B3309"/>
    <w:rsid w:val="00517CF7"/>
    <w:rsid w:val="00522B5C"/>
    <w:rsid w:val="00530BAD"/>
    <w:rsid w:val="00536256"/>
    <w:rsid w:val="005557C5"/>
    <w:rsid w:val="00571109"/>
    <w:rsid w:val="005A1215"/>
    <w:rsid w:val="005E068D"/>
    <w:rsid w:val="0062017B"/>
    <w:rsid w:val="006B75BD"/>
    <w:rsid w:val="00797CF7"/>
    <w:rsid w:val="007A28A5"/>
    <w:rsid w:val="007B2AEF"/>
    <w:rsid w:val="008D1F20"/>
    <w:rsid w:val="008E7D53"/>
    <w:rsid w:val="008F6F9E"/>
    <w:rsid w:val="00903D2B"/>
    <w:rsid w:val="00904D69"/>
    <w:rsid w:val="00956150"/>
    <w:rsid w:val="00997BFD"/>
    <w:rsid w:val="009A4904"/>
    <w:rsid w:val="009F1C4C"/>
    <w:rsid w:val="00A01B73"/>
    <w:rsid w:val="00A37463"/>
    <w:rsid w:val="00AC433A"/>
    <w:rsid w:val="00AD374B"/>
    <w:rsid w:val="00B03394"/>
    <w:rsid w:val="00B46CDA"/>
    <w:rsid w:val="00BB7BE8"/>
    <w:rsid w:val="00BC38D6"/>
    <w:rsid w:val="00BE05F8"/>
    <w:rsid w:val="00C0049F"/>
    <w:rsid w:val="00C3173F"/>
    <w:rsid w:val="00C7069C"/>
    <w:rsid w:val="00CF58D1"/>
    <w:rsid w:val="00D169AC"/>
    <w:rsid w:val="00D20118"/>
    <w:rsid w:val="00D32775"/>
    <w:rsid w:val="00D36D50"/>
    <w:rsid w:val="00DF13BF"/>
    <w:rsid w:val="00E23227"/>
    <w:rsid w:val="00E2612F"/>
    <w:rsid w:val="00F27A05"/>
    <w:rsid w:val="00F44E8B"/>
    <w:rsid w:val="00FB43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CF7"/>
  </w:style>
  <w:style w:type="paragraph" w:styleId="Heading1">
    <w:name w:val="heading 1"/>
    <w:basedOn w:val="Normal"/>
    <w:next w:val="Normal"/>
    <w:link w:val="Heading1Char"/>
    <w:uiPriority w:val="9"/>
    <w:unhideWhenUsed/>
    <w:qFormat/>
    <w:rsid w:val="00797CF7"/>
    <w:pPr>
      <w:spacing w:before="300" w:after="80" w:line="240" w:lineRule="auto"/>
      <w:outlineLvl w:val="0"/>
    </w:pPr>
    <w:rPr>
      <w:rFonts w:asciiTheme="majorHAnsi" w:eastAsiaTheme="minorHAnsi" w:hAnsiTheme="majorHAnsi" w:cs="Times New Roman"/>
      <w:caps/>
      <w:color w:val="44546A" w:themeColor="text2"/>
      <w:kern w:val="24"/>
      <w:sz w:val="32"/>
      <w:szCs w:val="32"/>
      <w:lang w:eastAsia="ja-JP"/>
    </w:rPr>
  </w:style>
  <w:style w:type="paragraph" w:styleId="Heading2">
    <w:name w:val="heading 2"/>
    <w:basedOn w:val="Normal"/>
    <w:next w:val="Normal"/>
    <w:link w:val="Heading2Char"/>
    <w:uiPriority w:val="9"/>
    <w:unhideWhenUsed/>
    <w:qFormat/>
    <w:rsid w:val="00797CF7"/>
    <w:pPr>
      <w:spacing w:before="240" w:after="80" w:line="264" w:lineRule="auto"/>
      <w:outlineLvl w:val="1"/>
    </w:pPr>
    <w:rPr>
      <w:rFonts w:eastAsiaTheme="minorHAnsi" w:cs="Times New Roman"/>
      <w:b/>
      <w:color w:val="5B9BD5" w:themeColor="accent1"/>
      <w:spacing w:val="20"/>
      <w:kern w:val="24"/>
      <w:sz w:val="28"/>
      <w:szCs w:val="28"/>
      <w:lang w:eastAsia="ja-JP"/>
    </w:rPr>
  </w:style>
  <w:style w:type="paragraph" w:styleId="Heading3">
    <w:name w:val="heading 3"/>
    <w:basedOn w:val="Normal"/>
    <w:next w:val="Normal"/>
    <w:link w:val="Heading3Char"/>
    <w:uiPriority w:val="9"/>
    <w:unhideWhenUsed/>
    <w:qFormat/>
    <w:rsid w:val="00797CF7"/>
    <w:pPr>
      <w:spacing w:before="240" w:after="60" w:line="264" w:lineRule="auto"/>
      <w:outlineLvl w:val="2"/>
    </w:pPr>
    <w:rPr>
      <w:rFonts w:eastAsiaTheme="minorHAnsi" w:cs="Times New Roman"/>
      <w:b/>
      <w:color w:val="000000" w:themeColor="text1"/>
      <w:spacing w:val="10"/>
      <w:kern w:val="24"/>
      <w:sz w:val="23"/>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CF7"/>
    <w:rPr>
      <w:rFonts w:asciiTheme="majorHAnsi" w:eastAsiaTheme="minorHAnsi" w:hAnsiTheme="majorHAnsi" w:cs="Times New Roman"/>
      <w:caps/>
      <w:color w:val="44546A" w:themeColor="text2"/>
      <w:kern w:val="24"/>
      <w:sz w:val="32"/>
      <w:szCs w:val="32"/>
      <w:lang w:eastAsia="ja-JP"/>
    </w:rPr>
  </w:style>
  <w:style w:type="character" w:customStyle="1" w:styleId="Heading2Char">
    <w:name w:val="Heading 2 Char"/>
    <w:basedOn w:val="DefaultParagraphFont"/>
    <w:link w:val="Heading2"/>
    <w:uiPriority w:val="9"/>
    <w:rsid w:val="00797CF7"/>
    <w:rPr>
      <w:rFonts w:eastAsiaTheme="minorHAnsi" w:cs="Times New Roman"/>
      <w:b/>
      <w:color w:val="5B9BD5" w:themeColor="accent1"/>
      <w:spacing w:val="20"/>
      <w:kern w:val="24"/>
      <w:sz w:val="28"/>
      <w:szCs w:val="28"/>
      <w:lang w:eastAsia="ja-JP"/>
    </w:rPr>
  </w:style>
  <w:style w:type="character" w:customStyle="1" w:styleId="Heading3Char">
    <w:name w:val="Heading 3 Char"/>
    <w:basedOn w:val="DefaultParagraphFont"/>
    <w:link w:val="Heading3"/>
    <w:uiPriority w:val="9"/>
    <w:rsid w:val="00797CF7"/>
    <w:rPr>
      <w:rFonts w:eastAsiaTheme="minorHAnsi" w:cs="Times New Roman"/>
      <w:b/>
      <w:color w:val="000000" w:themeColor="text1"/>
      <w:spacing w:val="10"/>
      <w:kern w:val="24"/>
      <w:sz w:val="23"/>
      <w:szCs w:val="24"/>
      <w:lang w:eastAsia="ja-JP"/>
    </w:rPr>
  </w:style>
  <w:style w:type="paragraph" w:customStyle="1" w:styleId="B3CAD3BE3C9C4ACBB4BFCF413EB2AB9B">
    <w:name w:val="B3CAD3BE3C9C4ACBB4BFCF413EB2AB9B"/>
    <w:rsid w:val="00797CF7"/>
  </w:style>
  <w:style w:type="paragraph" w:styleId="IntenseQuote">
    <w:name w:val="Intense Quote"/>
    <w:basedOn w:val="Normal"/>
    <w:link w:val="IntenseQuoteChar"/>
    <w:uiPriority w:val="30"/>
    <w:qFormat/>
    <w:rsid w:val="00797CF7"/>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lang w:eastAsia="ja-JP"/>
    </w:rPr>
  </w:style>
  <w:style w:type="character" w:customStyle="1" w:styleId="IntenseQuoteChar">
    <w:name w:val="Intense Quote Char"/>
    <w:basedOn w:val="DefaultParagraphFont"/>
    <w:link w:val="IntenseQuote"/>
    <w:uiPriority w:val="30"/>
    <w:rsid w:val="00797CF7"/>
    <w:rPr>
      <w:rFonts w:eastAsiaTheme="minorHAnsi" w:cs="Times New Roman"/>
      <w:b/>
      <w:color w:val="ED7D31" w:themeColor="accent2"/>
      <w:kern w:val="24"/>
      <w:sz w:val="23"/>
      <w:szCs w:val="20"/>
      <w:shd w:val="clear" w:color="auto" w:fill="FFFFFF" w:themeFill="background1"/>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2019-11-23T00:00:00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3.xml><?xml version="1.0" encoding="utf-8"?>
<ds:datastoreItem xmlns:ds="http://schemas.openxmlformats.org/officeDocument/2006/customXml" ds:itemID="{D2B5EB3E-6F92-4073-AC97-174A32E53D4A}">
  <ds:schemaRefs>
    <ds:schemaRef ds:uri="http://schemas.microsoft.com/sharepoint/v3/contenttype/forms"/>
  </ds:schemaRefs>
</ds:datastoreItem>
</file>

<file path=customXml/itemProps4.xml><?xml version="1.0" encoding="utf-8"?>
<ds:datastoreItem xmlns:ds="http://schemas.openxmlformats.org/officeDocument/2006/customXml" ds:itemID="{DBBBEC8D-467F-466A-A937-071DA9D82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Template>
  <TotalTime>0</TotalTime>
  <Pages>23</Pages>
  <Words>7011</Words>
  <Characters>39966</Characters>
  <Application>Microsoft Office Word</Application>
  <DocSecurity>4</DocSecurity>
  <Lines>333</Lines>
  <Paragraphs>93</Paragraphs>
  <ScaleCrop>false</ScaleCrop>
  <HeadingPairs>
    <vt:vector size="2" baseType="variant">
      <vt:variant>
        <vt:lpstr>Title</vt:lpstr>
      </vt:variant>
      <vt:variant>
        <vt:i4>1</vt:i4>
      </vt:variant>
    </vt:vector>
  </HeadingPairs>
  <TitlesOfParts>
    <vt:vector size="1" baseType="lpstr">
      <vt:lpstr>Status of Copper and Zinc Levels Throughout the Kenai River Watershed</vt:lpstr>
    </vt:vector>
  </TitlesOfParts>
  <Company/>
  <LinksUpToDate>false</LinksUpToDate>
  <CharactersWithSpaces>46884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Status of Copper and Zinc Levels Throughout the Kenai River Watershed</dc:title>
  <dc:subject>Prepared by the Kenai Watershed Forum for the Alaska Department of Environmental Conservation under ACWA grant 19-02, FAIN: 00J84604</dc:subject>
  <dc:creator>KWF</dc:creator>
  <cp:lastModifiedBy>Benjamin Meyer</cp:lastModifiedBy>
  <cp:revision>2</cp:revision>
  <cp:lastPrinted>2019-11-29T23:21:00Z</cp:lastPrinted>
  <dcterms:created xsi:type="dcterms:W3CDTF">2020-12-01T17:13:00Z</dcterms:created>
  <dcterms:modified xsi:type="dcterms:W3CDTF">2020-12-01T17:13:00Z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